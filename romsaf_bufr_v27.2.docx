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08F34" w14:textId="77777777" w:rsidR="00086DB9" w:rsidRDefault="00086DB9">
      <w:pPr>
        <w:pStyle w:val="Standard"/>
        <w:jc w:val="center"/>
      </w:pPr>
    </w:p>
    <w:p w14:paraId="76808F35" w14:textId="77777777" w:rsidR="00086DB9" w:rsidRDefault="00086DB9">
      <w:pPr>
        <w:pStyle w:val="Standard"/>
        <w:jc w:val="center"/>
      </w:pPr>
    </w:p>
    <w:p w14:paraId="76808F36" w14:textId="77777777" w:rsidR="00086DB9" w:rsidRDefault="00986FBA">
      <w:pPr>
        <w:pStyle w:val="Standard"/>
        <w:jc w:val="center"/>
      </w:pPr>
      <w:r>
        <w:rPr>
          <w:noProof/>
        </w:rPr>
        <w:drawing>
          <wp:anchor distT="0" distB="0" distL="114300" distR="114300" simplePos="0" relativeHeight="34" behindDoc="0" locked="0" layoutInCell="1" allowOverlap="1" wp14:anchorId="76808F34" wp14:editId="76808F35">
            <wp:simplePos x="0" y="0"/>
            <wp:positionH relativeFrom="column">
              <wp:align>center</wp:align>
            </wp:positionH>
            <wp:positionV relativeFrom="paragraph">
              <wp:align>top</wp:align>
            </wp:positionV>
            <wp:extent cx="5759256" cy="2390790"/>
            <wp:effectExtent l="0" t="0" r="0" b="9510"/>
            <wp:wrapSquare wrapText="bothSides"/>
            <wp:docPr id="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759256" cy="2390790"/>
                    </a:xfrm>
                    <a:prstGeom prst="rect">
                      <a:avLst/>
                    </a:prstGeom>
                  </pic:spPr>
                </pic:pic>
              </a:graphicData>
            </a:graphic>
          </wp:anchor>
        </w:drawing>
      </w:r>
    </w:p>
    <w:p w14:paraId="76808F37" w14:textId="77777777" w:rsidR="00086DB9" w:rsidRDefault="00086DB9">
      <w:pPr>
        <w:pStyle w:val="Standard"/>
        <w:jc w:val="center"/>
        <w:rPr>
          <w:rFonts w:ascii="Arial" w:hAnsi="Arial" w:cs="Arial"/>
        </w:rPr>
      </w:pPr>
    </w:p>
    <w:p w14:paraId="76808F38" w14:textId="77777777" w:rsidR="00086DB9" w:rsidRDefault="00086DB9">
      <w:pPr>
        <w:pStyle w:val="Standard"/>
        <w:jc w:val="center"/>
        <w:rPr>
          <w:rFonts w:ascii="Arial" w:hAnsi="Arial" w:cs="Arial"/>
        </w:rPr>
      </w:pPr>
    </w:p>
    <w:p w14:paraId="76808F39" w14:textId="77777777" w:rsidR="00086DB9" w:rsidRDefault="00086DB9">
      <w:pPr>
        <w:pStyle w:val="Standard"/>
        <w:jc w:val="center"/>
        <w:rPr>
          <w:rFonts w:ascii="Arial" w:hAnsi="Arial" w:cs="Arial"/>
        </w:rPr>
      </w:pPr>
    </w:p>
    <w:p w14:paraId="76808F3A" w14:textId="77777777" w:rsidR="00086DB9" w:rsidRDefault="00086DB9">
      <w:pPr>
        <w:pStyle w:val="Standard"/>
        <w:jc w:val="center"/>
        <w:rPr>
          <w:rFonts w:ascii="Arial" w:hAnsi="Arial" w:cs="Arial"/>
        </w:rPr>
      </w:pPr>
    </w:p>
    <w:p w14:paraId="76808F3B" w14:textId="77777777" w:rsidR="00086DB9" w:rsidRDefault="00086DB9">
      <w:pPr>
        <w:pStyle w:val="Standard"/>
        <w:jc w:val="center"/>
        <w:rPr>
          <w:rFonts w:ascii="Arial" w:hAnsi="Arial" w:cs="Arial"/>
        </w:rPr>
      </w:pPr>
    </w:p>
    <w:p w14:paraId="76808F3C" w14:textId="77777777" w:rsidR="00086DB9" w:rsidRDefault="00086DB9">
      <w:pPr>
        <w:pStyle w:val="Standard"/>
        <w:jc w:val="center"/>
        <w:rPr>
          <w:rFonts w:ascii="Arial" w:hAnsi="Arial" w:cs="Arial"/>
          <w:b/>
          <w:sz w:val="44"/>
          <w:szCs w:val="44"/>
        </w:rPr>
      </w:pPr>
    </w:p>
    <w:p w14:paraId="76808F3D" w14:textId="77777777" w:rsidR="00086DB9" w:rsidRDefault="00086DB9">
      <w:pPr>
        <w:pStyle w:val="Standard"/>
        <w:jc w:val="center"/>
        <w:rPr>
          <w:rFonts w:ascii="Arial" w:hAnsi="Arial" w:cs="Arial"/>
          <w:b/>
        </w:rPr>
      </w:pPr>
    </w:p>
    <w:p w14:paraId="76808F3E" w14:textId="77777777" w:rsidR="00086DB9" w:rsidRDefault="00086DB9">
      <w:pPr>
        <w:pStyle w:val="Standard"/>
        <w:jc w:val="center"/>
        <w:rPr>
          <w:rFonts w:ascii="Arial" w:hAnsi="Arial" w:cs="Arial"/>
          <w:b/>
        </w:rPr>
      </w:pPr>
    </w:p>
    <w:p w14:paraId="76808F3F" w14:textId="77777777" w:rsidR="00086DB9" w:rsidRDefault="00986FBA">
      <w:pPr>
        <w:pStyle w:val="Standard"/>
        <w:jc w:val="center"/>
        <w:rPr>
          <w:rFonts w:ascii="Arial" w:hAnsi="Arial" w:cs="Arial"/>
          <w:b/>
          <w:sz w:val="44"/>
          <w:szCs w:val="44"/>
        </w:rPr>
      </w:pPr>
      <w:bookmarkStart w:id="0" w:name="Rapporttype"/>
      <w:r>
        <w:rPr>
          <w:rFonts w:ascii="Arial" w:hAnsi="Arial" w:cs="Arial"/>
          <w:b/>
          <w:sz w:val="44"/>
          <w:szCs w:val="44"/>
        </w:rPr>
        <w:t>WMO</w:t>
      </w:r>
      <w:bookmarkEnd w:id="0"/>
      <w:r>
        <w:rPr>
          <w:rFonts w:ascii="Arial" w:eastAsia="Arial" w:hAnsi="Arial" w:cs="Arial"/>
          <w:b/>
          <w:sz w:val="44"/>
          <w:szCs w:val="44"/>
        </w:rPr>
        <w:t xml:space="preserve"> </w:t>
      </w:r>
      <w:r>
        <w:rPr>
          <w:rFonts w:ascii="Arial" w:hAnsi="Arial" w:cs="Arial"/>
          <w:b/>
          <w:sz w:val="44"/>
          <w:szCs w:val="44"/>
        </w:rPr>
        <w:t>FM94</w:t>
      </w:r>
      <w:r>
        <w:rPr>
          <w:rFonts w:ascii="Arial" w:eastAsia="Arial" w:hAnsi="Arial" w:cs="Arial"/>
          <w:b/>
          <w:sz w:val="44"/>
          <w:szCs w:val="44"/>
        </w:rPr>
        <w:t xml:space="preserve"> </w:t>
      </w:r>
      <w:r>
        <w:rPr>
          <w:rFonts w:ascii="Arial" w:hAnsi="Arial" w:cs="Arial"/>
          <w:b/>
          <w:sz w:val="44"/>
          <w:szCs w:val="44"/>
        </w:rPr>
        <w:t>(BUFR)</w:t>
      </w:r>
      <w:r>
        <w:rPr>
          <w:rFonts w:ascii="Arial" w:eastAsia="Arial" w:hAnsi="Arial" w:cs="Arial"/>
          <w:b/>
          <w:sz w:val="44"/>
          <w:szCs w:val="44"/>
        </w:rPr>
        <w:t xml:space="preserve"> </w:t>
      </w:r>
      <w:r>
        <w:rPr>
          <w:rFonts w:ascii="Arial" w:hAnsi="Arial" w:cs="Arial"/>
          <w:b/>
          <w:sz w:val="44"/>
          <w:szCs w:val="44"/>
        </w:rPr>
        <w:t>Specification</w:t>
      </w:r>
    </w:p>
    <w:p w14:paraId="76808F40" w14:textId="77777777" w:rsidR="00086DB9" w:rsidRDefault="00986FBA">
      <w:pPr>
        <w:pStyle w:val="Standard"/>
        <w:jc w:val="center"/>
      </w:pPr>
      <w:r>
        <w:rPr>
          <w:rFonts w:ascii="Arial" w:hAnsi="Arial" w:cs="Arial"/>
          <w:b/>
          <w:sz w:val="44"/>
          <w:szCs w:val="44"/>
        </w:rPr>
        <w:t>For</w:t>
      </w:r>
      <w:r>
        <w:rPr>
          <w:rFonts w:ascii="Arial" w:eastAsia="Arial" w:hAnsi="Arial" w:cs="Arial"/>
          <w:b/>
          <w:sz w:val="44"/>
          <w:szCs w:val="44"/>
        </w:rPr>
        <w:t xml:space="preserve"> </w:t>
      </w:r>
      <w:r>
        <w:rPr>
          <w:rFonts w:ascii="Arial" w:hAnsi="Arial" w:cs="Arial"/>
          <w:b/>
          <w:sz w:val="44"/>
          <w:szCs w:val="44"/>
        </w:rPr>
        <w:t>Radio</w:t>
      </w:r>
      <w:r>
        <w:rPr>
          <w:rFonts w:ascii="Arial" w:eastAsia="Arial" w:hAnsi="Arial" w:cs="Arial"/>
          <w:b/>
          <w:sz w:val="44"/>
          <w:szCs w:val="44"/>
        </w:rPr>
        <w:t xml:space="preserve"> </w:t>
      </w:r>
      <w:r>
        <w:rPr>
          <w:rFonts w:ascii="Arial" w:hAnsi="Arial" w:cs="Arial"/>
          <w:b/>
          <w:sz w:val="44"/>
          <w:szCs w:val="44"/>
        </w:rPr>
        <w:t>Occultation</w:t>
      </w:r>
      <w:r>
        <w:rPr>
          <w:rFonts w:ascii="Arial" w:eastAsia="Arial" w:hAnsi="Arial" w:cs="Arial"/>
          <w:b/>
          <w:sz w:val="44"/>
          <w:szCs w:val="44"/>
        </w:rPr>
        <w:t xml:space="preserve"> </w:t>
      </w:r>
      <w:r>
        <w:rPr>
          <w:rFonts w:ascii="Arial" w:hAnsi="Arial" w:cs="Arial"/>
          <w:b/>
          <w:sz w:val="44"/>
          <w:szCs w:val="44"/>
        </w:rPr>
        <w:t>Data</w:t>
      </w:r>
    </w:p>
    <w:p w14:paraId="76808F41" w14:textId="77777777" w:rsidR="00086DB9" w:rsidRDefault="00086DB9">
      <w:pPr>
        <w:pStyle w:val="Standard"/>
        <w:jc w:val="center"/>
        <w:rPr>
          <w:rFonts w:ascii="Arial" w:hAnsi="Arial" w:cs="Arial"/>
          <w:b/>
        </w:rPr>
      </w:pPr>
    </w:p>
    <w:p w14:paraId="76808F42" w14:textId="77777777" w:rsidR="00086DB9" w:rsidRDefault="00986FBA">
      <w:pPr>
        <w:pStyle w:val="Standard"/>
        <w:jc w:val="center"/>
      </w:pPr>
      <w:r>
        <w:rPr>
          <w:rFonts w:ascii="Arial" w:hAnsi="Arial" w:cs="Arial"/>
          <w:b/>
          <w:sz w:val="32"/>
          <w:szCs w:val="32"/>
        </w:rPr>
        <w:t>Version</w:t>
      </w:r>
      <w:r>
        <w:rPr>
          <w:rFonts w:ascii="Arial" w:eastAsia="Arial" w:hAnsi="Arial" w:cs="Arial"/>
          <w:b/>
          <w:sz w:val="32"/>
          <w:szCs w:val="32"/>
        </w:rPr>
        <w:t xml:space="preserve"> </w:t>
      </w:r>
      <w:r>
        <w:rPr>
          <w:rFonts w:ascii="Arial" w:hAnsi="Arial" w:cs="Arial"/>
          <w:b/>
          <w:sz w:val="32"/>
          <w:szCs w:val="32"/>
        </w:rPr>
        <w:t>2.7</w:t>
      </w:r>
    </w:p>
    <w:p w14:paraId="76808F43" w14:textId="77777777" w:rsidR="00086DB9" w:rsidRDefault="00086DB9">
      <w:pPr>
        <w:pStyle w:val="Standard"/>
        <w:jc w:val="center"/>
        <w:rPr>
          <w:rFonts w:ascii="Arial" w:hAnsi="Arial" w:cs="Arial"/>
          <w:b/>
          <w:sz w:val="32"/>
          <w:szCs w:val="32"/>
        </w:rPr>
      </w:pPr>
    </w:p>
    <w:p w14:paraId="76808F44" w14:textId="77777777" w:rsidR="00086DB9" w:rsidRDefault="00986FBA">
      <w:pPr>
        <w:pStyle w:val="Standard"/>
        <w:jc w:val="center"/>
      </w:pPr>
      <w:r>
        <w:rPr>
          <w:rFonts w:ascii="Arial" w:eastAsia="Arial" w:hAnsi="Arial" w:cs="Arial"/>
          <w:b/>
          <w:sz w:val="32"/>
          <w:szCs w:val="32"/>
        </w:rPr>
        <w:t>31</w:t>
      </w:r>
      <w:r>
        <w:rPr>
          <w:rFonts w:ascii="Arial" w:eastAsia="Arial" w:hAnsi="Arial" w:cs="Arial"/>
          <w:b/>
          <w:sz w:val="32"/>
          <w:szCs w:val="32"/>
          <w:vertAlign w:val="superscript"/>
        </w:rPr>
        <w:t>st</w:t>
      </w:r>
      <w:r>
        <w:rPr>
          <w:rFonts w:ascii="Arial" w:eastAsia="Arial" w:hAnsi="Arial" w:cs="Arial"/>
          <w:b/>
          <w:sz w:val="32"/>
          <w:szCs w:val="32"/>
        </w:rPr>
        <w:t xml:space="preserve"> December </w:t>
      </w:r>
      <w:r>
        <w:rPr>
          <w:rFonts w:ascii="Arial" w:hAnsi="Arial" w:cs="Arial"/>
          <w:b/>
          <w:sz w:val="32"/>
          <w:szCs w:val="32"/>
        </w:rPr>
        <w:t>2021</w:t>
      </w:r>
    </w:p>
    <w:p w14:paraId="76808F45" w14:textId="77777777" w:rsidR="00086DB9" w:rsidRDefault="00086DB9">
      <w:pPr>
        <w:pStyle w:val="Standard"/>
        <w:jc w:val="center"/>
        <w:rPr>
          <w:rFonts w:ascii="Arial" w:hAnsi="Arial" w:cs="Arial"/>
        </w:rPr>
      </w:pPr>
    </w:p>
    <w:p w14:paraId="76808F46" w14:textId="77777777" w:rsidR="00086DB9" w:rsidRDefault="00086DB9">
      <w:pPr>
        <w:pStyle w:val="Header"/>
        <w:tabs>
          <w:tab w:val="clear" w:pos="4819"/>
          <w:tab w:val="clear" w:pos="9638"/>
        </w:tabs>
        <w:jc w:val="center"/>
        <w:rPr>
          <w:rFonts w:ascii="Arial" w:hAnsi="Arial" w:cs="Arial"/>
          <w:lang w:val="en-US"/>
        </w:rPr>
      </w:pPr>
    </w:p>
    <w:p w14:paraId="76808F47" w14:textId="77777777" w:rsidR="00086DB9" w:rsidRDefault="00086DB9">
      <w:pPr>
        <w:pStyle w:val="Header"/>
        <w:tabs>
          <w:tab w:val="clear" w:pos="4819"/>
          <w:tab w:val="clear" w:pos="9638"/>
        </w:tabs>
        <w:jc w:val="center"/>
        <w:rPr>
          <w:rFonts w:ascii="Arial" w:hAnsi="Arial" w:cs="Arial"/>
          <w:lang w:val="en-US"/>
        </w:rPr>
      </w:pPr>
    </w:p>
    <w:p w14:paraId="76808F48" w14:textId="77777777" w:rsidR="00086DB9" w:rsidRDefault="00086DB9">
      <w:pPr>
        <w:pStyle w:val="Header"/>
        <w:tabs>
          <w:tab w:val="clear" w:pos="4819"/>
          <w:tab w:val="clear" w:pos="9638"/>
        </w:tabs>
        <w:jc w:val="center"/>
        <w:rPr>
          <w:rFonts w:ascii="Arial" w:hAnsi="Arial" w:cs="Arial"/>
          <w:lang w:val="en-US"/>
        </w:rPr>
      </w:pPr>
    </w:p>
    <w:p w14:paraId="76808F49" w14:textId="77777777" w:rsidR="00086DB9" w:rsidRDefault="00086DB9">
      <w:pPr>
        <w:pStyle w:val="Header"/>
        <w:tabs>
          <w:tab w:val="clear" w:pos="4819"/>
          <w:tab w:val="clear" w:pos="9638"/>
        </w:tabs>
        <w:jc w:val="center"/>
        <w:rPr>
          <w:rFonts w:ascii="Arial" w:hAnsi="Arial" w:cs="Arial"/>
        </w:rPr>
      </w:pPr>
    </w:p>
    <w:p w14:paraId="76808F4A" w14:textId="77777777" w:rsidR="00086DB9" w:rsidRDefault="00086DB9">
      <w:pPr>
        <w:pStyle w:val="Standard"/>
        <w:jc w:val="center"/>
        <w:rPr>
          <w:rFonts w:ascii="Arial" w:hAnsi="Arial" w:cs="Arial"/>
        </w:rPr>
      </w:pPr>
    </w:p>
    <w:p w14:paraId="76808F4B" w14:textId="77777777" w:rsidR="00086DB9" w:rsidRDefault="00086DB9">
      <w:pPr>
        <w:pStyle w:val="Standard"/>
        <w:jc w:val="center"/>
        <w:rPr>
          <w:rFonts w:ascii="Arial" w:hAnsi="Arial" w:cs="Arial"/>
        </w:rPr>
      </w:pPr>
    </w:p>
    <w:p w14:paraId="76808F4C" w14:textId="77777777" w:rsidR="00086DB9" w:rsidRDefault="00986FBA">
      <w:pPr>
        <w:pStyle w:val="Standard"/>
        <w:jc w:val="center"/>
        <w:rPr>
          <w:rFonts w:ascii="Arial" w:hAnsi="Arial" w:cs="Arial"/>
          <w:b/>
          <w:bCs/>
        </w:rPr>
      </w:pPr>
      <w:r>
        <w:rPr>
          <w:rFonts w:ascii="Arial" w:hAnsi="Arial" w:cs="Arial"/>
          <w:b/>
          <w:bCs/>
        </w:rPr>
        <w:t>ROM SAF Consortium</w:t>
      </w:r>
    </w:p>
    <w:p w14:paraId="76808F4D" w14:textId="77777777" w:rsidR="00086DB9" w:rsidRDefault="00986FBA">
      <w:pPr>
        <w:pStyle w:val="Standard"/>
        <w:jc w:val="center"/>
        <w:rPr>
          <w:rFonts w:ascii="Arial" w:hAnsi="Arial" w:cs="Arial"/>
        </w:rPr>
      </w:pPr>
      <w:r>
        <w:rPr>
          <w:rFonts w:ascii="Arial" w:hAnsi="Arial" w:cs="Arial"/>
        </w:rPr>
        <w:t>Danish</w:t>
      </w:r>
      <w:r>
        <w:rPr>
          <w:rFonts w:ascii="Arial" w:eastAsia="Arial" w:hAnsi="Arial" w:cs="Arial"/>
        </w:rPr>
        <w:t xml:space="preserve"> </w:t>
      </w:r>
      <w:r>
        <w:rPr>
          <w:rFonts w:ascii="Arial" w:hAnsi="Arial" w:cs="Arial"/>
        </w:rPr>
        <w:t>Meteorological</w:t>
      </w:r>
      <w:r>
        <w:rPr>
          <w:rFonts w:ascii="Arial" w:eastAsia="Arial" w:hAnsi="Arial" w:cs="Arial"/>
        </w:rPr>
        <w:t xml:space="preserve"> </w:t>
      </w:r>
      <w:r>
        <w:rPr>
          <w:rFonts w:ascii="Arial" w:hAnsi="Arial" w:cs="Arial"/>
        </w:rPr>
        <w:t>Institute</w:t>
      </w:r>
      <w:r>
        <w:rPr>
          <w:rFonts w:ascii="Arial" w:eastAsia="Arial" w:hAnsi="Arial" w:cs="Arial"/>
        </w:rPr>
        <w:t xml:space="preserve"> </w:t>
      </w:r>
      <w:r>
        <w:rPr>
          <w:rFonts w:ascii="Arial" w:hAnsi="Arial" w:cs="Arial"/>
        </w:rPr>
        <w:t>(DMI)</w:t>
      </w:r>
    </w:p>
    <w:p w14:paraId="76808F4E" w14:textId="77777777" w:rsidR="00086DB9" w:rsidRDefault="00986FBA">
      <w:pPr>
        <w:pStyle w:val="Standard"/>
        <w:jc w:val="center"/>
        <w:rPr>
          <w:rFonts w:ascii="Arial" w:hAnsi="Arial" w:cs="Arial"/>
        </w:rPr>
      </w:pPr>
      <w:r>
        <w:rPr>
          <w:rFonts w:ascii="Arial" w:hAnsi="Arial" w:cs="Arial"/>
        </w:rPr>
        <w:t>European</w:t>
      </w:r>
      <w:r>
        <w:rPr>
          <w:rFonts w:ascii="Arial" w:eastAsia="Arial" w:hAnsi="Arial" w:cs="Arial"/>
        </w:rPr>
        <w:t xml:space="preserve"> </w:t>
      </w:r>
      <w:r>
        <w:rPr>
          <w:rFonts w:ascii="Arial" w:hAnsi="Arial" w:cs="Arial"/>
        </w:rPr>
        <w:t>Centre</w:t>
      </w:r>
      <w:r>
        <w:rPr>
          <w:rFonts w:ascii="Arial" w:eastAsia="Arial" w:hAnsi="Arial" w:cs="Arial"/>
        </w:rPr>
        <w:t xml:space="preserve"> </w:t>
      </w:r>
      <w:r>
        <w:rPr>
          <w:rFonts w:ascii="Arial" w:hAnsi="Arial" w:cs="Arial"/>
        </w:rPr>
        <w:t>for</w:t>
      </w:r>
      <w:r>
        <w:rPr>
          <w:rFonts w:ascii="Arial" w:eastAsia="Arial" w:hAnsi="Arial" w:cs="Arial"/>
        </w:rPr>
        <w:t xml:space="preserve"> </w:t>
      </w:r>
      <w:r>
        <w:rPr>
          <w:rFonts w:ascii="Arial" w:hAnsi="Arial" w:cs="Arial"/>
        </w:rPr>
        <w:t>Medium-Range</w:t>
      </w:r>
      <w:r>
        <w:rPr>
          <w:rFonts w:ascii="Arial" w:eastAsia="Arial" w:hAnsi="Arial" w:cs="Arial"/>
        </w:rPr>
        <w:t xml:space="preserve"> </w:t>
      </w:r>
      <w:r>
        <w:rPr>
          <w:rFonts w:ascii="Arial" w:hAnsi="Arial" w:cs="Arial"/>
        </w:rPr>
        <w:t>Weather</w:t>
      </w:r>
      <w:r>
        <w:rPr>
          <w:rFonts w:ascii="Arial" w:eastAsia="Arial" w:hAnsi="Arial" w:cs="Arial"/>
        </w:rPr>
        <w:t xml:space="preserve"> </w:t>
      </w:r>
      <w:r>
        <w:rPr>
          <w:rFonts w:ascii="Arial" w:hAnsi="Arial" w:cs="Arial"/>
        </w:rPr>
        <w:t>Forecasts</w:t>
      </w:r>
      <w:r>
        <w:rPr>
          <w:rFonts w:ascii="Arial" w:eastAsia="Arial" w:hAnsi="Arial" w:cs="Arial"/>
        </w:rPr>
        <w:t xml:space="preserve"> </w:t>
      </w:r>
      <w:r>
        <w:rPr>
          <w:rFonts w:ascii="Arial" w:hAnsi="Arial" w:cs="Arial"/>
        </w:rPr>
        <w:t>(ECMWF)</w:t>
      </w:r>
    </w:p>
    <w:p w14:paraId="76808F4F" w14:textId="77777777" w:rsidR="00086DB9" w:rsidRDefault="00986FBA">
      <w:pPr>
        <w:pStyle w:val="WBDescriptionHeading"/>
        <w:pageBreakBefore w:val="0"/>
        <w:spacing w:after="0"/>
      </w:pPr>
      <w:r>
        <w:rPr>
          <w:lang w:val="fr-FR" w:eastAsia="da-DK"/>
        </w:rPr>
        <w:t>Institut d’</w:t>
      </w:r>
      <w:proofErr w:type="spellStart"/>
      <w:r>
        <w:rPr>
          <w:lang w:val="fr-FR" w:eastAsia="da-DK"/>
        </w:rPr>
        <w:t>Estudis</w:t>
      </w:r>
      <w:proofErr w:type="spellEnd"/>
      <w:r>
        <w:rPr>
          <w:lang w:val="fr-FR" w:eastAsia="da-DK"/>
        </w:rPr>
        <w:t xml:space="preserve"> </w:t>
      </w:r>
      <w:proofErr w:type="spellStart"/>
      <w:r>
        <w:rPr>
          <w:lang w:val="fr-FR" w:eastAsia="da-DK"/>
        </w:rPr>
        <w:t>Espacials</w:t>
      </w:r>
      <w:proofErr w:type="spellEnd"/>
      <w:r>
        <w:rPr>
          <w:lang w:val="fr-FR" w:eastAsia="da-DK"/>
        </w:rPr>
        <w:t xml:space="preserve"> de </w:t>
      </w:r>
      <w:proofErr w:type="spellStart"/>
      <w:r>
        <w:rPr>
          <w:lang w:val="fr-FR" w:eastAsia="da-DK"/>
        </w:rPr>
        <w:t>Catalunya</w:t>
      </w:r>
      <w:proofErr w:type="spellEnd"/>
      <w:r>
        <w:rPr>
          <w:lang w:val="fr-FR" w:eastAsia="da-DK"/>
        </w:rPr>
        <w:t xml:space="preserve"> (IEEC)</w:t>
      </w:r>
    </w:p>
    <w:p w14:paraId="76808F50" w14:textId="77777777" w:rsidR="00086DB9" w:rsidRDefault="00986FBA">
      <w:pPr>
        <w:pStyle w:val="WBDescriptionHeading"/>
        <w:pageBreakBefore w:val="0"/>
        <w:spacing w:after="0"/>
      </w:pPr>
      <w:r>
        <w:rPr>
          <w:lang w:val="fr-FR"/>
        </w:rPr>
        <w:t>Met Office (</w:t>
      </w:r>
      <w:proofErr w:type="spellStart"/>
      <w:r>
        <w:rPr>
          <w:lang w:val="fr-FR"/>
        </w:rPr>
        <w:t>MetO</w:t>
      </w:r>
      <w:proofErr w:type="spellEnd"/>
      <w:r>
        <w:rPr>
          <w:lang w:val="fr-FR"/>
        </w:rPr>
        <w:t>)</w:t>
      </w:r>
    </w:p>
    <w:p w14:paraId="76808F51" w14:textId="77777777" w:rsidR="00086DB9" w:rsidRDefault="00086DB9">
      <w:pPr>
        <w:pStyle w:val="Standard"/>
        <w:pageBreakBefore/>
        <w:jc w:val="both"/>
        <w:rPr>
          <w:rFonts w:ascii="Arial" w:hAnsi="Arial" w:cs="Arial"/>
          <w:bCs/>
          <w:lang w:val="fr-FR"/>
        </w:rPr>
      </w:pPr>
      <w:bookmarkStart w:id="1" w:name="Prefaceoverskrift"/>
      <w:bookmarkEnd w:id="1"/>
    </w:p>
    <w:p w14:paraId="76808F52" w14:textId="77777777" w:rsidR="00086DB9" w:rsidRDefault="00986FBA">
      <w:pPr>
        <w:pStyle w:val="Standard"/>
        <w:shd w:val="clear" w:color="auto" w:fill="E0E0E0"/>
      </w:pPr>
      <w:r>
        <w:rPr>
          <w:rFonts w:ascii="Arial" w:hAnsi="Arial" w:cs="Arial"/>
          <w:b/>
        </w:rPr>
        <w:t>DOCUMENT</w:t>
      </w:r>
      <w:r>
        <w:rPr>
          <w:rFonts w:ascii="Arial" w:eastAsia="Arial" w:hAnsi="Arial" w:cs="Arial"/>
          <w:b/>
        </w:rPr>
        <w:t xml:space="preserve"> </w:t>
      </w:r>
      <w:r>
        <w:rPr>
          <w:rFonts w:ascii="Arial" w:hAnsi="Arial" w:cs="Arial"/>
          <w:b/>
        </w:rPr>
        <w:t>AUTHOR</w:t>
      </w:r>
      <w:r>
        <w:rPr>
          <w:rFonts w:ascii="Arial" w:eastAsia="Arial" w:hAnsi="Arial" w:cs="Arial"/>
          <w:b/>
        </w:rPr>
        <w:t xml:space="preserve"> </w:t>
      </w:r>
      <w:r>
        <w:rPr>
          <w:rFonts w:ascii="Arial" w:hAnsi="Arial" w:cs="Arial"/>
          <w:b/>
        </w:rPr>
        <w:t>TABLE</w:t>
      </w:r>
    </w:p>
    <w:p w14:paraId="76808F53" w14:textId="77777777" w:rsidR="00086DB9" w:rsidRDefault="00086DB9">
      <w:pPr>
        <w:pStyle w:val="Standard"/>
        <w:rPr>
          <w:rFonts w:ascii="Arial" w:hAnsi="Arial" w:cs="Arial"/>
          <w:b/>
        </w:rPr>
      </w:pPr>
    </w:p>
    <w:tbl>
      <w:tblPr>
        <w:tblW w:w="9087" w:type="dxa"/>
        <w:tblLayout w:type="fixed"/>
        <w:tblCellMar>
          <w:left w:w="10" w:type="dxa"/>
          <w:right w:w="10" w:type="dxa"/>
        </w:tblCellMar>
        <w:tblLook w:val="0000" w:firstRow="0" w:lastRow="0" w:firstColumn="0" w:lastColumn="0" w:noHBand="0" w:noVBand="0"/>
      </w:tblPr>
      <w:tblGrid>
        <w:gridCol w:w="1418"/>
        <w:gridCol w:w="2629"/>
        <w:gridCol w:w="2974"/>
        <w:gridCol w:w="2066"/>
      </w:tblGrid>
      <w:tr w:rsidR="00086DB9" w14:paraId="76808F58" w14:textId="77777777">
        <w:trPr>
          <w:cantSplit/>
        </w:trPr>
        <w:tc>
          <w:tcPr>
            <w:tcW w:w="1418" w:type="dxa"/>
            <w:tcBorders>
              <w:top w:val="single" w:sz="6" w:space="0" w:color="000000"/>
              <w:left w:val="single" w:sz="6" w:space="0" w:color="000000"/>
              <w:bottom w:val="single" w:sz="6" w:space="0" w:color="000000"/>
            </w:tcBorders>
            <w:shd w:val="clear" w:color="auto" w:fill="E6E6E6"/>
            <w:tcMar>
              <w:top w:w="0" w:type="dxa"/>
              <w:left w:w="70" w:type="dxa"/>
              <w:bottom w:w="0" w:type="dxa"/>
              <w:right w:w="70" w:type="dxa"/>
            </w:tcMar>
          </w:tcPr>
          <w:p w14:paraId="76808F54" w14:textId="77777777" w:rsidR="00086DB9" w:rsidRDefault="00086DB9">
            <w:pPr>
              <w:pStyle w:val="Standard"/>
              <w:snapToGrid w:val="0"/>
              <w:rPr>
                <w:rFonts w:ascii="Arial" w:hAnsi="Arial" w:cs="Arial"/>
              </w:rPr>
            </w:pPr>
          </w:p>
        </w:tc>
        <w:tc>
          <w:tcPr>
            <w:tcW w:w="2629"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55" w14:textId="77777777" w:rsidR="00086DB9" w:rsidRDefault="00986FBA">
            <w:pPr>
              <w:pStyle w:val="Standard"/>
              <w:snapToGrid w:val="0"/>
              <w:jc w:val="center"/>
              <w:rPr>
                <w:rFonts w:ascii="Arial" w:hAnsi="Arial" w:cs="Arial"/>
                <w:b/>
                <w:i/>
              </w:rPr>
            </w:pPr>
            <w:r>
              <w:rPr>
                <w:rFonts w:ascii="Arial" w:hAnsi="Arial" w:cs="Arial"/>
                <w:b/>
                <w:i/>
              </w:rPr>
              <w:t>Author(s)</w:t>
            </w:r>
          </w:p>
        </w:tc>
        <w:tc>
          <w:tcPr>
            <w:tcW w:w="2974"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56" w14:textId="77777777" w:rsidR="00086DB9" w:rsidRDefault="00986FBA">
            <w:pPr>
              <w:pStyle w:val="Standard"/>
              <w:snapToGrid w:val="0"/>
              <w:jc w:val="center"/>
              <w:rPr>
                <w:rFonts w:ascii="Arial" w:hAnsi="Arial" w:cs="Arial"/>
                <w:b/>
                <w:i/>
              </w:rPr>
            </w:pPr>
            <w:r>
              <w:rPr>
                <w:rFonts w:ascii="Arial" w:hAnsi="Arial" w:cs="Arial"/>
                <w:b/>
                <w:i/>
              </w:rPr>
              <w:t>Function</w:t>
            </w:r>
          </w:p>
        </w:tc>
        <w:tc>
          <w:tcPr>
            <w:tcW w:w="2066"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76808F57" w14:textId="77777777" w:rsidR="00086DB9" w:rsidRDefault="00986FBA">
            <w:pPr>
              <w:pStyle w:val="Standard"/>
              <w:snapToGrid w:val="0"/>
              <w:jc w:val="center"/>
              <w:rPr>
                <w:rFonts w:ascii="Arial" w:hAnsi="Arial" w:cs="Arial"/>
                <w:b/>
                <w:i/>
              </w:rPr>
            </w:pPr>
            <w:r>
              <w:rPr>
                <w:rFonts w:ascii="Arial" w:hAnsi="Arial" w:cs="Arial"/>
                <w:b/>
                <w:i/>
              </w:rPr>
              <w:t>Date</w:t>
            </w:r>
          </w:p>
        </w:tc>
      </w:tr>
      <w:tr w:rsidR="00086DB9" w14:paraId="76808F5D" w14:textId="77777777">
        <w:trPr>
          <w:cantSplit/>
          <w:trHeight w:val="549"/>
        </w:trPr>
        <w:tc>
          <w:tcPr>
            <w:tcW w:w="1418" w:type="dxa"/>
            <w:tcBorders>
              <w:left w:val="single" w:sz="6" w:space="0" w:color="000000"/>
              <w:bottom w:val="single" w:sz="6" w:space="0" w:color="000000"/>
            </w:tcBorders>
            <w:tcMar>
              <w:top w:w="0" w:type="dxa"/>
              <w:left w:w="70" w:type="dxa"/>
              <w:bottom w:w="0" w:type="dxa"/>
              <w:right w:w="70" w:type="dxa"/>
            </w:tcMar>
          </w:tcPr>
          <w:p w14:paraId="76808F59" w14:textId="77777777" w:rsidR="00086DB9" w:rsidRDefault="00986FBA">
            <w:pPr>
              <w:pStyle w:val="Standard"/>
              <w:snapToGrid w:val="0"/>
              <w:rPr>
                <w:rFonts w:ascii="Arial" w:hAnsi="Arial" w:cs="Arial"/>
                <w:sz w:val="20"/>
              </w:rPr>
            </w:pPr>
            <w:r>
              <w:rPr>
                <w:rFonts w:ascii="Arial" w:hAnsi="Arial" w:cs="Arial"/>
                <w:sz w:val="20"/>
              </w:rPr>
              <w:t>Prepared</w:t>
            </w:r>
            <w:r>
              <w:rPr>
                <w:rFonts w:ascii="Arial" w:eastAsia="Arial" w:hAnsi="Arial" w:cs="Arial"/>
                <w:sz w:val="20"/>
              </w:rPr>
              <w:t xml:space="preserve"> </w:t>
            </w:r>
            <w:r>
              <w:rPr>
                <w:rFonts w:ascii="Arial" w:hAnsi="Arial" w:cs="Arial"/>
                <w:sz w:val="20"/>
              </w:rPr>
              <w:t>by:</w:t>
            </w:r>
          </w:p>
        </w:tc>
        <w:tc>
          <w:tcPr>
            <w:tcW w:w="2629" w:type="dxa"/>
            <w:tcBorders>
              <w:left w:val="single" w:sz="6" w:space="0" w:color="000000"/>
              <w:bottom w:val="single" w:sz="6" w:space="0" w:color="000000"/>
            </w:tcBorders>
            <w:tcMar>
              <w:top w:w="0" w:type="dxa"/>
              <w:left w:w="70" w:type="dxa"/>
              <w:bottom w:w="0" w:type="dxa"/>
              <w:right w:w="70" w:type="dxa"/>
            </w:tcMar>
          </w:tcPr>
          <w:p w14:paraId="76808F5A" w14:textId="77777777" w:rsidR="00086DB9" w:rsidRDefault="00986FBA">
            <w:pPr>
              <w:pStyle w:val="Standard"/>
              <w:snapToGrid w:val="0"/>
              <w:rPr>
                <w:rFonts w:ascii="Arial" w:hAnsi="Arial" w:cs="Arial"/>
                <w:sz w:val="20"/>
              </w:rPr>
            </w:pPr>
            <w:r>
              <w:rPr>
                <w:rFonts w:ascii="Arial" w:hAnsi="Arial" w:cs="Arial"/>
                <w:sz w:val="20"/>
              </w:rPr>
              <w:t>Ian Culverwell</w:t>
            </w:r>
          </w:p>
        </w:tc>
        <w:tc>
          <w:tcPr>
            <w:tcW w:w="2974" w:type="dxa"/>
            <w:tcBorders>
              <w:left w:val="single" w:sz="6" w:space="0" w:color="000000"/>
              <w:bottom w:val="single" w:sz="6" w:space="0" w:color="000000"/>
            </w:tcBorders>
            <w:tcMar>
              <w:top w:w="0" w:type="dxa"/>
              <w:left w:w="70" w:type="dxa"/>
              <w:bottom w:w="0" w:type="dxa"/>
              <w:right w:w="70" w:type="dxa"/>
            </w:tcMar>
          </w:tcPr>
          <w:p w14:paraId="76808F5B" w14:textId="77777777" w:rsidR="00086DB9" w:rsidRDefault="00986FBA">
            <w:pPr>
              <w:pStyle w:val="Standard"/>
              <w:snapToGrid w:val="0"/>
            </w:pP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Team</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5C"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r w:rsidR="00086DB9" w14:paraId="76808F62" w14:textId="77777777">
        <w:trPr>
          <w:cantSplit/>
          <w:trHeight w:val="542"/>
        </w:trPr>
        <w:tc>
          <w:tcPr>
            <w:tcW w:w="1418" w:type="dxa"/>
            <w:tcBorders>
              <w:left w:val="single" w:sz="6" w:space="0" w:color="000000"/>
              <w:bottom w:val="single" w:sz="6" w:space="0" w:color="000000"/>
            </w:tcBorders>
            <w:tcMar>
              <w:top w:w="0" w:type="dxa"/>
              <w:left w:w="70" w:type="dxa"/>
              <w:bottom w:w="0" w:type="dxa"/>
              <w:right w:w="70" w:type="dxa"/>
            </w:tcMar>
          </w:tcPr>
          <w:p w14:paraId="76808F5E" w14:textId="77777777" w:rsidR="00086DB9" w:rsidRDefault="00986FBA">
            <w:pPr>
              <w:pStyle w:val="Standard"/>
              <w:snapToGrid w:val="0"/>
              <w:rPr>
                <w:rFonts w:ascii="Arial" w:hAnsi="Arial" w:cs="Arial"/>
                <w:sz w:val="20"/>
              </w:rPr>
            </w:pPr>
            <w:r>
              <w:rPr>
                <w:rFonts w:ascii="Arial" w:hAnsi="Arial" w:cs="Arial"/>
                <w:sz w:val="20"/>
              </w:rPr>
              <w:t>Reviewed</w:t>
            </w:r>
            <w:r>
              <w:rPr>
                <w:rFonts w:ascii="Arial" w:eastAsia="Arial" w:hAnsi="Arial" w:cs="Arial"/>
                <w:sz w:val="20"/>
              </w:rPr>
              <w:t xml:space="preserve"> </w:t>
            </w:r>
            <w:r>
              <w:rPr>
                <w:rFonts w:ascii="Arial" w:hAnsi="Arial" w:cs="Arial"/>
                <w:sz w:val="20"/>
              </w:rPr>
              <w:t>by (internal):</w:t>
            </w:r>
          </w:p>
        </w:tc>
        <w:tc>
          <w:tcPr>
            <w:tcW w:w="2629" w:type="dxa"/>
            <w:tcBorders>
              <w:left w:val="single" w:sz="6" w:space="0" w:color="000000"/>
              <w:bottom w:val="single" w:sz="6" w:space="0" w:color="000000"/>
            </w:tcBorders>
            <w:tcMar>
              <w:top w:w="0" w:type="dxa"/>
              <w:left w:w="70" w:type="dxa"/>
              <w:bottom w:w="0" w:type="dxa"/>
              <w:right w:w="70" w:type="dxa"/>
            </w:tcMar>
          </w:tcPr>
          <w:p w14:paraId="76808F5F" w14:textId="77777777" w:rsidR="00086DB9" w:rsidRDefault="00986FBA">
            <w:pPr>
              <w:pStyle w:val="Standard"/>
              <w:snapToGrid w:val="0"/>
              <w:rPr>
                <w:rFonts w:ascii="Arial" w:hAnsi="Arial" w:cs="Arial"/>
                <w:sz w:val="20"/>
              </w:rPr>
            </w:pPr>
            <w:r>
              <w:rPr>
                <w:rFonts w:ascii="Arial" w:hAnsi="Arial" w:cs="Arial"/>
                <w:sz w:val="20"/>
              </w:rPr>
              <w:t>Axel von Engeln</w:t>
            </w:r>
          </w:p>
        </w:tc>
        <w:tc>
          <w:tcPr>
            <w:tcW w:w="2974" w:type="dxa"/>
            <w:tcBorders>
              <w:left w:val="single" w:sz="6" w:space="0" w:color="000000"/>
              <w:bottom w:val="single" w:sz="6" w:space="0" w:color="000000"/>
            </w:tcBorders>
            <w:tcMar>
              <w:top w:w="0" w:type="dxa"/>
              <w:left w:w="70" w:type="dxa"/>
              <w:bottom w:w="0" w:type="dxa"/>
              <w:right w:w="70" w:type="dxa"/>
            </w:tcMar>
          </w:tcPr>
          <w:p w14:paraId="76808F60" w14:textId="77777777" w:rsidR="00086DB9" w:rsidRDefault="00986FBA">
            <w:pPr>
              <w:pStyle w:val="Standard"/>
              <w:snapToGrid w:val="0"/>
              <w:rPr>
                <w:rFonts w:ascii="Arial" w:hAnsi="Arial" w:cs="Arial"/>
                <w:sz w:val="20"/>
              </w:rPr>
            </w:pPr>
            <w:r>
              <w:rPr>
                <w:rFonts w:ascii="Arial" w:hAnsi="Arial" w:cs="Arial"/>
                <w:sz w:val="20"/>
              </w:rPr>
              <w:t>EUMETSAT Secretariat</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61"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r w:rsidR="00086DB9" w14:paraId="76808F67" w14:textId="77777777">
        <w:trPr>
          <w:cantSplit/>
          <w:trHeight w:val="605"/>
        </w:trPr>
        <w:tc>
          <w:tcPr>
            <w:tcW w:w="1418" w:type="dxa"/>
            <w:tcBorders>
              <w:left w:val="single" w:sz="6" w:space="0" w:color="000000"/>
              <w:bottom w:val="single" w:sz="6" w:space="0" w:color="000000"/>
            </w:tcBorders>
            <w:tcMar>
              <w:top w:w="0" w:type="dxa"/>
              <w:left w:w="70" w:type="dxa"/>
              <w:bottom w:w="0" w:type="dxa"/>
              <w:right w:w="70" w:type="dxa"/>
            </w:tcMar>
          </w:tcPr>
          <w:p w14:paraId="76808F63" w14:textId="77777777" w:rsidR="00086DB9" w:rsidRDefault="00986FBA">
            <w:pPr>
              <w:pStyle w:val="Standard"/>
              <w:snapToGrid w:val="0"/>
              <w:rPr>
                <w:rFonts w:ascii="Arial" w:hAnsi="Arial" w:cs="Arial"/>
                <w:sz w:val="20"/>
              </w:rPr>
            </w:pPr>
            <w:r>
              <w:rPr>
                <w:rFonts w:ascii="Arial" w:hAnsi="Arial" w:cs="Arial"/>
                <w:sz w:val="20"/>
              </w:rPr>
              <w:t>Approved</w:t>
            </w:r>
            <w:r>
              <w:rPr>
                <w:rFonts w:ascii="Arial" w:eastAsia="Arial" w:hAnsi="Arial" w:cs="Arial"/>
                <w:sz w:val="20"/>
              </w:rPr>
              <w:t xml:space="preserve"> </w:t>
            </w:r>
            <w:r>
              <w:rPr>
                <w:rFonts w:ascii="Arial" w:hAnsi="Arial" w:cs="Arial"/>
                <w:sz w:val="20"/>
              </w:rPr>
              <w:t>by:</w:t>
            </w:r>
          </w:p>
        </w:tc>
        <w:tc>
          <w:tcPr>
            <w:tcW w:w="2629" w:type="dxa"/>
            <w:tcBorders>
              <w:left w:val="single" w:sz="6" w:space="0" w:color="000000"/>
              <w:bottom w:val="single" w:sz="6" w:space="0" w:color="000000"/>
            </w:tcBorders>
            <w:tcMar>
              <w:top w:w="0" w:type="dxa"/>
              <w:left w:w="70" w:type="dxa"/>
              <w:bottom w:w="0" w:type="dxa"/>
              <w:right w:w="70" w:type="dxa"/>
            </w:tcMar>
          </w:tcPr>
          <w:p w14:paraId="76808F64" w14:textId="77777777" w:rsidR="00086DB9" w:rsidRDefault="00986FBA">
            <w:pPr>
              <w:pStyle w:val="Standard"/>
              <w:snapToGrid w:val="0"/>
            </w:pPr>
            <w:r>
              <w:rPr>
                <w:rFonts w:ascii="Arial" w:hAnsi="Arial" w:cs="Arial"/>
                <w:sz w:val="20"/>
              </w:rPr>
              <w:t>Kent</w:t>
            </w:r>
            <w:r>
              <w:rPr>
                <w:rFonts w:ascii="Arial" w:eastAsia="Arial" w:hAnsi="Arial" w:cs="Arial"/>
                <w:sz w:val="20"/>
              </w:rPr>
              <w:t xml:space="preserve"> </w:t>
            </w:r>
            <w:r>
              <w:rPr>
                <w:rFonts w:ascii="Arial" w:hAnsi="Arial" w:cs="Arial"/>
                <w:sz w:val="20"/>
              </w:rPr>
              <w:t>Bækgaard Lauritsen</w:t>
            </w:r>
          </w:p>
        </w:tc>
        <w:tc>
          <w:tcPr>
            <w:tcW w:w="2974" w:type="dxa"/>
            <w:tcBorders>
              <w:left w:val="single" w:sz="6" w:space="0" w:color="000000"/>
              <w:bottom w:val="single" w:sz="6" w:space="0" w:color="000000"/>
            </w:tcBorders>
            <w:tcMar>
              <w:top w:w="0" w:type="dxa"/>
              <w:left w:w="70" w:type="dxa"/>
              <w:bottom w:w="0" w:type="dxa"/>
              <w:right w:w="70" w:type="dxa"/>
            </w:tcMar>
          </w:tcPr>
          <w:p w14:paraId="76808F65" w14:textId="77777777" w:rsidR="00086DB9" w:rsidRDefault="00986FBA">
            <w:pPr>
              <w:pStyle w:val="Standard"/>
              <w:snapToGrid w:val="0"/>
            </w:pP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Manager</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66"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bl>
    <w:p w14:paraId="76808F68" w14:textId="77777777" w:rsidR="00086DB9" w:rsidRDefault="00086DB9">
      <w:pPr>
        <w:pStyle w:val="Standard"/>
        <w:jc w:val="both"/>
        <w:rPr>
          <w:rFonts w:ascii="Arial" w:hAnsi="Arial" w:cs="Arial"/>
          <w:bCs/>
        </w:rPr>
      </w:pPr>
    </w:p>
    <w:p w14:paraId="76808F69" w14:textId="77777777" w:rsidR="00086DB9" w:rsidRDefault="00086DB9">
      <w:pPr>
        <w:pStyle w:val="Standard"/>
        <w:jc w:val="both"/>
        <w:rPr>
          <w:rFonts w:ascii="Arial" w:hAnsi="Arial" w:cs="Arial"/>
          <w:bCs/>
        </w:rPr>
      </w:pPr>
    </w:p>
    <w:p w14:paraId="76808F6A" w14:textId="77777777" w:rsidR="00086DB9" w:rsidRDefault="00086DB9">
      <w:pPr>
        <w:pStyle w:val="Standard"/>
        <w:jc w:val="both"/>
        <w:rPr>
          <w:rFonts w:ascii="Arial" w:hAnsi="Arial" w:cs="Arial"/>
          <w:bCs/>
        </w:rPr>
      </w:pPr>
    </w:p>
    <w:p w14:paraId="76808F6B" w14:textId="77777777" w:rsidR="00086DB9" w:rsidRDefault="00986FBA">
      <w:pPr>
        <w:pStyle w:val="Standard"/>
        <w:shd w:val="clear" w:color="auto" w:fill="E0E0E0"/>
      </w:pPr>
      <w:r>
        <w:rPr>
          <w:rFonts w:ascii="Arial" w:hAnsi="Arial" w:cs="Arial"/>
          <w:b/>
        </w:rPr>
        <w:t>DOCUMENT</w:t>
      </w:r>
      <w:r>
        <w:rPr>
          <w:rFonts w:ascii="Arial" w:eastAsia="Arial" w:hAnsi="Arial" w:cs="Arial"/>
          <w:b/>
        </w:rPr>
        <w:t xml:space="preserve"> </w:t>
      </w:r>
      <w:r>
        <w:rPr>
          <w:rFonts w:ascii="Arial" w:hAnsi="Arial" w:cs="Arial"/>
          <w:b/>
        </w:rPr>
        <w:t>CHANGE</w:t>
      </w:r>
      <w:r>
        <w:rPr>
          <w:rFonts w:ascii="Arial" w:eastAsia="Arial" w:hAnsi="Arial" w:cs="Arial"/>
          <w:b/>
        </w:rPr>
        <w:t xml:space="preserve"> </w:t>
      </w:r>
      <w:r>
        <w:rPr>
          <w:rFonts w:ascii="Arial" w:hAnsi="Arial" w:cs="Arial"/>
          <w:b/>
        </w:rPr>
        <w:t>RECORD</w:t>
      </w:r>
    </w:p>
    <w:p w14:paraId="76808F6C" w14:textId="77777777" w:rsidR="00086DB9" w:rsidRDefault="00086DB9">
      <w:pPr>
        <w:pStyle w:val="Standard"/>
        <w:rPr>
          <w:rFonts w:ascii="Arial" w:hAnsi="Arial" w:cs="Arial"/>
        </w:rPr>
      </w:pPr>
    </w:p>
    <w:tbl>
      <w:tblPr>
        <w:tblW w:w="9078" w:type="dxa"/>
        <w:tblInd w:w="1" w:type="dxa"/>
        <w:tblLayout w:type="fixed"/>
        <w:tblCellMar>
          <w:left w:w="10" w:type="dxa"/>
          <w:right w:w="10" w:type="dxa"/>
        </w:tblCellMar>
        <w:tblLook w:val="0000" w:firstRow="0" w:lastRow="0" w:firstColumn="0" w:lastColumn="0" w:noHBand="0" w:noVBand="0"/>
      </w:tblPr>
      <w:tblGrid>
        <w:gridCol w:w="896"/>
        <w:gridCol w:w="1260"/>
        <w:gridCol w:w="637"/>
        <w:gridCol w:w="6285"/>
      </w:tblGrid>
      <w:tr w:rsidR="00086DB9" w14:paraId="76808F71" w14:textId="77777777">
        <w:trPr>
          <w:cantSplit/>
        </w:trPr>
        <w:tc>
          <w:tcPr>
            <w:tcW w:w="896"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D"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Version</w:t>
            </w:r>
          </w:p>
        </w:tc>
        <w:tc>
          <w:tcPr>
            <w:tcW w:w="1260"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Date</w:t>
            </w:r>
          </w:p>
        </w:tc>
        <w:tc>
          <w:tcPr>
            <w:tcW w:w="637"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F"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By</w:t>
            </w:r>
          </w:p>
        </w:tc>
        <w:tc>
          <w:tcPr>
            <w:tcW w:w="6285"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76808F70"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Description</w:t>
            </w:r>
          </w:p>
        </w:tc>
      </w:tr>
      <w:tr w:rsidR="00086DB9" w14:paraId="76808F76"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2" w14:textId="77777777" w:rsidR="00086DB9" w:rsidRDefault="00986FBA">
            <w:pPr>
              <w:pStyle w:val="Standard"/>
              <w:snapToGrid w:val="0"/>
              <w:jc w:val="center"/>
              <w:rPr>
                <w:rFonts w:ascii="Arial" w:hAnsi="Arial" w:cs="Arial"/>
                <w:sz w:val="20"/>
              </w:rPr>
            </w:pPr>
            <w:r>
              <w:rPr>
                <w:rFonts w:ascii="Arial" w:hAnsi="Arial" w:cs="Arial"/>
                <w:sz w:val="20"/>
              </w:rPr>
              <w:t>1.0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3" w14:textId="77777777" w:rsidR="00086DB9" w:rsidRDefault="00986FBA">
            <w:pPr>
              <w:pStyle w:val="Standard"/>
              <w:snapToGrid w:val="0"/>
              <w:jc w:val="center"/>
              <w:rPr>
                <w:rFonts w:ascii="Arial" w:hAnsi="Arial" w:cs="Arial"/>
                <w:sz w:val="20"/>
              </w:rPr>
            </w:pPr>
            <w:r>
              <w:rPr>
                <w:rFonts w:ascii="Arial" w:hAnsi="Arial" w:cs="Arial"/>
                <w:sz w:val="20"/>
              </w:rPr>
              <w:t>10/12/2003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4"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5" w14:textId="77777777" w:rsidR="00086DB9" w:rsidRDefault="00986FBA">
            <w:pPr>
              <w:pStyle w:val="Standard"/>
              <w:snapToGrid w:val="0"/>
              <w:rPr>
                <w:rFonts w:ascii="Arial" w:hAnsi="Arial" w:cs="Arial"/>
                <w:b/>
                <w:sz w:val="20"/>
              </w:rPr>
            </w:pPr>
            <w:r>
              <w:rPr>
                <w:rFonts w:ascii="Arial" w:hAnsi="Arial" w:cs="Arial"/>
                <w:b/>
                <w:sz w:val="20"/>
              </w:rPr>
              <w:t>First</w:t>
            </w:r>
            <w:r>
              <w:rPr>
                <w:rFonts w:ascii="Arial" w:eastAsia="Arial" w:hAnsi="Arial" w:cs="Arial"/>
                <w:b/>
                <w:sz w:val="20"/>
              </w:rPr>
              <w:t xml:space="preserve"> </w:t>
            </w:r>
            <w:r>
              <w:rPr>
                <w:rFonts w:ascii="Arial" w:hAnsi="Arial" w:cs="Arial"/>
                <w:b/>
                <w:sz w:val="20"/>
              </w:rPr>
              <w:t>release</w:t>
            </w:r>
            <w:r>
              <w:rPr>
                <w:rFonts w:ascii="Arial" w:eastAsia="Arial" w:hAnsi="Arial" w:cs="Arial"/>
                <w:b/>
                <w:sz w:val="20"/>
              </w:rPr>
              <w:t xml:space="preserve"> </w:t>
            </w: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general</w:t>
            </w:r>
            <w:r>
              <w:rPr>
                <w:rFonts w:ascii="Arial" w:eastAsia="Arial" w:hAnsi="Arial" w:cs="Arial"/>
                <w:b/>
                <w:sz w:val="20"/>
              </w:rPr>
              <w:t xml:space="preserve"> </w:t>
            </w:r>
            <w:r>
              <w:rPr>
                <w:rFonts w:ascii="Arial" w:hAnsi="Arial" w:cs="Arial"/>
                <w:b/>
                <w:sz w:val="20"/>
              </w:rPr>
              <w:t>user</w:t>
            </w:r>
            <w:r>
              <w:rPr>
                <w:rFonts w:ascii="Arial" w:eastAsia="Arial" w:hAnsi="Arial" w:cs="Arial"/>
                <w:b/>
                <w:sz w:val="20"/>
              </w:rPr>
              <w:t xml:space="preserve"> </w:t>
            </w:r>
            <w:r>
              <w:rPr>
                <w:rFonts w:ascii="Arial" w:hAnsi="Arial" w:cs="Arial"/>
                <w:b/>
                <w:sz w:val="20"/>
              </w:rPr>
              <w:t>community</w:t>
            </w:r>
            <w:r>
              <w:rPr>
                <w:rFonts w:ascii="Arial" w:eastAsia="Arial" w:hAnsi="Arial" w:cs="Arial"/>
                <w:b/>
                <w:sz w:val="20"/>
              </w:rPr>
              <w:t xml:space="preserve"> </w:t>
            </w:r>
            <w:r>
              <w:rPr>
                <w:rFonts w:ascii="Arial" w:hAnsi="Arial" w:cs="Arial"/>
                <w:b/>
                <w:sz w:val="20"/>
              </w:rPr>
              <w:t>comment.</w:t>
            </w:r>
          </w:p>
        </w:tc>
      </w:tr>
      <w:tr w:rsidR="00086DB9" w14:paraId="76808F7B"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7" w14:textId="77777777" w:rsidR="00086DB9" w:rsidRDefault="00986FBA">
            <w:pPr>
              <w:pStyle w:val="Standard"/>
              <w:snapToGrid w:val="0"/>
              <w:jc w:val="center"/>
              <w:rPr>
                <w:rFonts w:ascii="Arial" w:hAnsi="Arial" w:cs="Arial"/>
                <w:sz w:val="20"/>
              </w:rPr>
            </w:pPr>
            <w:r>
              <w:rPr>
                <w:rFonts w:ascii="Arial" w:hAnsi="Arial" w:cs="Arial"/>
                <w:sz w:val="20"/>
              </w:rPr>
              <w:t>1.1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8" w14:textId="77777777" w:rsidR="00086DB9" w:rsidRDefault="00986FBA">
            <w:pPr>
              <w:pStyle w:val="Standard"/>
              <w:snapToGrid w:val="0"/>
              <w:jc w:val="center"/>
              <w:rPr>
                <w:rFonts w:ascii="Arial" w:hAnsi="Arial" w:cs="Arial"/>
                <w:sz w:val="20"/>
              </w:rPr>
            </w:pPr>
            <w:r>
              <w:rPr>
                <w:rFonts w:ascii="Arial" w:hAnsi="Arial" w:cs="Arial"/>
                <w:sz w:val="20"/>
              </w:rPr>
              <w:t>23/01/2004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9"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A"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presented</w:t>
            </w:r>
            <w:r>
              <w:rPr>
                <w:rFonts w:ascii="Arial" w:eastAsia="Arial" w:hAnsi="Arial" w:cs="Arial"/>
                <w:b/>
                <w:sz w:val="20"/>
              </w:rPr>
              <w:t xml:space="preserve"> </w:t>
            </w:r>
            <w:r>
              <w:rPr>
                <w:rFonts w:ascii="Arial" w:hAnsi="Arial" w:cs="Arial"/>
                <w:b/>
                <w:sz w:val="20"/>
              </w:rPr>
              <w:t>to</w:t>
            </w:r>
            <w:r>
              <w:rPr>
                <w:rFonts w:ascii="Arial" w:eastAsia="Arial" w:hAnsi="Arial" w:cs="Arial"/>
                <w:b/>
                <w:sz w:val="20"/>
              </w:rPr>
              <w:t xml:space="preserve"> </w:t>
            </w:r>
            <w:r>
              <w:rPr>
                <w:rFonts w:ascii="Arial" w:hAnsi="Arial" w:cs="Arial"/>
                <w:b/>
                <w:sz w:val="20"/>
              </w:rPr>
              <w:t>MetDB</w:t>
            </w:r>
            <w:r>
              <w:rPr>
                <w:rFonts w:ascii="Arial" w:eastAsia="Arial" w:hAnsi="Arial" w:cs="Arial"/>
                <w:b/>
                <w:sz w:val="20"/>
              </w:rPr>
              <w:t xml:space="preserve"> </w:t>
            </w:r>
            <w:r>
              <w:rPr>
                <w:rFonts w:ascii="Arial" w:hAnsi="Arial" w:cs="Arial"/>
                <w:b/>
                <w:sz w:val="20"/>
              </w:rPr>
              <w:t>Team</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submission</w:t>
            </w:r>
            <w:r>
              <w:rPr>
                <w:rFonts w:ascii="Arial" w:eastAsia="Arial" w:hAnsi="Arial" w:cs="Arial"/>
                <w:b/>
                <w:sz w:val="20"/>
              </w:rPr>
              <w:t xml:space="preserve"> </w:t>
            </w:r>
            <w:r>
              <w:rPr>
                <w:rFonts w:ascii="Arial" w:hAnsi="Arial" w:cs="Arial"/>
                <w:b/>
                <w:sz w:val="20"/>
              </w:rPr>
              <w:t>to</w:t>
            </w:r>
            <w:r>
              <w:rPr>
                <w:rFonts w:ascii="Arial" w:eastAsia="Arial" w:hAnsi="Arial" w:cs="Arial"/>
                <w:b/>
                <w:sz w:val="20"/>
              </w:rPr>
              <w:t xml:space="preserve"> </w:t>
            </w:r>
            <w:r>
              <w:rPr>
                <w:rFonts w:ascii="Arial" w:hAnsi="Arial" w:cs="Arial"/>
                <w:b/>
                <w:sz w:val="20"/>
              </w:rPr>
              <w:t>WMO</w:t>
            </w:r>
          </w:p>
        </w:tc>
      </w:tr>
      <w:tr w:rsidR="00086DB9" w14:paraId="76808F80"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C" w14:textId="77777777" w:rsidR="00086DB9" w:rsidRDefault="00986FBA">
            <w:pPr>
              <w:pStyle w:val="Standard"/>
              <w:snapToGrid w:val="0"/>
              <w:jc w:val="center"/>
              <w:rPr>
                <w:rFonts w:ascii="Arial" w:hAnsi="Arial" w:cs="Arial"/>
                <w:sz w:val="20"/>
              </w:rPr>
            </w:pPr>
            <w:r>
              <w:rPr>
                <w:rFonts w:ascii="Arial" w:hAnsi="Arial" w:cs="Arial"/>
                <w:sz w:val="20"/>
              </w:rPr>
              <w:t>1.2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D" w14:textId="77777777" w:rsidR="00086DB9" w:rsidRDefault="00986FBA">
            <w:pPr>
              <w:pStyle w:val="Standard"/>
              <w:snapToGrid w:val="0"/>
              <w:jc w:val="center"/>
              <w:rPr>
                <w:rFonts w:ascii="Arial" w:hAnsi="Arial" w:cs="Arial"/>
                <w:sz w:val="20"/>
              </w:rPr>
            </w:pPr>
            <w:r>
              <w:rPr>
                <w:rFonts w:ascii="Arial" w:hAnsi="Arial" w:cs="Arial"/>
                <w:sz w:val="20"/>
              </w:rPr>
              <w:t>11/05/2004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E"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F" w14:textId="77777777" w:rsidR="00086DB9" w:rsidRDefault="00986FBA">
            <w:pPr>
              <w:pStyle w:val="Standard"/>
              <w:snapToGrid w:val="0"/>
              <w:rPr>
                <w:sz w:val="20"/>
              </w:rPr>
            </w:pPr>
            <w:r>
              <w:rPr>
                <w:rFonts w:ascii="Arial" w:hAnsi="Arial" w:cs="Arial"/>
                <w:sz w:val="20"/>
              </w:rPr>
              <w:t>Updates</w:t>
            </w:r>
            <w:r>
              <w:rPr>
                <w:rFonts w:ascii="Arial" w:eastAsia="Arial" w:hAnsi="Arial" w:cs="Arial"/>
                <w:sz w:val="20"/>
              </w:rPr>
              <w:t xml:space="preserve"> </w:t>
            </w:r>
            <w:r>
              <w:rPr>
                <w:rFonts w:ascii="Arial" w:hAnsi="Arial" w:cs="Arial"/>
                <w:sz w:val="20"/>
              </w:rPr>
              <w:t>after</w:t>
            </w:r>
            <w:r>
              <w:rPr>
                <w:rFonts w:ascii="Arial" w:eastAsia="Arial" w:hAnsi="Arial" w:cs="Arial"/>
                <w:sz w:val="20"/>
              </w:rPr>
              <w:t xml:space="preserve"> </w:t>
            </w:r>
            <w:r>
              <w:rPr>
                <w:rFonts w:ascii="Arial" w:hAnsi="Arial" w:cs="Arial"/>
                <w:sz w:val="20"/>
              </w:rPr>
              <w:t>feedback</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MetDB</w:t>
            </w:r>
            <w:r>
              <w:rPr>
                <w:rFonts w:ascii="Arial" w:eastAsia="Arial" w:hAnsi="Arial" w:cs="Arial"/>
                <w:sz w:val="20"/>
              </w:rPr>
              <w:t xml:space="preserve"> </w:t>
            </w:r>
            <w:r>
              <w:rPr>
                <w:rFonts w:ascii="Arial" w:hAnsi="Arial" w:cs="Arial"/>
                <w:sz w:val="20"/>
              </w:rPr>
              <w:t>Team</w:t>
            </w:r>
          </w:p>
        </w:tc>
      </w:tr>
      <w:tr w:rsidR="00086DB9" w14:paraId="76808F85"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1" w14:textId="77777777" w:rsidR="00086DB9" w:rsidRDefault="00986FBA">
            <w:pPr>
              <w:pStyle w:val="Standard"/>
              <w:snapToGrid w:val="0"/>
              <w:jc w:val="center"/>
              <w:rPr>
                <w:rFonts w:ascii="Arial" w:hAnsi="Arial" w:cs="Arial"/>
                <w:sz w:val="20"/>
              </w:rPr>
            </w:pPr>
            <w:r>
              <w:rPr>
                <w:rFonts w:ascii="Arial" w:hAnsi="Arial" w:cs="Arial"/>
                <w:sz w:val="20"/>
              </w:rPr>
              <w:t>1.3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2" w14:textId="77777777" w:rsidR="00086DB9" w:rsidRDefault="00986FBA">
            <w:pPr>
              <w:pStyle w:val="Standard"/>
              <w:snapToGrid w:val="0"/>
              <w:jc w:val="center"/>
              <w:rPr>
                <w:rFonts w:ascii="Arial" w:hAnsi="Arial" w:cs="Arial"/>
                <w:sz w:val="20"/>
              </w:rPr>
            </w:pPr>
            <w:r>
              <w:rPr>
                <w:rFonts w:ascii="Arial" w:hAnsi="Arial" w:cs="Arial"/>
                <w:sz w:val="20"/>
              </w:rPr>
              <w:t>26/05/2004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3"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4" w14:textId="77777777" w:rsidR="00086DB9" w:rsidRDefault="00986FBA">
            <w:pPr>
              <w:pStyle w:val="Standard"/>
              <w:snapToGrid w:val="0"/>
              <w:rPr>
                <w:rFonts w:ascii="Arial" w:hAnsi="Arial" w:cs="Arial"/>
                <w:b/>
                <w:bCs/>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on</w:t>
            </w:r>
            <w:r>
              <w:rPr>
                <w:rFonts w:ascii="Arial" w:eastAsia="Arial" w:hAnsi="Arial" w:cs="Arial"/>
                <w:b/>
                <w:bCs/>
                <w:sz w:val="20"/>
              </w:rPr>
              <w:t xml:space="preserve"> </w:t>
            </w:r>
            <w:r>
              <w:rPr>
                <w:rFonts w:ascii="Arial" w:hAnsi="Arial" w:cs="Arial"/>
                <w:b/>
                <w:bCs/>
                <w:sz w:val="20"/>
              </w:rPr>
              <w:t>which</w:t>
            </w:r>
            <w:r>
              <w:rPr>
                <w:rFonts w:ascii="Arial" w:eastAsia="Arial" w:hAnsi="Arial" w:cs="Arial"/>
                <w:b/>
                <w:bCs/>
                <w:sz w:val="20"/>
              </w:rPr>
              <w:t xml:space="preserve"> </w:t>
            </w:r>
            <w:r>
              <w:rPr>
                <w:rFonts w:ascii="Arial" w:hAnsi="Arial" w:cs="Arial"/>
                <w:b/>
                <w:bCs/>
                <w:sz w:val="20"/>
              </w:rPr>
              <w:t>formal</w:t>
            </w:r>
            <w:r>
              <w:rPr>
                <w:rFonts w:ascii="Arial" w:eastAsia="Arial" w:hAnsi="Arial" w:cs="Arial"/>
                <w:b/>
                <w:bCs/>
                <w:sz w:val="20"/>
              </w:rPr>
              <w:t xml:space="preserve"> </w:t>
            </w:r>
            <w:r>
              <w:rPr>
                <w:rFonts w:ascii="Arial" w:hAnsi="Arial" w:cs="Arial"/>
                <w:b/>
                <w:bCs/>
                <w:sz w:val="20"/>
              </w:rPr>
              <w:t>proposal</w:t>
            </w:r>
            <w:r>
              <w:rPr>
                <w:rFonts w:ascii="Arial" w:eastAsia="Arial" w:hAnsi="Arial" w:cs="Arial"/>
                <w:b/>
                <w:bCs/>
                <w:sz w:val="20"/>
              </w:rPr>
              <w:t xml:space="preserve"> </w:t>
            </w:r>
            <w:r>
              <w:rPr>
                <w:rFonts w:ascii="Arial" w:hAnsi="Arial" w:cs="Arial"/>
                <w:b/>
                <w:bCs/>
                <w:sz w:val="20"/>
              </w:rPr>
              <w:t>to</w:t>
            </w:r>
            <w:r>
              <w:rPr>
                <w:rFonts w:ascii="Arial" w:eastAsia="Arial" w:hAnsi="Arial" w:cs="Arial"/>
                <w:b/>
                <w:bCs/>
                <w:sz w:val="20"/>
              </w:rPr>
              <w:t xml:space="preserve"> </w:t>
            </w:r>
            <w:r>
              <w:rPr>
                <w:rFonts w:ascii="Arial" w:hAnsi="Arial" w:cs="Arial"/>
                <w:b/>
                <w:bCs/>
                <w:sz w:val="20"/>
              </w:rPr>
              <w:t>WMO/CBS</w:t>
            </w:r>
            <w:r>
              <w:rPr>
                <w:rFonts w:ascii="Arial" w:eastAsia="Arial" w:hAnsi="Arial" w:cs="Arial"/>
                <w:b/>
                <w:bCs/>
                <w:sz w:val="20"/>
              </w:rPr>
              <w:t xml:space="preserve"> </w:t>
            </w:r>
            <w:r>
              <w:rPr>
                <w:rFonts w:ascii="Arial" w:hAnsi="Arial" w:cs="Arial"/>
                <w:b/>
                <w:bCs/>
                <w:sz w:val="20"/>
              </w:rPr>
              <w:t>is</w:t>
            </w:r>
            <w:r>
              <w:rPr>
                <w:rFonts w:ascii="Arial" w:eastAsia="Arial" w:hAnsi="Arial" w:cs="Arial"/>
                <w:b/>
                <w:bCs/>
                <w:sz w:val="20"/>
              </w:rPr>
              <w:t xml:space="preserve"> </w:t>
            </w:r>
            <w:r>
              <w:rPr>
                <w:rFonts w:ascii="Arial" w:hAnsi="Arial" w:cs="Arial"/>
                <w:b/>
                <w:bCs/>
                <w:sz w:val="20"/>
              </w:rPr>
              <w:t>based</w:t>
            </w:r>
            <w:r>
              <w:rPr>
                <w:rFonts w:ascii="Arial" w:eastAsia="Arial" w:hAnsi="Arial" w:cs="Arial"/>
                <w:b/>
                <w:bCs/>
                <w:sz w:val="20"/>
              </w:rPr>
              <w:t xml:space="preserve"> </w:t>
            </w:r>
            <w:r>
              <w:rPr>
                <w:rFonts w:ascii="Arial" w:hAnsi="Arial" w:cs="Arial"/>
                <w:b/>
                <w:bCs/>
                <w:sz w:val="20"/>
              </w:rPr>
              <w:t>(see</w:t>
            </w:r>
            <w:r>
              <w:rPr>
                <w:rFonts w:ascii="Arial" w:eastAsia="Arial" w:hAnsi="Arial" w:cs="Arial"/>
                <w:b/>
                <w:bCs/>
                <w:sz w:val="20"/>
              </w:rPr>
              <w:t xml:space="preserve"> </w:t>
            </w:r>
            <w:r>
              <w:rPr>
                <w:rFonts w:ascii="Arial" w:hAnsi="Arial" w:cs="Arial"/>
                <w:b/>
                <w:bCs/>
                <w:sz w:val="20"/>
              </w:rPr>
              <w:t>[RD.10])</w:t>
            </w:r>
          </w:p>
        </w:tc>
      </w:tr>
      <w:tr w:rsidR="00086DB9" w14:paraId="76808F8A"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6" w14:textId="77777777" w:rsidR="00086DB9" w:rsidRDefault="00986FBA">
            <w:pPr>
              <w:pStyle w:val="Standard"/>
              <w:snapToGrid w:val="0"/>
              <w:jc w:val="center"/>
              <w:rPr>
                <w:rFonts w:ascii="Arial" w:hAnsi="Arial" w:cs="Arial"/>
                <w:sz w:val="20"/>
              </w:rPr>
            </w:pPr>
            <w:r>
              <w:rPr>
                <w:rFonts w:ascii="Arial" w:hAnsi="Arial" w:cs="Arial"/>
                <w:sz w:val="20"/>
              </w:rPr>
              <w:t>1.4</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7" w14:textId="77777777" w:rsidR="00086DB9" w:rsidRDefault="00986FBA">
            <w:pPr>
              <w:pStyle w:val="Standard"/>
              <w:snapToGrid w:val="0"/>
              <w:jc w:val="center"/>
              <w:rPr>
                <w:rFonts w:ascii="Arial" w:hAnsi="Arial" w:cs="Arial"/>
                <w:sz w:val="20"/>
              </w:rPr>
            </w:pPr>
            <w:r>
              <w:rPr>
                <w:rFonts w:ascii="Arial" w:hAnsi="Arial" w:cs="Arial"/>
                <w:sz w:val="20"/>
              </w:rPr>
              <w:t>29/07/2004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8" w14:textId="77777777" w:rsidR="00086DB9" w:rsidRDefault="00986FBA">
            <w:pPr>
              <w:pStyle w:val="Standard"/>
              <w:tabs>
                <w:tab w:val="left" w:pos="214"/>
              </w:tabs>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9" w14:textId="77777777" w:rsidR="00086DB9" w:rsidRDefault="00986FBA">
            <w:pPr>
              <w:pStyle w:val="Standard"/>
              <w:snapToGrid w:val="0"/>
              <w:rPr>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on</w:t>
            </w:r>
            <w:r>
              <w:rPr>
                <w:rFonts w:ascii="Arial" w:eastAsia="Arial" w:hAnsi="Arial" w:cs="Arial"/>
                <w:b/>
                <w:bCs/>
                <w:sz w:val="20"/>
              </w:rPr>
              <w:t xml:space="preserve"> </w:t>
            </w:r>
            <w:r>
              <w:rPr>
                <w:rFonts w:ascii="Arial" w:hAnsi="Arial" w:cs="Arial"/>
                <w:b/>
                <w:bCs/>
                <w:sz w:val="20"/>
              </w:rPr>
              <w:t>which</w:t>
            </w:r>
            <w:r>
              <w:rPr>
                <w:rFonts w:ascii="Arial" w:eastAsia="Arial" w:hAnsi="Arial" w:cs="Arial"/>
                <w:b/>
                <w:bCs/>
                <w:sz w:val="20"/>
              </w:rPr>
              <w:t xml:space="preserve"> </w:t>
            </w:r>
            <w:r>
              <w:rPr>
                <w:rFonts w:ascii="Arial" w:hAnsi="Arial" w:cs="Arial"/>
                <w:b/>
                <w:bCs/>
                <w:sz w:val="20"/>
              </w:rPr>
              <w:t>final</w:t>
            </w:r>
            <w:r>
              <w:rPr>
                <w:rFonts w:ascii="Arial" w:eastAsia="Arial" w:hAnsi="Arial" w:cs="Arial"/>
                <w:b/>
                <w:bCs/>
                <w:sz w:val="20"/>
              </w:rPr>
              <w:t xml:space="preserve"> </w:t>
            </w:r>
            <w:r>
              <w:rPr>
                <w:rFonts w:ascii="Arial" w:hAnsi="Arial" w:cs="Arial"/>
                <w:b/>
                <w:bCs/>
                <w:sz w:val="20"/>
              </w:rPr>
              <w:t>proposal</w:t>
            </w:r>
            <w:r>
              <w:rPr>
                <w:rFonts w:ascii="Arial" w:eastAsia="Arial" w:hAnsi="Arial" w:cs="Arial"/>
                <w:b/>
                <w:bCs/>
                <w:sz w:val="20"/>
              </w:rPr>
              <w:t xml:space="preserve"> </w:t>
            </w:r>
            <w:r>
              <w:rPr>
                <w:rFonts w:ascii="Arial" w:hAnsi="Arial" w:cs="Arial"/>
                <w:b/>
                <w:bCs/>
                <w:sz w:val="20"/>
              </w:rPr>
              <w:t>to</w:t>
            </w:r>
            <w:r>
              <w:rPr>
                <w:rFonts w:ascii="Arial" w:eastAsia="Arial" w:hAnsi="Arial" w:cs="Arial"/>
                <w:b/>
                <w:bCs/>
                <w:sz w:val="20"/>
              </w:rPr>
              <w:t xml:space="preserve"> </w:t>
            </w:r>
            <w:r>
              <w:rPr>
                <w:rFonts w:ascii="Arial" w:hAnsi="Arial" w:cs="Arial"/>
                <w:b/>
                <w:bCs/>
                <w:sz w:val="20"/>
              </w:rPr>
              <w:t>13</w:t>
            </w:r>
            <w:r>
              <w:rPr>
                <w:rFonts w:ascii="Arial" w:hAnsi="Arial" w:cs="Arial"/>
                <w:b/>
                <w:bCs/>
                <w:sz w:val="20"/>
                <w:vertAlign w:val="superscript"/>
              </w:rPr>
              <w:t>th</w:t>
            </w:r>
            <w:r>
              <w:rPr>
                <w:rFonts w:ascii="Arial" w:eastAsia="Arial" w:hAnsi="Arial" w:cs="Arial"/>
                <w:b/>
                <w:bCs/>
                <w:sz w:val="20"/>
              </w:rPr>
              <w:t xml:space="preserve"> </w:t>
            </w:r>
            <w:r>
              <w:rPr>
                <w:rFonts w:ascii="Arial" w:hAnsi="Arial" w:cs="Arial"/>
                <w:b/>
                <w:bCs/>
                <w:sz w:val="20"/>
              </w:rPr>
              <w:t>Session</w:t>
            </w:r>
            <w:r>
              <w:rPr>
                <w:rFonts w:ascii="Arial" w:eastAsia="Arial" w:hAnsi="Arial" w:cs="Arial"/>
                <w:b/>
                <w:bCs/>
                <w:sz w:val="20"/>
              </w:rPr>
              <w:t xml:space="preserve"> </w:t>
            </w:r>
            <w:r>
              <w:rPr>
                <w:rFonts w:ascii="Arial" w:hAnsi="Arial" w:cs="Arial"/>
                <w:b/>
                <w:bCs/>
                <w:sz w:val="20"/>
              </w:rPr>
              <w:t>of</w:t>
            </w:r>
            <w:r>
              <w:rPr>
                <w:rFonts w:ascii="Arial" w:eastAsia="Arial" w:hAnsi="Arial" w:cs="Arial"/>
                <w:b/>
                <w:bCs/>
                <w:sz w:val="20"/>
              </w:rPr>
              <w:t xml:space="preserve"> </w:t>
            </w:r>
            <w:r>
              <w:rPr>
                <w:rFonts w:ascii="Arial" w:hAnsi="Arial" w:cs="Arial"/>
                <w:b/>
                <w:bCs/>
                <w:sz w:val="20"/>
              </w:rPr>
              <w:t>WMO/CBS</w:t>
            </w:r>
            <w:r>
              <w:rPr>
                <w:rFonts w:ascii="Arial" w:eastAsia="Arial" w:hAnsi="Arial" w:cs="Arial"/>
                <w:b/>
                <w:bCs/>
                <w:sz w:val="20"/>
              </w:rPr>
              <w:t xml:space="preserve"> </w:t>
            </w:r>
            <w:r>
              <w:rPr>
                <w:rFonts w:ascii="Arial" w:hAnsi="Arial" w:cs="Arial"/>
                <w:b/>
                <w:bCs/>
                <w:sz w:val="20"/>
              </w:rPr>
              <w:t>is</w:t>
            </w:r>
            <w:r>
              <w:rPr>
                <w:rFonts w:ascii="Arial" w:eastAsia="Arial" w:hAnsi="Arial" w:cs="Arial"/>
                <w:b/>
                <w:bCs/>
                <w:sz w:val="20"/>
              </w:rPr>
              <w:t xml:space="preserve"> </w:t>
            </w:r>
            <w:r>
              <w:rPr>
                <w:rFonts w:ascii="Arial" w:hAnsi="Arial" w:cs="Arial"/>
                <w:b/>
                <w:bCs/>
                <w:sz w:val="20"/>
              </w:rPr>
              <w:t>based.</w:t>
            </w:r>
          </w:p>
        </w:tc>
      </w:tr>
      <w:tr w:rsidR="00086DB9" w14:paraId="76808F8F"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B" w14:textId="77777777" w:rsidR="00086DB9" w:rsidRDefault="00986FBA">
            <w:pPr>
              <w:pStyle w:val="Standard"/>
              <w:snapToGrid w:val="0"/>
              <w:jc w:val="center"/>
              <w:rPr>
                <w:rFonts w:ascii="Arial" w:hAnsi="Arial" w:cs="Arial"/>
                <w:sz w:val="20"/>
              </w:rPr>
            </w:pPr>
            <w:r>
              <w:rPr>
                <w:rFonts w:ascii="Arial" w:hAnsi="Arial" w:cs="Arial"/>
                <w:sz w:val="20"/>
              </w:rPr>
              <w:t>1.5</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C" w14:textId="77777777" w:rsidR="00086DB9" w:rsidRDefault="00986FBA">
            <w:pPr>
              <w:pStyle w:val="Standard"/>
              <w:snapToGrid w:val="0"/>
              <w:jc w:val="center"/>
              <w:rPr>
                <w:rFonts w:ascii="Arial" w:hAnsi="Arial" w:cs="Arial"/>
                <w:sz w:val="20"/>
              </w:rPr>
            </w:pPr>
            <w:r>
              <w:rPr>
                <w:rFonts w:ascii="Arial" w:hAnsi="Arial" w:cs="Arial"/>
                <w:sz w:val="20"/>
              </w:rPr>
              <w:t>27/05/2005</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D"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E" w14:textId="77777777" w:rsidR="00086DB9" w:rsidRDefault="00986FBA">
            <w:pPr>
              <w:pStyle w:val="Standard"/>
              <w:snapToGrid w:val="0"/>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updates</w:t>
            </w:r>
          </w:p>
        </w:tc>
      </w:tr>
      <w:tr w:rsidR="00086DB9" w14:paraId="76808F94"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0" w14:textId="77777777" w:rsidR="00086DB9" w:rsidRDefault="00986FBA">
            <w:pPr>
              <w:pStyle w:val="Standard"/>
              <w:snapToGrid w:val="0"/>
              <w:jc w:val="center"/>
              <w:rPr>
                <w:rFonts w:ascii="Arial" w:hAnsi="Arial" w:cs="Arial"/>
                <w:sz w:val="20"/>
              </w:rPr>
            </w:pPr>
            <w:r>
              <w:rPr>
                <w:rFonts w:ascii="Arial" w:hAnsi="Arial" w:cs="Arial"/>
                <w:sz w:val="20"/>
              </w:rPr>
              <w:t>1.7</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1" w14:textId="77777777" w:rsidR="00086DB9" w:rsidRDefault="00986FBA">
            <w:pPr>
              <w:pStyle w:val="Standard"/>
              <w:snapToGrid w:val="0"/>
              <w:jc w:val="center"/>
              <w:rPr>
                <w:rFonts w:ascii="Arial" w:hAnsi="Arial" w:cs="Arial"/>
                <w:sz w:val="20"/>
              </w:rPr>
            </w:pPr>
            <w:r>
              <w:rPr>
                <w:rFonts w:ascii="Arial" w:hAnsi="Arial" w:cs="Arial"/>
                <w:sz w:val="20"/>
              </w:rPr>
              <w:t>23/03/2006</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2" w14:textId="77777777" w:rsidR="00086DB9" w:rsidRDefault="00986FBA">
            <w:pPr>
              <w:pStyle w:val="Standard"/>
              <w:snapToGrid w:val="0"/>
              <w:jc w:val="center"/>
              <w:rPr>
                <w:rFonts w:ascii="Arial" w:hAnsi="Arial" w:cs="Arial"/>
                <w:bCs/>
                <w:sz w:val="20"/>
              </w:rPr>
            </w:pPr>
            <w:r>
              <w:rPr>
                <w:rFonts w:ascii="Arial" w:hAnsi="Arial" w:cs="Arial"/>
                <w:bCs/>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3" w14:textId="77777777" w:rsidR="00086DB9" w:rsidRDefault="00986FBA">
            <w:pPr>
              <w:pStyle w:val="Standard"/>
              <w:snapToGrid w:val="0"/>
              <w:rPr>
                <w:rFonts w:ascii="Arial" w:hAnsi="Arial" w:cs="Arial"/>
                <w:bCs/>
                <w:sz w:val="20"/>
              </w:rPr>
            </w:pPr>
            <w:r>
              <w:rPr>
                <w:rFonts w:ascii="Arial" w:hAnsi="Arial" w:cs="Arial"/>
                <w:bCs/>
                <w:sz w:val="20"/>
              </w:rPr>
              <w:t>Minor</w:t>
            </w:r>
            <w:r>
              <w:rPr>
                <w:rFonts w:ascii="Arial" w:eastAsia="Arial" w:hAnsi="Arial" w:cs="Arial"/>
                <w:bCs/>
                <w:sz w:val="20"/>
              </w:rPr>
              <w:t xml:space="preserve"> </w:t>
            </w:r>
            <w:r>
              <w:rPr>
                <w:rFonts w:ascii="Arial" w:hAnsi="Arial" w:cs="Arial"/>
                <w:bCs/>
                <w:sz w:val="20"/>
              </w:rPr>
              <w:t>editorial</w:t>
            </w:r>
            <w:r>
              <w:rPr>
                <w:rFonts w:ascii="Arial" w:eastAsia="Arial" w:hAnsi="Arial" w:cs="Arial"/>
                <w:bCs/>
                <w:sz w:val="20"/>
              </w:rPr>
              <w:t xml:space="preserve"> </w:t>
            </w:r>
            <w:r>
              <w:rPr>
                <w:rFonts w:ascii="Arial" w:hAnsi="Arial" w:cs="Arial"/>
                <w:bCs/>
                <w:sz w:val="20"/>
              </w:rPr>
              <w:t>changes</w:t>
            </w:r>
          </w:p>
        </w:tc>
      </w:tr>
      <w:tr w:rsidR="00086DB9" w14:paraId="76808F99"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5" w14:textId="77777777" w:rsidR="00086DB9" w:rsidRDefault="00986FBA">
            <w:pPr>
              <w:pStyle w:val="Standard"/>
              <w:snapToGrid w:val="0"/>
              <w:jc w:val="center"/>
              <w:rPr>
                <w:rFonts w:ascii="Arial" w:hAnsi="Arial" w:cs="Arial"/>
                <w:sz w:val="20"/>
              </w:rPr>
            </w:pPr>
            <w:r>
              <w:rPr>
                <w:rFonts w:ascii="Arial" w:hAnsi="Arial" w:cs="Arial"/>
                <w:sz w:val="20"/>
              </w:rPr>
              <w:t>1.8</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6" w14:textId="77777777" w:rsidR="00086DB9" w:rsidRDefault="00986FBA">
            <w:pPr>
              <w:pStyle w:val="Standard"/>
              <w:snapToGrid w:val="0"/>
              <w:jc w:val="center"/>
              <w:rPr>
                <w:rFonts w:ascii="Arial" w:hAnsi="Arial" w:cs="Arial"/>
                <w:sz w:val="20"/>
              </w:rPr>
            </w:pPr>
            <w:r>
              <w:rPr>
                <w:rFonts w:ascii="Arial" w:hAnsi="Arial" w:cs="Arial"/>
                <w:sz w:val="20"/>
              </w:rPr>
              <w:t>20/02/2007</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7" w14:textId="77777777" w:rsidR="00086DB9" w:rsidRDefault="00986FBA">
            <w:pPr>
              <w:pStyle w:val="Standard"/>
              <w:snapToGrid w:val="0"/>
              <w:jc w:val="center"/>
              <w:rPr>
                <w:rFonts w:ascii="Arial" w:hAnsi="Arial" w:cs="Arial"/>
                <w:bCs/>
                <w:sz w:val="20"/>
              </w:rPr>
            </w:pPr>
            <w:r>
              <w:rPr>
                <w:rFonts w:ascii="Arial" w:hAnsi="Arial" w:cs="Arial"/>
                <w:bCs/>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8" w14:textId="77777777" w:rsidR="00086DB9" w:rsidRDefault="00986FBA">
            <w:pPr>
              <w:pStyle w:val="Standard"/>
              <w:snapToGrid w:val="0"/>
              <w:rPr>
                <w:rFonts w:ascii="Arial" w:hAnsi="Arial" w:cs="Arial"/>
                <w:b/>
                <w:bCs/>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for</w:t>
            </w:r>
            <w:r>
              <w:rPr>
                <w:rFonts w:ascii="Arial" w:eastAsia="Arial" w:hAnsi="Arial" w:cs="Arial"/>
                <w:b/>
                <w:bCs/>
                <w:sz w:val="20"/>
              </w:rPr>
              <w:t xml:space="preserve"> </w:t>
            </w:r>
            <w:r>
              <w:rPr>
                <w:rFonts w:ascii="Arial" w:hAnsi="Arial" w:cs="Arial"/>
                <w:b/>
                <w:bCs/>
                <w:sz w:val="20"/>
              </w:rPr>
              <w:t>ROPP-1</w:t>
            </w:r>
            <w:r>
              <w:rPr>
                <w:rFonts w:ascii="Arial" w:eastAsia="Arial" w:hAnsi="Arial" w:cs="Arial"/>
                <w:b/>
                <w:bCs/>
                <w:sz w:val="20"/>
              </w:rPr>
              <w:t xml:space="preserve"> </w:t>
            </w:r>
            <w:r>
              <w:rPr>
                <w:rFonts w:ascii="Arial" w:hAnsi="Arial" w:cs="Arial"/>
                <w:b/>
                <w:bCs/>
                <w:sz w:val="20"/>
              </w:rPr>
              <w:t>(v1.0)</w:t>
            </w:r>
          </w:p>
        </w:tc>
      </w:tr>
      <w:tr w:rsidR="00086DB9" w14:paraId="76808F9E"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A" w14:textId="77777777" w:rsidR="00086DB9" w:rsidRDefault="00986FBA">
            <w:pPr>
              <w:pStyle w:val="Standard"/>
              <w:snapToGrid w:val="0"/>
              <w:jc w:val="center"/>
              <w:rPr>
                <w:rFonts w:ascii="Arial" w:hAnsi="Arial" w:cs="Arial"/>
                <w:sz w:val="20"/>
              </w:rPr>
            </w:pPr>
            <w:r>
              <w:rPr>
                <w:rFonts w:ascii="Arial" w:hAnsi="Arial" w:cs="Arial"/>
                <w:sz w:val="20"/>
              </w:rPr>
              <w:t>1.9</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B" w14:textId="77777777" w:rsidR="00086DB9" w:rsidRDefault="00986FBA">
            <w:pPr>
              <w:pStyle w:val="Standard"/>
              <w:snapToGrid w:val="0"/>
              <w:jc w:val="center"/>
              <w:rPr>
                <w:rFonts w:ascii="Arial" w:hAnsi="Arial" w:cs="Arial"/>
                <w:sz w:val="20"/>
              </w:rPr>
            </w:pPr>
            <w:r>
              <w:rPr>
                <w:rFonts w:ascii="Arial" w:hAnsi="Arial" w:cs="Arial"/>
                <w:sz w:val="20"/>
              </w:rPr>
              <w:t>01/03/2008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C"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D"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ROPP-1</w:t>
            </w:r>
            <w:r>
              <w:rPr>
                <w:rFonts w:ascii="Arial" w:eastAsia="Arial" w:hAnsi="Arial" w:cs="Arial"/>
                <w:b/>
                <w:sz w:val="20"/>
              </w:rPr>
              <w:t xml:space="preserve"> </w:t>
            </w:r>
            <w:r>
              <w:rPr>
                <w:rFonts w:ascii="Arial" w:hAnsi="Arial" w:cs="Arial"/>
                <w:b/>
                <w:sz w:val="20"/>
              </w:rPr>
              <w:t>(v1.1)</w:t>
            </w:r>
          </w:p>
        </w:tc>
      </w:tr>
      <w:tr w:rsidR="00086DB9" w14:paraId="76808FA3"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F" w14:textId="77777777" w:rsidR="00086DB9" w:rsidRDefault="00986FBA">
            <w:pPr>
              <w:pStyle w:val="Standard"/>
              <w:snapToGrid w:val="0"/>
              <w:jc w:val="center"/>
              <w:rPr>
                <w:rFonts w:ascii="Arial" w:hAnsi="Arial" w:cs="Arial"/>
                <w:sz w:val="20"/>
              </w:rPr>
            </w:pPr>
            <w:r>
              <w:rPr>
                <w:rFonts w:ascii="Arial" w:hAnsi="Arial" w:cs="Arial"/>
                <w:sz w:val="20"/>
              </w:rPr>
              <w:t>2.0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0" w14:textId="77777777" w:rsidR="00086DB9" w:rsidRDefault="00986FBA">
            <w:pPr>
              <w:pStyle w:val="Standard"/>
              <w:snapToGrid w:val="0"/>
              <w:jc w:val="center"/>
              <w:rPr>
                <w:rFonts w:ascii="Arial" w:hAnsi="Arial" w:cs="Arial"/>
                <w:sz w:val="20"/>
              </w:rPr>
            </w:pPr>
            <w:r>
              <w:rPr>
                <w:rFonts w:ascii="Arial" w:hAnsi="Arial" w:cs="Arial"/>
                <w:sz w:val="20"/>
              </w:rPr>
              <w:t>14/112008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1"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A2"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ROPP-2</w:t>
            </w:r>
            <w:r>
              <w:rPr>
                <w:rFonts w:ascii="Arial" w:eastAsia="Arial" w:hAnsi="Arial" w:cs="Arial"/>
                <w:b/>
                <w:sz w:val="20"/>
              </w:rPr>
              <w:t xml:space="preserve"> </w:t>
            </w:r>
            <w:r>
              <w:rPr>
                <w:rFonts w:ascii="Arial" w:hAnsi="Arial" w:cs="Arial"/>
                <w:b/>
                <w:sz w:val="20"/>
              </w:rPr>
              <w:t>(v2.0)</w:t>
            </w:r>
          </w:p>
        </w:tc>
      </w:tr>
      <w:tr w:rsidR="00086DB9" w14:paraId="76808FAD"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4" w14:textId="77777777" w:rsidR="00086DB9" w:rsidRDefault="00986FBA">
            <w:pPr>
              <w:pStyle w:val="Standard"/>
              <w:snapToGrid w:val="0"/>
              <w:jc w:val="center"/>
              <w:rPr>
                <w:rFonts w:ascii="Arial" w:hAnsi="Arial" w:cs="Arial"/>
                <w:sz w:val="20"/>
              </w:rPr>
            </w:pPr>
            <w:r>
              <w:rPr>
                <w:rFonts w:ascii="Arial" w:hAnsi="Arial" w:cs="Arial"/>
                <w:sz w:val="20"/>
              </w:rPr>
              <w:t>2.1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5" w14:textId="77777777" w:rsidR="00086DB9" w:rsidRDefault="00986FBA">
            <w:pPr>
              <w:pStyle w:val="Standard"/>
              <w:snapToGrid w:val="0"/>
              <w:jc w:val="center"/>
              <w:rPr>
                <w:rFonts w:ascii="Arial" w:hAnsi="Arial" w:cs="Arial"/>
                <w:sz w:val="20"/>
              </w:rPr>
            </w:pPr>
            <w:r>
              <w:rPr>
                <w:rFonts w:ascii="Arial" w:hAnsi="Arial" w:cs="Arial"/>
                <w:sz w:val="20"/>
              </w:rPr>
              <w:t>19/05/2011</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6"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A7" w14:textId="77777777" w:rsidR="00086DB9" w:rsidRDefault="00986FBA">
            <w:pPr>
              <w:pStyle w:val="Standard"/>
              <w:numPr>
                <w:ilvl w:val="0"/>
                <w:numId w:val="21"/>
              </w:numPr>
              <w:tabs>
                <w:tab w:val="left" w:pos="428"/>
              </w:tabs>
              <w:snapToGrid w:val="0"/>
              <w:ind w:left="214" w:hanging="142"/>
              <w:rPr>
                <w:rFonts w:ascii="Arial" w:hAnsi="Arial" w:cs="Arial"/>
                <w:sz w:val="20"/>
              </w:rPr>
            </w:pPr>
            <w:r>
              <w:rPr>
                <w:rFonts w:ascii="Arial" w:hAnsi="Arial" w:cs="Arial"/>
                <w:sz w:val="20"/>
              </w:rPr>
              <w:t>Apply</w:t>
            </w:r>
            <w:r>
              <w:rPr>
                <w:rFonts w:ascii="Arial" w:eastAsia="Arial" w:hAnsi="Arial" w:cs="Arial"/>
                <w:sz w:val="20"/>
              </w:rPr>
              <w:t xml:space="preserve"> </w:t>
            </w:r>
            <w:r>
              <w:rPr>
                <w:rFonts w:ascii="Arial" w:hAnsi="Arial" w:cs="Arial"/>
                <w:sz w:val="20"/>
              </w:rPr>
              <w:t>updated</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logos</w:t>
            </w:r>
          </w:p>
          <w:p w14:paraId="76808FA8" w14:textId="77777777" w:rsidR="00086DB9" w:rsidRDefault="00986FBA">
            <w:pPr>
              <w:pStyle w:val="Standard"/>
              <w:numPr>
                <w:ilvl w:val="0"/>
                <w:numId w:val="10"/>
              </w:numPr>
              <w:tabs>
                <w:tab w:val="left" w:pos="428"/>
              </w:tabs>
              <w:ind w:left="214" w:hanging="142"/>
              <w:rPr>
                <w:sz w:val="20"/>
              </w:rPr>
            </w:pPr>
            <w:r>
              <w:rPr>
                <w:rFonts w:ascii="Arial" w:hAnsi="Arial" w:cs="Arial"/>
                <w:sz w:val="20"/>
              </w:rPr>
              <w:t>Split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separate</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showing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details.</w:t>
            </w:r>
          </w:p>
          <w:p w14:paraId="76808FA9" w14:textId="77777777" w:rsidR="00086DB9" w:rsidRDefault="00986FBA">
            <w:pPr>
              <w:pStyle w:val="Standard"/>
              <w:numPr>
                <w:ilvl w:val="0"/>
                <w:numId w:val="10"/>
              </w:numPr>
              <w:tabs>
                <w:tab w:val="left" w:pos="428"/>
              </w:tabs>
              <w:ind w:left="214" w:hanging="142"/>
              <w:rPr>
                <w:sz w:val="20"/>
              </w:rPr>
            </w:pPr>
            <w:r>
              <w:rPr>
                <w:rFonts w:ascii="Arial" w:hAnsi="Arial" w:cs="Arial"/>
                <w:sz w:val="20"/>
              </w:rPr>
              <w:t>Added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codes</w:t>
            </w:r>
          </w:p>
          <w:p w14:paraId="76808FAA" w14:textId="77777777" w:rsidR="00086DB9" w:rsidRDefault="00986FBA">
            <w:pPr>
              <w:pStyle w:val="Standard"/>
              <w:numPr>
                <w:ilvl w:val="0"/>
                <w:numId w:val="10"/>
              </w:numPr>
              <w:tabs>
                <w:tab w:val="left" w:pos="428"/>
              </w:tabs>
              <w:ind w:left="214" w:hanging="142"/>
              <w:rPr>
                <w:rFonts w:ascii="Arial" w:hAnsi="Arial" w:cs="Arial"/>
                <w:sz w:val="20"/>
              </w:rPr>
            </w:pPr>
            <w:r>
              <w:rPr>
                <w:rFonts w:ascii="Arial" w:hAnsi="Arial" w:cs="Arial"/>
                <w:sz w:val="20"/>
              </w:rPr>
              <w:t>New</w:t>
            </w:r>
            <w:r>
              <w:rPr>
                <w:rFonts w:ascii="Arial" w:eastAsia="Arial" w:hAnsi="Arial" w:cs="Arial"/>
                <w:sz w:val="20"/>
              </w:rPr>
              <w:t xml:space="preserve"> </w:t>
            </w:r>
            <w:r>
              <w:rPr>
                <w:rFonts w:ascii="Arial" w:hAnsi="Arial" w:cs="Arial"/>
                <w:sz w:val="20"/>
              </w:rPr>
              <w:t>geographical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designator</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p>
          <w:p w14:paraId="76808FAB" w14:textId="77777777" w:rsidR="00086DB9" w:rsidRDefault="00986FBA">
            <w:pPr>
              <w:pStyle w:val="Standard"/>
              <w:numPr>
                <w:ilvl w:val="0"/>
                <w:numId w:val="10"/>
              </w:numPr>
              <w:tabs>
                <w:tab w:val="left" w:pos="428"/>
              </w:tabs>
              <w:ind w:left="214" w:hanging="142"/>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body</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updates</w:t>
            </w:r>
          </w:p>
          <w:p w14:paraId="76808FAC" w14:textId="77777777" w:rsidR="00086DB9" w:rsidRDefault="00986FBA">
            <w:pPr>
              <w:pStyle w:val="Standard"/>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ROPP-5</w:t>
            </w:r>
            <w:r>
              <w:rPr>
                <w:rFonts w:ascii="Arial" w:eastAsia="Arial" w:hAnsi="Arial" w:cs="Arial"/>
                <w:b/>
                <w:sz w:val="20"/>
              </w:rPr>
              <w:t xml:space="preserve"> </w:t>
            </w:r>
            <w:r>
              <w:rPr>
                <w:rFonts w:ascii="Arial" w:hAnsi="Arial" w:cs="Arial"/>
                <w:b/>
                <w:sz w:val="20"/>
              </w:rPr>
              <w:t>(v5.0)</w:t>
            </w:r>
          </w:p>
        </w:tc>
      </w:tr>
      <w:tr w:rsidR="00086DB9" w14:paraId="76808FB8"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E" w14:textId="77777777" w:rsidR="00086DB9" w:rsidRDefault="00986FBA">
            <w:pPr>
              <w:pStyle w:val="Standard"/>
              <w:snapToGrid w:val="0"/>
              <w:jc w:val="center"/>
              <w:rPr>
                <w:rFonts w:ascii="Arial" w:hAnsi="Arial" w:cs="Arial"/>
                <w:sz w:val="20"/>
              </w:rPr>
            </w:pPr>
            <w:r>
              <w:rPr>
                <w:rFonts w:ascii="Arial" w:hAnsi="Arial" w:cs="Arial"/>
                <w:sz w:val="20"/>
              </w:rPr>
              <w:t>2.2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F" w14:textId="77777777" w:rsidR="00086DB9" w:rsidRDefault="00986FBA">
            <w:pPr>
              <w:pStyle w:val="Standard"/>
              <w:snapToGrid w:val="0"/>
              <w:jc w:val="center"/>
              <w:rPr>
                <w:rFonts w:ascii="Arial" w:hAnsi="Arial" w:cs="Arial"/>
                <w:sz w:val="20"/>
              </w:rPr>
            </w:pPr>
            <w:r>
              <w:rPr>
                <w:rFonts w:ascii="Arial" w:hAnsi="Arial" w:cs="Arial"/>
                <w:sz w:val="20"/>
              </w:rPr>
              <w:t>18/02/2013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0"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B1" w14:textId="77777777" w:rsidR="00086DB9" w:rsidRDefault="00986FBA">
            <w:pPr>
              <w:pStyle w:val="Standard"/>
              <w:numPr>
                <w:ilvl w:val="0"/>
                <w:numId w:val="22"/>
              </w:numPr>
              <w:tabs>
                <w:tab w:val="left" w:pos="448"/>
              </w:tabs>
              <w:snapToGrid w:val="0"/>
              <w:ind w:left="234" w:right="-2" w:hanging="135"/>
              <w:rPr>
                <w:sz w:val="20"/>
              </w:rPr>
            </w:pPr>
            <w:r>
              <w:rPr>
                <w:rFonts w:ascii="Arial" w:hAnsi="Arial" w:cs="Arial"/>
                <w:sz w:val="20"/>
              </w:rPr>
              <w:t>Change</w:t>
            </w:r>
            <w:r>
              <w:rPr>
                <w:rFonts w:ascii="Arial" w:eastAsia="Arial" w:hAnsi="Arial" w:cs="Arial"/>
                <w:sz w:val="20"/>
              </w:rPr>
              <w:t xml:space="preserve"> </w:t>
            </w:r>
            <w:r>
              <w:rPr>
                <w:rFonts w:ascii="Arial" w:hAnsi="Arial" w:cs="Arial"/>
                <w:sz w:val="20"/>
              </w:rPr>
              <w:t>branding</w:t>
            </w:r>
            <w:r>
              <w:rPr>
                <w:rFonts w:ascii="Arial" w:eastAsia="Arial" w:hAnsi="Arial" w:cs="Arial"/>
                <w:sz w:val="20"/>
              </w:rPr>
              <w:t xml:space="preserve"> </w:t>
            </w:r>
            <w:r>
              <w:rPr>
                <w:rFonts w:ascii="Arial" w:hAnsi="Arial" w:cs="Arial"/>
                <w:sz w:val="20"/>
              </w:rPr>
              <w:t>(name</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logos)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i/>
                <w:sz w:val="20"/>
              </w:rPr>
              <w:t>GRAS</w:t>
            </w:r>
            <w:r>
              <w:rPr>
                <w:rFonts w:ascii="Arial" w:eastAsia="Arial" w:hAnsi="Arial" w:cs="Arial"/>
                <w:i/>
                <w:sz w:val="20"/>
              </w:rPr>
              <w:t xml:space="preserve"> </w:t>
            </w:r>
            <w:r>
              <w:rPr>
                <w:rFonts w:ascii="Arial" w:hAnsi="Arial" w:cs="Arial"/>
                <w:i/>
                <w:sz w:val="20"/>
              </w:rPr>
              <w:t>SAF</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i/>
                <w:sz w:val="20"/>
              </w:rPr>
              <w:t>ROM</w:t>
            </w:r>
            <w:r>
              <w:rPr>
                <w:rFonts w:ascii="Arial" w:eastAsia="Arial" w:hAnsi="Arial" w:cs="Arial"/>
                <w:i/>
                <w:sz w:val="20"/>
              </w:rPr>
              <w:t xml:space="preserve"> </w:t>
            </w:r>
            <w:r>
              <w:rPr>
                <w:rFonts w:ascii="Arial" w:hAnsi="Arial" w:cs="Arial"/>
                <w:i/>
                <w:sz w:val="20"/>
              </w:rPr>
              <w:t>SAF</w:t>
            </w:r>
          </w:p>
          <w:p w14:paraId="76808FB2" w14:textId="77777777" w:rsidR="00086DB9" w:rsidRDefault="00986FBA">
            <w:pPr>
              <w:pStyle w:val="Standard"/>
              <w:numPr>
                <w:ilvl w:val="0"/>
                <w:numId w:val="22"/>
              </w:numPr>
              <w:tabs>
                <w:tab w:val="left" w:pos="448"/>
              </w:tabs>
              <w:ind w:left="234" w:right="-2" w:hanging="135"/>
              <w:rPr>
                <w:sz w:val="20"/>
              </w:rPr>
            </w:pP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previous</w:t>
            </w:r>
            <w:r>
              <w:rPr>
                <w:rFonts w:ascii="Arial" w:eastAsia="Arial" w:hAnsi="Arial" w:cs="Arial"/>
                <w:sz w:val="20"/>
              </w:rPr>
              <w:t xml:space="preserve"> </w:t>
            </w:r>
            <w:r>
              <w:rPr>
                <w:rFonts w:ascii="Arial" w:hAnsi="Arial" w:cs="Arial"/>
                <w:sz w:val="20"/>
              </w:rPr>
              <w:t>Edition</w:t>
            </w:r>
            <w:r>
              <w:rPr>
                <w:rFonts w:ascii="Arial" w:eastAsia="Arial" w:hAnsi="Arial" w:cs="Arial"/>
                <w:sz w:val="20"/>
              </w:rPr>
              <w:t> </w:t>
            </w:r>
            <w:r>
              <w:rPr>
                <w:rFonts w:ascii="Arial" w:hAnsi="Arial" w:cs="Arial"/>
                <w:sz w:val="20"/>
              </w:rPr>
              <w:t>3</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retained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settings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p>
          <w:p w14:paraId="76808FB3"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Updated</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URL</w:t>
            </w:r>
            <w:r>
              <w:rPr>
                <w:rFonts w:ascii="Arial" w:eastAsia="Arial" w:hAnsi="Arial" w:cs="Arial"/>
                <w:sz w:val="20"/>
              </w:rPr>
              <w:t xml:space="preserve"> </w:t>
            </w:r>
            <w:r>
              <w:rPr>
                <w:rFonts w:ascii="Arial" w:hAnsi="Arial" w:cs="Arial"/>
                <w:sz w:val="20"/>
              </w:rPr>
              <w:t>links</w:t>
            </w:r>
          </w:p>
          <w:p w14:paraId="76808FB4"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Added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Acronyms</w:t>
            </w:r>
            <w:r>
              <w:rPr>
                <w:rFonts w:ascii="Arial" w:eastAsia="Arial" w:hAnsi="Arial" w:cs="Arial"/>
                <w:sz w:val="20"/>
              </w:rPr>
              <w:t xml:space="preserve"> </w:t>
            </w:r>
            <w:r>
              <w:rPr>
                <w:rFonts w:ascii="Arial" w:hAnsi="Arial" w:cs="Arial"/>
                <w:sz w:val="20"/>
              </w:rPr>
              <w:t>list</w:t>
            </w:r>
          </w:p>
          <w:p w14:paraId="76808FB5" w14:textId="77777777" w:rsidR="00086DB9" w:rsidRDefault="00986FBA">
            <w:pPr>
              <w:pStyle w:val="Standard"/>
              <w:numPr>
                <w:ilvl w:val="0"/>
                <w:numId w:val="23"/>
              </w:numPr>
              <w:tabs>
                <w:tab w:val="left" w:pos="448"/>
              </w:tabs>
              <w:ind w:left="234" w:right="-2" w:hanging="135"/>
              <w:rPr>
                <w:rFonts w:ascii="Arial" w:hAnsi="Arial" w:cs="Arial"/>
                <w:sz w:val="20"/>
              </w:rPr>
            </w:pPr>
            <w:r>
              <w:rPr>
                <w:rFonts w:ascii="Arial" w:hAnsi="Arial" w:cs="Arial"/>
                <w:sz w:val="20"/>
              </w:rPr>
              <w:t>Included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proofErr w:type="spellStart"/>
            <w:r>
              <w:rPr>
                <w:rFonts w:ascii="Arial" w:hAnsi="Arial" w:cs="Arial"/>
                <w:sz w:val="20"/>
              </w:rPr>
              <w:t>Megha-Tropiques</w:t>
            </w:r>
            <w:proofErr w:type="spellEnd"/>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6</w:t>
            </w:r>
          </w:p>
          <w:p w14:paraId="76808FB6"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body</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updates</w:t>
            </w:r>
          </w:p>
          <w:p w14:paraId="76808FB7" w14:textId="77777777" w:rsidR="00086DB9" w:rsidRDefault="00986FBA">
            <w:pPr>
              <w:pStyle w:val="Standard"/>
              <w:rPr>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ROPP-6</w:t>
            </w:r>
            <w:r>
              <w:rPr>
                <w:rFonts w:ascii="Arial" w:eastAsia="Arial" w:hAnsi="Arial" w:cs="Arial"/>
                <w:b/>
                <w:sz w:val="20"/>
              </w:rPr>
              <w:t xml:space="preserve"> </w:t>
            </w:r>
            <w:r>
              <w:rPr>
                <w:rFonts w:ascii="Arial" w:hAnsi="Arial" w:cs="Arial"/>
                <w:b/>
                <w:sz w:val="20"/>
              </w:rPr>
              <w:t>(v6.1)</w:t>
            </w:r>
          </w:p>
        </w:tc>
      </w:tr>
      <w:tr w:rsidR="00086DB9" w14:paraId="76808FC2"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9" w14:textId="77777777" w:rsidR="00086DB9" w:rsidRDefault="00986FBA">
            <w:pPr>
              <w:pStyle w:val="Standard"/>
              <w:snapToGrid w:val="0"/>
              <w:jc w:val="center"/>
              <w:rPr>
                <w:rFonts w:ascii="Arial" w:hAnsi="Arial" w:cs="Arial"/>
                <w:sz w:val="20"/>
              </w:rPr>
            </w:pPr>
            <w:r>
              <w:rPr>
                <w:rFonts w:ascii="Arial" w:hAnsi="Arial" w:cs="Arial"/>
                <w:sz w:val="20"/>
              </w:rPr>
              <w:lastRenderedPageBreak/>
              <w:t>2.3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A" w14:textId="77777777" w:rsidR="00086DB9" w:rsidRDefault="00986FBA">
            <w:pPr>
              <w:pStyle w:val="Standard"/>
              <w:snapToGrid w:val="0"/>
              <w:jc w:val="center"/>
              <w:rPr>
                <w:rFonts w:ascii="Arial" w:hAnsi="Arial" w:cs="Arial"/>
                <w:sz w:val="20"/>
              </w:rPr>
            </w:pPr>
            <w:r>
              <w:rPr>
                <w:rFonts w:ascii="Arial" w:hAnsi="Arial" w:cs="Arial"/>
                <w:sz w:val="20"/>
              </w:rPr>
              <w:t>3/8/2013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B"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BC" w14:textId="77777777" w:rsidR="00086DB9" w:rsidRDefault="00986FBA">
            <w:pPr>
              <w:pStyle w:val="Standard"/>
              <w:numPr>
                <w:ilvl w:val="0"/>
                <w:numId w:val="24"/>
              </w:numPr>
              <w:tabs>
                <w:tab w:val="left" w:pos="428"/>
              </w:tabs>
              <w:snapToGrid w:val="0"/>
              <w:ind w:left="214" w:hanging="142"/>
              <w:rPr>
                <w:sz w:val="20"/>
              </w:rPr>
            </w:pPr>
            <w:r>
              <w:rPr>
                <w:rFonts w:ascii="Arial" w:hAnsi="Arial" w:cs="Arial"/>
                <w:sz w:val="20"/>
              </w:rPr>
              <w:t>Inserted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page</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1.5</w:t>
            </w:r>
          </w:p>
          <w:p w14:paraId="76808FBD" w14:textId="77777777" w:rsidR="00086DB9" w:rsidRDefault="00986FBA">
            <w:pPr>
              <w:pStyle w:val="Standard"/>
              <w:numPr>
                <w:ilvl w:val="0"/>
                <w:numId w:val="14"/>
              </w:numPr>
              <w:tabs>
                <w:tab w:val="left" w:pos="428"/>
              </w:tabs>
              <w:ind w:left="214" w:hanging="142"/>
              <w:rPr>
                <w:sz w:val="20"/>
              </w:rPr>
            </w:pPr>
            <w:proofErr w:type="spellStart"/>
            <w:r>
              <w:rPr>
                <w:rFonts w:ascii="Arial" w:hAnsi="Arial" w:cs="Arial"/>
                <w:sz w:val="20"/>
              </w:rPr>
              <w:t>MetO</w:t>
            </w:r>
            <w:proofErr w:type="spellEnd"/>
            <w:r>
              <w:rPr>
                <w:rFonts w:ascii="Arial" w:eastAsia="Arial" w:hAnsi="Arial" w:cs="Arial"/>
                <w:sz w:val="20"/>
              </w:rPr>
              <w:t xml:space="preserve"> </w:t>
            </w:r>
            <w:r>
              <w:rPr>
                <w:rFonts w:ascii="Arial" w:hAnsi="Arial" w:cs="Arial"/>
                <w:sz w:val="20"/>
              </w:rPr>
              <w:t>MetDB</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handle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500,000</w:t>
            </w:r>
            <w:r>
              <w:rPr>
                <w:rFonts w:ascii="Arial" w:eastAsia="Arial" w:hAnsi="Arial" w:cs="Arial"/>
                <w:sz w:val="20"/>
              </w:rPr>
              <w:t xml:space="preserve"> </w:t>
            </w:r>
            <w:r>
              <w:rPr>
                <w:rFonts w:ascii="Arial" w:hAnsi="Arial" w:cs="Arial"/>
                <w:sz w:val="20"/>
              </w:rPr>
              <w:t>bytes,</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removed</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indicating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proofErr w:type="gramStart"/>
            <w:r>
              <w:rPr>
                <w:rFonts w:ascii="Arial" w:hAnsi="Arial" w:cs="Arial"/>
                <w:sz w:val="20"/>
              </w:rPr>
              <w:t>27,000</w:t>
            </w:r>
            <w:r>
              <w:rPr>
                <w:rFonts w:ascii="Arial" w:eastAsia="Arial" w:hAnsi="Arial" w:cs="Arial"/>
                <w:sz w:val="20"/>
              </w:rPr>
              <w:t xml:space="preserve"> </w:t>
            </w:r>
            <w:r>
              <w:rPr>
                <w:rFonts w:ascii="Arial" w:hAnsi="Arial" w:cs="Arial"/>
                <w:sz w:val="20"/>
              </w:rPr>
              <w:t>byte</w:t>
            </w:r>
            <w:proofErr w:type="gramEnd"/>
            <w:r>
              <w:rPr>
                <w:rFonts w:ascii="Arial" w:eastAsia="Arial" w:hAnsi="Arial" w:cs="Arial"/>
                <w:sz w:val="20"/>
              </w:rPr>
              <w:t xml:space="preserve"> </w:t>
            </w:r>
            <w:r>
              <w:rPr>
                <w:rFonts w:ascii="Arial" w:hAnsi="Arial" w:cs="Arial"/>
                <w:sz w:val="20"/>
              </w:rPr>
              <w:t>limit</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2.5</w:t>
            </w:r>
          </w:p>
          <w:p w14:paraId="76808FBE" w14:textId="77777777" w:rsidR="00086DB9" w:rsidRDefault="00986FBA">
            <w:pPr>
              <w:pStyle w:val="Standard"/>
              <w:numPr>
                <w:ilvl w:val="0"/>
                <w:numId w:val="14"/>
              </w:numPr>
              <w:tabs>
                <w:tab w:val="left" w:pos="428"/>
              </w:tabs>
              <w:ind w:left="214" w:hanging="142"/>
              <w:rPr>
                <w:sz w:val="20"/>
              </w:rPr>
            </w:pPr>
            <w:r>
              <w:rPr>
                <w:rFonts w:ascii="Arial" w:hAnsi="Arial" w:cs="Arial"/>
                <w:sz w:val="20"/>
              </w:rPr>
              <w:t>Updated</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Levels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3.4</w:t>
            </w:r>
            <w:r>
              <w:rPr>
                <w:rFonts w:ascii="Arial" w:eastAsia="Arial" w:hAnsi="Arial" w:cs="Arial"/>
                <w:sz w:val="20"/>
              </w:rPr>
              <w:t xml:space="preserve"> </w:t>
            </w:r>
            <w:r>
              <w:rPr>
                <w:rFonts w:ascii="Arial" w:hAnsi="Arial" w:cs="Arial"/>
                <w:sz w:val="20"/>
              </w:rPr>
              <w:t>consistent</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1.5</w:t>
            </w:r>
          </w:p>
          <w:p w14:paraId="76808FBF" w14:textId="77777777" w:rsidR="00086DB9" w:rsidRDefault="00986FBA">
            <w:pPr>
              <w:pStyle w:val="Standard"/>
              <w:numPr>
                <w:ilvl w:val="0"/>
                <w:numId w:val="14"/>
              </w:numPr>
              <w:tabs>
                <w:tab w:val="left" w:pos="428"/>
              </w:tabs>
              <w:ind w:left="214" w:hanging="142"/>
              <w:rPr>
                <w:rFonts w:ascii="Arial" w:hAnsi="Arial" w:cs="Arial"/>
                <w:sz w:val="20"/>
              </w:rPr>
            </w:pPr>
            <w:r>
              <w:rPr>
                <w:rFonts w:ascii="Arial" w:hAnsi="Arial" w:cs="Arial"/>
                <w:sz w:val="20"/>
              </w:rPr>
              <w:t>Split</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sub-sections</w:t>
            </w:r>
          </w:p>
          <w:p w14:paraId="76808FC0" w14:textId="77777777" w:rsidR="00086DB9" w:rsidRDefault="00986FBA">
            <w:pPr>
              <w:pStyle w:val="Standard"/>
              <w:numPr>
                <w:ilvl w:val="0"/>
                <w:numId w:val="14"/>
              </w:numPr>
              <w:tabs>
                <w:tab w:val="left" w:pos="428"/>
              </w:tabs>
              <w:ind w:left="214" w:hanging="142"/>
              <w:rPr>
                <w:rFonts w:ascii="Arial" w:hAnsi="Arial" w:cs="Arial"/>
                <w:sz w:val="20"/>
              </w:rPr>
            </w:pPr>
            <w:r>
              <w:rPr>
                <w:rFonts w:ascii="Arial" w:hAnsi="Arial" w:cs="Arial"/>
                <w:sz w:val="20"/>
              </w:rPr>
              <w:t>Corrected</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typos</w:t>
            </w:r>
          </w:p>
          <w:p w14:paraId="76808FC1" w14:textId="77777777" w:rsidR="00086DB9" w:rsidRDefault="00986FBA">
            <w:pPr>
              <w:pStyle w:val="Standard"/>
              <w:rPr>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ROPP-7</w:t>
            </w:r>
            <w:r>
              <w:rPr>
                <w:rFonts w:ascii="Arial" w:eastAsia="Arial" w:hAnsi="Arial" w:cs="Arial"/>
                <w:b/>
                <w:sz w:val="20"/>
              </w:rPr>
              <w:t xml:space="preserve"> </w:t>
            </w:r>
            <w:r>
              <w:rPr>
                <w:rFonts w:ascii="Arial" w:hAnsi="Arial" w:cs="Arial"/>
                <w:b/>
                <w:sz w:val="20"/>
              </w:rPr>
              <w:t>(v7.0)</w:t>
            </w:r>
          </w:p>
        </w:tc>
      </w:tr>
      <w:tr w:rsidR="00086DB9" w14:paraId="76808FCC"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C3" w14:textId="77777777" w:rsidR="00086DB9" w:rsidRDefault="00986FBA">
            <w:pPr>
              <w:pStyle w:val="Standard"/>
              <w:snapToGrid w:val="0"/>
              <w:jc w:val="center"/>
              <w:rPr>
                <w:rFonts w:ascii="Arial" w:hAnsi="Arial"/>
                <w:sz w:val="20"/>
              </w:rPr>
            </w:pPr>
            <w:r>
              <w:rPr>
                <w:rFonts w:ascii="Arial" w:hAnsi="Arial"/>
                <w:sz w:val="20"/>
              </w:rPr>
              <w:t>2.4</w:t>
            </w:r>
          </w:p>
        </w:tc>
        <w:tc>
          <w:tcPr>
            <w:tcW w:w="1260" w:type="dxa"/>
            <w:tcBorders>
              <w:left w:val="single" w:sz="6" w:space="0" w:color="000000"/>
              <w:bottom w:val="single" w:sz="6" w:space="0" w:color="000000"/>
            </w:tcBorders>
            <w:tcMar>
              <w:top w:w="0" w:type="dxa"/>
              <w:left w:w="70" w:type="dxa"/>
              <w:bottom w:w="0" w:type="dxa"/>
              <w:right w:w="70" w:type="dxa"/>
            </w:tcMar>
          </w:tcPr>
          <w:p w14:paraId="76808FC4" w14:textId="77777777" w:rsidR="00086DB9" w:rsidRDefault="00986FBA">
            <w:pPr>
              <w:pStyle w:val="Standard"/>
              <w:snapToGrid w:val="0"/>
              <w:jc w:val="center"/>
              <w:rPr>
                <w:rFonts w:ascii="Arial" w:hAnsi="Arial" w:cs="Arial"/>
                <w:sz w:val="20"/>
              </w:rPr>
            </w:pPr>
            <w:r>
              <w:rPr>
                <w:rFonts w:ascii="Arial" w:hAnsi="Arial" w:cs="Arial"/>
                <w:sz w:val="20"/>
              </w:rPr>
              <w:t>1/12/2016</w:t>
            </w:r>
          </w:p>
        </w:tc>
        <w:tc>
          <w:tcPr>
            <w:tcW w:w="637" w:type="dxa"/>
            <w:tcBorders>
              <w:left w:val="single" w:sz="6" w:space="0" w:color="000000"/>
              <w:bottom w:val="single" w:sz="6" w:space="0" w:color="000000"/>
            </w:tcBorders>
            <w:tcMar>
              <w:top w:w="0" w:type="dxa"/>
              <w:left w:w="70" w:type="dxa"/>
              <w:bottom w:w="0" w:type="dxa"/>
              <w:right w:w="70" w:type="dxa"/>
            </w:tcMar>
          </w:tcPr>
          <w:p w14:paraId="76808FC5"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C6"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Inserted new Table 6 'Satellite Classification' showing GNSS/Tx satellite codes</w:t>
            </w:r>
          </w:p>
          <w:p w14:paraId="76808FC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 7 'Satellite Identifier' including new LEO/Rx satellite codes</w:t>
            </w:r>
          </w:p>
          <w:p w14:paraId="76808FC8"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 xml:space="preserve">Updated Table 8 'Satellite Instruments' with </w:t>
            </w:r>
            <w:proofErr w:type="spellStart"/>
            <w:r>
              <w:rPr>
                <w:rFonts w:ascii="Arial" w:hAnsi="Arial"/>
                <w:sz w:val="20"/>
              </w:rPr>
              <w:t>apporved</w:t>
            </w:r>
            <w:proofErr w:type="spellEnd"/>
            <w:r>
              <w:rPr>
                <w:rFonts w:ascii="Arial" w:hAnsi="Arial"/>
                <w:sz w:val="20"/>
              </w:rPr>
              <w:t xml:space="preserve"> code for GPSOS (was provisional)</w:t>
            </w:r>
          </w:p>
          <w:p w14:paraId="76808FC9"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12 &amp; 14 with actual ARHs from EUMETSAT (was provisional)</w:t>
            </w:r>
          </w:p>
          <w:p w14:paraId="76808FCA"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Minor editorial changes to body text</w:t>
            </w:r>
          </w:p>
          <w:p w14:paraId="76808FCB" w14:textId="77777777" w:rsidR="00086DB9" w:rsidRDefault="00986FBA">
            <w:pPr>
              <w:pStyle w:val="Standard"/>
              <w:tabs>
                <w:tab w:val="left" w:pos="214"/>
              </w:tabs>
              <w:snapToGrid w:val="0"/>
              <w:rPr>
                <w:rFonts w:ascii="Arial" w:hAnsi="Arial"/>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ROPP-9</w:t>
            </w:r>
            <w:r>
              <w:rPr>
                <w:rFonts w:ascii="Arial" w:eastAsia="Arial" w:hAnsi="Arial" w:cs="Arial"/>
                <w:b/>
                <w:sz w:val="20"/>
              </w:rPr>
              <w:t xml:space="preserve"> </w:t>
            </w:r>
            <w:r>
              <w:rPr>
                <w:rFonts w:ascii="Arial" w:hAnsi="Arial" w:cs="Arial"/>
                <w:b/>
                <w:sz w:val="20"/>
              </w:rPr>
              <w:t>(v9.0)</w:t>
            </w:r>
          </w:p>
        </w:tc>
      </w:tr>
      <w:tr w:rsidR="00086DB9" w14:paraId="76808FD3"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CD" w14:textId="77777777" w:rsidR="00086DB9" w:rsidRDefault="00986FBA">
            <w:pPr>
              <w:pStyle w:val="Standard"/>
              <w:snapToGrid w:val="0"/>
              <w:jc w:val="center"/>
              <w:rPr>
                <w:rFonts w:ascii="Arial" w:hAnsi="Arial"/>
                <w:sz w:val="20"/>
              </w:rPr>
            </w:pPr>
            <w:r>
              <w:rPr>
                <w:rFonts w:ascii="Arial" w:hAnsi="Arial"/>
                <w:sz w:val="20"/>
              </w:rPr>
              <w:t>2.5</w:t>
            </w:r>
          </w:p>
        </w:tc>
        <w:tc>
          <w:tcPr>
            <w:tcW w:w="1260" w:type="dxa"/>
            <w:tcBorders>
              <w:left w:val="single" w:sz="6" w:space="0" w:color="000000"/>
              <w:bottom w:val="single" w:sz="6" w:space="0" w:color="000000"/>
            </w:tcBorders>
            <w:tcMar>
              <w:top w:w="0" w:type="dxa"/>
              <w:left w:w="70" w:type="dxa"/>
              <w:bottom w:w="0" w:type="dxa"/>
              <w:right w:w="70" w:type="dxa"/>
            </w:tcMar>
          </w:tcPr>
          <w:p w14:paraId="76808FCE" w14:textId="77777777" w:rsidR="00086DB9" w:rsidRDefault="00986FBA">
            <w:pPr>
              <w:pStyle w:val="Standard"/>
              <w:snapToGrid w:val="0"/>
              <w:jc w:val="center"/>
              <w:rPr>
                <w:rFonts w:ascii="Arial" w:hAnsi="Arial" w:cs="Arial"/>
                <w:sz w:val="20"/>
              </w:rPr>
            </w:pPr>
            <w:r>
              <w:rPr>
                <w:rFonts w:ascii="Arial" w:hAnsi="Arial" w:cs="Arial"/>
                <w:sz w:val="20"/>
              </w:rPr>
              <w:t>30/06/2019</w:t>
            </w:r>
          </w:p>
        </w:tc>
        <w:tc>
          <w:tcPr>
            <w:tcW w:w="637" w:type="dxa"/>
            <w:tcBorders>
              <w:left w:val="single" w:sz="6" w:space="0" w:color="000000"/>
              <w:bottom w:val="single" w:sz="6" w:space="0" w:color="000000"/>
            </w:tcBorders>
            <w:tcMar>
              <w:top w:w="0" w:type="dxa"/>
              <w:left w:w="70" w:type="dxa"/>
              <w:bottom w:w="0" w:type="dxa"/>
              <w:right w:w="70" w:type="dxa"/>
            </w:tcMar>
          </w:tcPr>
          <w:p w14:paraId="76808FCF"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D0"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2, 3, 7, 8 and 14 to include new GNSS, LEO and generating centre codes, even if only provisional.</w:t>
            </w:r>
          </w:p>
          <w:p w14:paraId="76808FD1"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LEO and GNSS POD definitions clarified in Table 5.</w:t>
            </w:r>
          </w:p>
          <w:p w14:paraId="76808FD2" w14:textId="77777777" w:rsidR="00086DB9" w:rsidRDefault="00986FBA">
            <w:pPr>
              <w:pStyle w:val="Standard"/>
              <w:tabs>
                <w:tab w:val="left" w:pos="214"/>
              </w:tabs>
              <w:snapToGrid w:val="0"/>
              <w:rPr>
                <w:rFonts w:ascii="Arial" w:hAnsi="Arial"/>
                <w:b/>
                <w:bCs/>
                <w:sz w:val="20"/>
              </w:rPr>
            </w:pPr>
            <w:r>
              <w:rPr>
                <w:rFonts w:ascii="Arial" w:hAnsi="Arial"/>
                <w:b/>
                <w:bCs/>
                <w:sz w:val="20"/>
              </w:rPr>
              <w:t>Version for ROPP-9 (v9.1)</w:t>
            </w:r>
          </w:p>
        </w:tc>
      </w:tr>
      <w:tr w:rsidR="00086DB9" w14:paraId="76808FDE"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D4" w14:textId="77777777" w:rsidR="00086DB9" w:rsidRDefault="00986FBA">
            <w:pPr>
              <w:pStyle w:val="Standard"/>
              <w:snapToGrid w:val="0"/>
              <w:jc w:val="center"/>
              <w:rPr>
                <w:rFonts w:ascii="Arial" w:hAnsi="Arial"/>
                <w:sz w:val="20"/>
              </w:rPr>
            </w:pPr>
            <w:r>
              <w:rPr>
                <w:rFonts w:ascii="Arial" w:hAnsi="Arial"/>
                <w:sz w:val="20"/>
              </w:rPr>
              <w:t>2.6</w:t>
            </w:r>
          </w:p>
        </w:tc>
        <w:tc>
          <w:tcPr>
            <w:tcW w:w="1260" w:type="dxa"/>
            <w:tcBorders>
              <w:left w:val="single" w:sz="6" w:space="0" w:color="000000"/>
              <w:bottom w:val="single" w:sz="6" w:space="0" w:color="000000"/>
            </w:tcBorders>
            <w:tcMar>
              <w:top w:w="0" w:type="dxa"/>
              <w:left w:w="70" w:type="dxa"/>
              <w:bottom w:w="0" w:type="dxa"/>
              <w:right w:w="70" w:type="dxa"/>
            </w:tcMar>
          </w:tcPr>
          <w:p w14:paraId="76808FD5" w14:textId="77777777" w:rsidR="00086DB9" w:rsidRDefault="00986FBA">
            <w:pPr>
              <w:pStyle w:val="Standard"/>
              <w:snapToGrid w:val="0"/>
              <w:jc w:val="center"/>
              <w:rPr>
                <w:rFonts w:ascii="Arial" w:hAnsi="Arial" w:cs="Arial"/>
                <w:sz w:val="20"/>
              </w:rPr>
            </w:pPr>
            <w:r>
              <w:rPr>
                <w:rFonts w:ascii="Arial" w:hAnsi="Arial" w:cs="Arial"/>
                <w:sz w:val="20"/>
              </w:rPr>
              <w:t>30/09/2020</w:t>
            </w:r>
          </w:p>
        </w:tc>
        <w:tc>
          <w:tcPr>
            <w:tcW w:w="637" w:type="dxa"/>
            <w:tcBorders>
              <w:left w:val="single" w:sz="6" w:space="0" w:color="000000"/>
              <w:bottom w:val="single" w:sz="6" w:space="0" w:color="000000"/>
            </w:tcBorders>
            <w:tcMar>
              <w:top w:w="0" w:type="dxa"/>
              <w:left w:w="70" w:type="dxa"/>
              <w:bottom w:w="0" w:type="dxa"/>
              <w:right w:w="70" w:type="dxa"/>
            </w:tcMar>
          </w:tcPr>
          <w:p w14:paraId="76808FD6"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D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12 and 14 to include ARHs for PAZ data.</w:t>
            </w:r>
          </w:p>
          <w:p w14:paraId="76808FD8"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Revised definition of NRT product in Sec 1.4.</w:t>
            </w:r>
          </w:p>
          <w:p w14:paraId="76808FD9"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Specify WGS-84 and EGM-96 as the ellipsoid and geoid references.</w:t>
            </w:r>
          </w:p>
          <w:p w14:paraId="76808FDA"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Confirmed satellite ID of 104 for Tri-G receiver in Table 8.</w:t>
            </w:r>
          </w:p>
          <w:p w14:paraId="76808FDB" w14:textId="77777777" w:rsidR="00086DB9" w:rsidRDefault="00986FBA">
            <w:pPr>
              <w:pStyle w:val="Standard"/>
              <w:numPr>
                <w:ilvl w:val="0"/>
                <w:numId w:val="25"/>
              </w:numPr>
              <w:tabs>
                <w:tab w:val="left" w:pos="428"/>
              </w:tabs>
              <w:snapToGrid w:val="0"/>
              <w:ind w:left="214" w:hanging="142"/>
              <w:rPr>
                <w:rFonts w:ascii="Arial" w:hAnsi="Arial"/>
                <w:sz w:val="20"/>
              </w:rPr>
            </w:pPr>
            <w:r>
              <w:rPr>
                <w:rFonts w:ascii="Arial" w:hAnsi="Arial"/>
                <w:sz w:val="20"/>
              </w:rPr>
              <w:t>Updated Master Table Version Number in Table 3.</w:t>
            </w:r>
          </w:p>
          <w:p w14:paraId="76808FDC"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Provisional status of bits 8-10 of Quality Flag in Table 9 stressed.</w:t>
            </w:r>
          </w:p>
          <w:p w14:paraId="76808FDD" w14:textId="77777777" w:rsidR="00086DB9" w:rsidRDefault="00986FBA">
            <w:pPr>
              <w:pStyle w:val="Standard"/>
              <w:tabs>
                <w:tab w:val="left" w:pos="286"/>
              </w:tabs>
              <w:snapToGrid w:val="0"/>
              <w:ind w:left="72"/>
              <w:rPr>
                <w:rFonts w:ascii="Arial" w:hAnsi="Arial"/>
                <w:b/>
                <w:bCs/>
                <w:sz w:val="20"/>
              </w:rPr>
            </w:pPr>
            <w:r>
              <w:rPr>
                <w:rFonts w:ascii="Arial" w:hAnsi="Arial"/>
                <w:b/>
                <w:bCs/>
                <w:sz w:val="20"/>
              </w:rPr>
              <w:t>Version for ROPP-10 (v10.0)</w:t>
            </w:r>
          </w:p>
        </w:tc>
      </w:tr>
      <w:tr w:rsidR="00086DB9" w14:paraId="76808FE9"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DF" w14:textId="77777777" w:rsidR="00086DB9" w:rsidRDefault="00986FBA">
            <w:pPr>
              <w:pStyle w:val="Standard"/>
              <w:snapToGrid w:val="0"/>
              <w:jc w:val="center"/>
              <w:rPr>
                <w:rFonts w:ascii="Arial" w:hAnsi="Arial"/>
                <w:sz w:val="20"/>
              </w:rPr>
            </w:pPr>
            <w:r>
              <w:rPr>
                <w:rFonts w:ascii="Arial" w:hAnsi="Arial"/>
                <w:sz w:val="20"/>
              </w:rPr>
              <w:t>2.7</w:t>
            </w:r>
          </w:p>
        </w:tc>
        <w:tc>
          <w:tcPr>
            <w:tcW w:w="1260" w:type="dxa"/>
            <w:tcBorders>
              <w:left w:val="single" w:sz="6" w:space="0" w:color="000000"/>
              <w:bottom w:val="single" w:sz="6" w:space="0" w:color="000000"/>
            </w:tcBorders>
            <w:tcMar>
              <w:top w:w="0" w:type="dxa"/>
              <w:left w:w="70" w:type="dxa"/>
              <w:bottom w:w="0" w:type="dxa"/>
              <w:right w:w="70" w:type="dxa"/>
            </w:tcMar>
          </w:tcPr>
          <w:p w14:paraId="76808FE0" w14:textId="77777777" w:rsidR="00086DB9" w:rsidRDefault="00986FBA">
            <w:pPr>
              <w:pStyle w:val="Standard"/>
              <w:snapToGrid w:val="0"/>
              <w:jc w:val="center"/>
              <w:rPr>
                <w:rFonts w:ascii="Arial" w:hAnsi="Arial" w:cs="Arial"/>
                <w:sz w:val="20"/>
              </w:rPr>
            </w:pPr>
            <w:r>
              <w:rPr>
                <w:rFonts w:ascii="Arial" w:hAnsi="Arial" w:cs="Arial"/>
                <w:sz w:val="20"/>
              </w:rPr>
              <w:t>31/12/2021</w:t>
            </w:r>
          </w:p>
        </w:tc>
        <w:tc>
          <w:tcPr>
            <w:tcW w:w="637" w:type="dxa"/>
            <w:tcBorders>
              <w:left w:val="single" w:sz="6" w:space="0" w:color="000000"/>
              <w:bottom w:val="single" w:sz="6" w:space="0" w:color="000000"/>
            </w:tcBorders>
            <w:tcMar>
              <w:top w:w="0" w:type="dxa"/>
              <w:left w:w="70" w:type="dxa"/>
              <w:bottom w:w="0" w:type="dxa"/>
              <w:right w:w="70" w:type="dxa"/>
            </w:tcMar>
          </w:tcPr>
          <w:p w14:paraId="76808FE1"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E2"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Remove comment about provisional status of bits 8-10 of Quality Flag (Table 9) following their adoption by WMO on 15/11/2021.</w:t>
            </w:r>
          </w:p>
          <w:p w14:paraId="76808FE3" w14:textId="77777777" w:rsidR="00086DB9" w:rsidRDefault="00986FBA">
            <w:pPr>
              <w:pStyle w:val="Standard"/>
              <w:numPr>
                <w:ilvl w:val="0"/>
                <w:numId w:val="14"/>
              </w:numPr>
              <w:tabs>
                <w:tab w:val="left" w:pos="428"/>
              </w:tabs>
              <w:snapToGrid w:val="0"/>
              <w:ind w:left="214" w:hanging="142"/>
              <w:rPr>
                <w:rFonts w:ascii="Arial" w:hAnsi="Arial"/>
                <w:sz w:val="20"/>
              </w:rPr>
            </w:pPr>
            <w:proofErr w:type="spellStart"/>
            <w:r>
              <w:rPr>
                <w:rFonts w:ascii="Arial" w:hAnsi="Arial"/>
                <w:sz w:val="20"/>
              </w:rPr>
              <w:t>Metop</w:t>
            </w:r>
            <w:proofErr w:type="spellEnd"/>
            <w:r>
              <w:rPr>
                <w:rFonts w:ascii="Arial" w:hAnsi="Arial"/>
                <w:sz w:val="20"/>
              </w:rPr>
              <w:t>-A and COSMIC-1 marked as no longer operational.</w:t>
            </w:r>
          </w:p>
          <w:p w14:paraId="76808FE4"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Include new LEO satellite and instrument IDs in Tables 7 and 8.</w:t>
            </w:r>
          </w:p>
          <w:p w14:paraId="76808FE5"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COSMIC-2 polar satellites removed from Table 7.</w:t>
            </w:r>
          </w:p>
          <w:p w14:paraId="76808FE6"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Sentinel-6 ARHs added to Table 14.</w:t>
            </w:r>
          </w:p>
          <w:p w14:paraId="76808FE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 xml:space="preserve">A few small, </w:t>
            </w:r>
            <w:proofErr w:type="gramStart"/>
            <w:r>
              <w:rPr>
                <w:rFonts w:ascii="Arial" w:hAnsi="Arial"/>
                <w:sz w:val="20"/>
              </w:rPr>
              <w:t>future-proofing</w:t>
            </w:r>
            <w:proofErr w:type="gramEnd"/>
            <w:r>
              <w:rPr>
                <w:rFonts w:ascii="Arial" w:hAnsi="Arial"/>
                <w:sz w:val="20"/>
              </w:rPr>
              <w:t>, editorial changes.</w:t>
            </w:r>
          </w:p>
          <w:p w14:paraId="76808FE8" w14:textId="77777777" w:rsidR="00086DB9" w:rsidRDefault="00986FBA">
            <w:pPr>
              <w:pStyle w:val="Standard"/>
              <w:tabs>
                <w:tab w:val="left" w:pos="286"/>
              </w:tabs>
              <w:snapToGrid w:val="0"/>
              <w:ind w:left="72"/>
              <w:rPr>
                <w:rFonts w:ascii="Arial" w:hAnsi="Arial"/>
                <w:b/>
                <w:bCs/>
                <w:sz w:val="20"/>
              </w:rPr>
            </w:pPr>
            <w:r>
              <w:rPr>
                <w:rFonts w:ascii="Arial" w:hAnsi="Arial"/>
                <w:b/>
                <w:bCs/>
                <w:sz w:val="20"/>
              </w:rPr>
              <w:t>Version for ROPP-11 (v11.0)</w:t>
            </w:r>
          </w:p>
        </w:tc>
      </w:tr>
    </w:tbl>
    <w:p w14:paraId="76808FEA" w14:textId="77777777" w:rsidR="00086DB9" w:rsidRDefault="00086DB9">
      <w:pPr>
        <w:pStyle w:val="Standard"/>
        <w:jc w:val="both"/>
        <w:rPr>
          <w:rFonts w:ascii="Arial" w:hAnsi="Arial" w:cs="Arial"/>
          <w:bCs/>
        </w:rPr>
      </w:pPr>
    </w:p>
    <w:p w14:paraId="76808FEB" w14:textId="77777777" w:rsidR="00086DB9" w:rsidRDefault="00986FBA">
      <w:pPr>
        <w:pStyle w:val="Standard"/>
        <w:pageBreakBefore/>
        <w:spacing w:line="360" w:lineRule="auto"/>
        <w:rPr>
          <w:rFonts w:ascii="Arial" w:hAnsi="Arial" w:cs="Arial"/>
          <w:b/>
          <w:sz w:val="20"/>
        </w:rPr>
      </w:pPr>
      <w:r>
        <w:rPr>
          <w:rFonts w:ascii="Arial" w:hAnsi="Arial" w:cs="Arial"/>
          <w:b/>
          <w:sz w:val="20"/>
        </w:rPr>
        <w:lastRenderedPageBreak/>
        <w:t>ROM</w:t>
      </w:r>
      <w:r>
        <w:rPr>
          <w:rFonts w:ascii="Arial" w:eastAsia="Arial" w:hAnsi="Arial" w:cs="Arial"/>
          <w:b/>
          <w:sz w:val="20"/>
        </w:rPr>
        <w:t xml:space="preserve"> </w:t>
      </w:r>
      <w:r>
        <w:rPr>
          <w:rFonts w:ascii="Arial" w:hAnsi="Arial" w:cs="Arial"/>
          <w:b/>
          <w:sz w:val="20"/>
        </w:rPr>
        <w:t>SAF</w:t>
      </w:r>
    </w:p>
    <w:p w14:paraId="76808FEC" w14:textId="77777777" w:rsidR="00086DB9" w:rsidRDefault="00986FBA">
      <w:pPr>
        <w:pStyle w:val="Standard"/>
        <w:jc w:val="both"/>
        <w:rPr>
          <w:rFonts w:ascii="Arial" w:hAnsi="Arial" w:cs="Arial"/>
          <w:sz w:val="20"/>
        </w:rPr>
      </w:pPr>
      <w:r>
        <w:rPr>
          <w:rFonts w:ascii="Arial" w:hAnsi="Arial" w:cs="Arial"/>
          <w:sz w:val="20"/>
        </w:rPr>
        <w:t xml:space="preserve">The Radio Occultation Meteorology Satellite Application Facility (ROM SAF) is a decentralised processing centre under EUMETSAT which is responsible for operational processing of radio occultation (RO) data from the </w:t>
      </w:r>
      <w:proofErr w:type="spellStart"/>
      <w:r>
        <w:rPr>
          <w:rFonts w:ascii="Arial" w:hAnsi="Arial" w:cs="Arial"/>
          <w:sz w:val="20"/>
        </w:rPr>
        <w:t>Metop</w:t>
      </w:r>
      <w:proofErr w:type="spellEnd"/>
      <w:r>
        <w:rPr>
          <w:rFonts w:ascii="Arial" w:hAnsi="Arial" w:cs="Arial"/>
          <w:sz w:val="20"/>
        </w:rPr>
        <w:t xml:space="preserve">, </w:t>
      </w:r>
      <w:proofErr w:type="spellStart"/>
      <w:r>
        <w:rPr>
          <w:rFonts w:ascii="Arial" w:hAnsi="Arial" w:cs="Arial"/>
          <w:sz w:val="20"/>
        </w:rPr>
        <w:t>Metop</w:t>
      </w:r>
      <w:proofErr w:type="spellEnd"/>
      <w:r>
        <w:rPr>
          <w:rFonts w:ascii="Arial" w:hAnsi="Arial" w:cs="Arial"/>
          <w:sz w:val="20"/>
        </w:rPr>
        <w:t>-SG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14:paraId="76808FED" w14:textId="77777777" w:rsidR="00086DB9" w:rsidRDefault="00086DB9">
      <w:pPr>
        <w:pStyle w:val="Standard"/>
        <w:jc w:val="both"/>
        <w:rPr>
          <w:rFonts w:ascii="Arial" w:hAnsi="Arial" w:cs="Arial"/>
          <w:sz w:val="20"/>
        </w:rPr>
      </w:pPr>
    </w:p>
    <w:p w14:paraId="76808FEE" w14:textId="77777777" w:rsidR="00086DB9" w:rsidRDefault="00986FBA">
      <w:pPr>
        <w:pStyle w:val="Standard"/>
        <w:jc w:val="both"/>
        <w:rPr>
          <w:rFonts w:ascii="Arial" w:hAnsi="Arial" w:cs="Arial"/>
          <w:sz w:val="20"/>
        </w:rPr>
      </w:pPr>
      <w:r>
        <w:rPr>
          <w:rFonts w:ascii="Arial" w:hAnsi="Arial" w:cs="Arial"/>
          <w:sz w:val="20"/>
        </w:rPr>
        <w:t>The ROM SAF also maintains the Radio Occultation Processing Package (ROPP) which contains software modules that aid users wishing to process, quality-control and assimilate radio occultation data from any radio occultation mission into NWP and other models.</w:t>
      </w:r>
    </w:p>
    <w:p w14:paraId="76808FEF" w14:textId="77777777" w:rsidR="00086DB9" w:rsidRDefault="00086DB9">
      <w:pPr>
        <w:pStyle w:val="Standard"/>
        <w:jc w:val="both"/>
        <w:rPr>
          <w:rFonts w:ascii="Arial" w:hAnsi="Arial" w:cs="Arial"/>
          <w:sz w:val="20"/>
        </w:rPr>
      </w:pPr>
    </w:p>
    <w:p w14:paraId="76808FF0" w14:textId="77777777" w:rsidR="00086DB9" w:rsidRDefault="00986FBA">
      <w:pPr>
        <w:pStyle w:val="Standard"/>
        <w:jc w:val="both"/>
        <w:rPr>
          <w:rFonts w:ascii="Arial" w:hAnsi="Arial" w:cs="Arial"/>
          <w:sz w:val="20"/>
        </w:rPr>
      </w:pPr>
      <w:r>
        <w:rPr>
          <w:rFonts w:ascii="Arial" w:hAnsi="Arial" w:cs="Arial"/>
          <w:sz w:val="20"/>
        </w:rPr>
        <w:t xml:space="preserve">The ROM SAF Leading Entity is the Danish Meteorological Institute (DMI), with Cooperating Entities: </w:t>
      </w:r>
      <w:proofErr w:type="spellStart"/>
      <w:r>
        <w:rPr>
          <w:rFonts w:ascii="Arial" w:hAnsi="Arial" w:cs="Arial"/>
          <w:sz w:val="20"/>
        </w:rPr>
        <w:t>i</w:t>
      </w:r>
      <w:proofErr w:type="spellEnd"/>
      <w:r>
        <w:rPr>
          <w:rFonts w:ascii="Arial" w:hAnsi="Arial" w:cs="Arial"/>
          <w:sz w:val="20"/>
        </w:rPr>
        <w:t xml:space="preserve">) European Centre for Medium-Range Weather Forecasts (ECMWF) in Reading, United Kingdom, ii) </w:t>
      </w:r>
      <w:proofErr w:type="spellStart"/>
      <w:r>
        <w:rPr>
          <w:rFonts w:ascii="Arial" w:hAnsi="Arial" w:cs="Arial"/>
          <w:sz w:val="20"/>
        </w:rPr>
        <w:t>Institut</w:t>
      </w:r>
      <w:proofErr w:type="spellEnd"/>
      <w:r>
        <w:rPr>
          <w:rFonts w:ascii="Arial" w:hAnsi="Arial" w:cs="Arial"/>
          <w:sz w:val="20"/>
        </w:rPr>
        <w:t xml:space="preserve"> </w:t>
      </w:r>
      <w:proofErr w:type="spellStart"/>
      <w:r>
        <w:rPr>
          <w:rFonts w:ascii="Arial" w:hAnsi="Arial" w:cs="Arial"/>
          <w:sz w:val="20"/>
        </w:rPr>
        <w:t>D'Estudis</w:t>
      </w:r>
      <w:proofErr w:type="spellEnd"/>
      <w:r>
        <w:rPr>
          <w:rFonts w:ascii="Arial" w:hAnsi="Arial" w:cs="Arial"/>
          <w:sz w:val="20"/>
        </w:rPr>
        <w:t xml:space="preserve"> </w:t>
      </w:r>
      <w:proofErr w:type="spellStart"/>
      <w:r>
        <w:rPr>
          <w:rFonts w:ascii="Arial" w:hAnsi="Arial" w:cs="Arial"/>
          <w:sz w:val="20"/>
        </w:rPr>
        <w:t>Espacials</w:t>
      </w:r>
      <w:proofErr w:type="spellEnd"/>
      <w:r>
        <w:rPr>
          <w:rFonts w:ascii="Arial" w:hAnsi="Arial" w:cs="Arial"/>
          <w:sz w:val="20"/>
        </w:rPr>
        <w:t xml:space="preserve"> de Catalunya (IEEC) in Barcelona, Spain, and iii) Met Office in Exeter, United Kingdom. To get access to our products or to read more about the ROM SAF please go to: </w:t>
      </w:r>
      <w:hyperlink r:id="rId8" w:history="1">
        <w:r>
          <w:rPr>
            <w:rFonts w:ascii="Arial" w:hAnsi="Arial" w:cs="Arial"/>
            <w:sz w:val="20"/>
          </w:rPr>
          <w:t>http://www.romsaf.org</w:t>
        </w:r>
      </w:hyperlink>
      <w:r>
        <w:rPr>
          <w:rFonts w:ascii="Arial" w:hAnsi="Arial" w:cs="Arial"/>
          <w:sz w:val="20"/>
        </w:rPr>
        <w:t>.</w:t>
      </w:r>
    </w:p>
    <w:p w14:paraId="76808FF1" w14:textId="77777777" w:rsidR="00086DB9" w:rsidRDefault="00086DB9">
      <w:pPr>
        <w:pStyle w:val="Standard"/>
        <w:jc w:val="both"/>
      </w:pPr>
    </w:p>
    <w:p w14:paraId="76808FF2" w14:textId="77777777" w:rsidR="00086DB9" w:rsidRDefault="00086DB9">
      <w:pPr>
        <w:pStyle w:val="Standard"/>
        <w:jc w:val="both"/>
        <w:rPr>
          <w:rFonts w:ascii="Arial" w:hAnsi="Arial" w:cs="Arial"/>
          <w:sz w:val="20"/>
        </w:rPr>
      </w:pPr>
    </w:p>
    <w:p w14:paraId="76808FF3" w14:textId="77777777" w:rsidR="00086DB9" w:rsidRDefault="00086DB9">
      <w:pPr>
        <w:pStyle w:val="Standard"/>
        <w:jc w:val="both"/>
        <w:rPr>
          <w:rFonts w:ascii="Arial" w:eastAsia="Arial" w:hAnsi="Arial" w:cs="Arial"/>
          <w:sz w:val="20"/>
        </w:rPr>
      </w:pPr>
    </w:p>
    <w:p w14:paraId="76808FF4" w14:textId="77777777" w:rsidR="00086DB9" w:rsidRDefault="00986FBA">
      <w:pPr>
        <w:pStyle w:val="Standard"/>
        <w:spacing w:line="360" w:lineRule="auto"/>
        <w:rPr>
          <w:rFonts w:ascii="Arial" w:hAnsi="Arial" w:cs="Arial"/>
          <w:b/>
          <w:sz w:val="20"/>
          <w:lang w:val="en-US"/>
        </w:rPr>
      </w:pPr>
      <w:r>
        <w:rPr>
          <w:rFonts w:ascii="Arial" w:hAnsi="Arial" w:cs="Arial"/>
          <w:b/>
          <w:sz w:val="20"/>
          <w:lang w:val="en-US"/>
        </w:rPr>
        <w:t>Intellectual</w:t>
      </w:r>
      <w:r>
        <w:rPr>
          <w:rFonts w:ascii="Arial" w:eastAsia="Arial" w:hAnsi="Arial" w:cs="Arial"/>
          <w:b/>
          <w:sz w:val="20"/>
          <w:lang w:val="en-US"/>
        </w:rPr>
        <w:t xml:space="preserve"> </w:t>
      </w:r>
      <w:r>
        <w:rPr>
          <w:rFonts w:ascii="Arial" w:hAnsi="Arial" w:cs="Arial"/>
          <w:b/>
          <w:sz w:val="20"/>
          <w:lang w:val="en-US"/>
        </w:rPr>
        <w:t>Property</w:t>
      </w:r>
      <w:r>
        <w:rPr>
          <w:rFonts w:ascii="Arial" w:eastAsia="Arial" w:hAnsi="Arial" w:cs="Arial"/>
          <w:b/>
          <w:sz w:val="20"/>
          <w:lang w:val="en-US"/>
        </w:rPr>
        <w:t xml:space="preserve"> </w:t>
      </w:r>
      <w:r>
        <w:rPr>
          <w:rFonts w:ascii="Arial" w:hAnsi="Arial" w:cs="Arial"/>
          <w:b/>
          <w:sz w:val="20"/>
          <w:lang w:val="en-US"/>
        </w:rPr>
        <w:t>Rights</w:t>
      </w:r>
    </w:p>
    <w:p w14:paraId="76808FF5" w14:textId="77777777" w:rsidR="00086DB9" w:rsidRDefault="00986FBA">
      <w:pPr>
        <w:pStyle w:val="Standard"/>
        <w:jc w:val="both"/>
        <w:rPr>
          <w:rFonts w:ascii="Arial" w:hAnsi="Arial" w:cs="Arial"/>
          <w:sz w:val="20"/>
          <w:lang w:val="en-US"/>
        </w:rPr>
      </w:pPr>
      <w:r>
        <w:rPr>
          <w:rFonts w:ascii="Arial" w:hAnsi="Arial" w:cs="Arial"/>
          <w:sz w:val="20"/>
          <w:lang w:val="en-US"/>
        </w:rPr>
        <w:t xml:space="preserve">All intellectual property rights of the ROM SAF products belong to EUMETSAT.  The use of these products is granted to every interested user, free of charge.  If you wish to use these products, EUMETSAT's copyright credit must be shown by displaying the </w:t>
      </w:r>
      <w:proofErr w:type="gramStart"/>
      <w:r>
        <w:rPr>
          <w:rFonts w:ascii="Arial" w:hAnsi="Arial" w:cs="Arial"/>
          <w:sz w:val="20"/>
          <w:lang w:val="en-US"/>
        </w:rPr>
        <w:t>words ”copyright</w:t>
      </w:r>
      <w:proofErr w:type="gramEnd"/>
      <w:r>
        <w:rPr>
          <w:rFonts w:ascii="Arial" w:hAnsi="Arial" w:cs="Arial"/>
          <w:sz w:val="20"/>
          <w:lang w:val="en-US"/>
        </w:rPr>
        <w:t xml:space="preserve"> (year) EUMETSAT'' on each of the products used.</w:t>
      </w:r>
    </w:p>
    <w:p w14:paraId="76808FF6" w14:textId="77777777" w:rsidR="00086DB9" w:rsidRDefault="00086DB9">
      <w:pPr>
        <w:pStyle w:val="Standard"/>
        <w:jc w:val="both"/>
        <w:rPr>
          <w:rFonts w:ascii="Arial" w:hAnsi="Arial" w:cs="Arial"/>
          <w:sz w:val="20"/>
          <w:lang w:val="en-US"/>
        </w:rPr>
      </w:pPr>
    </w:p>
    <w:p w14:paraId="76808FF7" w14:textId="77777777" w:rsidR="00086DB9" w:rsidRDefault="00086DB9">
      <w:pPr>
        <w:pStyle w:val="Standard"/>
        <w:pageBreakBefore/>
        <w:jc w:val="both"/>
        <w:rPr>
          <w:rFonts w:ascii="Arial" w:hAnsi="Arial" w:cs="Arial"/>
          <w:sz w:val="20"/>
          <w:lang w:val="en-US"/>
        </w:rPr>
      </w:pPr>
    </w:p>
    <w:p w14:paraId="76808FF8" w14:textId="77777777" w:rsidR="00086DB9" w:rsidRDefault="00986FBA">
      <w:pPr>
        <w:pStyle w:val="ContentsHeading"/>
        <w:tabs>
          <w:tab w:val="right" w:leader="dot" w:pos="9360"/>
        </w:tabs>
      </w:pPr>
      <w:r>
        <w:rPr>
          <w:rFonts w:ascii="Times New Roman" w:eastAsia="Times New Roman" w:hAnsi="Times New Roman" w:cs="Times New Roman"/>
          <w:b w:val="0"/>
          <w:bCs w:val="0"/>
          <w:sz w:val="24"/>
          <w:szCs w:val="20"/>
        </w:rPr>
        <w:fldChar w:fldCharType="begin"/>
      </w:r>
      <w:r>
        <w:instrText xml:space="preserve"> TOC \o "1-3" \u \t "Heading,1,Subtitle,2,Style Heading 2 + Arial Before:  3 pt After:  3 pt,2" \h </w:instrText>
      </w:r>
      <w:r>
        <w:rPr>
          <w:rFonts w:ascii="Times New Roman" w:eastAsia="Times New Roman" w:hAnsi="Times New Roman" w:cs="Times New Roman"/>
          <w:b w:val="0"/>
          <w:bCs w:val="0"/>
          <w:sz w:val="24"/>
          <w:szCs w:val="20"/>
        </w:rPr>
        <w:fldChar w:fldCharType="separate"/>
      </w:r>
      <w:r>
        <w:t>List of Contents</w:t>
      </w:r>
    </w:p>
    <w:p w14:paraId="76808FF9" w14:textId="77777777" w:rsidR="00086DB9" w:rsidRDefault="00986FBA">
      <w:pPr>
        <w:pStyle w:val="Contents1"/>
        <w:tabs>
          <w:tab w:val="right" w:leader="dot" w:pos="9070"/>
        </w:tabs>
      </w:pPr>
      <w:r>
        <w:t xml:space="preserve"> Executive Summary</w:t>
      </w:r>
      <w:r>
        <w:tab/>
        <w:t>7</w:t>
      </w:r>
    </w:p>
    <w:p w14:paraId="76808FFA" w14:textId="77777777" w:rsidR="00086DB9" w:rsidRDefault="00986FBA">
      <w:pPr>
        <w:pStyle w:val="Contents1"/>
        <w:tabs>
          <w:tab w:val="right" w:leader="dot" w:pos="9070"/>
        </w:tabs>
      </w:pPr>
      <w:r>
        <w:t>1.  Introduction</w:t>
      </w:r>
      <w:r>
        <w:tab/>
        <w:t>8</w:t>
      </w:r>
    </w:p>
    <w:p w14:paraId="76808FFB" w14:textId="77777777" w:rsidR="00086DB9" w:rsidRDefault="00986FBA">
      <w:pPr>
        <w:pStyle w:val="Contents2"/>
        <w:tabs>
          <w:tab w:val="right" w:leader="dot" w:pos="9310"/>
        </w:tabs>
      </w:pPr>
      <w:r>
        <w:t>1.1  Purpose of document</w:t>
      </w:r>
      <w:r>
        <w:tab/>
        <w:t>8</w:t>
      </w:r>
    </w:p>
    <w:p w14:paraId="76808FFC" w14:textId="77777777" w:rsidR="00086DB9" w:rsidRDefault="00986FBA">
      <w:pPr>
        <w:pStyle w:val="Contents2"/>
        <w:tabs>
          <w:tab w:val="right" w:leader="dot" w:pos="9310"/>
        </w:tabs>
      </w:pPr>
      <w:r>
        <w:t>1.2  Applicable and reference documents</w:t>
      </w:r>
      <w:r>
        <w:tab/>
        <w:t>8</w:t>
      </w:r>
    </w:p>
    <w:p w14:paraId="76808FFD" w14:textId="77777777" w:rsidR="00086DB9" w:rsidRDefault="00986FBA">
      <w:pPr>
        <w:pStyle w:val="Contents3"/>
        <w:tabs>
          <w:tab w:val="right" w:leader="dot" w:pos="9550"/>
        </w:tabs>
      </w:pPr>
      <w:r>
        <w:t>1.2.1  Applicable documents</w:t>
      </w:r>
      <w:r>
        <w:tab/>
        <w:t>8</w:t>
      </w:r>
    </w:p>
    <w:p w14:paraId="76808FFE" w14:textId="77777777" w:rsidR="00086DB9" w:rsidRDefault="00986FBA">
      <w:pPr>
        <w:pStyle w:val="Contents3"/>
        <w:tabs>
          <w:tab w:val="right" w:leader="dot" w:pos="9550"/>
        </w:tabs>
      </w:pPr>
      <w:r>
        <w:t>1.2.2  Reference documents</w:t>
      </w:r>
      <w:r>
        <w:tab/>
        <w:t>8</w:t>
      </w:r>
    </w:p>
    <w:p w14:paraId="76808FFF" w14:textId="77777777" w:rsidR="00086DB9" w:rsidRDefault="00986FBA">
      <w:pPr>
        <w:pStyle w:val="Contents2"/>
        <w:tabs>
          <w:tab w:val="right" w:leader="dot" w:pos="9310"/>
        </w:tabs>
      </w:pPr>
      <w:r>
        <w:t>1.3  Acronyms and abbreviations</w:t>
      </w:r>
      <w:r>
        <w:tab/>
        <w:t>10</w:t>
      </w:r>
    </w:p>
    <w:p w14:paraId="76809000" w14:textId="77777777" w:rsidR="00086DB9" w:rsidRDefault="00986FBA">
      <w:pPr>
        <w:pStyle w:val="Contents2"/>
        <w:tabs>
          <w:tab w:val="right" w:leader="dot" w:pos="9310"/>
        </w:tabs>
      </w:pPr>
      <w:r>
        <w:t>1.4  Definitions, levels and types</w:t>
      </w:r>
      <w:r>
        <w:tab/>
        <w:t>12</w:t>
      </w:r>
    </w:p>
    <w:p w14:paraId="76809001" w14:textId="77777777" w:rsidR="00086DB9" w:rsidRDefault="00986FBA">
      <w:pPr>
        <w:pStyle w:val="Contents2"/>
        <w:tabs>
          <w:tab w:val="right" w:leader="dot" w:pos="9310"/>
        </w:tabs>
      </w:pPr>
      <w:r>
        <w:t>1.5  Overview of this document</w:t>
      </w:r>
      <w:r>
        <w:tab/>
        <w:t>13</w:t>
      </w:r>
    </w:p>
    <w:p w14:paraId="76809002" w14:textId="77777777" w:rsidR="00086DB9" w:rsidRDefault="00986FBA">
      <w:pPr>
        <w:pStyle w:val="Contents1"/>
        <w:tabs>
          <w:tab w:val="right" w:leader="dot" w:pos="9070"/>
        </w:tabs>
      </w:pPr>
      <w:r>
        <w:t>2.  BUFR – a brief overview</w:t>
      </w:r>
      <w:r>
        <w:tab/>
        <w:t>14</w:t>
      </w:r>
    </w:p>
    <w:p w14:paraId="76809003" w14:textId="77777777" w:rsidR="00086DB9" w:rsidRDefault="00986FBA">
      <w:pPr>
        <w:pStyle w:val="Contents2"/>
        <w:tabs>
          <w:tab w:val="right" w:leader="dot" w:pos="9310"/>
        </w:tabs>
      </w:pPr>
      <w:r>
        <w:t>2.1  What is BUFR?</w:t>
      </w:r>
      <w:r>
        <w:tab/>
        <w:t>14</w:t>
      </w:r>
    </w:p>
    <w:p w14:paraId="76809004" w14:textId="77777777" w:rsidR="00086DB9" w:rsidRDefault="00986FBA">
      <w:pPr>
        <w:pStyle w:val="Contents2"/>
        <w:tabs>
          <w:tab w:val="right" w:leader="dot" w:pos="9310"/>
        </w:tabs>
      </w:pPr>
      <w:r>
        <w:t>2.2  Sections of a BUFR message</w:t>
      </w:r>
      <w:r>
        <w:tab/>
        <w:t>14</w:t>
      </w:r>
    </w:p>
    <w:p w14:paraId="76809005" w14:textId="77777777" w:rsidR="00086DB9" w:rsidRDefault="00986FBA">
      <w:pPr>
        <w:pStyle w:val="Contents2"/>
        <w:tabs>
          <w:tab w:val="right" w:leader="dot" w:pos="9310"/>
        </w:tabs>
      </w:pPr>
      <w:r>
        <w:t>2.3  BUFR Tables</w:t>
      </w:r>
      <w:r>
        <w:tab/>
        <w:t>15</w:t>
      </w:r>
    </w:p>
    <w:p w14:paraId="76809006" w14:textId="77777777" w:rsidR="00086DB9" w:rsidRDefault="00986FBA">
      <w:pPr>
        <w:pStyle w:val="Contents2"/>
        <w:tabs>
          <w:tab w:val="right" w:leader="dot" w:pos="9310"/>
        </w:tabs>
      </w:pPr>
      <w:r>
        <w:t>2.4  BUFR descriptors</w:t>
      </w:r>
      <w:r>
        <w:tab/>
        <w:t>15</w:t>
      </w:r>
    </w:p>
    <w:p w14:paraId="76809007" w14:textId="77777777" w:rsidR="00086DB9" w:rsidRDefault="00986FBA">
      <w:pPr>
        <w:pStyle w:val="Contents2"/>
        <w:tabs>
          <w:tab w:val="right" w:leader="dot" w:pos="9310"/>
        </w:tabs>
      </w:pPr>
      <w:r>
        <w:t>2.5  BUFR compression</w:t>
      </w:r>
      <w:r>
        <w:tab/>
        <w:t>16</w:t>
      </w:r>
    </w:p>
    <w:p w14:paraId="76809008" w14:textId="77777777" w:rsidR="00086DB9" w:rsidRDefault="00986FBA">
      <w:pPr>
        <w:pStyle w:val="Contents2"/>
        <w:tabs>
          <w:tab w:val="right" w:leader="dot" w:pos="9310"/>
        </w:tabs>
      </w:pPr>
      <w:r>
        <w:t>2.6  BUFR message length</w:t>
      </w:r>
      <w:r>
        <w:tab/>
        <w:t>16</w:t>
      </w:r>
    </w:p>
    <w:p w14:paraId="76809009" w14:textId="77777777" w:rsidR="00086DB9" w:rsidRDefault="00986FBA">
      <w:pPr>
        <w:pStyle w:val="Contents1"/>
        <w:tabs>
          <w:tab w:val="right" w:leader="dot" w:pos="9070"/>
        </w:tabs>
      </w:pPr>
      <w:r>
        <w:t>3.  Radio occultation data in BUFR</w:t>
      </w:r>
      <w:r>
        <w:tab/>
        <w:t>17</w:t>
      </w:r>
    </w:p>
    <w:p w14:paraId="7680900A" w14:textId="77777777" w:rsidR="00086DB9" w:rsidRDefault="00986FBA">
      <w:pPr>
        <w:pStyle w:val="Contents2"/>
        <w:tabs>
          <w:tab w:val="right" w:leader="dot" w:pos="9310"/>
        </w:tabs>
      </w:pPr>
      <w:r>
        <w:t>3.1  Key Parameters</w:t>
      </w:r>
      <w:r>
        <w:tab/>
        <w:t>17</w:t>
      </w:r>
    </w:p>
    <w:p w14:paraId="7680900B" w14:textId="77777777" w:rsidR="00086DB9" w:rsidRDefault="00986FBA">
      <w:pPr>
        <w:pStyle w:val="Contents2"/>
        <w:tabs>
          <w:tab w:val="right" w:leader="dot" w:pos="9310"/>
        </w:tabs>
      </w:pPr>
      <w:r>
        <w:t>3.2  Design Guidelines</w:t>
      </w:r>
      <w:r>
        <w:tab/>
        <w:t>17</w:t>
      </w:r>
    </w:p>
    <w:p w14:paraId="7680900C" w14:textId="77777777" w:rsidR="00086DB9" w:rsidRDefault="00986FBA">
      <w:pPr>
        <w:pStyle w:val="Contents2"/>
        <w:tabs>
          <w:tab w:val="right" w:leader="dot" w:pos="9310"/>
        </w:tabs>
      </w:pPr>
      <w:r>
        <w:t>3.3  Rationale</w:t>
      </w:r>
      <w:r>
        <w:tab/>
        <w:t>18</w:t>
      </w:r>
    </w:p>
    <w:p w14:paraId="7680900D" w14:textId="77777777" w:rsidR="00086DB9" w:rsidRDefault="00986FBA">
      <w:pPr>
        <w:pStyle w:val="Contents2"/>
        <w:tabs>
          <w:tab w:val="right" w:leader="dot" w:pos="9310"/>
        </w:tabs>
      </w:pPr>
      <w:r>
        <w:t>3.4  Levels and Steps</w:t>
      </w:r>
      <w:r>
        <w:tab/>
        <w:t>19</w:t>
      </w:r>
    </w:p>
    <w:p w14:paraId="7680900E" w14:textId="77777777" w:rsidR="00086DB9" w:rsidRDefault="00986FBA">
      <w:pPr>
        <w:pStyle w:val="Contents1"/>
        <w:tabs>
          <w:tab w:val="right" w:leader="dot" w:pos="9070"/>
        </w:tabs>
      </w:pPr>
      <w:r>
        <w:t>4.  BUFR Template Specification</w:t>
      </w:r>
      <w:r>
        <w:tab/>
        <w:t>20</w:t>
      </w:r>
    </w:p>
    <w:p w14:paraId="7680900F" w14:textId="77777777" w:rsidR="00086DB9" w:rsidRDefault="00986FBA">
      <w:pPr>
        <w:pStyle w:val="Contents2"/>
        <w:tabs>
          <w:tab w:val="right" w:leader="dot" w:pos="9310"/>
        </w:tabs>
      </w:pPr>
      <w:r>
        <w:t>4.1  BUFR Section 0 (Indicator)</w:t>
      </w:r>
      <w:r>
        <w:tab/>
        <w:t>20</w:t>
      </w:r>
    </w:p>
    <w:p w14:paraId="76809010" w14:textId="77777777" w:rsidR="00086DB9" w:rsidRDefault="00986FBA">
      <w:pPr>
        <w:pStyle w:val="Contents2"/>
        <w:tabs>
          <w:tab w:val="right" w:leader="dot" w:pos="9310"/>
        </w:tabs>
      </w:pPr>
      <w:r>
        <w:t>4.2  BUFR Section 1 (Identification)</w:t>
      </w:r>
      <w:r>
        <w:tab/>
        <w:t>20</w:t>
      </w:r>
    </w:p>
    <w:p w14:paraId="76809011" w14:textId="77777777" w:rsidR="00086DB9" w:rsidRDefault="00986FBA">
      <w:pPr>
        <w:pStyle w:val="Contents2"/>
        <w:tabs>
          <w:tab w:val="right" w:leader="dot" w:pos="9310"/>
        </w:tabs>
      </w:pPr>
      <w:r>
        <w:t>4.3  BUFR Section 2 (Optional Data)</w:t>
      </w:r>
      <w:r>
        <w:tab/>
        <w:t>22</w:t>
      </w:r>
    </w:p>
    <w:p w14:paraId="76809012" w14:textId="77777777" w:rsidR="00086DB9" w:rsidRDefault="00986FBA">
      <w:pPr>
        <w:pStyle w:val="Contents2"/>
        <w:tabs>
          <w:tab w:val="right" w:leader="dot" w:pos="9310"/>
        </w:tabs>
      </w:pPr>
      <w:r>
        <w:t>4.4  BUFR Section 3 (Data Description)</w:t>
      </w:r>
      <w:r>
        <w:tab/>
        <w:t>22</w:t>
      </w:r>
    </w:p>
    <w:p w14:paraId="76809013" w14:textId="77777777" w:rsidR="00086DB9" w:rsidRDefault="00986FBA">
      <w:pPr>
        <w:pStyle w:val="Contents2"/>
        <w:tabs>
          <w:tab w:val="right" w:leader="dot" w:pos="9310"/>
        </w:tabs>
      </w:pPr>
      <w:r>
        <w:t>4.5  BUFR Section 4 (Data Template)</w:t>
      </w:r>
      <w:r>
        <w:tab/>
        <w:t>22</w:t>
      </w:r>
    </w:p>
    <w:p w14:paraId="76809014" w14:textId="77777777" w:rsidR="00086DB9" w:rsidRDefault="00986FBA">
      <w:pPr>
        <w:pStyle w:val="Contents3"/>
        <w:tabs>
          <w:tab w:val="right" w:leader="dot" w:pos="9550"/>
        </w:tabs>
      </w:pPr>
      <w:r>
        <w:t>4.5.1  New Satellite and Instrument Codes</w:t>
      </w:r>
      <w:r>
        <w:tab/>
        <w:t>26</w:t>
      </w:r>
    </w:p>
    <w:p w14:paraId="76809015" w14:textId="77777777" w:rsidR="00086DB9" w:rsidRDefault="00986FBA">
      <w:pPr>
        <w:pStyle w:val="Contents3"/>
        <w:tabs>
          <w:tab w:val="right" w:leader="dot" w:pos="9550"/>
        </w:tabs>
      </w:pPr>
      <w:r>
        <w:t>4.5.2  Quality Flags</w:t>
      </w:r>
      <w:r>
        <w:tab/>
        <w:t>28</w:t>
      </w:r>
    </w:p>
    <w:p w14:paraId="76809016" w14:textId="77777777" w:rsidR="00086DB9" w:rsidRDefault="00986FBA">
      <w:pPr>
        <w:pStyle w:val="Contents3"/>
        <w:tabs>
          <w:tab w:val="right" w:leader="dot" w:pos="9550"/>
        </w:tabs>
      </w:pPr>
      <w:r>
        <w:t>4.5.3  Quality parameter</w:t>
      </w:r>
      <w:r>
        <w:tab/>
        <w:t>28</w:t>
      </w:r>
    </w:p>
    <w:p w14:paraId="76809017" w14:textId="77777777" w:rsidR="00086DB9" w:rsidRDefault="00986FBA">
      <w:pPr>
        <w:pStyle w:val="Contents2"/>
        <w:tabs>
          <w:tab w:val="right" w:leader="dot" w:pos="9310"/>
        </w:tabs>
      </w:pPr>
      <w:r>
        <w:t>4.6  BUFR Section 5 (End of Message)</w:t>
      </w:r>
      <w:r>
        <w:tab/>
        <w:t>29</w:t>
      </w:r>
    </w:p>
    <w:p w14:paraId="76809018" w14:textId="77777777" w:rsidR="00086DB9" w:rsidRDefault="00986FBA">
      <w:pPr>
        <w:pStyle w:val="Contents2"/>
        <w:tabs>
          <w:tab w:val="right" w:leader="dot" w:pos="9310"/>
        </w:tabs>
      </w:pPr>
      <w:r>
        <w:t>4.7  Indicative BUFR Message Lengths</w:t>
      </w:r>
      <w:r>
        <w:tab/>
        <w:t>29</w:t>
      </w:r>
    </w:p>
    <w:p w14:paraId="76809019" w14:textId="77777777" w:rsidR="00086DB9" w:rsidRDefault="00986FBA">
      <w:pPr>
        <w:pStyle w:val="Contents1"/>
        <w:tabs>
          <w:tab w:val="right" w:leader="dot" w:pos="9070"/>
        </w:tabs>
      </w:pPr>
      <w:r>
        <w:t>5.  GTS dissemination</w:t>
      </w:r>
      <w:r>
        <w:tab/>
        <w:t>30</w:t>
      </w:r>
    </w:p>
    <w:p w14:paraId="7680901A" w14:textId="77777777" w:rsidR="00086DB9" w:rsidRDefault="00986FBA">
      <w:pPr>
        <w:pStyle w:val="Contents2"/>
        <w:tabs>
          <w:tab w:val="right" w:leader="dot" w:pos="9310"/>
        </w:tabs>
      </w:pPr>
      <w:r>
        <w:t>5.1  Channel Sequence Number</w:t>
      </w:r>
      <w:r>
        <w:tab/>
        <w:t>30</w:t>
      </w:r>
    </w:p>
    <w:p w14:paraId="7680901B" w14:textId="77777777" w:rsidR="00086DB9" w:rsidRDefault="00986FBA">
      <w:pPr>
        <w:pStyle w:val="Contents2"/>
        <w:tabs>
          <w:tab w:val="right" w:leader="dot" w:pos="9310"/>
        </w:tabs>
      </w:pPr>
      <w:r>
        <w:t>5.2  Geographic Area Designator</w:t>
      </w:r>
      <w:r>
        <w:tab/>
        <w:t>30</w:t>
      </w:r>
    </w:p>
    <w:p w14:paraId="7680901C" w14:textId="77777777" w:rsidR="00086DB9" w:rsidRDefault="00986FBA">
      <w:pPr>
        <w:pStyle w:val="Contents2"/>
        <w:tabs>
          <w:tab w:val="right" w:leader="dot" w:pos="9310"/>
        </w:tabs>
      </w:pPr>
      <w:r>
        <w:t>5.3  Data Identifier</w:t>
      </w:r>
      <w:r>
        <w:tab/>
        <w:t>30</w:t>
      </w:r>
    </w:p>
    <w:p w14:paraId="7680901D" w14:textId="77777777" w:rsidR="00086DB9" w:rsidRDefault="00986FBA">
      <w:pPr>
        <w:pStyle w:val="Contents2"/>
        <w:tabs>
          <w:tab w:val="right" w:leader="dot" w:pos="9310"/>
        </w:tabs>
      </w:pPr>
      <w:r>
        <w:t>5.4  ICAO Location Indicator</w:t>
      </w:r>
      <w:r>
        <w:tab/>
        <w:t>32</w:t>
      </w:r>
    </w:p>
    <w:p w14:paraId="7680901E" w14:textId="77777777" w:rsidR="00086DB9" w:rsidRDefault="00986FBA">
      <w:pPr>
        <w:pStyle w:val="Contents2"/>
        <w:tabs>
          <w:tab w:val="right" w:leader="dot" w:pos="9310"/>
        </w:tabs>
      </w:pPr>
      <w:r>
        <w:t>5.5  Date and Time</w:t>
      </w:r>
      <w:r>
        <w:tab/>
        <w:t>32</w:t>
      </w:r>
    </w:p>
    <w:p w14:paraId="7680901F" w14:textId="77777777" w:rsidR="00086DB9" w:rsidRDefault="00986FBA">
      <w:pPr>
        <w:pStyle w:val="Contents2"/>
        <w:tabs>
          <w:tab w:val="right" w:leader="dot" w:pos="9310"/>
        </w:tabs>
      </w:pPr>
      <w:r>
        <w:t>5.6  Current routing headers</w:t>
      </w:r>
      <w:r>
        <w:tab/>
        <w:t>32</w:t>
      </w:r>
    </w:p>
    <w:p w14:paraId="76809020" w14:textId="77777777" w:rsidR="00086DB9" w:rsidRDefault="00986FBA">
      <w:pPr>
        <w:pStyle w:val="Contents1"/>
        <w:tabs>
          <w:tab w:val="right" w:leader="dot" w:pos="9070"/>
        </w:tabs>
      </w:pPr>
      <w:r>
        <w:t>6.  Software Applications</w:t>
      </w:r>
      <w:r>
        <w:tab/>
        <w:t>33</w:t>
      </w:r>
    </w:p>
    <w:p w14:paraId="76809021" w14:textId="77777777" w:rsidR="00086DB9" w:rsidRDefault="00986FBA">
      <w:pPr>
        <w:pStyle w:val="Standard"/>
        <w:tabs>
          <w:tab w:val="right" w:leader="dot" w:pos="9061"/>
        </w:tabs>
        <w:jc w:val="center"/>
        <w:rPr>
          <w:rFonts w:ascii="Arial" w:hAnsi="Arial" w:cs="Arial"/>
          <w:b/>
          <w:sz w:val="36"/>
        </w:rPr>
      </w:pPr>
      <w:r>
        <w:rPr>
          <w:rFonts w:ascii="Arial" w:eastAsia="Arial" w:hAnsi="Arial" w:cs="Arial"/>
          <w:b/>
        </w:rPr>
        <w:fldChar w:fldCharType="end"/>
      </w:r>
    </w:p>
    <w:p w14:paraId="76809022" w14:textId="77777777" w:rsidR="00086DB9" w:rsidRDefault="00086DB9">
      <w:pPr>
        <w:pStyle w:val="Standard"/>
        <w:tabs>
          <w:tab w:val="right" w:leader="dot" w:pos="9061"/>
        </w:tabs>
        <w:jc w:val="center"/>
        <w:rPr>
          <w:rFonts w:ascii="Arial" w:hAnsi="Arial" w:cs="Arial"/>
          <w:b/>
          <w:sz w:val="36"/>
        </w:rPr>
      </w:pPr>
    </w:p>
    <w:p w14:paraId="76809023" w14:textId="77777777" w:rsidR="00086DB9" w:rsidRDefault="00086DB9">
      <w:pPr>
        <w:pStyle w:val="Standard"/>
        <w:jc w:val="center"/>
        <w:rPr>
          <w:rFonts w:ascii="Arial" w:hAnsi="Arial" w:cs="Arial"/>
          <w:b/>
          <w:sz w:val="36"/>
        </w:rPr>
      </w:pPr>
    </w:p>
    <w:p w14:paraId="76809024" w14:textId="77777777" w:rsidR="00086DB9" w:rsidRDefault="00986FBA">
      <w:pPr>
        <w:pStyle w:val="IllustrationIndexHeading"/>
        <w:pageBreakBefore/>
      </w:pPr>
      <w:r>
        <w:lastRenderedPageBreak/>
        <w:t>List of Figures</w:t>
      </w:r>
    </w:p>
    <w:p w14:paraId="76809025" w14:textId="77777777" w:rsidR="00086DB9" w:rsidRDefault="00986FBA">
      <w:pPr>
        <w:pStyle w:val="IllustrationIndex1"/>
      </w:pPr>
      <w:r>
        <w:t>Figure 1. Schematic picture of the radio occultation geometry</w:t>
      </w:r>
      <w:r>
        <w:tab/>
        <w:t>17</w:t>
      </w:r>
    </w:p>
    <w:p w14:paraId="76809026" w14:textId="77777777" w:rsidR="00086DB9" w:rsidRDefault="00086DB9">
      <w:pPr>
        <w:pStyle w:val="Standard"/>
        <w:jc w:val="center"/>
        <w:rPr>
          <w:rFonts w:ascii="Arial" w:hAnsi="Arial" w:cs="Arial"/>
          <w:b/>
          <w:sz w:val="36"/>
        </w:rPr>
      </w:pPr>
    </w:p>
    <w:p w14:paraId="76809027" w14:textId="77777777" w:rsidR="00086DB9" w:rsidRDefault="00986FBA">
      <w:pPr>
        <w:pStyle w:val="IllustrationIndexHeading"/>
      </w:pPr>
      <w:r>
        <w:t>List of Tables</w:t>
      </w:r>
    </w:p>
    <w:p w14:paraId="76809028" w14:textId="77777777" w:rsidR="00086DB9" w:rsidRDefault="00986FBA">
      <w:pPr>
        <w:pStyle w:val="Contents1"/>
        <w:tabs>
          <w:tab w:val="right" w:leader="dot" w:pos="9070"/>
        </w:tabs>
      </w:pPr>
      <w:r>
        <w:t>Table 1. BUFR Section 0 (Indicator)</w:t>
      </w:r>
      <w:r>
        <w:tab/>
        <w:t>20</w:t>
      </w:r>
    </w:p>
    <w:p w14:paraId="76809029" w14:textId="77777777" w:rsidR="00086DB9" w:rsidRDefault="00986FBA">
      <w:pPr>
        <w:pStyle w:val="Contents1"/>
        <w:tabs>
          <w:tab w:val="right" w:leader="dot" w:pos="9070"/>
        </w:tabs>
      </w:pPr>
      <w:r>
        <w:t>Table 2. BUFR Section 1 (Identification) for older Edition 3 messages</w:t>
      </w:r>
      <w:r>
        <w:tab/>
        <w:t>21</w:t>
      </w:r>
    </w:p>
    <w:p w14:paraId="7680902A" w14:textId="77777777" w:rsidR="00086DB9" w:rsidRDefault="00986FBA">
      <w:pPr>
        <w:pStyle w:val="Contents1"/>
        <w:tabs>
          <w:tab w:val="right" w:leader="dot" w:pos="9070"/>
        </w:tabs>
      </w:pPr>
      <w:r>
        <w:t>Table 3. BUFR Section 1 (Identification) for current Edition 4 messages</w:t>
      </w:r>
      <w:r>
        <w:tab/>
        <w:t>21</w:t>
      </w:r>
    </w:p>
    <w:p w14:paraId="7680902B" w14:textId="77777777" w:rsidR="00086DB9" w:rsidRDefault="00986FBA">
      <w:pPr>
        <w:pStyle w:val="Contents1"/>
        <w:tabs>
          <w:tab w:val="right" w:leader="dot" w:pos="9070"/>
        </w:tabs>
      </w:pPr>
      <w:r>
        <w:t>Table 4. BUFR Section 3 (Data Description)</w:t>
      </w:r>
      <w:r>
        <w:tab/>
        <w:t>22</w:t>
      </w:r>
    </w:p>
    <w:p w14:paraId="7680902C" w14:textId="77777777" w:rsidR="00086DB9" w:rsidRDefault="00986FBA">
      <w:pPr>
        <w:pStyle w:val="Contents1"/>
        <w:tabs>
          <w:tab w:val="right" w:leader="dot" w:pos="9070"/>
        </w:tabs>
      </w:pPr>
      <w:r>
        <w:t>Table 5. BUFR Section 4 (Data Template)</w:t>
      </w:r>
      <w:r>
        <w:tab/>
        <w:t>23</w:t>
      </w:r>
    </w:p>
    <w:p w14:paraId="7680902D" w14:textId="77777777" w:rsidR="00086DB9" w:rsidRDefault="00986FBA">
      <w:pPr>
        <w:pStyle w:val="Contents1"/>
        <w:tabs>
          <w:tab w:val="right" w:leader="dot" w:pos="9070"/>
        </w:tabs>
      </w:pPr>
      <w:r>
        <w:t>Table 6. Satellite Classification (Code Table 002020)</w:t>
      </w:r>
      <w:r>
        <w:tab/>
        <w:t>26</w:t>
      </w:r>
    </w:p>
    <w:p w14:paraId="7680902E" w14:textId="77777777" w:rsidR="00086DB9" w:rsidRDefault="00986FBA">
      <w:pPr>
        <w:pStyle w:val="Contents1"/>
        <w:tabs>
          <w:tab w:val="right" w:leader="dot" w:pos="9070"/>
        </w:tabs>
      </w:pPr>
      <w:r>
        <w:t>Table 7. GNSS RO Satellite Identifier (Common Code Table C–5)</w:t>
      </w:r>
      <w:r>
        <w:tab/>
        <w:t>27</w:t>
      </w:r>
    </w:p>
    <w:p w14:paraId="7680902F" w14:textId="77777777" w:rsidR="00086DB9" w:rsidRDefault="00986FBA">
      <w:pPr>
        <w:pStyle w:val="Contents1"/>
        <w:tabs>
          <w:tab w:val="right" w:leader="dot" w:pos="9070"/>
        </w:tabs>
      </w:pPr>
      <w:r>
        <w:t>Table 8. GNSS RO Satellite Instrument Identifier (Common Code Table C–8)</w:t>
      </w:r>
      <w:r>
        <w:tab/>
        <w:t>27</w:t>
      </w:r>
    </w:p>
    <w:p w14:paraId="76809030" w14:textId="77777777" w:rsidR="00086DB9" w:rsidRDefault="00986FBA">
      <w:pPr>
        <w:pStyle w:val="Contents1"/>
        <w:tabs>
          <w:tab w:val="right" w:leader="dot" w:pos="9070"/>
        </w:tabs>
      </w:pPr>
      <w:r>
        <w:t>Table 9. Quality Flags for RO Data (16-bit Flag Table)</w:t>
      </w:r>
      <w:r>
        <w:tab/>
        <w:t>28</w:t>
      </w:r>
    </w:p>
    <w:p w14:paraId="76809031" w14:textId="77777777" w:rsidR="00086DB9" w:rsidRDefault="00986FBA">
      <w:pPr>
        <w:pStyle w:val="Contents1"/>
        <w:tabs>
          <w:tab w:val="right" w:leader="dot" w:pos="9070"/>
        </w:tabs>
      </w:pPr>
      <w:r>
        <w:t>Table 10. BUFR Section 5 (End of Message)</w:t>
      </w:r>
      <w:r>
        <w:tab/>
        <w:t>29</w:t>
      </w:r>
    </w:p>
    <w:p w14:paraId="76809032" w14:textId="77777777" w:rsidR="00086DB9" w:rsidRDefault="00986FBA">
      <w:pPr>
        <w:pStyle w:val="Contents1"/>
        <w:tabs>
          <w:tab w:val="right" w:leader="dot" w:pos="9070"/>
        </w:tabs>
      </w:pPr>
      <w:r>
        <w:t>Table 11. Indicative BUFR message lengths</w:t>
      </w:r>
      <w:r>
        <w:tab/>
        <w:t>29</w:t>
      </w:r>
    </w:p>
    <w:p w14:paraId="76809033" w14:textId="77777777" w:rsidR="00086DB9" w:rsidRDefault="00986FBA">
      <w:pPr>
        <w:pStyle w:val="Contents1"/>
        <w:tabs>
          <w:tab w:val="right" w:leader="dot" w:pos="9070"/>
        </w:tabs>
      </w:pPr>
      <w:r>
        <w:t>Table 12. WMO Bulletin Routing Header/Trailer elements</w:t>
      </w:r>
      <w:r>
        <w:tab/>
        <w:t>31</w:t>
      </w:r>
    </w:p>
    <w:p w14:paraId="76809034" w14:textId="77777777" w:rsidR="00086DB9" w:rsidRDefault="00986FBA">
      <w:pPr>
        <w:pStyle w:val="Contents1"/>
        <w:tabs>
          <w:tab w:val="right" w:leader="dot" w:pos="9070"/>
        </w:tabs>
      </w:pPr>
      <w:r>
        <w:t>Table 13. Geographical Area Designator (A2) codes</w:t>
      </w:r>
      <w:r>
        <w:tab/>
        <w:t>31</w:t>
      </w:r>
    </w:p>
    <w:p w14:paraId="76809035" w14:textId="77777777" w:rsidR="00086DB9" w:rsidRDefault="00986FBA">
      <w:pPr>
        <w:pStyle w:val="Contents1"/>
        <w:tabs>
          <w:tab w:val="right" w:leader="dot" w:pos="9070"/>
        </w:tabs>
      </w:pPr>
      <w:r>
        <w:t>Table 14. Summary of ARHs for RO data on the GTS</w:t>
      </w:r>
      <w:r>
        <w:tab/>
        <w:t>32</w:t>
      </w:r>
    </w:p>
    <w:p w14:paraId="76809036" w14:textId="77777777" w:rsidR="00086DB9" w:rsidRDefault="00986FBA">
      <w:pPr>
        <w:pStyle w:val="Heading1"/>
        <w:numPr>
          <w:ilvl w:val="0"/>
          <w:numId w:val="0"/>
        </w:numPr>
        <w:tabs>
          <w:tab w:val="right" w:leader="dot" w:pos="9061"/>
        </w:tabs>
        <w:jc w:val="both"/>
        <w:rPr>
          <w:rFonts w:ascii="Arial" w:hAnsi="Arial" w:cs="Arial"/>
          <w:bCs/>
        </w:rPr>
      </w:pPr>
      <w:bookmarkStart w:id="2" w:name="__RefHeading__39_1229796929"/>
      <w:r>
        <w:rPr>
          <w:rFonts w:ascii="Arial" w:hAnsi="Arial" w:cs="Arial"/>
          <w:bCs/>
        </w:rPr>
        <w:lastRenderedPageBreak/>
        <w:t>Executive</w:t>
      </w:r>
      <w:r>
        <w:rPr>
          <w:rFonts w:ascii="Arial" w:eastAsia="Arial" w:hAnsi="Arial" w:cs="Arial"/>
          <w:bCs/>
        </w:rPr>
        <w:t xml:space="preserve"> </w:t>
      </w:r>
      <w:r>
        <w:rPr>
          <w:rFonts w:ascii="Arial" w:hAnsi="Arial" w:cs="Arial"/>
          <w:bCs/>
        </w:rPr>
        <w:t>Summary</w:t>
      </w:r>
      <w:bookmarkEnd w:id="2"/>
    </w:p>
    <w:p w14:paraId="76809037" w14:textId="77777777" w:rsidR="00086DB9" w:rsidRDefault="00986FBA">
      <w:pPr>
        <w:pStyle w:val="Standard"/>
        <w:jc w:val="both"/>
      </w:pPr>
      <w:r>
        <w:rPr>
          <w:rFonts w:ascii="Arial" w:hAnsi="Arial" w:cs="Arial"/>
          <w:szCs w:val="24"/>
        </w:rPr>
        <w:t>This</w:t>
      </w:r>
      <w:r>
        <w:rPr>
          <w:rFonts w:ascii="Arial" w:eastAsia="Arial" w:hAnsi="Arial" w:cs="Arial"/>
          <w:szCs w:val="24"/>
        </w:rPr>
        <w:t xml:space="preserve"> </w:t>
      </w:r>
      <w:r>
        <w:rPr>
          <w:rFonts w:ascii="Arial" w:hAnsi="Arial" w:cs="Arial"/>
          <w:szCs w:val="24"/>
        </w:rPr>
        <w:t>document</w:t>
      </w:r>
      <w:r>
        <w:rPr>
          <w:rFonts w:ascii="Arial" w:eastAsia="Arial" w:hAnsi="Arial" w:cs="Arial"/>
          <w:szCs w:val="24"/>
        </w:rPr>
        <w:t xml:space="preserve"> </w:t>
      </w:r>
      <w:r>
        <w:rPr>
          <w:rFonts w:ascii="Arial" w:hAnsi="Arial" w:cs="Arial"/>
          <w:szCs w:val="24"/>
        </w:rPr>
        <w:t>describes</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template</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encoding</w:t>
      </w:r>
      <w:r>
        <w:rPr>
          <w:rFonts w:ascii="Arial" w:eastAsia="Arial" w:hAnsi="Arial" w:cs="Arial"/>
          <w:szCs w:val="24"/>
        </w:rPr>
        <w:t xml:space="preserve"> </w:t>
      </w:r>
      <w:r>
        <w:rPr>
          <w:rFonts w:ascii="Arial" w:hAnsi="Arial" w:cs="Arial"/>
          <w:szCs w:val="24"/>
        </w:rPr>
        <w:t>ROM</w:t>
      </w:r>
      <w:r>
        <w:rPr>
          <w:rFonts w:ascii="Arial" w:eastAsia="Arial" w:hAnsi="Arial" w:cs="Arial"/>
          <w:szCs w:val="24"/>
        </w:rPr>
        <w:t xml:space="preserve"> </w:t>
      </w:r>
      <w:r>
        <w:rPr>
          <w:rFonts w:ascii="Arial" w:hAnsi="Arial" w:cs="Arial"/>
          <w:szCs w:val="24"/>
        </w:rPr>
        <w:t>SAF</w:t>
      </w:r>
      <w:r>
        <w:rPr>
          <w:rFonts w:ascii="Arial" w:eastAsia="Arial" w:hAnsi="Arial" w:cs="Arial"/>
          <w:szCs w:val="24"/>
        </w:rPr>
        <w:t xml:space="preserve"> </w:t>
      </w:r>
      <w:r>
        <w:rPr>
          <w:rFonts w:ascii="Arial" w:hAnsi="Arial" w:cs="Arial"/>
          <w:szCs w:val="24"/>
        </w:rPr>
        <w:t>processed</w:t>
      </w:r>
      <w:r>
        <w:rPr>
          <w:rFonts w:ascii="Arial" w:eastAsia="Arial" w:hAnsi="Arial" w:cs="Arial"/>
          <w:szCs w:val="24"/>
        </w:rPr>
        <w:t xml:space="preserve"> </w:t>
      </w:r>
      <w:r>
        <w:rPr>
          <w:rFonts w:ascii="Arial" w:hAnsi="Arial" w:cs="Arial"/>
          <w:szCs w:val="24"/>
        </w:rPr>
        <w:t>radio</w:t>
      </w:r>
      <w:r>
        <w:rPr>
          <w:rFonts w:ascii="Arial" w:eastAsia="Arial" w:hAnsi="Arial" w:cs="Arial"/>
          <w:szCs w:val="24"/>
        </w:rPr>
        <w:t xml:space="preserve"> </w:t>
      </w:r>
      <w:r>
        <w:rPr>
          <w:rFonts w:ascii="Arial" w:hAnsi="Arial" w:cs="Arial"/>
          <w:szCs w:val="24"/>
        </w:rPr>
        <w:t>occultation</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into</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b/>
          <w:szCs w:val="24"/>
        </w:rPr>
        <w:t>BUFR</w:t>
      </w:r>
      <w:r>
        <w:rPr>
          <w:rFonts w:ascii="Arial" w:eastAsia="Arial" w:hAnsi="Arial" w:cs="Arial"/>
          <w:szCs w:val="24"/>
        </w:rPr>
        <w:t xml:space="preserve"> </w:t>
      </w:r>
      <w:r>
        <w:rPr>
          <w:rFonts w:ascii="Arial" w:hAnsi="Arial" w:cs="Arial"/>
          <w:szCs w:val="24"/>
        </w:rPr>
        <w:t>format.</w:t>
      </w:r>
      <w:r>
        <w:rPr>
          <w:rFonts w:ascii="Arial" w:eastAsia="Arial" w:hAnsi="Arial" w:cs="Arial"/>
          <w:szCs w:val="24"/>
        </w:rPr>
        <w:t xml:space="preserve"> </w:t>
      </w:r>
      <w:r>
        <w:rPr>
          <w:rFonts w:ascii="Arial" w:hAnsi="Arial" w:cs="Arial"/>
          <w:szCs w:val="24"/>
        </w:rPr>
        <w:t>This</w:t>
      </w:r>
      <w:r>
        <w:rPr>
          <w:rFonts w:ascii="Arial" w:eastAsia="Arial" w:hAnsi="Arial" w:cs="Arial"/>
          <w:szCs w:val="24"/>
        </w:rPr>
        <w:t xml:space="preserve"> </w:t>
      </w:r>
      <w:r>
        <w:rPr>
          <w:rFonts w:ascii="Arial" w:hAnsi="Arial" w:cs="Arial"/>
          <w:szCs w:val="24"/>
        </w:rPr>
        <w:t>formatting</w:t>
      </w:r>
      <w:r>
        <w:rPr>
          <w:rFonts w:ascii="Arial" w:eastAsia="Arial" w:hAnsi="Arial" w:cs="Arial"/>
          <w:szCs w:val="24"/>
        </w:rPr>
        <w:t xml:space="preserve"> </w:t>
      </w:r>
      <w:r>
        <w:rPr>
          <w:rFonts w:ascii="Arial" w:hAnsi="Arial" w:cs="Arial"/>
          <w:szCs w:val="24"/>
        </w:rPr>
        <w:t>is</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requirement</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dissemination</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near real</w:t>
      </w:r>
      <w:r>
        <w:rPr>
          <w:rFonts w:ascii="Arial" w:eastAsia="Arial" w:hAnsi="Arial" w:cs="Arial"/>
          <w:szCs w:val="24"/>
        </w:rPr>
        <w:t>-</w:t>
      </w:r>
      <w:r>
        <w:rPr>
          <w:rFonts w:ascii="Arial" w:hAnsi="Arial" w:cs="Arial"/>
          <w:szCs w:val="24"/>
        </w:rPr>
        <w:t>time</w:t>
      </w:r>
      <w:r>
        <w:rPr>
          <w:rFonts w:ascii="Arial" w:eastAsia="Arial" w:hAnsi="Arial" w:cs="Arial"/>
          <w:szCs w:val="24"/>
        </w:rPr>
        <w:t xml:space="preserve"> </w:t>
      </w:r>
      <w:r>
        <w:rPr>
          <w:rFonts w:ascii="Arial" w:hAnsi="Arial" w:cs="Arial"/>
          <w:szCs w:val="24"/>
        </w:rPr>
        <w:t>ROM</w:t>
      </w:r>
      <w:r>
        <w:rPr>
          <w:rFonts w:ascii="Arial" w:eastAsia="Arial" w:hAnsi="Arial" w:cs="Arial"/>
          <w:szCs w:val="24"/>
        </w:rPr>
        <w:t xml:space="preserve"> </w:t>
      </w:r>
      <w:r>
        <w:rPr>
          <w:rFonts w:ascii="Arial" w:hAnsi="Arial" w:cs="Arial"/>
          <w:szCs w:val="24"/>
        </w:rPr>
        <w:t>SAF</w:t>
      </w:r>
      <w:r>
        <w:rPr>
          <w:rFonts w:ascii="Arial" w:eastAsia="Arial" w:hAnsi="Arial" w:cs="Arial"/>
          <w:szCs w:val="24"/>
        </w:rPr>
        <w:t xml:space="preserve"> </w:t>
      </w:r>
      <w:r>
        <w:rPr>
          <w:rFonts w:ascii="Arial" w:hAnsi="Arial" w:cs="Arial"/>
          <w:szCs w:val="24"/>
        </w:rPr>
        <w:t>products</w:t>
      </w:r>
      <w:r>
        <w:rPr>
          <w:rFonts w:ascii="Arial" w:eastAsia="Arial" w:hAnsi="Arial" w:cs="Arial"/>
          <w:szCs w:val="24"/>
        </w:rPr>
        <w:t xml:space="preserve"> </w:t>
      </w:r>
      <w:r>
        <w:rPr>
          <w:rFonts w:ascii="Arial" w:hAnsi="Arial" w:cs="Arial"/>
          <w:szCs w:val="24"/>
        </w:rPr>
        <w:t>over</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or</w:t>
      </w:r>
      <w:r>
        <w:rPr>
          <w:rFonts w:ascii="Arial" w:eastAsia="Arial" w:hAnsi="Arial" w:cs="Arial"/>
          <w:szCs w:val="24"/>
        </w:rPr>
        <w:t xml:space="preserve"> </w:t>
      </w:r>
      <w:proofErr w:type="spellStart"/>
      <w:r>
        <w:rPr>
          <w:rFonts w:ascii="Arial" w:hAnsi="Arial" w:cs="Arial"/>
          <w:szCs w:val="24"/>
        </w:rPr>
        <w:t>EUMETCast</w:t>
      </w:r>
      <w:proofErr w:type="spellEnd"/>
      <w:r>
        <w:rPr>
          <w:rFonts w:ascii="Arial" w:hAnsi="Arial" w:cs="Arial"/>
          <w:szCs w:val="24"/>
        </w:rPr>
        <w: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is</w:t>
      </w:r>
      <w:r>
        <w:rPr>
          <w:rFonts w:ascii="Arial" w:eastAsia="Arial" w:hAnsi="Arial" w:cs="Arial"/>
          <w:szCs w:val="24"/>
        </w:rPr>
        <w:t xml:space="preserve"> </w:t>
      </w:r>
      <w:r>
        <w:rPr>
          <w:rFonts w:ascii="Arial" w:hAnsi="Arial" w:cs="Arial"/>
          <w:szCs w:val="24"/>
        </w:rPr>
        <w:t>generic</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support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encoding</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from</w:t>
      </w:r>
      <w:r>
        <w:rPr>
          <w:rFonts w:ascii="Arial" w:eastAsia="Arial" w:hAnsi="Arial" w:cs="Arial"/>
          <w:szCs w:val="24"/>
        </w:rPr>
        <w:t xml:space="preserve"> </w:t>
      </w:r>
      <w:r>
        <w:rPr>
          <w:rFonts w:ascii="Arial" w:hAnsi="Arial" w:cs="Arial"/>
          <w:szCs w:val="24"/>
        </w:rPr>
        <w:t>other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missions</w:t>
      </w:r>
      <w:r>
        <w:rPr>
          <w:rFonts w:ascii="Arial" w:eastAsia="Arial" w:hAnsi="Arial" w:cs="Arial"/>
          <w:szCs w:val="24"/>
        </w:rPr>
        <w:t xml:space="preserve"> </w:t>
      </w:r>
      <w:r>
        <w:rPr>
          <w:rFonts w:ascii="Arial" w:hAnsi="Arial" w:cs="Arial"/>
          <w:szCs w:val="24"/>
        </w:rPr>
        <w:t>(COSMIC,</w:t>
      </w:r>
      <w:r>
        <w:rPr>
          <w:rFonts w:ascii="Arial" w:eastAsia="Arial" w:hAnsi="Arial" w:cs="Arial"/>
          <w:szCs w:val="24"/>
        </w:rPr>
        <w:t xml:space="preserve"> </w:t>
      </w:r>
      <w:r>
        <w:rPr>
          <w:rFonts w:ascii="Arial" w:hAnsi="Arial" w:cs="Arial"/>
          <w:szCs w:val="24"/>
        </w:rPr>
        <w:t>CHAMP,</w:t>
      </w:r>
      <w:r>
        <w:rPr>
          <w:rFonts w:ascii="Arial" w:eastAsia="Arial" w:hAnsi="Arial" w:cs="Arial"/>
          <w:szCs w:val="24"/>
        </w:rPr>
        <w:t xml:space="preserve"> </w:t>
      </w:r>
      <w:r>
        <w:rPr>
          <w:rFonts w:ascii="Arial" w:hAnsi="Arial" w:cs="Arial"/>
          <w:szCs w:val="24"/>
        </w:rPr>
        <w:t>GRACE</w:t>
      </w:r>
      <w:r>
        <w:rPr>
          <w:rFonts w:ascii="Arial" w:eastAsia="Arial" w:hAnsi="Arial" w:cs="Arial"/>
          <w:szCs w:val="24"/>
        </w:rPr>
        <w:t>…</w:t>
      </w:r>
      <w:r>
        <w:rPr>
          <w:rFonts w:ascii="Arial" w:hAnsi="Arial" w:cs="Arial"/>
          <w:szCs w:val="24"/>
        </w:rPr>
        <w:t>)</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by</w:t>
      </w:r>
      <w:r>
        <w:rPr>
          <w:rFonts w:ascii="Arial" w:eastAsia="Arial" w:hAnsi="Arial" w:cs="Arial"/>
          <w:szCs w:val="24"/>
        </w:rPr>
        <w:t xml:space="preserve"> </w:t>
      </w:r>
      <w:r>
        <w:rPr>
          <w:rFonts w:ascii="Arial" w:hAnsi="Arial" w:cs="Arial"/>
          <w:szCs w:val="24"/>
        </w:rPr>
        <w:t>other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processing</w:t>
      </w:r>
      <w:r>
        <w:rPr>
          <w:rFonts w:ascii="Arial" w:eastAsia="Arial" w:hAnsi="Arial" w:cs="Arial"/>
          <w:szCs w:val="24"/>
        </w:rPr>
        <w:t xml:space="preserve"> </w:t>
      </w:r>
      <w:r>
        <w:rPr>
          <w:rFonts w:ascii="Arial" w:hAnsi="Arial" w:cs="Arial"/>
          <w:szCs w:val="24"/>
        </w:rPr>
        <w:t>centres</w:t>
      </w:r>
      <w:r>
        <w:rPr>
          <w:rFonts w:ascii="Arial" w:eastAsia="Arial" w:hAnsi="Arial" w:cs="Arial"/>
          <w:szCs w:val="24"/>
        </w:rPr>
        <w:t xml:space="preserve"> </w:t>
      </w:r>
      <w:r>
        <w:rPr>
          <w:rFonts w:ascii="Arial" w:hAnsi="Arial" w:cs="Arial"/>
          <w:szCs w:val="24"/>
        </w:rPr>
        <w:t>(EUMETSAT,</w:t>
      </w:r>
      <w:r>
        <w:rPr>
          <w:rFonts w:ascii="Arial" w:eastAsia="Arial" w:hAnsi="Arial" w:cs="Arial"/>
          <w:szCs w:val="24"/>
        </w:rPr>
        <w:t xml:space="preserve"> </w:t>
      </w:r>
      <w:r>
        <w:rPr>
          <w:rFonts w:ascii="Arial" w:hAnsi="Arial" w:cs="Arial"/>
          <w:szCs w:val="24"/>
        </w:rPr>
        <w:t>UCAR,</w:t>
      </w:r>
      <w:r>
        <w:rPr>
          <w:rFonts w:ascii="Arial" w:eastAsia="Arial" w:hAnsi="Arial" w:cs="Arial"/>
          <w:szCs w:val="24"/>
        </w:rPr>
        <w:t xml:space="preserve"> </w:t>
      </w:r>
      <w:r>
        <w:rPr>
          <w:rFonts w:ascii="Arial" w:hAnsi="Arial" w:cs="Arial"/>
          <w:szCs w:val="24"/>
        </w:rPr>
        <w:t>GFZ</w:t>
      </w:r>
      <w:r>
        <w:rPr>
          <w:rFonts w:ascii="Arial" w:eastAsia="Arial" w:hAnsi="Arial" w:cs="Arial"/>
          <w:szCs w:val="24"/>
        </w:rPr>
        <w:t>…</w:t>
      </w:r>
      <w:r>
        <w:rPr>
          <w:rFonts w:ascii="Arial" w:hAnsi="Arial" w:cs="Arial"/>
          <w:szCs w:val="24"/>
        </w:rPr>
        <w:t>).</w:t>
      </w:r>
    </w:p>
    <w:p w14:paraId="76809038" w14:textId="77777777" w:rsidR="00086DB9" w:rsidRDefault="00086DB9">
      <w:pPr>
        <w:pStyle w:val="Standard"/>
        <w:jc w:val="both"/>
        <w:rPr>
          <w:rFonts w:ascii="Arial" w:hAnsi="Arial" w:cs="Arial"/>
          <w:szCs w:val="24"/>
        </w:rPr>
      </w:pPr>
    </w:p>
    <w:p w14:paraId="76809039" w14:textId="77777777" w:rsidR="00086DB9" w:rsidRPr="00107262" w:rsidRDefault="00986FBA">
      <w:pPr>
        <w:pStyle w:val="PlainText"/>
        <w:jc w:val="both"/>
        <w:rPr>
          <w:lang w:val="en-US"/>
          <w:rPrChange w:id="3" w:author="Stig Syndergaard" w:date="2022-10-24T18:00:00Z">
            <w:rPr/>
          </w:rPrChange>
        </w:rPr>
      </w:pP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WMO</w:t>
      </w:r>
      <w:r>
        <w:rPr>
          <w:rFonts w:ascii="Arial" w:eastAsia="Arial" w:hAnsi="Arial" w:cs="Arial"/>
          <w:sz w:val="24"/>
          <w:szCs w:val="24"/>
          <w:lang w:val="en-GB"/>
        </w:rPr>
        <w:t xml:space="preserve"> </w:t>
      </w:r>
      <w:r>
        <w:rPr>
          <w:rFonts w:ascii="Arial" w:hAnsi="Arial" w:cs="Arial"/>
          <w:sz w:val="24"/>
          <w:szCs w:val="24"/>
          <w:lang w:val="en-GB"/>
        </w:rPr>
        <w:t>FM94</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(otherwise</w:t>
      </w:r>
      <w:r>
        <w:rPr>
          <w:rFonts w:ascii="Arial" w:eastAsia="Arial" w:hAnsi="Arial" w:cs="Arial"/>
          <w:sz w:val="24"/>
          <w:szCs w:val="24"/>
          <w:lang w:val="en-GB"/>
        </w:rPr>
        <w:t xml:space="preserve"> </w:t>
      </w:r>
      <w:r>
        <w:rPr>
          <w:rFonts w:ascii="Arial" w:hAnsi="Arial" w:cs="Arial"/>
          <w:sz w:val="24"/>
          <w:szCs w:val="24"/>
          <w:lang w:val="en-GB"/>
        </w:rPr>
        <w:t>known</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 </w:t>
      </w:r>
      <w:r>
        <w:rPr>
          <w:rFonts w:ascii="Arial" w:hAnsi="Arial" w:cs="Arial"/>
          <w:sz w:val="24"/>
          <w:szCs w:val="24"/>
          <w:lang w:val="en-GB"/>
        </w:rPr>
        <w:t>Binary</w:t>
      </w:r>
      <w:r>
        <w:rPr>
          <w:rFonts w:ascii="Arial" w:eastAsia="Arial" w:hAnsi="Arial" w:cs="Arial"/>
          <w:sz w:val="24"/>
          <w:szCs w:val="24"/>
          <w:lang w:val="en-GB"/>
        </w:rPr>
        <w:t xml:space="preserve"> </w:t>
      </w:r>
      <w:r>
        <w:rPr>
          <w:rFonts w:ascii="Arial" w:hAnsi="Arial" w:cs="Arial"/>
          <w:sz w:val="24"/>
          <w:szCs w:val="24"/>
          <w:lang w:val="en-GB"/>
        </w:rPr>
        <w:t>Universal</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Representation)</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standard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encoding</w:t>
      </w:r>
      <w:r>
        <w:rPr>
          <w:rFonts w:ascii="Arial" w:eastAsia="Arial" w:hAnsi="Arial" w:cs="Arial"/>
          <w:sz w:val="24"/>
          <w:szCs w:val="24"/>
          <w:lang w:val="en-GB"/>
        </w:rPr>
        <w:t xml:space="preserve"> </w:t>
      </w:r>
      <w:r>
        <w:rPr>
          <w:rFonts w:ascii="Arial" w:hAnsi="Arial" w:cs="Arial"/>
          <w:sz w:val="24"/>
          <w:szCs w:val="24"/>
          <w:lang w:val="en-GB"/>
        </w:rPr>
        <w:t>meteorological</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other</w:t>
      </w:r>
      <w:r>
        <w:rPr>
          <w:rFonts w:ascii="Arial" w:eastAsia="Arial" w:hAnsi="Arial" w:cs="Arial"/>
          <w:sz w:val="24"/>
          <w:szCs w:val="24"/>
          <w:lang w:val="en-GB"/>
        </w:rPr>
        <w:t xml:space="preserve"> </w:t>
      </w:r>
      <w:r>
        <w:rPr>
          <w:rFonts w:ascii="Arial" w:hAnsi="Arial" w:cs="Arial"/>
          <w:sz w:val="24"/>
          <w:szCs w:val="24"/>
          <w:lang w:val="en-GB"/>
        </w:rPr>
        <w:t>(mainly)</w:t>
      </w:r>
      <w:r>
        <w:rPr>
          <w:rFonts w:ascii="Arial" w:eastAsia="Arial" w:hAnsi="Arial" w:cs="Arial"/>
          <w:sz w:val="24"/>
          <w:szCs w:val="24"/>
          <w:lang w:val="en-GB"/>
        </w:rPr>
        <w:t xml:space="preserve"> </w:t>
      </w:r>
      <w:r>
        <w:rPr>
          <w:rFonts w:ascii="Arial" w:hAnsi="Arial" w:cs="Arial"/>
          <w:sz w:val="24"/>
          <w:szCs w:val="24"/>
          <w:lang w:val="en-GB"/>
        </w:rPr>
        <w:t>observational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efficient</w:t>
      </w:r>
      <w:r>
        <w:rPr>
          <w:rFonts w:ascii="Arial" w:eastAsia="Arial" w:hAnsi="Arial" w:cs="Arial"/>
          <w:sz w:val="24"/>
          <w:szCs w:val="24"/>
          <w:lang w:val="en-GB"/>
        </w:rPr>
        <w:t xml:space="preserve"> </w:t>
      </w:r>
      <w:r>
        <w:rPr>
          <w:rFonts w:ascii="Arial" w:hAnsi="Arial" w:cs="Arial"/>
          <w:sz w:val="24"/>
          <w:szCs w:val="24"/>
          <w:lang w:val="en-GB"/>
        </w:rPr>
        <w:t>transmission</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storage.</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message</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pure</w:t>
      </w:r>
      <w:r>
        <w:rPr>
          <w:rFonts w:ascii="Arial" w:eastAsia="Arial" w:hAnsi="Arial" w:cs="Arial"/>
          <w:sz w:val="24"/>
          <w:szCs w:val="24"/>
          <w:lang w:val="en-GB"/>
        </w:rPr>
        <w:t xml:space="preserve"> </w:t>
      </w:r>
      <w:r>
        <w:rPr>
          <w:rFonts w:ascii="Arial" w:hAnsi="Arial" w:cs="Arial"/>
          <w:sz w:val="24"/>
          <w:szCs w:val="24"/>
          <w:lang w:val="en-GB"/>
        </w:rPr>
        <w:t>binary</w:t>
      </w:r>
      <w:r>
        <w:rPr>
          <w:rFonts w:ascii="Arial" w:eastAsia="Arial" w:hAnsi="Arial" w:cs="Arial"/>
          <w:sz w:val="24"/>
          <w:szCs w:val="24"/>
          <w:lang w:val="en-GB"/>
        </w:rPr>
        <w:t xml:space="preserve"> </w:t>
      </w:r>
      <w:r>
        <w:rPr>
          <w:rFonts w:ascii="Arial" w:hAnsi="Arial" w:cs="Arial"/>
          <w:sz w:val="24"/>
          <w:szCs w:val="24"/>
          <w:lang w:val="en-GB"/>
        </w:rPr>
        <w:t>(bit-oriented</w:t>
      </w:r>
      <w:r>
        <w:rPr>
          <w:rFonts w:ascii="Arial" w:eastAsia="Arial" w:hAnsi="Arial" w:cs="Arial"/>
          <w:sz w:val="24"/>
          <w:szCs w:val="24"/>
          <w:lang w:val="en-GB"/>
        </w:rPr>
        <w:t xml:space="preserve"> </w:t>
      </w:r>
      <w:r>
        <w:rPr>
          <w:rFonts w:ascii="Arial" w:hAnsi="Arial" w:cs="Arial"/>
          <w:sz w:val="24"/>
          <w:szCs w:val="24"/>
          <w:lang w:val="en-GB"/>
        </w:rPr>
        <w:t>stream).</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encoding</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decoding</w:t>
      </w:r>
      <w:r>
        <w:rPr>
          <w:rFonts w:ascii="Arial" w:eastAsia="Arial" w:hAnsi="Arial" w:cs="Arial"/>
          <w:sz w:val="24"/>
          <w:szCs w:val="24"/>
          <w:lang w:val="en-GB"/>
        </w:rPr>
        <w:t xml:space="preserve"> </w:t>
      </w:r>
      <w:r>
        <w:rPr>
          <w:rFonts w:ascii="Arial" w:hAnsi="Arial" w:cs="Arial"/>
          <w:sz w:val="24"/>
          <w:szCs w:val="24"/>
          <w:lang w:val="en-GB"/>
        </w:rPr>
        <w:t>process</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table-driven,</w:t>
      </w:r>
      <w:r>
        <w:rPr>
          <w:rFonts w:ascii="Arial" w:eastAsia="Arial" w:hAnsi="Arial" w:cs="Arial"/>
          <w:sz w:val="24"/>
          <w:szCs w:val="24"/>
          <w:lang w:val="en-GB"/>
        </w:rPr>
        <w:t xml:space="preserve"> </w:t>
      </w:r>
      <w:r>
        <w:rPr>
          <w:rFonts w:ascii="Arial" w:hAnsi="Arial" w:cs="Arial"/>
          <w:sz w:val="24"/>
          <w:szCs w:val="24"/>
          <w:lang w:val="en-GB"/>
        </w:rPr>
        <w:t>meaning</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pre-defined,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these</w:t>
      </w:r>
      <w:r>
        <w:rPr>
          <w:rFonts w:ascii="Arial" w:eastAsia="Arial" w:hAnsi="Arial" w:cs="Arial"/>
          <w:sz w:val="24"/>
          <w:szCs w:val="24"/>
          <w:lang w:val="en-GB"/>
        </w:rPr>
        <w:t xml:space="preserve"> </w:t>
      </w:r>
      <w:r>
        <w:rPr>
          <w:rFonts w:ascii="Arial" w:hAnsi="Arial" w:cs="Arial"/>
          <w:sz w:val="24"/>
          <w:szCs w:val="24"/>
          <w:lang w:val="en-GB"/>
        </w:rPr>
        <w:t>complementary</w:t>
      </w:r>
      <w:r>
        <w:rPr>
          <w:rFonts w:ascii="Arial" w:eastAsia="Arial" w:hAnsi="Arial" w:cs="Arial"/>
          <w:sz w:val="24"/>
          <w:szCs w:val="24"/>
          <w:lang w:val="en-GB"/>
        </w:rPr>
        <w:t xml:space="preserve"> </w:t>
      </w:r>
      <w:r>
        <w:rPr>
          <w:rFonts w:ascii="Arial" w:hAnsi="Arial" w:cs="Arial"/>
          <w:sz w:val="24"/>
          <w:szCs w:val="24"/>
          <w:lang w:val="en-GB"/>
        </w:rPr>
        <w:t>processes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use</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same</w:t>
      </w:r>
      <w:r>
        <w:rPr>
          <w:rFonts w:ascii="Arial" w:eastAsia="Arial" w:hAnsi="Arial" w:cs="Arial"/>
          <w:sz w:val="24"/>
          <w:szCs w:val="24"/>
          <w:lang w:val="en-GB"/>
        </w:rPr>
        <w:t xml:space="preserve"> </w:t>
      </w:r>
      <w:r>
        <w:rPr>
          <w:rFonts w:ascii="Arial" w:hAnsi="Arial" w:cs="Arial"/>
          <w:sz w:val="24"/>
          <w:szCs w:val="24"/>
          <w:lang w:val="en-GB"/>
        </w:rPr>
        <w:t>table</w:t>
      </w:r>
      <w:r>
        <w:rPr>
          <w:rFonts w:ascii="Arial" w:eastAsia="Arial" w:hAnsi="Arial" w:cs="Arial"/>
          <w:sz w:val="24"/>
          <w:szCs w:val="24"/>
          <w:lang w:val="en-GB"/>
        </w:rPr>
        <w:t xml:space="preserve"> </w:t>
      </w:r>
      <w:r>
        <w:rPr>
          <w:rFonts w:ascii="Arial" w:hAnsi="Arial" w:cs="Arial"/>
          <w:sz w:val="24"/>
          <w:szCs w:val="24"/>
          <w:lang w:val="en-GB"/>
        </w:rPr>
        <w:t>definitions.</w:t>
      </w:r>
      <w:r>
        <w:rPr>
          <w:rFonts w:ascii="Arial" w:eastAsia="Arial" w:hAnsi="Arial" w:cs="Arial"/>
          <w:sz w:val="24"/>
          <w:szCs w:val="24"/>
          <w:lang w:val="en-GB"/>
        </w:rPr>
        <w:t xml:space="preserve"> </w:t>
      </w:r>
      <w:r>
        <w:rPr>
          <w:rFonts w:ascii="Arial" w:hAnsi="Arial" w:cs="Arial"/>
          <w:sz w:val="24"/>
          <w:szCs w:val="24"/>
          <w:lang w:val="en-GB"/>
        </w:rPr>
        <w:t>Once</w:t>
      </w:r>
      <w:r>
        <w:rPr>
          <w:rFonts w:ascii="Arial" w:eastAsia="Arial" w:hAnsi="Arial" w:cs="Arial"/>
          <w:sz w:val="24"/>
          <w:szCs w:val="24"/>
          <w:lang w:val="en-GB"/>
        </w:rPr>
        <w:t xml:space="preserve"> </w:t>
      </w:r>
      <w:r>
        <w:rPr>
          <w:rFonts w:ascii="Arial" w:hAnsi="Arial" w:cs="Arial"/>
          <w:sz w:val="24"/>
          <w:szCs w:val="24"/>
          <w:lang w:val="en-GB"/>
        </w:rPr>
        <w:t>parameters</w:t>
      </w:r>
      <w:r>
        <w:rPr>
          <w:rFonts w:ascii="Arial" w:eastAsia="Arial" w:hAnsi="Arial" w:cs="Arial"/>
          <w:sz w:val="24"/>
          <w:szCs w:val="24"/>
          <w:lang w:val="en-GB"/>
        </w:rPr>
        <w:t xml:space="preserve"> </w:t>
      </w:r>
      <w:r>
        <w:rPr>
          <w:rFonts w:ascii="Arial" w:hAnsi="Arial" w:cs="Arial"/>
          <w:sz w:val="24"/>
          <w:szCs w:val="24"/>
          <w:lang w:val="en-GB"/>
        </w:rPr>
        <w:t>are</w:t>
      </w:r>
      <w:r>
        <w:rPr>
          <w:rFonts w:ascii="Arial" w:eastAsia="Arial" w:hAnsi="Arial" w:cs="Arial"/>
          <w:sz w:val="24"/>
          <w:szCs w:val="24"/>
          <w:lang w:val="en-GB"/>
        </w:rPr>
        <w:t xml:space="preserve"> </w:t>
      </w:r>
      <w:r>
        <w:rPr>
          <w:rFonts w:ascii="Arial" w:hAnsi="Arial" w:cs="Arial"/>
          <w:sz w:val="24"/>
          <w:szCs w:val="24"/>
          <w:lang w:val="en-GB"/>
        </w:rPr>
        <w:t>defined</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way,</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(eventually)</w:t>
      </w:r>
      <w:r>
        <w:rPr>
          <w:rFonts w:ascii="Arial" w:eastAsia="Arial" w:hAnsi="Arial" w:cs="Arial"/>
          <w:sz w:val="24"/>
          <w:szCs w:val="24"/>
          <w:lang w:val="en-GB"/>
        </w:rPr>
        <w:t xml:space="preserve"> </w:t>
      </w:r>
      <w:r>
        <w:rPr>
          <w:rFonts w:ascii="Arial" w:hAnsi="Arial" w:cs="Arial"/>
          <w:sz w:val="24"/>
          <w:szCs w:val="24"/>
          <w:lang w:val="en-GB"/>
        </w:rPr>
        <w:t>accepted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published</w:t>
      </w:r>
      <w:r>
        <w:rPr>
          <w:rFonts w:ascii="Arial" w:eastAsia="Arial" w:hAnsi="Arial" w:cs="Arial"/>
          <w:sz w:val="24"/>
          <w:szCs w:val="24"/>
          <w:lang w:val="en-GB"/>
        </w:rPr>
        <w:t xml:space="preserve"> </w:t>
      </w:r>
      <w:r>
        <w:rPr>
          <w:rFonts w:ascii="Arial" w:hAnsi="Arial" w:cs="Arial"/>
          <w:sz w:val="24"/>
          <w:szCs w:val="24"/>
          <w:lang w:val="en-GB"/>
        </w:rPr>
        <w:t>by</w:t>
      </w:r>
      <w:r>
        <w:rPr>
          <w:rFonts w:ascii="Arial" w:eastAsia="Arial" w:hAnsi="Arial" w:cs="Arial"/>
          <w:sz w:val="24"/>
          <w:szCs w:val="24"/>
          <w:lang w:val="en-GB"/>
        </w:rPr>
        <w:t xml:space="preserve"> </w:t>
      </w:r>
      <w:r>
        <w:rPr>
          <w:rFonts w:ascii="Arial" w:hAnsi="Arial" w:cs="Arial"/>
          <w:sz w:val="24"/>
          <w:szCs w:val="24"/>
          <w:lang w:val="en-GB"/>
        </w:rPr>
        <w:t>WMO,</w:t>
      </w:r>
      <w:r>
        <w:rPr>
          <w:rFonts w:ascii="Arial" w:eastAsia="Arial" w:hAnsi="Arial" w:cs="Arial"/>
          <w:sz w:val="24"/>
          <w:szCs w:val="24"/>
          <w:lang w:val="en-GB"/>
        </w:rPr>
        <w:t xml:space="preserve"> </w:t>
      </w:r>
      <w:r>
        <w:rPr>
          <w:rFonts w:ascii="Arial" w:hAnsi="Arial" w:cs="Arial"/>
          <w:sz w:val="24"/>
          <w:szCs w:val="24"/>
          <w:lang w:val="en-GB"/>
        </w:rPr>
        <w:t>any</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within</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messages</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self-defining</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encoded</w:t>
      </w:r>
      <w:r>
        <w:rPr>
          <w:rFonts w:ascii="Arial" w:eastAsia="Arial" w:hAnsi="Arial" w:cs="Arial"/>
          <w:sz w:val="24"/>
          <w:szCs w:val="24"/>
          <w:lang w:val="en-GB"/>
        </w:rPr>
        <w:t xml:space="preserve"> and </w:t>
      </w:r>
      <w:r>
        <w:rPr>
          <w:rFonts w:ascii="Arial" w:hAnsi="Arial" w:cs="Arial"/>
          <w:sz w:val="24"/>
          <w:szCs w:val="24"/>
          <w:lang w:val="en-GB"/>
        </w:rPr>
        <w:t>decoded</w:t>
      </w:r>
      <w:r>
        <w:rPr>
          <w:rFonts w:ascii="Arial" w:eastAsia="Arial" w:hAnsi="Arial" w:cs="Arial"/>
          <w:sz w:val="24"/>
          <w:szCs w:val="24"/>
          <w:lang w:val="en-GB"/>
        </w:rPr>
        <w:t xml:space="preserve"> </w:t>
      </w:r>
      <w:r>
        <w:rPr>
          <w:rFonts w:ascii="Arial" w:hAnsi="Arial" w:cs="Arial"/>
          <w:sz w:val="24"/>
          <w:szCs w:val="24"/>
          <w:lang w:val="en-GB"/>
        </w:rPr>
        <w:t>by</w:t>
      </w:r>
      <w:r>
        <w:rPr>
          <w:rFonts w:ascii="Arial" w:eastAsia="Arial" w:hAnsi="Arial" w:cs="Arial"/>
          <w:sz w:val="24"/>
          <w:szCs w:val="24"/>
          <w:lang w:val="en-GB"/>
        </w:rPr>
        <w:t xml:space="preserve"> </w:t>
      </w:r>
      <w:r>
        <w:rPr>
          <w:rFonts w:ascii="Arial" w:hAnsi="Arial" w:cs="Arial"/>
          <w:sz w:val="24"/>
          <w:szCs w:val="24"/>
          <w:lang w:val="en-GB"/>
        </w:rPr>
        <w:t>generic</w:t>
      </w:r>
      <w:r>
        <w:rPr>
          <w:rFonts w:ascii="Arial" w:eastAsia="Arial" w:hAnsi="Arial" w:cs="Arial"/>
          <w:sz w:val="24"/>
          <w:szCs w:val="24"/>
          <w:lang w:val="en-GB"/>
        </w:rPr>
        <w:t xml:space="preserve"> </w:t>
      </w:r>
      <w:r>
        <w:rPr>
          <w:rFonts w:ascii="Arial" w:hAnsi="Arial" w:cs="Arial"/>
          <w:sz w:val="24"/>
          <w:szCs w:val="24"/>
          <w:lang w:val="en-GB"/>
        </w:rPr>
        <w:t>routines</w:t>
      </w:r>
    </w:p>
    <w:p w14:paraId="7680903A" w14:textId="77777777" w:rsidR="00086DB9" w:rsidRDefault="00086DB9">
      <w:pPr>
        <w:pStyle w:val="PlainText"/>
        <w:jc w:val="both"/>
        <w:rPr>
          <w:rFonts w:ascii="Arial" w:hAnsi="Arial" w:cs="Arial"/>
          <w:sz w:val="24"/>
          <w:szCs w:val="24"/>
          <w:lang w:val="en-GB"/>
        </w:rPr>
      </w:pPr>
    </w:p>
    <w:p w14:paraId="7680903B" w14:textId="77777777" w:rsidR="00086DB9" w:rsidRDefault="00986FBA">
      <w:pPr>
        <w:pStyle w:val="Standard"/>
        <w:jc w:val="both"/>
      </w:pPr>
      <w:r>
        <w:rPr>
          <w:rFonts w:ascii="Arial" w:hAnsi="Arial" w:cs="Arial"/>
          <w:szCs w:val="24"/>
        </w:rPr>
        <w:t>The</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format</w:t>
      </w:r>
      <w:r>
        <w:rPr>
          <w:rFonts w:ascii="Arial" w:eastAsia="Arial" w:hAnsi="Arial" w:cs="Arial"/>
          <w:szCs w:val="24"/>
        </w:rPr>
        <w:t xml:space="preserve"> </w:t>
      </w:r>
      <w:r>
        <w:rPr>
          <w:rFonts w:ascii="Arial" w:hAnsi="Arial" w:cs="Arial"/>
          <w:szCs w:val="24"/>
        </w:rPr>
        <w:t>(with</w:t>
      </w:r>
      <w:r>
        <w:rPr>
          <w:rFonts w:ascii="Arial" w:eastAsia="Arial" w:hAnsi="Arial" w:cs="Arial"/>
          <w:szCs w:val="24"/>
        </w:rPr>
        <w:t xml:space="preserve"> </w:t>
      </w:r>
      <w:r>
        <w:rPr>
          <w:rFonts w:ascii="Arial" w:hAnsi="Arial" w:cs="Arial"/>
          <w:szCs w:val="24"/>
        </w:rPr>
        <w:t>suitable</w:t>
      </w:r>
      <w:r>
        <w:rPr>
          <w:rFonts w:ascii="Arial" w:eastAsia="Arial" w:hAnsi="Arial" w:cs="Arial"/>
          <w:szCs w:val="24"/>
        </w:rPr>
        <w:t xml:space="preserve"> </w:t>
      </w:r>
      <w:r>
        <w:rPr>
          <w:rFonts w:ascii="Arial" w:hAnsi="Arial" w:cs="Arial"/>
          <w:szCs w:val="24"/>
        </w:rPr>
        <w:t>wrappers</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routing</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szCs w:val="24"/>
        </w:rPr>
        <w:t>bulletins)</w:t>
      </w:r>
      <w:r>
        <w:rPr>
          <w:rFonts w:ascii="Arial" w:eastAsia="Arial" w:hAnsi="Arial" w:cs="Arial"/>
          <w:szCs w:val="24"/>
        </w:rPr>
        <w:t xml:space="preserve"> </w:t>
      </w:r>
      <w:r>
        <w:rPr>
          <w:rFonts w:ascii="Arial" w:hAnsi="Arial" w:cs="Arial"/>
          <w:szCs w:val="24"/>
        </w:rPr>
        <w:t>may</w:t>
      </w:r>
      <w:r>
        <w:rPr>
          <w:rFonts w:ascii="Arial" w:eastAsia="Arial" w:hAnsi="Arial" w:cs="Arial"/>
          <w:szCs w:val="24"/>
        </w:rPr>
        <w:t xml:space="preserve"> </w:t>
      </w:r>
      <w:r>
        <w:rPr>
          <w:rFonts w:ascii="Arial" w:hAnsi="Arial" w:cs="Arial"/>
          <w:szCs w:val="24"/>
        </w:rPr>
        <w:t>be</w:t>
      </w:r>
      <w:r>
        <w:rPr>
          <w:rFonts w:ascii="Arial" w:eastAsia="Arial" w:hAnsi="Arial" w:cs="Arial"/>
          <w:szCs w:val="24"/>
        </w:rPr>
        <w:t xml:space="preserve"> </w:t>
      </w:r>
      <w:r>
        <w:rPr>
          <w:rFonts w:ascii="Arial" w:hAnsi="Arial" w:cs="Arial"/>
          <w:szCs w:val="24"/>
        </w:rPr>
        <w:t>used</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general</w:t>
      </w:r>
      <w:r>
        <w:rPr>
          <w:rFonts w:ascii="Arial" w:eastAsia="Arial" w:hAnsi="Arial" w:cs="Arial"/>
          <w:szCs w:val="24"/>
        </w:rPr>
        <w:t xml:space="preserve"> </w:t>
      </w:r>
      <w:r>
        <w:rPr>
          <w:rFonts w:ascii="Arial" w:hAnsi="Arial" w:cs="Arial"/>
          <w:szCs w:val="24"/>
        </w:rPr>
        <w:t>exchange</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any</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via</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Global</w:t>
      </w:r>
      <w:r>
        <w:rPr>
          <w:rFonts w:ascii="Arial" w:eastAsia="Arial" w:hAnsi="Arial" w:cs="Arial"/>
          <w:szCs w:val="24"/>
        </w:rPr>
        <w:t xml:space="preserve"> </w:t>
      </w:r>
      <w:r>
        <w:rPr>
          <w:rFonts w:ascii="Arial" w:hAnsi="Arial" w:cs="Arial"/>
          <w:szCs w:val="24"/>
        </w:rPr>
        <w:t>Telecommunication</w:t>
      </w:r>
      <w:r>
        <w:rPr>
          <w:rFonts w:ascii="Arial" w:eastAsia="Arial" w:hAnsi="Arial" w:cs="Arial"/>
          <w:szCs w:val="24"/>
        </w:rPr>
        <w:t xml:space="preserve"> </w:t>
      </w:r>
      <w:r>
        <w:rPr>
          <w:rFonts w:ascii="Arial" w:hAnsi="Arial" w:cs="Arial"/>
          <w:szCs w:val="24"/>
        </w:rPr>
        <w:t>System</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including</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Regional</w:t>
      </w:r>
      <w:r>
        <w:rPr>
          <w:rFonts w:ascii="Arial" w:eastAsia="Arial" w:hAnsi="Arial" w:cs="Arial"/>
          <w:szCs w:val="24"/>
        </w:rPr>
        <w:t xml:space="preserve"> </w:t>
      </w:r>
      <w:r>
        <w:rPr>
          <w:rFonts w:ascii="Arial" w:hAnsi="Arial" w:cs="Arial"/>
          <w:szCs w:val="24"/>
        </w:rPr>
        <w:t>Meteorological</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Communications</w:t>
      </w:r>
      <w:r>
        <w:rPr>
          <w:rFonts w:ascii="Arial" w:eastAsia="Arial" w:hAnsi="Arial" w:cs="Arial"/>
          <w:szCs w:val="24"/>
        </w:rPr>
        <w:t xml:space="preserve"> </w:t>
      </w:r>
      <w:r>
        <w:rPr>
          <w:rFonts w:ascii="Arial" w:hAnsi="Arial" w:cs="Arial"/>
          <w:szCs w:val="24"/>
        </w:rPr>
        <w:t>Network</w:t>
      </w:r>
      <w:r>
        <w:rPr>
          <w:rFonts w:ascii="Arial" w:eastAsia="Arial" w:hAnsi="Arial" w:cs="Arial"/>
          <w:szCs w:val="24"/>
        </w:rPr>
        <w:t xml:space="preserve"> </w:t>
      </w:r>
      <w:r>
        <w:rPr>
          <w:rFonts w:ascii="Arial" w:hAnsi="Arial" w:cs="Arial"/>
          <w:szCs w:val="24"/>
        </w:rPr>
        <w:t>(RMDCN).</w:t>
      </w:r>
    </w:p>
    <w:p w14:paraId="7680903C" w14:textId="77777777" w:rsidR="00086DB9" w:rsidRDefault="00086DB9">
      <w:pPr>
        <w:pStyle w:val="PlainText"/>
        <w:rPr>
          <w:rFonts w:ascii="Arial" w:hAnsi="Arial" w:cs="Arial"/>
          <w:sz w:val="24"/>
          <w:szCs w:val="24"/>
          <w:lang w:val="en-GB"/>
        </w:rPr>
      </w:pPr>
    </w:p>
    <w:p w14:paraId="7680903D" w14:textId="77777777" w:rsidR="00086DB9" w:rsidRPr="00107262" w:rsidRDefault="00986FBA">
      <w:pPr>
        <w:pStyle w:val="PlainText"/>
        <w:jc w:val="both"/>
        <w:rPr>
          <w:lang w:val="en-US"/>
          <w:rPrChange w:id="4" w:author="Stig Syndergaard" w:date="2022-10-24T18:00:00Z">
            <w:rPr/>
          </w:rPrChange>
        </w:rPr>
      </w:pPr>
      <w:r>
        <w:rPr>
          <w:rFonts w:ascii="Arial" w:hAnsi="Arial" w:cs="Arial"/>
          <w:sz w:val="24"/>
          <w:szCs w:val="24"/>
          <w:lang w:val="en-GB"/>
        </w:rPr>
        <w:t>Almost</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operational</w:t>
      </w:r>
      <w:r>
        <w:rPr>
          <w:rFonts w:ascii="Arial" w:eastAsia="Arial" w:hAnsi="Arial" w:cs="Arial"/>
          <w:sz w:val="24"/>
          <w:szCs w:val="24"/>
          <w:lang w:val="en-GB"/>
        </w:rPr>
        <w:t xml:space="preserve"> </w:t>
      </w:r>
      <w:r>
        <w:rPr>
          <w:rFonts w:ascii="Arial" w:hAnsi="Arial" w:cs="Arial"/>
          <w:sz w:val="24"/>
          <w:szCs w:val="24"/>
          <w:lang w:val="en-GB"/>
        </w:rPr>
        <w:t>meteorological</w:t>
      </w:r>
      <w:r>
        <w:rPr>
          <w:rFonts w:ascii="Arial" w:eastAsia="Arial" w:hAnsi="Arial" w:cs="Arial"/>
          <w:sz w:val="24"/>
          <w:szCs w:val="24"/>
          <w:lang w:val="en-GB"/>
        </w:rPr>
        <w:t xml:space="preserve"> </w:t>
      </w:r>
      <w:r>
        <w:rPr>
          <w:rFonts w:ascii="Arial" w:hAnsi="Arial" w:cs="Arial"/>
          <w:sz w:val="24"/>
          <w:szCs w:val="24"/>
          <w:lang w:val="en-GB"/>
        </w:rPr>
        <w:t>services</w:t>
      </w:r>
      <w:r>
        <w:rPr>
          <w:rFonts w:ascii="Arial" w:eastAsia="Arial" w:hAnsi="Arial" w:cs="Arial"/>
          <w:sz w:val="24"/>
          <w:szCs w:val="24"/>
          <w:lang w:val="en-GB"/>
        </w:rPr>
        <w:t xml:space="preserve"> </w:t>
      </w:r>
      <w:r>
        <w:rPr>
          <w:rFonts w:ascii="Arial" w:hAnsi="Arial" w:cs="Arial"/>
          <w:sz w:val="24"/>
          <w:szCs w:val="24"/>
          <w:lang w:val="en-GB"/>
        </w:rPr>
        <w:t>now</w:t>
      </w:r>
      <w:r>
        <w:rPr>
          <w:rFonts w:ascii="Arial" w:eastAsia="Arial" w:hAnsi="Arial" w:cs="Arial"/>
          <w:sz w:val="24"/>
          <w:szCs w:val="24"/>
          <w:lang w:val="en-GB"/>
        </w:rPr>
        <w:t xml:space="preserve"> </w:t>
      </w:r>
      <w:r>
        <w:rPr>
          <w:rFonts w:ascii="Arial" w:hAnsi="Arial" w:cs="Arial"/>
          <w:sz w:val="24"/>
          <w:szCs w:val="24"/>
          <w:lang w:val="en-GB"/>
        </w:rPr>
        <w:t>transmit</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receive</w:t>
      </w:r>
      <w:r>
        <w:rPr>
          <w:rFonts w:ascii="Arial" w:eastAsia="Arial" w:hAnsi="Arial" w:cs="Arial"/>
          <w:sz w:val="24"/>
          <w:szCs w:val="24"/>
          <w:lang w:val="en-GB"/>
        </w:rPr>
        <w:t xml:space="preserve"> </w:t>
      </w:r>
      <w:r>
        <w:rPr>
          <w:rFonts w:ascii="Arial" w:hAnsi="Arial" w:cs="Arial"/>
          <w:sz w:val="24"/>
          <w:szCs w:val="24"/>
          <w:lang w:val="en-GB"/>
        </w:rPr>
        <w:t>observational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most</w:t>
      </w:r>
      <w:r>
        <w:rPr>
          <w:rFonts w:ascii="Arial" w:eastAsia="Arial" w:hAnsi="Arial" w:cs="Arial"/>
          <w:sz w:val="24"/>
          <w:szCs w:val="24"/>
          <w:lang w:val="en-GB"/>
        </w:rPr>
        <w:t xml:space="preserve"> </w:t>
      </w:r>
      <w:r>
        <w:rPr>
          <w:rFonts w:ascii="Arial" w:hAnsi="Arial" w:cs="Arial"/>
          <w:sz w:val="24"/>
          <w:szCs w:val="24"/>
          <w:lang w:val="en-GB"/>
        </w:rPr>
        <w:t>also</w:t>
      </w:r>
      <w:r>
        <w:rPr>
          <w:rFonts w:ascii="Arial" w:eastAsia="Arial" w:hAnsi="Arial" w:cs="Arial"/>
          <w:sz w:val="24"/>
          <w:szCs w:val="24"/>
          <w:lang w:val="en-GB"/>
        </w:rPr>
        <w:t xml:space="preserve"> </w:t>
      </w:r>
      <w:r>
        <w:rPr>
          <w:rFonts w:ascii="Arial" w:hAnsi="Arial" w:cs="Arial"/>
          <w:sz w:val="24"/>
          <w:szCs w:val="24"/>
          <w:lang w:val="en-GB"/>
        </w:rPr>
        <w:t>store</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archive)</w:t>
      </w:r>
      <w:r>
        <w:rPr>
          <w:rFonts w:ascii="Arial" w:eastAsia="Arial" w:hAnsi="Arial" w:cs="Arial"/>
          <w:sz w:val="24"/>
          <w:szCs w:val="24"/>
          <w:lang w:val="en-GB"/>
        </w:rPr>
        <w:t xml:space="preserve"> </w:t>
      </w:r>
      <w:r>
        <w:rPr>
          <w:rFonts w:ascii="Arial" w:hAnsi="Arial" w:cs="Arial"/>
          <w:sz w:val="24"/>
          <w:szCs w:val="24"/>
          <w:lang w:val="en-GB"/>
        </w:rPr>
        <w:t>these</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retrieved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decoded</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needed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assimilation</w:t>
      </w:r>
      <w:r>
        <w:rPr>
          <w:rFonts w:ascii="Arial" w:eastAsia="Arial" w:hAnsi="Arial" w:cs="Arial"/>
          <w:sz w:val="24"/>
          <w:szCs w:val="24"/>
          <w:lang w:val="en-GB"/>
        </w:rPr>
        <w:t xml:space="preserve"> </w:t>
      </w:r>
      <w:r>
        <w:rPr>
          <w:rFonts w:ascii="Arial" w:hAnsi="Arial" w:cs="Arial"/>
          <w:sz w:val="24"/>
          <w:szCs w:val="24"/>
          <w:lang w:val="en-GB"/>
        </w:rPr>
        <w:t>into</w:t>
      </w:r>
      <w:r>
        <w:rPr>
          <w:rFonts w:ascii="Arial" w:eastAsia="Arial" w:hAnsi="Arial" w:cs="Arial"/>
          <w:sz w:val="24"/>
          <w:szCs w:val="24"/>
          <w:lang w:val="en-GB"/>
        </w:rPr>
        <w:t xml:space="preserve"> </w:t>
      </w:r>
      <w:r>
        <w:rPr>
          <w:rFonts w:ascii="Arial" w:hAnsi="Arial" w:cs="Arial"/>
          <w:sz w:val="24"/>
          <w:szCs w:val="24"/>
          <w:lang w:val="en-GB"/>
        </w:rPr>
        <w:t>NWP</w:t>
      </w:r>
      <w:r>
        <w:rPr>
          <w:rFonts w:ascii="Arial" w:eastAsia="Arial" w:hAnsi="Arial" w:cs="Arial"/>
          <w:sz w:val="24"/>
          <w:szCs w:val="24"/>
          <w:lang w:val="en-GB"/>
        </w:rPr>
        <w:t xml:space="preserve"> </w:t>
      </w:r>
      <w:r>
        <w:rPr>
          <w:rFonts w:ascii="Arial" w:hAnsi="Arial" w:cs="Arial"/>
          <w:sz w:val="24"/>
          <w:szCs w:val="24"/>
          <w:lang w:val="en-GB"/>
        </w:rPr>
        <w:t>models</w:t>
      </w:r>
      <w:r>
        <w:rPr>
          <w:rFonts w:ascii="Arial" w:eastAsia="Arial" w:hAnsi="Arial" w:cs="Arial"/>
          <w:sz w:val="24"/>
          <w:szCs w:val="24"/>
          <w:lang w:val="en-GB"/>
        </w:rPr>
        <w:t xml:space="preserve"> </w:t>
      </w:r>
      <w:r>
        <w:rPr>
          <w:rFonts w:ascii="Arial" w:hAnsi="Arial" w:cs="Arial"/>
          <w:sz w:val="24"/>
          <w:szCs w:val="24"/>
          <w:lang w:val="en-GB"/>
        </w:rPr>
        <w:t>etc.</w:t>
      </w:r>
      <w:r>
        <w:rPr>
          <w:rFonts w:ascii="Arial" w:eastAsia="Arial" w:hAnsi="Arial" w:cs="Arial"/>
          <w:sz w:val="24"/>
          <w:szCs w:val="24"/>
          <w:lang w:val="en-GB"/>
        </w:rPr>
        <w:t xml:space="preserve"> </w:t>
      </w:r>
      <w:r>
        <w:rPr>
          <w:rFonts w:ascii="Arial" w:hAnsi="Arial" w:cs="Arial"/>
          <w:sz w:val="24"/>
          <w:szCs w:val="24"/>
          <w:lang w:val="en-GB"/>
        </w:rPr>
        <w:t>Indeed,</w:t>
      </w:r>
      <w:r>
        <w:rPr>
          <w:rFonts w:ascii="Arial" w:eastAsia="Arial" w:hAnsi="Arial" w:cs="Arial"/>
          <w:sz w:val="24"/>
          <w:szCs w:val="24"/>
          <w:lang w:val="en-GB"/>
        </w:rPr>
        <w:t xml:space="preserve"> </w:t>
      </w:r>
      <w:r>
        <w:rPr>
          <w:rFonts w:ascii="Arial" w:hAnsi="Arial" w:cs="Arial"/>
          <w:sz w:val="24"/>
          <w:szCs w:val="24"/>
          <w:lang w:val="en-GB"/>
        </w:rPr>
        <w:t>several</w:t>
      </w:r>
      <w:r>
        <w:rPr>
          <w:rFonts w:ascii="Arial" w:eastAsia="Arial" w:hAnsi="Arial" w:cs="Arial"/>
          <w:sz w:val="24"/>
          <w:szCs w:val="24"/>
          <w:lang w:val="en-GB"/>
        </w:rPr>
        <w:t xml:space="preserve"> </w:t>
      </w:r>
      <w:r>
        <w:rPr>
          <w:rFonts w:ascii="Arial" w:hAnsi="Arial" w:cs="Arial"/>
          <w:sz w:val="24"/>
          <w:szCs w:val="24"/>
          <w:lang w:val="en-GB"/>
        </w:rPr>
        <w:t>NWP</w:t>
      </w:r>
      <w:r>
        <w:rPr>
          <w:rFonts w:ascii="Arial" w:eastAsia="Arial" w:hAnsi="Arial" w:cs="Arial"/>
          <w:sz w:val="24"/>
          <w:szCs w:val="24"/>
          <w:lang w:val="en-GB"/>
        </w:rPr>
        <w:t xml:space="preserve"> </w:t>
      </w:r>
      <w:r>
        <w:rPr>
          <w:rFonts w:ascii="Arial" w:hAnsi="Arial" w:cs="Arial"/>
          <w:sz w:val="24"/>
          <w:szCs w:val="24"/>
          <w:lang w:val="en-GB"/>
        </w:rPr>
        <w:t>centres,</w:t>
      </w:r>
      <w:r>
        <w:rPr>
          <w:rFonts w:ascii="Arial" w:eastAsia="Arial" w:hAnsi="Arial" w:cs="Arial"/>
          <w:sz w:val="24"/>
          <w:szCs w:val="24"/>
          <w:lang w:val="en-GB"/>
        </w:rPr>
        <w:t xml:space="preserve"> </w:t>
      </w:r>
      <w:r>
        <w:rPr>
          <w:rFonts w:ascii="Arial" w:hAnsi="Arial" w:cs="Arial"/>
          <w:sz w:val="24"/>
          <w:szCs w:val="24"/>
          <w:lang w:val="en-GB"/>
        </w:rPr>
        <w:t>including</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Met</w:t>
      </w:r>
      <w:r>
        <w:rPr>
          <w:rFonts w:ascii="Arial" w:eastAsia="Arial" w:hAnsi="Arial" w:cs="Arial"/>
          <w:sz w:val="24"/>
          <w:szCs w:val="24"/>
          <w:lang w:val="en-GB"/>
        </w:rPr>
        <w:t xml:space="preserve"> </w:t>
      </w:r>
      <w:r>
        <w:rPr>
          <w:rFonts w:ascii="Arial" w:hAnsi="Arial" w:cs="Arial"/>
          <w:sz w:val="24"/>
          <w:szCs w:val="24"/>
          <w:lang w:val="en-GB"/>
        </w:rPr>
        <w:t>Office,</w:t>
      </w:r>
      <w:r>
        <w:rPr>
          <w:rFonts w:ascii="Arial" w:eastAsia="Arial" w:hAnsi="Arial" w:cs="Arial"/>
          <w:sz w:val="24"/>
          <w:szCs w:val="24"/>
          <w:lang w:val="en-GB"/>
        </w:rPr>
        <w:t xml:space="preserve"> </w:t>
      </w:r>
      <w:r>
        <w:rPr>
          <w:rFonts w:ascii="Arial" w:hAnsi="Arial" w:cs="Arial"/>
          <w:sz w:val="24"/>
          <w:szCs w:val="24"/>
          <w:lang w:val="en-GB"/>
        </w:rPr>
        <w:t>NCEP</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ECMWF</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handle</w:t>
      </w:r>
      <w:r>
        <w:rPr>
          <w:rFonts w:ascii="Arial" w:eastAsia="Arial" w:hAnsi="Arial" w:cs="Arial"/>
          <w:sz w:val="24"/>
          <w:szCs w:val="24"/>
          <w:lang w:val="en-GB"/>
        </w:rPr>
        <w:t xml:space="preserve"> </w:t>
      </w:r>
      <w:r>
        <w:rPr>
          <w:rFonts w:ascii="Arial" w:hAnsi="Arial" w:cs="Arial"/>
          <w:sz w:val="24"/>
          <w:szCs w:val="24"/>
          <w:lang w:val="en-GB"/>
        </w:rPr>
        <w:t>only</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interface</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their</w:t>
      </w:r>
      <w:r>
        <w:rPr>
          <w:rFonts w:ascii="Arial" w:eastAsia="Arial" w:hAnsi="Arial" w:cs="Arial"/>
          <w:sz w:val="24"/>
          <w:szCs w:val="24"/>
          <w:lang w:val="en-GB"/>
        </w:rPr>
        <w:t xml:space="preserve"> </w:t>
      </w:r>
      <w:r>
        <w:rPr>
          <w:rFonts w:ascii="Arial" w:hAnsi="Arial" w:cs="Arial"/>
          <w:sz w:val="24"/>
          <w:szCs w:val="24"/>
          <w:lang w:val="en-GB"/>
        </w:rPr>
        <w:t>assimilation</w:t>
      </w:r>
      <w:r>
        <w:rPr>
          <w:rFonts w:ascii="Arial" w:eastAsia="Arial" w:hAnsi="Arial" w:cs="Arial"/>
          <w:sz w:val="24"/>
          <w:szCs w:val="24"/>
          <w:lang w:val="en-GB"/>
        </w:rPr>
        <w:t xml:space="preserve"> </w:t>
      </w:r>
      <w:r>
        <w:rPr>
          <w:rFonts w:ascii="Arial" w:hAnsi="Arial" w:cs="Arial"/>
          <w:sz w:val="24"/>
          <w:szCs w:val="24"/>
          <w:lang w:val="en-GB"/>
        </w:rPr>
        <w:t>systems.</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new</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therefore</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encoded</w:t>
      </w:r>
      <w:r>
        <w:rPr>
          <w:rFonts w:ascii="Arial" w:eastAsia="Arial" w:hAnsi="Arial" w:cs="Arial"/>
          <w:sz w:val="24"/>
          <w:szCs w:val="24"/>
          <w:lang w:val="en-GB"/>
        </w:rPr>
        <w:t xml:space="preserve"> </w:t>
      </w:r>
      <w:r>
        <w:rPr>
          <w:rFonts w:ascii="Arial" w:hAnsi="Arial" w:cs="Arial"/>
          <w:sz w:val="24"/>
          <w:szCs w:val="24"/>
          <w:lang w:val="en-GB"/>
        </w:rPr>
        <w:t>into</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before</w:t>
      </w:r>
      <w:r>
        <w:rPr>
          <w:rFonts w:ascii="Arial" w:eastAsia="Arial" w:hAnsi="Arial" w:cs="Arial"/>
          <w:sz w:val="24"/>
          <w:szCs w:val="24"/>
          <w:lang w:val="en-GB"/>
        </w:rPr>
        <w:t xml:space="preserve"> </w:t>
      </w:r>
      <w:r>
        <w:rPr>
          <w:rFonts w:ascii="Arial" w:hAnsi="Arial" w:cs="Arial"/>
          <w:sz w:val="24"/>
          <w:szCs w:val="24"/>
          <w:lang w:val="en-GB"/>
        </w:rPr>
        <w:t>they</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used</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way.</w:t>
      </w:r>
      <w:r>
        <w:rPr>
          <w:rFonts w:ascii="Arial" w:eastAsia="Arial" w:hAnsi="Arial" w:cs="Arial"/>
          <w:sz w:val="24"/>
          <w:szCs w:val="24"/>
          <w:lang w:val="en-GB"/>
        </w:rPr>
        <w:t xml:space="preserve"> </w:t>
      </w:r>
      <w:r>
        <w:rPr>
          <w:rFonts w:ascii="Arial" w:hAnsi="Arial" w:cs="Arial"/>
          <w:sz w:val="24"/>
          <w:szCs w:val="24"/>
          <w:lang w:val="en-GB"/>
        </w:rPr>
        <w:t>Contact</w:t>
      </w:r>
      <w:r>
        <w:rPr>
          <w:rFonts w:ascii="Arial" w:eastAsia="Arial" w:hAnsi="Arial" w:cs="Arial"/>
          <w:sz w:val="24"/>
          <w:szCs w:val="24"/>
          <w:lang w:val="en-GB"/>
        </w:rPr>
        <w:t xml:space="preserve"> </w:t>
      </w:r>
      <w:r>
        <w:rPr>
          <w:rFonts w:ascii="Arial" w:hAnsi="Arial" w:cs="Arial"/>
          <w:sz w:val="24"/>
          <w:szCs w:val="24"/>
          <w:lang w:val="en-GB"/>
        </w:rPr>
        <w:t>with</w:t>
      </w:r>
      <w:r>
        <w:rPr>
          <w:rFonts w:ascii="Arial" w:eastAsia="Arial" w:hAnsi="Arial" w:cs="Arial"/>
          <w:sz w:val="24"/>
          <w:szCs w:val="24"/>
          <w:lang w:val="en-GB"/>
        </w:rPr>
        <w:t xml:space="preserve"> </w:t>
      </w:r>
      <w:r>
        <w:rPr>
          <w:rFonts w:ascii="Arial" w:hAnsi="Arial" w:cs="Arial"/>
          <w:sz w:val="24"/>
          <w:szCs w:val="24"/>
          <w:lang w:val="en-GB"/>
        </w:rPr>
        <w:t>other</w:t>
      </w:r>
      <w:r>
        <w:rPr>
          <w:rFonts w:ascii="Arial" w:eastAsia="Arial" w:hAnsi="Arial" w:cs="Arial"/>
          <w:sz w:val="24"/>
          <w:szCs w:val="24"/>
          <w:lang w:val="en-GB"/>
        </w:rPr>
        <w:t xml:space="preserve"> </w:t>
      </w:r>
      <w:r>
        <w:rPr>
          <w:rFonts w:ascii="Arial" w:hAnsi="Arial" w:cs="Arial"/>
          <w:sz w:val="24"/>
          <w:szCs w:val="24"/>
          <w:lang w:val="en-GB"/>
        </w:rPr>
        <w:t>countries</w:t>
      </w:r>
      <w:r>
        <w:rPr>
          <w:rFonts w:ascii="Arial" w:eastAsia="Arial" w:hAnsi="Arial" w:cs="Arial"/>
          <w:sz w:val="24"/>
          <w:szCs w:val="24"/>
          <w:lang w:val="en-GB"/>
        </w:rPr>
        <w:t xml:space="preserve"> </w:t>
      </w:r>
      <w:r>
        <w:rPr>
          <w:rFonts w:ascii="Arial" w:hAnsi="Arial" w:cs="Arial"/>
          <w:sz w:val="24"/>
          <w:szCs w:val="24"/>
          <w:lang w:val="en-GB"/>
        </w:rPr>
        <w:t>known</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working</w:t>
      </w:r>
      <w:r>
        <w:rPr>
          <w:rFonts w:ascii="Arial" w:eastAsia="Arial" w:hAnsi="Arial" w:cs="Arial"/>
          <w:sz w:val="24"/>
          <w:szCs w:val="24"/>
          <w:lang w:val="en-GB"/>
        </w:rPr>
        <w:t xml:space="preserve"> </w:t>
      </w:r>
      <w:r>
        <w:rPr>
          <w:rFonts w:ascii="Arial" w:hAnsi="Arial" w:cs="Arial"/>
          <w:sz w:val="24"/>
          <w:szCs w:val="24"/>
          <w:lang w:val="en-GB"/>
        </w:rPr>
        <w:t>with</w:t>
      </w:r>
      <w:r>
        <w:rPr>
          <w:rFonts w:ascii="Arial" w:eastAsia="Arial" w:hAnsi="Arial" w:cs="Arial"/>
          <w:sz w:val="24"/>
          <w:szCs w:val="24"/>
          <w:lang w:val="en-GB"/>
        </w:rPr>
        <w:t xml:space="preserve"> </w:t>
      </w:r>
      <w:r>
        <w:rPr>
          <w:rFonts w:ascii="Arial" w:hAnsi="Arial" w:cs="Arial"/>
          <w:sz w:val="24"/>
          <w:szCs w:val="24"/>
          <w:lang w:val="en-GB"/>
        </w:rPr>
        <w:t>RO</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confirmed</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no</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definition</w:t>
      </w:r>
      <w:r>
        <w:rPr>
          <w:rFonts w:ascii="Arial" w:eastAsia="Arial" w:hAnsi="Arial" w:cs="Arial"/>
          <w:sz w:val="24"/>
          <w:szCs w:val="24"/>
          <w:lang w:val="en-GB"/>
        </w:rPr>
        <w:t xml:space="preserve"> </w:t>
      </w:r>
      <w:r>
        <w:rPr>
          <w:rFonts w:ascii="Arial" w:hAnsi="Arial" w:cs="Arial"/>
          <w:sz w:val="24"/>
          <w:szCs w:val="24"/>
          <w:lang w:val="en-GB"/>
        </w:rPr>
        <w:t>already</w:t>
      </w:r>
      <w:r>
        <w:rPr>
          <w:rFonts w:ascii="Arial" w:eastAsia="Arial" w:hAnsi="Arial" w:cs="Arial"/>
          <w:sz w:val="24"/>
          <w:szCs w:val="24"/>
          <w:lang w:val="en-GB"/>
        </w:rPr>
        <w:t xml:space="preserve"> </w:t>
      </w:r>
      <w:r>
        <w:rPr>
          <w:rFonts w:ascii="Arial" w:hAnsi="Arial" w:cs="Arial"/>
          <w:sz w:val="24"/>
          <w:szCs w:val="24"/>
          <w:lang w:val="en-GB"/>
        </w:rPr>
        <w:t>existed,</w:t>
      </w:r>
      <w:r>
        <w:rPr>
          <w:rFonts w:ascii="Arial" w:eastAsia="Arial" w:hAnsi="Arial" w:cs="Arial"/>
          <w:sz w:val="24"/>
          <w:szCs w:val="24"/>
          <w:lang w:val="en-GB"/>
        </w:rPr>
        <w:t xml:space="preserve"> </w:t>
      </w:r>
      <w:r>
        <w:rPr>
          <w:rFonts w:ascii="Arial" w:hAnsi="Arial" w:cs="Arial"/>
          <w:sz w:val="24"/>
          <w:szCs w:val="24"/>
          <w:lang w:val="en-GB"/>
        </w:rPr>
        <w:t>or</w:t>
      </w:r>
      <w:r>
        <w:rPr>
          <w:rFonts w:ascii="Arial" w:eastAsia="Arial" w:hAnsi="Arial" w:cs="Arial"/>
          <w:sz w:val="24"/>
          <w:szCs w:val="24"/>
          <w:lang w:val="en-GB"/>
        </w:rPr>
        <w:t xml:space="preserve"> </w:t>
      </w:r>
      <w:r>
        <w:rPr>
          <w:rFonts w:ascii="Arial" w:hAnsi="Arial" w:cs="Arial"/>
          <w:sz w:val="24"/>
          <w:szCs w:val="24"/>
          <w:lang w:val="en-GB"/>
        </w:rPr>
        <w:t>had</w:t>
      </w:r>
      <w:r>
        <w:rPr>
          <w:rFonts w:ascii="Arial" w:eastAsia="Arial" w:hAnsi="Arial" w:cs="Arial"/>
          <w:sz w:val="24"/>
          <w:szCs w:val="24"/>
          <w:lang w:val="en-GB"/>
        </w:rPr>
        <w:t xml:space="preserve"> </w:t>
      </w:r>
      <w:r>
        <w:rPr>
          <w:rFonts w:ascii="Arial" w:hAnsi="Arial" w:cs="Arial"/>
          <w:sz w:val="24"/>
          <w:szCs w:val="24"/>
          <w:lang w:val="en-GB"/>
        </w:rPr>
        <w:t>been</w:t>
      </w:r>
      <w:r>
        <w:rPr>
          <w:rFonts w:ascii="Arial" w:eastAsia="Arial" w:hAnsi="Arial" w:cs="Arial"/>
          <w:sz w:val="24"/>
          <w:szCs w:val="24"/>
          <w:lang w:val="en-GB"/>
        </w:rPr>
        <w:t xml:space="preserve"> </w:t>
      </w:r>
      <w:r>
        <w:rPr>
          <w:rFonts w:ascii="Arial" w:hAnsi="Arial" w:cs="Arial"/>
          <w:sz w:val="24"/>
          <w:szCs w:val="24"/>
          <w:lang w:val="en-GB"/>
        </w:rPr>
        <w:t>formally</w:t>
      </w:r>
      <w:r>
        <w:rPr>
          <w:rFonts w:ascii="Arial" w:eastAsia="Arial" w:hAnsi="Arial" w:cs="Arial"/>
          <w:sz w:val="24"/>
          <w:szCs w:val="24"/>
          <w:lang w:val="en-GB"/>
        </w:rPr>
        <w:t xml:space="preserve"> </w:t>
      </w:r>
      <w:r>
        <w:rPr>
          <w:rFonts w:ascii="Arial" w:hAnsi="Arial" w:cs="Arial"/>
          <w:sz w:val="24"/>
          <w:szCs w:val="24"/>
          <w:lang w:val="en-GB"/>
        </w:rPr>
        <w:t>proposed,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w:t>
      </w:r>
      <w:r>
        <w:rPr>
          <w:rFonts w:ascii="Arial" w:eastAsia="Arial" w:hAnsi="Arial" w:cs="Arial"/>
          <w:sz w:val="24"/>
          <w:szCs w:val="24"/>
          <w:lang w:val="en-GB"/>
        </w:rPr>
        <w:t xml:space="preserve"> </w:t>
      </w:r>
      <w:r>
        <w:rPr>
          <w:rFonts w:ascii="Arial" w:hAnsi="Arial" w:cs="Arial"/>
          <w:sz w:val="24"/>
          <w:szCs w:val="24"/>
          <w:lang w:val="en-GB"/>
        </w:rPr>
        <w:t>However,</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practical</w:t>
      </w:r>
      <w:r>
        <w:rPr>
          <w:rFonts w:ascii="Arial" w:eastAsia="Arial" w:hAnsi="Arial" w:cs="Arial"/>
          <w:sz w:val="24"/>
          <w:szCs w:val="24"/>
          <w:lang w:val="en-GB"/>
        </w:rPr>
        <w:t xml:space="preserve"> – </w:t>
      </w:r>
      <w:r>
        <w:rPr>
          <w:rFonts w:ascii="Arial" w:hAnsi="Arial" w:cs="Arial"/>
          <w:sz w:val="24"/>
          <w:szCs w:val="24"/>
          <w:lang w:val="en-GB"/>
        </w:rPr>
        <w:t>albeit</w:t>
      </w:r>
      <w:r>
        <w:rPr>
          <w:rFonts w:ascii="Arial" w:eastAsia="Arial" w:hAnsi="Arial" w:cs="Arial"/>
          <w:sz w:val="24"/>
          <w:szCs w:val="24"/>
          <w:lang w:val="en-GB"/>
        </w:rPr>
        <w:t xml:space="preserve"> </w:t>
      </w:r>
      <w:r>
        <w:rPr>
          <w:rFonts w:ascii="Arial" w:hAnsi="Arial" w:cs="Arial"/>
          <w:sz w:val="24"/>
          <w:szCs w:val="24"/>
          <w:lang w:val="en-GB"/>
        </w:rPr>
        <w:t>local</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informal</w:t>
      </w:r>
      <w:r>
        <w:rPr>
          <w:rFonts w:ascii="Arial" w:eastAsia="Arial" w:hAnsi="Arial" w:cs="Arial"/>
          <w:sz w:val="24"/>
          <w:szCs w:val="24"/>
          <w:lang w:val="en-GB"/>
        </w:rPr>
        <w:t xml:space="preserve"> – </w:t>
      </w:r>
      <w:r>
        <w:rPr>
          <w:rFonts w:ascii="Arial" w:hAnsi="Arial" w:cs="Arial"/>
          <w:sz w:val="24"/>
          <w:szCs w:val="24"/>
          <w:lang w:val="en-GB"/>
        </w:rPr>
        <w:t>implementation</w:t>
      </w:r>
      <w:r>
        <w:rPr>
          <w:rFonts w:ascii="Arial" w:eastAsia="Arial" w:hAnsi="Arial" w:cs="Arial"/>
          <w:sz w:val="24"/>
          <w:szCs w:val="24"/>
          <w:lang w:val="en-GB"/>
        </w:rPr>
        <w:t xml:space="preserve"> </w:t>
      </w:r>
      <w:r>
        <w:rPr>
          <w:rFonts w:ascii="Arial" w:hAnsi="Arial" w:cs="Arial"/>
          <w:sz w:val="24"/>
          <w:szCs w:val="24"/>
          <w:lang w:val="en-GB"/>
        </w:rPr>
        <w:t>had</w:t>
      </w:r>
      <w:r>
        <w:rPr>
          <w:rFonts w:ascii="Arial" w:eastAsia="Arial" w:hAnsi="Arial" w:cs="Arial"/>
          <w:sz w:val="24"/>
          <w:szCs w:val="24"/>
          <w:lang w:val="en-GB"/>
        </w:rPr>
        <w:t xml:space="preserve"> </w:t>
      </w:r>
      <w:r>
        <w:rPr>
          <w:rFonts w:ascii="Arial" w:hAnsi="Arial" w:cs="Arial"/>
          <w:sz w:val="24"/>
          <w:szCs w:val="24"/>
          <w:lang w:val="en-GB"/>
        </w:rPr>
        <w:t>been</w:t>
      </w:r>
      <w:r>
        <w:rPr>
          <w:rFonts w:ascii="Arial" w:eastAsia="Arial" w:hAnsi="Arial" w:cs="Arial"/>
          <w:sz w:val="24"/>
          <w:szCs w:val="24"/>
          <w:lang w:val="en-GB"/>
        </w:rPr>
        <w:t xml:space="preserve"> </w:t>
      </w:r>
      <w:r>
        <w:rPr>
          <w:rFonts w:ascii="Arial" w:hAnsi="Arial" w:cs="Arial"/>
          <w:sz w:val="24"/>
          <w:szCs w:val="24"/>
          <w:lang w:val="en-GB"/>
        </w:rPr>
        <w:t>defined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similar</w:t>
      </w:r>
      <w:r>
        <w:rPr>
          <w:rFonts w:ascii="Arial" w:eastAsia="Arial" w:hAnsi="Arial" w:cs="Arial"/>
          <w:sz w:val="24"/>
          <w:szCs w:val="24"/>
          <w:lang w:val="en-GB"/>
        </w:rPr>
        <w:t xml:space="preserve"> </w:t>
      </w:r>
      <w:r>
        <w:rPr>
          <w:rFonts w:ascii="Arial" w:hAnsi="Arial" w:cs="Arial"/>
          <w:sz w:val="24"/>
          <w:szCs w:val="24"/>
          <w:lang w:val="en-GB"/>
        </w:rPr>
        <w:t>CLIMAP</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from</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GPS/Met</w:t>
      </w:r>
      <w:r>
        <w:rPr>
          <w:rFonts w:ascii="Arial" w:eastAsia="Arial" w:hAnsi="Arial" w:cs="Arial"/>
          <w:sz w:val="24"/>
          <w:szCs w:val="24"/>
          <w:lang w:val="en-GB"/>
        </w:rPr>
        <w:t xml:space="preserve"> </w:t>
      </w:r>
      <w:r>
        <w:rPr>
          <w:rFonts w:ascii="Arial" w:hAnsi="Arial" w:cs="Arial"/>
          <w:sz w:val="24"/>
          <w:szCs w:val="24"/>
          <w:lang w:val="en-GB"/>
        </w:rPr>
        <w:t>experimental</w:t>
      </w:r>
      <w:r>
        <w:rPr>
          <w:rFonts w:ascii="Arial" w:eastAsia="Arial" w:hAnsi="Arial" w:cs="Arial"/>
          <w:sz w:val="24"/>
          <w:szCs w:val="24"/>
          <w:lang w:val="en-GB"/>
        </w:rPr>
        <w:t xml:space="preserve"> </w:t>
      </w:r>
      <w:r>
        <w:rPr>
          <w:rFonts w:ascii="Arial" w:hAnsi="Arial" w:cs="Arial"/>
          <w:sz w:val="24"/>
          <w:szCs w:val="24"/>
          <w:lang w:val="en-GB"/>
        </w:rPr>
        <w:t>mission.</w:t>
      </w:r>
    </w:p>
    <w:p w14:paraId="7680903E" w14:textId="77777777" w:rsidR="00086DB9" w:rsidRDefault="00086DB9">
      <w:pPr>
        <w:pStyle w:val="PlainText"/>
        <w:jc w:val="both"/>
        <w:rPr>
          <w:rFonts w:ascii="Arial" w:hAnsi="Arial" w:cs="Arial"/>
          <w:sz w:val="24"/>
          <w:szCs w:val="24"/>
          <w:lang w:val="en-GB"/>
        </w:rPr>
      </w:pPr>
    </w:p>
    <w:p w14:paraId="7680903F" w14:textId="77777777" w:rsidR="00086DB9" w:rsidRDefault="00986FBA">
      <w:pPr>
        <w:pStyle w:val="Standard"/>
        <w:jc w:val="both"/>
      </w:pPr>
      <w:r>
        <w:rPr>
          <w:rFonts w:ascii="Arial" w:hAnsi="Arial" w:cs="Arial"/>
          <w:szCs w:val="24"/>
        </w:rPr>
        <w:t>A</w:t>
      </w:r>
      <w:r>
        <w:rPr>
          <w:rFonts w:ascii="Arial" w:eastAsia="Arial" w:hAnsi="Arial" w:cs="Arial"/>
          <w:szCs w:val="24"/>
        </w:rPr>
        <w:t xml:space="preserve"> </w:t>
      </w:r>
      <w:r>
        <w:rPr>
          <w:rFonts w:ascii="Arial" w:hAnsi="Arial" w:cs="Arial"/>
          <w:szCs w:val="24"/>
        </w:rPr>
        <w:t>proposal</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developed</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consultation</w:t>
      </w:r>
      <w:r>
        <w:rPr>
          <w:rFonts w:ascii="Arial" w:eastAsia="Arial" w:hAnsi="Arial" w:cs="Arial"/>
          <w:szCs w:val="24"/>
        </w:rPr>
        <w:t xml:space="preserve"> </w:t>
      </w:r>
      <w:r>
        <w:rPr>
          <w:rFonts w:ascii="Arial" w:hAnsi="Arial" w:cs="Arial"/>
          <w:szCs w:val="24"/>
        </w:rPr>
        <w:t>with</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producer</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user</w:t>
      </w:r>
      <w:r>
        <w:rPr>
          <w:rFonts w:ascii="Arial" w:eastAsia="Arial" w:hAnsi="Arial" w:cs="Arial"/>
          <w:szCs w:val="24"/>
        </w:rPr>
        <w:t xml:space="preserve"> </w:t>
      </w:r>
      <w:r>
        <w:rPr>
          <w:rFonts w:ascii="Arial" w:hAnsi="Arial" w:cs="Arial"/>
          <w:szCs w:val="24"/>
        </w:rPr>
        <w:t>communities</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had</w:t>
      </w:r>
      <w:r>
        <w:rPr>
          <w:rFonts w:ascii="Arial" w:eastAsia="Arial" w:hAnsi="Arial" w:cs="Arial"/>
          <w:szCs w:val="24"/>
        </w:rPr>
        <w:t xml:space="preserve"> </w:t>
      </w:r>
      <w:r>
        <w:rPr>
          <w:rFonts w:ascii="Arial" w:hAnsi="Arial" w:cs="Arial"/>
          <w:szCs w:val="24"/>
        </w:rPr>
        <w:t>been</w:t>
      </w:r>
      <w:r>
        <w:rPr>
          <w:rFonts w:ascii="Arial" w:eastAsia="Arial" w:hAnsi="Arial" w:cs="Arial"/>
          <w:szCs w:val="24"/>
        </w:rPr>
        <w:t xml:space="preserve"> </w:t>
      </w:r>
      <w:r>
        <w:rPr>
          <w:rFonts w:ascii="Arial" w:hAnsi="Arial" w:cs="Arial"/>
          <w:szCs w:val="24"/>
        </w:rPr>
        <w:t>demonstrated</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work</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practical</w:t>
      </w:r>
      <w:r>
        <w:rPr>
          <w:rFonts w:ascii="Arial" w:eastAsia="Arial" w:hAnsi="Arial" w:cs="Arial"/>
          <w:szCs w:val="24"/>
        </w:rPr>
        <w:t xml:space="preserve"> </w:t>
      </w:r>
      <w:r>
        <w:rPr>
          <w:rFonts w:ascii="Arial" w:hAnsi="Arial" w:cs="Arial"/>
          <w:szCs w:val="24"/>
        </w:rPr>
        <w:t>implementation.</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proposal</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submitted</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WMO/CBS</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approval</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2004,</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 </w:t>
      </w:r>
      <w:r>
        <w:rPr>
          <w:rFonts w:ascii="Arial" w:hAnsi="Arial" w:cs="Arial"/>
          <w:szCs w:val="24"/>
        </w:rPr>
        <w:t>after</w:t>
      </w:r>
      <w:r>
        <w:rPr>
          <w:rFonts w:ascii="Arial" w:eastAsia="Arial" w:hAnsi="Arial" w:cs="Arial"/>
          <w:szCs w:val="24"/>
        </w:rPr>
        <w:t xml:space="preserve"> </w:t>
      </w:r>
      <w:r>
        <w:rPr>
          <w:rFonts w:ascii="Arial" w:hAnsi="Arial" w:cs="Arial"/>
          <w:szCs w:val="24"/>
        </w:rPr>
        <w:t>some</w:t>
      </w:r>
      <w:r>
        <w:rPr>
          <w:rFonts w:ascii="Arial" w:eastAsia="Arial" w:hAnsi="Arial" w:cs="Arial"/>
          <w:szCs w:val="24"/>
        </w:rPr>
        <w:t xml:space="preserve"> </w:t>
      </w:r>
      <w:r>
        <w:rPr>
          <w:rFonts w:ascii="Arial" w:hAnsi="Arial" w:cs="Arial"/>
          <w:szCs w:val="24"/>
        </w:rPr>
        <w:t>minor</w:t>
      </w:r>
      <w:r>
        <w:rPr>
          <w:rFonts w:ascii="Arial" w:eastAsia="Arial" w:hAnsi="Arial" w:cs="Arial"/>
          <w:szCs w:val="24"/>
        </w:rPr>
        <w:t xml:space="preserve"> </w:t>
      </w:r>
      <w:r>
        <w:rPr>
          <w:rFonts w:ascii="Arial" w:hAnsi="Arial" w:cs="Arial"/>
          <w:szCs w:val="24"/>
        </w:rPr>
        <w:t>modification</w:t>
      </w:r>
      <w:r>
        <w:rPr>
          <w:rFonts w:ascii="Arial" w:eastAsia="Arial" w:hAnsi="Arial" w:cs="Arial"/>
          <w:szCs w:val="24"/>
        </w:rPr>
        <w:t xml:space="preserve"> – </w:t>
      </w:r>
      <w:r>
        <w:rPr>
          <w:rFonts w:ascii="Arial" w:hAnsi="Arial" w:cs="Arial"/>
          <w:szCs w:val="24"/>
        </w:rPr>
        <w:t>formal</w:t>
      </w:r>
      <w:r>
        <w:rPr>
          <w:rFonts w:ascii="Arial" w:eastAsia="Arial" w:hAnsi="Arial" w:cs="Arial"/>
          <w:szCs w:val="24"/>
        </w:rPr>
        <w:t xml:space="preserve"> </w:t>
      </w:r>
      <w:r>
        <w:rPr>
          <w:rFonts w:ascii="Arial" w:hAnsi="Arial" w:cs="Arial"/>
          <w:szCs w:val="24"/>
        </w:rPr>
        <w:t>ratification</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granted</w:t>
      </w:r>
      <w:r>
        <w:rPr>
          <w:rFonts w:ascii="Arial" w:eastAsia="Arial" w:hAnsi="Arial" w:cs="Arial"/>
          <w:szCs w:val="24"/>
        </w:rPr>
        <w:t xml:space="preserve"> </w:t>
      </w:r>
      <w:r>
        <w:rPr>
          <w:rFonts w:ascii="Arial" w:hAnsi="Arial" w:cs="Arial"/>
          <w:szCs w:val="24"/>
        </w:rPr>
        <w:t>at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13</w:t>
      </w:r>
      <w:r>
        <w:rPr>
          <w:rFonts w:ascii="Arial" w:hAnsi="Arial" w:cs="Arial"/>
          <w:szCs w:val="24"/>
          <w:vertAlign w:val="superscript"/>
        </w:rPr>
        <w:t>th</w:t>
      </w:r>
      <w:r>
        <w:rPr>
          <w:rFonts w:ascii="Arial" w:eastAsia="Arial" w:hAnsi="Arial" w:cs="Arial"/>
          <w:szCs w:val="24"/>
        </w:rPr>
        <w:t xml:space="preserve"> </w:t>
      </w:r>
      <w:r>
        <w:rPr>
          <w:rFonts w:ascii="Arial" w:hAnsi="Arial" w:cs="Arial"/>
          <w:szCs w:val="24"/>
        </w:rPr>
        <w:t>Session,</w:t>
      </w:r>
      <w:r>
        <w:rPr>
          <w:rFonts w:ascii="Arial" w:eastAsia="Arial" w:hAnsi="Arial" w:cs="Arial"/>
          <w:szCs w:val="24"/>
        </w:rPr>
        <w:t xml:space="preserve"> </w:t>
      </w:r>
      <w:r>
        <w:rPr>
          <w:rFonts w:ascii="Arial" w:hAnsi="Arial" w:cs="Arial"/>
          <w:szCs w:val="24"/>
        </w:rPr>
        <w:t>St.</w:t>
      </w:r>
      <w:r>
        <w:rPr>
          <w:rFonts w:ascii="Arial" w:eastAsia="Arial" w:hAnsi="Arial" w:cs="Arial"/>
          <w:szCs w:val="24"/>
        </w:rPr>
        <w:t xml:space="preserve"> </w:t>
      </w:r>
      <w:r>
        <w:rPr>
          <w:rFonts w:ascii="Arial" w:hAnsi="Arial" w:cs="Arial"/>
          <w:szCs w:val="24"/>
        </w:rPr>
        <w:t>Petersburg,</w:t>
      </w:r>
      <w:r>
        <w:rPr>
          <w:rFonts w:ascii="Arial" w:eastAsia="Arial" w:hAnsi="Arial" w:cs="Arial"/>
          <w:szCs w:val="24"/>
        </w:rPr>
        <w:t xml:space="preserve"> </w:t>
      </w:r>
      <w:r>
        <w:rPr>
          <w:rFonts w:ascii="Arial" w:hAnsi="Arial" w:cs="Arial"/>
          <w:szCs w:val="24"/>
        </w:rPr>
        <w:t>23</w:t>
      </w:r>
      <w:r>
        <w:rPr>
          <w:rFonts w:ascii="Arial" w:eastAsia="Arial" w:hAnsi="Arial" w:cs="Arial"/>
          <w:szCs w:val="24"/>
        </w:rPr>
        <w:t xml:space="preserve"> </w:t>
      </w:r>
      <w:r>
        <w:rPr>
          <w:rFonts w:ascii="Arial" w:hAnsi="Arial" w:cs="Arial"/>
          <w:szCs w:val="24"/>
        </w:rPr>
        <w:t>February</w:t>
      </w:r>
      <w:r>
        <w:rPr>
          <w:rFonts w:ascii="Arial" w:eastAsia="Arial" w:hAnsi="Arial" w:cs="Arial"/>
          <w:szCs w:val="24"/>
        </w:rPr>
        <w:t xml:space="preserve"> – </w:t>
      </w:r>
      <w:r>
        <w:rPr>
          <w:rFonts w:ascii="Arial" w:hAnsi="Arial" w:cs="Arial"/>
          <w:szCs w:val="24"/>
        </w:rPr>
        <w:t>3</w:t>
      </w:r>
      <w:r>
        <w:rPr>
          <w:rFonts w:ascii="Arial" w:eastAsia="Arial" w:hAnsi="Arial" w:cs="Arial"/>
          <w:szCs w:val="24"/>
        </w:rPr>
        <w:t xml:space="preserve"> </w:t>
      </w:r>
      <w:r>
        <w:rPr>
          <w:rFonts w:ascii="Arial" w:hAnsi="Arial" w:cs="Arial"/>
          <w:szCs w:val="24"/>
        </w:rPr>
        <w:t>March</w:t>
      </w:r>
      <w:r>
        <w:rPr>
          <w:rFonts w:ascii="Arial" w:eastAsia="Arial" w:hAnsi="Arial" w:cs="Arial"/>
          <w:szCs w:val="24"/>
        </w:rPr>
        <w:t xml:space="preserve"> </w:t>
      </w:r>
      <w:r>
        <w:rPr>
          <w:rFonts w:ascii="Arial" w:hAnsi="Arial" w:cs="Arial"/>
          <w:szCs w:val="24"/>
        </w:rPr>
        <w:t>2005.</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published</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tables</w:t>
      </w:r>
      <w:r>
        <w:rPr>
          <w:rFonts w:ascii="Arial" w:eastAsia="Arial" w:hAnsi="Arial" w:cs="Arial"/>
          <w:szCs w:val="24"/>
        </w:rPr>
        <w:t xml:space="preserve"> </w:t>
      </w:r>
      <w:r>
        <w:rPr>
          <w:rFonts w:ascii="Arial" w:hAnsi="Arial" w:cs="Arial"/>
          <w:szCs w:val="24"/>
        </w:rPr>
        <w:t>at</w:t>
      </w:r>
      <w:r>
        <w:rPr>
          <w:rFonts w:ascii="Arial" w:eastAsia="Arial" w:hAnsi="Arial" w:cs="Arial"/>
          <w:szCs w:val="24"/>
        </w:rPr>
        <w:t xml:space="preserve"> </w:t>
      </w:r>
      <w:r>
        <w:rPr>
          <w:rFonts w:ascii="Arial" w:hAnsi="Arial" w:cs="Arial"/>
          <w:szCs w:val="24"/>
        </w:rPr>
        <w:t xml:space="preserve">Version </w:t>
      </w:r>
      <w:proofErr w:type="gramStart"/>
      <w:r>
        <w:rPr>
          <w:rFonts w:ascii="Arial" w:hAnsi="Arial" w:cs="Arial"/>
          <w:szCs w:val="24"/>
        </w:rPr>
        <w:t>12,</w:t>
      </w:r>
      <w:r>
        <w:rPr>
          <w:rFonts w:ascii="Arial" w:eastAsia="Arial" w:hAnsi="Arial" w:cs="Arial"/>
          <w:szCs w:val="24"/>
        </w:rPr>
        <w:t xml:space="preserve"> </w:t>
      </w:r>
      <w:r>
        <w:rPr>
          <w:rFonts w:ascii="Arial" w:hAnsi="Arial" w:cs="Arial"/>
          <w:szCs w:val="24"/>
        </w:rPr>
        <w:t>and</w:t>
      </w:r>
      <w:proofErr w:type="gramEnd"/>
      <w:r>
        <w:rPr>
          <w:rFonts w:ascii="Arial" w:eastAsia="Arial" w:hAnsi="Arial" w:cs="Arial"/>
          <w:szCs w:val="24"/>
        </w:rPr>
        <w:t xml:space="preserve"> </w:t>
      </w:r>
      <w:r>
        <w:rPr>
          <w:rFonts w:ascii="Arial" w:hAnsi="Arial" w:cs="Arial"/>
          <w:szCs w:val="24"/>
        </w:rPr>
        <w:t>approved</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use</w:t>
      </w:r>
      <w:r>
        <w:rPr>
          <w:rFonts w:ascii="Arial" w:eastAsia="Arial" w:hAnsi="Arial" w:cs="Arial"/>
          <w:szCs w:val="24"/>
        </w:rPr>
        <w:t xml:space="preserve"> </w:t>
      </w:r>
      <w:r>
        <w:rPr>
          <w:rFonts w:ascii="Arial" w:hAnsi="Arial" w:cs="Arial"/>
          <w:szCs w:val="24"/>
        </w:rPr>
        <w:t>on</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from</w:t>
      </w:r>
      <w:r>
        <w:rPr>
          <w:rFonts w:ascii="Arial" w:eastAsia="Arial" w:hAnsi="Arial" w:cs="Arial"/>
          <w:szCs w:val="24"/>
        </w:rPr>
        <w:t xml:space="preserve"> </w:t>
      </w:r>
      <w:r>
        <w:rPr>
          <w:rFonts w:ascii="Arial" w:hAnsi="Arial" w:cs="Arial"/>
          <w:szCs w:val="24"/>
        </w:rPr>
        <w:t>November</w:t>
      </w:r>
      <w:r>
        <w:rPr>
          <w:rFonts w:ascii="Arial" w:eastAsia="Arial" w:hAnsi="Arial" w:cs="Arial"/>
          <w:szCs w:val="24"/>
        </w:rPr>
        <w:t xml:space="preserve"> </w:t>
      </w:r>
      <w:r>
        <w:rPr>
          <w:rFonts w:ascii="Arial" w:hAnsi="Arial" w:cs="Arial"/>
          <w:szCs w:val="24"/>
        </w:rPr>
        <w:t>2005.</w:t>
      </w:r>
    </w:p>
    <w:p w14:paraId="76809040" w14:textId="77777777" w:rsidR="00086DB9" w:rsidRDefault="00086DB9">
      <w:pPr>
        <w:pStyle w:val="Standard"/>
        <w:rPr>
          <w:rFonts w:ascii="Arial" w:hAnsi="Arial" w:cs="Arial"/>
          <w:szCs w:val="24"/>
        </w:rPr>
      </w:pPr>
    </w:p>
    <w:p w14:paraId="76809041" w14:textId="77777777" w:rsidR="00086DB9" w:rsidRDefault="00986FBA">
      <w:pPr>
        <w:pStyle w:val="Heading1"/>
      </w:pPr>
      <w:bookmarkStart w:id="5" w:name="__RefHeading__41_1229796929"/>
      <w:r>
        <w:lastRenderedPageBreak/>
        <w:t>Introduction</w:t>
      </w:r>
      <w:bookmarkEnd w:id="5"/>
    </w:p>
    <w:p w14:paraId="76809042" w14:textId="77777777" w:rsidR="00086DB9" w:rsidRDefault="00986FBA">
      <w:pPr>
        <w:pStyle w:val="Heading2"/>
      </w:pPr>
      <w:bookmarkStart w:id="6" w:name="__RefHeading__43_1229796929"/>
      <w:r>
        <w:t>Purpose</w:t>
      </w:r>
      <w:r>
        <w:rPr>
          <w:rFonts w:eastAsia="Arial"/>
        </w:rPr>
        <w:t xml:space="preserve"> </w:t>
      </w:r>
      <w:r>
        <w:t>of</w:t>
      </w:r>
      <w:r>
        <w:rPr>
          <w:rFonts w:eastAsia="Arial"/>
        </w:rPr>
        <w:t xml:space="preserve"> </w:t>
      </w:r>
      <w:r>
        <w:t>document</w:t>
      </w:r>
      <w:bookmarkEnd w:id="6"/>
    </w:p>
    <w:p w14:paraId="76809043"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describes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FM-94</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[RD.3].</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formatting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requirement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near real</w:t>
      </w:r>
      <w:r>
        <w:rPr>
          <w:rFonts w:ascii="Arial" w:eastAsia="Arial" w:hAnsi="Arial" w:cs="Arial"/>
          <w:sz w:val="20"/>
        </w:rPr>
        <w:t>-</w:t>
      </w:r>
      <w:r>
        <w:rPr>
          <w:rFonts w:ascii="Arial" w:hAnsi="Arial" w:cs="Arial"/>
          <w:sz w:val="20"/>
        </w:rPr>
        <w:t>time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([AD.1])</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proofErr w:type="spellStart"/>
      <w:r>
        <w:rPr>
          <w:rFonts w:ascii="Arial" w:hAnsi="Arial" w:cs="Arial"/>
          <w:sz w:val="20"/>
        </w:rPr>
        <w:t>EUMETCast</w:t>
      </w:r>
      <w:proofErr w:type="spellEnd"/>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support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GRACE</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(EUMETSAT,</w:t>
      </w:r>
      <w:r>
        <w:rPr>
          <w:rFonts w:ascii="Arial" w:eastAsia="Arial" w:hAnsi="Arial" w:cs="Arial"/>
          <w:sz w:val="20"/>
        </w:rPr>
        <w:t xml:space="preserve"> </w:t>
      </w:r>
      <w:r>
        <w:rPr>
          <w:rFonts w:ascii="Arial" w:hAnsi="Arial" w:cs="Arial"/>
          <w:sz w:val="20"/>
        </w:rPr>
        <w:t>UCAR,</w:t>
      </w:r>
      <w:r>
        <w:rPr>
          <w:rFonts w:ascii="Arial" w:eastAsia="Arial" w:hAnsi="Arial" w:cs="Arial"/>
          <w:sz w:val="20"/>
        </w:rPr>
        <w:t xml:space="preserve"> </w:t>
      </w:r>
      <w:r>
        <w:rPr>
          <w:rFonts w:ascii="Arial" w:hAnsi="Arial" w:cs="Arial"/>
          <w:sz w:val="20"/>
        </w:rPr>
        <w:t>GFZ</w:t>
      </w:r>
      <w:r>
        <w:rPr>
          <w:rFonts w:ascii="Arial" w:eastAsia="Arial" w:hAnsi="Arial" w:cs="Arial"/>
          <w:sz w:val="20"/>
        </w:rPr>
        <w:t>…</w:t>
      </w:r>
      <w:r>
        <w:rPr>
          <w:rFonts w:ascii="Arial" w:hAnsi="Arial" w:cs="Arial"/>
          <w:sz w:val="20"/>
        </w:rPr>
        <w:t>)</w:t>
      </w:r>
    </w:p>
    <w:p w14:paraId="76809044" w14:textId="77777777" w:rsidR="00086DB9" w:rsidRDefault="00986FBA">
      <w:pPr>
        <w:pStyle w:val="Standard"/>
        <w:jc w:val="both"/>
        <w:rPr>
          <w:rFonts w:ascii="Arial" w:eastAsia="Arial" w:hAnsi="Arial" w:cs="Arial"/>
          <w:sz w:val="20"/>
        </w:rPr>
      </w:pPr>
      <w:r>
        <w:rPr>
          <w:rFonts w:ascii="Arial" w:eastAsia="Arial" w:hAnsi="Arial" w:cs="Arial"/>
          <w:sz w:val="20"/>
        </w:rPr>
        <w:t xml:space="preserve"> </w:t>
      </w:r>
    </w:p>
    <w:p w14:paraId="76809045" w14:textId="77777777" w:rsidR="00086DB9" w:rsidRDefault="00986FBA">
      <w:pPr>
        <w:pStyle w:val="Standard"/>
        <w:jc w:val="both"/>
      </w:pPr>
      <w:r>
        <w:rPr>
          <w:rFonts w:ascii="Arial" w:hAnsi="Arial" w:cs="Arial"/>
          <w:sz w:val="20"/>
        </w:rPr>
        <w:t>BUFR</w:t>
      </w:r>
      <w:r>
        <w:rPr>
          <w:rFonts w:ascii="Arial" w:eastAsia="Arial" w:hAnsi="Arial" w:cs="Arial"/>
          <w:sz w:val="20"/>
        </w:rPr>
        <w:t xml:space="preserve"> formatting is a requirement for dissemination of near real-time RO data – and most other observational data types – over the WMO Global Telecommunication System (GTS)</w:t>
      </w:r>
      <w:r>
        <w:rPr>
          <w:rStyle w:val="FootnoteSymbol"/>
          <w:rFonts w:ascii="Arial" w:eastAsia="Arial" w:hAnsi="Arial" w:cs="Arial"/>
          <w:sz w:val="20"/>
        </w:rPr>
        <w:footnoteReference w:id="1"/>
      </w:r>
      <w:r>
        <w:rPr>
          <w:rFonts w:ascii="Arial" w:hAnsi="Arial" w:cs="Arial"/>
          <w:sz w:val="20"/>
        </w:rPr>
        <w:t>, Regional</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Communications</w:t>
      </w:r>
      <w:r>
        <w:rPr>
          <w:rFonts w:ascii="Arial" w:eastAsia="Arial" w:hAnsi="Arial" w:cs="Arial"/>
          <w:sz w:val="20"/>
        </w:rPr>
        <w:t xml:space="preserve"> </w:t>
      </w:r>
      <w:r>
        <w:rPr>
          <w:rFonts w:ascii="Arial" w:hAnsi="Arial" w:cs="Arial"/>
          <w:sz w:val="20"/>
        </w:rPr>
        <w:t>Network</w:t>
      </w:r>
      <w:r>
        <w:rPr>
          <w:rFonts w:ascii="Arial" w:eastAsia="Arial" w:hAnsi="Arial" w:cs="Arial"/>
          <w:sz w:val="20"/>
        </w:rPr>
        <w:t xml:space="preserve"> </w:t>
      </w:r>
      <w:r>
        <w:rPr>
          <w:rFonts w:ascii="Arial" w:hAnsi="Arial" w:cs="Arial"/>
          <w:sz w:val="20"/>
        </w:rPr>
        <w:t xml:space="preserve">(RMDCN) [RD.4] or future WMO Information System (WIS) [RD.5] – although we should note that WIS may allow the transmission of certain other formats, such as netCDF [RD.15].  BUFR is also the sole or principal storage/archive and interface format for assimilation into NWP models at many operational centres.  </w:t>
      </w:r>
      <w:proofErr w:type="gramStart"/>
      <w:r>
        <w:rPr>
          <w:rFonts w:ascii="Arial" w:hAnsi="Arial" w:cs="Arial"/>
          <w:sz w:val="20"/>
        </w:rPr>
        <w:t>Therefore</w:t>
      </w:r>
      <w:proofErr w:type="gramEnd"/>
      <w:r>
        <w:rPr>
          <w:rFonts w:ascii="Arial" w:hAnsi="Arial" w:cs="Arial"/>
          <w:sz w:val="20"/>
        </w:rPr>
        <w:t xml:space="preserve"> there is a requirement for BUFR, whatever the original format in which the centre may receive the data.</w:t>
      </w:r>
    </w:p>
    <w:p w14:paraId="76809046" w14:textId="77777777" w:rsidR="00086DB9" w:rsidRDefault="00086DB9">
      <w:pPr>
        <w:pStyle w:val="Standard"/>
        <w:jc w:val="both"/>
        <w:rPr>
          <w:rFonts w:ascii="Arial" w:hAnsi="Arial" w:cs="Arial"/>
          <w:sz w:val="20"/>
        </w:rPr>
      </w:pPr>
    </w:p>
    <w:p w14:paraId="76809047" w14:textId="77777777" w:rsidR="00086DB9" w:rsidRDefault="00986FBA">
      <w:pPr>
        <w:pStyle w:val="Standard"/>
        <w:jc w:val="both"/>
      </w:pPr>
      <w:r>
        <w:rPr>
          <w:rFonts w:ascii="Arial" w:hAnsi="Arial" w:cs="Arial"/>
          <w:sz w:val="20"/>
        </w:rPr>
        <w:t>A</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consultation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producer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communities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had</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demonstrated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work</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implementation.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([RD.10])</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submitted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WMO/CBS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approval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2004,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 </w:t>
      </w:r>
      <w:r>
        <w:rPr>
          <w:rFonts w:ascii="Arial" w:hAnsi="Arial" w:cs="Arial"/>
          <w:sz w:val="20"/>
        </w:rPr>
        <w:t>after</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minor</w:t>
      </w:r>
      <w:r>
        <w:rPr>
          <w:rFonts w:ascii="Arial" w:eastAsia="Arial" w:hAnsi="Arial" w:cs="Arial"/>
          <w:sz w:val="20"/>
        </w:rPr>
        <w:t xml:space="preserve"> </w:t>
      </w:r>
      <w:r>
        <w:rPr>
          <w:rFonts w:ascii="Arial" w:hAnsi="Arial" w:cs="Arial"/>
          <w:sz w:val="20"/>
        </w:rPr>
        <w:t>modification</w:t>
      </w:r>
      <w:r>
        <w:rPr>
          <w:rFonts w:ascii="Arial" w:eastAsia="Arial" w:hAnsi="Arial" w:cs="Arial"/>
          <w:sz w:val="20"/>
        </w:rPr>
        <w:t xml:space="preserve"> – </w:t>
      </w:r>
      <w:r>
        <w:rPr>
          <w:rFonts w:ascii="Arial" w:hAnsi="Arial" w:cs="Arial"/>
          <w:sz w:val="20"/>
        </w:rPr>
        <w:t>formal</w:t>
      </w:r>
      <w:r>
        <w:rPr>
          <w:rFonts w:ascii="Arial" w:eastAsia="Arial" w:hAnsi="Arial" w:cs="Arial"/>
          <w:sz w:val="20"/>
        </w:rPr>
        <w:t xml:space="preserve"> </w:t>
      </w:r>
      <w:r>
        <w:rPr>
          <w:rFonts w:ascii="Arial" w:hAnsi="Arial" w:cs="Arial"/>
          <w:sz w:val="20"/>
        </w:rPr>
        <w:t>ratification</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granted</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13</w:t>
      </w:r>
      <w:r>
        <w:rPr>
          <w:rFonts w:ascii="Arial" w:hAnsi="Arial" w:cs="Arial"/>
          <w:sz w:val="20"/>
          <w:vertAlign w:val="superscript"/>
        </w:rPr>
        <w:t>th</w:t>
      </w:r>
      <w:r>
        <w:rPr>
          <w:rFonts w:ascii="Arial" w:eastAsia="Arial" w:hAnsi="Arial" w:cs="Arial"/>
          <w:sz w:val="20"/>
        </w:rPr>
        <w:t xml:space="preserve"> </w:t>
      </w:r>
      <w:r>
        <w:rPr>
          <w:rFonts w:ascii="Arial" w:hAnsi="Arial" w:cs="Arial"/>
          <w:sz w:val="20"/>
        </w:rPr>
        <w:t>Session,</w:t>
      </w:r>
      <w:r>
        <w:rPr>
          <w:rFonts w:ascii="Arial" w:eastAsia="Arial" w:hAnsi="Arial" w:cs="Arial"/>
          <w:sz w:val="20"/>
        </w:rPr>
        <w:t xml:space="preserve"> </w:t>
      </w:r>
      <w:r>
        <w:rPr>
          <w:rFonts w:ascii="Arial" w:hAnsi="Arial" w:cs="Arial"/>
          <w:sz w:val="20"/>
        </w:rPr>
        <w:t>St.</w:t>
      </w:r>
      <w:r>
        <w:rPr>
          <w:rFonts w:ascii="Arial" w:eastAsia="Arial" w:hAnsi="Arial" w:cs="Arial"/>
          <w:sz w:val="20"/>
        </w:rPr>
        <w:t xml:space="preserve"> </w:t>
      </w:r>
      <w:r>
        <w:rPr>
          <w:rFonts w:ascii="Arial" w:hAnsi="Arial" w:cs="Arial"/>
          <w:sz w:val="20"/>
        </w:rPr>
        <w:t>Petersburg,</w:t>
      </w:r>
      <w:r>
        <w:rPr>
          <w:rFonts w:ascii="Arial" w:eastAsia="Arial" w:hAnsi="Arial" w:cs="Arial"/>
          <w:sz w:val="20"/>
        </w:rPr>
        <w:t xml:space="preserve"> </w:t>
      </w:r>
      <w:r>
        <w:rPr>
          <w:rFonts w:ascii="Arial" w:hAnsi="Arial" w:cs="Arial"/>
          <w:sz w:val="20"/>
        </w:rPr>
        <w:t>23</w:t>
      </w:r>
      <w:r>
        <w:rPr>
          <w:rFonts w:ascii="Arial" w:eastAsia="Arial" w:hAnsi="Arial" w:cs="Arial"/>
          <w:sz w:val="20"/>
        </w:rPr>
        <w:t xml:space="preserve"> </w:t>
      </w:r>
      <w:r>
        <w:rPr>
          <w:rFonts w:ascii="Arial" w:hAnsi="Arial" w:cs="Arial"/>
          <w:sz w:val="20"/>
        </w:rPr>
        <w:t>February</w:t>
      </w:r>
      <w:r>
        <w:rPr>
          <w:rFonts w:ascii="Arial" w:eastAsia="Arial" w:hAnsi="Arial" w:cs="Arial"/>
          <w:sz w:val="20"/>
        </w:rPr>
        <w:t xml:space="preserve"> – </w:t>
      </w:r>
      <w:r>
        <w:rPr>
          <w:rFonts w:ascii="Arial" w:hAnsi="Arial" w:cs="Arial"/>
          <w:sz w:val="20"/>
        </w:rPr>
        <w:t>3</w:t>
      </w:r>
      <w:r>
        <w:rPr>
          <w:rFonts w:ascii="Arial" w:eastAsia="Arial" w:hAnsi="Arial" w:cs="Arial"/>
          <w:sz w:val="20"/>
        </w:rPr>
        <w:t xml:space="preserve"> </w:t>
      </w:r>
      <w:r>
        <w:rPr>
          <w:rFonts w:ascii="Arial" w:hAnsi="Arial" w:cs="Arial"/>
          <w:sz w:val="20"/>
        </w:rPr>
        <w:t>March</w:t>
      </w:r>
      <w:r>
        <w:rPr>
          <w:rFonts w:ascii="Arial" w:eastAsia="Arial" w:hAnsi="Arial" w:cs="Arial"/>
          <w:sz w:val="20"/>
        </w:rPr>
        <w:t xml:space="preserve"> </w:t>
      </w:r>
      <w:r>
        <w:rPr>
          <w:rFonts w:ascii="Arial" w:hAnsi="Arial" w:cs="Arial"/>
          <w:sz w:val="20"/>
        </w:rPr>
        <w:t>2005.</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12</w:t>
      </w:r>
      <w:r>
        <w:rPr>
          <w:rFonts w:ascii="Arial" w:eastAsia="Arial" w:hAnsi="Arial" w:cs="Arial"/>
          <w:sz w:val="20"/>
        </w:rPr>
        <w:t xml:space="preserve"> </w:t>
      </w:r>
      <w:r>
        <w:rPr>
          <w:rFonts w:ascii="Arial" w:hAnsi="Arial" w:cs="Arial"/>
          <w:sz w:val="20"/>
        </w:rPr>
        <w:t>([RD.4]</w:t>
      </w:r>
      <w:proofErr w:type="gramStart"/>
      <w:r>
        <w:rPr>
          <w:rFonts w:ascii="Arial" w:hAnsi="Arial" w:cs="Arial"/>
          <w:sz w:val="20"/>
        </w:rPr>
        <w:t>),</w:t>
      </w:r>
      <w:r>
        <w:rPr>
          <w:rFonts w:ascii="Arial" w:eastAsia="Arial" w:hAnsi="Arial" w:cs="Arial"/>
          <w:sz w:val="20"/>
        </w:rPr>
        <w:t xml:space="preserve"> </w:t>
      </w:r>
      <w:r>
        <w:rPr>
          <w:rFonts w:ascii="Arial" w:hAnsi="Arial" w:cs="Arial"/>
          <w:sz w:val="20"/>
        </w:rPr>
        <w:t>and</w:t>
      </w:r>
      <w:proofErr w:type="gramEnd"/>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November</w:t>
      </w:r>
      <w:r>
        <w:rPr>
          <w:rFonts w:ascii="Arial" w:eastAsia="Arial" w:hAnsi="Arial" w:cs="Arial"/>
          <w:sz w:val="20"/>
        </w:rPr>
        <w:t xml:space="preserve"> </w:t>
      </w:r>
      <w:r>
        <w:rPr>
          <w:rFonts w:ascii="Arial" w:hAnsi="Arial" w:cs="Arial"/>
          <w:sz w:val="20"/>
        </w:rPr>
        <w:t>2005.</w:t>
      </w:r>
    </w:p>
    <w:p w14:paraId="76809048" w14:textId="77777777" w:rsidR="00086DB9" w:rsidRDefault="00086DB9">
      <w:pPr>
        <w:pStyle w:val="Standard"/>
        <w:jc w:val="both"/>
        <w:rPr>
          <w:rFonts w:ascii="Arial" w:hAnsi="Arial" w:cs="Arial"/>
          <w:sz w:val="20"/>
        </w:rPr>
      </w:pPr>
    </w:p>
    <w:p w14:paraId="76809049"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intended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wishing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decode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Whilst</w:t>
      </w:r>
      <w:r>
        <w:rPr>
          <w:rFonts w:ascii="Arial" w:eastAsia="Arial" w:hAnsi="Arial" w:cs="Arial"/>
          <w:sz w:val="20"/>
        </w:rPr>
        <w:t xml:space="preserve"> </w:t>
      </w:r>
      <w:proofErr w:type="gramStart"/>
      <w:r>
        <w:rPr>
          <w:rFonts w:ascii="Arial" w:hAnsi="Arial" w:cs="Arial"/>
          <w:sz w:val="20"/>
        </w:rPr>
        <w:t>all</w:t>
      </w:r>
      <w:r>
        <w:rPr>
          <w:rFonts w:ascii="Arial" w:eastAsia="Arial" w:hAnsi="Arial" w:cs="Arial"/>
          <w:sz w:val="20"/>
        </w:rPr>
        <w:t xml:space="preserve"> </w:t>
      </w:r>
      <w:r>
        <w:rPr>
          <w:rFonts w:ascii="Arial" w:hAnsi="Arial" w:cs="Arial"/>
          <w:sz w:val="20"/>
        </w:rPr>
        <w:t>of</w:t>
      </w:r>
      <w:proofErr w:type="gramEnd"/>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manuals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extracted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(downloadable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website),</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one-stop-shop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bring</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RO-specific</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place.</w:t>
      </w:r>
    </w:p>
    <w:p w14:paraId="7680904A" w14:textId="77777777" w:rsidR="00086DB9" w:rsidRDefault="00086DB9">
      <w:pPr>
        <w:pStyle w:val="Standard"/>
        <w:jc w:val="both"/>
        <w:rPr>
          <w:rFonts w:ascii="Arial" w:hAnsi="Arial" w:cs="Arial"/>
        </w:rPr>
      </w:pPr>
    </w:p>
    <w:p w14:paraId="7680904B" w14:textId="77777777" w:rsidR="00086DB9" w:rsidRDefault="00086DB9">
      <w:pPr>
        <w:pStyle w:val="PlainText"/>
        <w:jc w:val="both"/>
        <w:rPr>
          <w:rFonts w:ascii="Arial" w:hAnsi="Arial" w:cs="Arial"/>
          <w:lang w:val="en-GB"/>
        </w:rPr>
      </w:pPr>
    </w:p>
    <w:p w14:paraId="7680904C" w14:textId="77777777" w:rsidR="00086DB9" w:rsidRDefault="00986FBA">
      <w:pPr>
        <w:pStyle w:val="Heading2"/>
      </w:pPr>
      <w:bookmarkStart w:id="7" w:name="__RefHeading___Toc48880_2553559590"/>
      <w:r>
        <w:t>Applicable</w:t>
      </w:r>
      <w:r>
        <w:rPr>
          <w:rFonts w:eastAsia="Arial"/>
        </w:rPr>
        <w:t xml:space="preserve"> and r</w:t>
      </w:r>
      <w:r>
        <w:t>eference</w:t>
      </w:r>
      <w:r>
        <w:rPr>
          <w:rFonts w:eastAsia="Arial"/>
        </w:rPr>
        <w:t xml:space="preserve"> </w:t>
      </w:r>
      <w:r>
        <w:t>documents</w:t>
      </w:r>
      <w:bookmarkEnd w:id="7"/>
    </w:p>
    <w:p w14:paraId="7680904D" w14:textId="77777777" w:rsidR="00086DB9" w:rsidRDefault="00086DB9">
      <w:pPr>
        <w:pStyle w:val="Standard"/>
        <w:spacing w:after="120"/>
        <w:jc w:val="both"/>
      </w:pPr>
    </w:p>
    <w:p w14:paraId="7680904E" w14:textId="77777777" w:rsidR="00086DB9" w:rsidRDefault="00986FBA">
      <w:pPr>
        <w:pStyle w:val="Heading3"/>
      </w:pPr>
      <w:bookmarkStart w:id="8" w:name="__RefHeading__87032_697283655"/>
      <w:r>
        <w:t>Applicable</w:t>
      </w:r>
      <w:r>
        <w:rPr>
          <w:rFonts w:eastAsia="Arial"/>
        </w:rPr>
        <w:t xml:space="preserve"> </w:t>
      </w:r>
      <w:r>
        <w:t>documents</w:t>
      </w:r>
      <w:bookmarkEnd w:id="8"/>
    </w:p>
    <w:p w14:paraId="7680904F" w14:textId="77777777" w:rsidR="00086DB9" w:rsidRDefault="00986FBA">
      <w:pPr>
        <w:pStyle w:val="Standard"/>
        <w:rPr>
          <w:rFonts w:ascii="Arial" w:hAnsi="Arial" w:cs="Arial"/>
          <w:sz w:val="20"/>
        </w:rPr>
      </w:pP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documents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direct</w:t>
      </w:r>
      <w:r>
        <w:rPr>
          <w:rFonts w:ascii="Arial" w:eastAsia="Arial" w:hAnsi="Arial" w:cs="Arial"/>
          <w:sz w:val="20"/>
        </w:rPr>
        <w:t xml:space="preserve"> </w:t>
      </w:r>
      <w:r>
        <w:rPr>
          <w:rFonts w:ascii="Arial" w:hAnsi="Arial" w:cs="Arial"/>
          <w:sz w:val="20"/>
        </w:rPr>
        <w:t>bearing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p>
    <w:p w14:paraId="76809050" w14:textId="77777777" w:rsidR="00086DB9" w:rsidRDefault="00086DB9">
      <w:pPr>
        <w:pStyle w:val="Standard"/>
      </w:pPr>
    </w:p>
    <w:tbl>
      <w:tblPr>
        <w:tblW w:w="9062" w:type="dxa"/>
        <w:tblInd w:w="17" w:type="dxa"/>
        <w:tblLayout w:type="fixed"/>
        <w:tblCellMar>
          <w:left w:w="10" w:type="dxa"/>
          <w:right w:w="10" w:type="dxa"/>
        </w:tblCellMar>
        <w:tblLook w:val="0000" w:firstRow="0" w:lastRow="0" w:firstColumn="0" w:lastColumn="0" w:noHBand="0" w:noVBand="0"/>
      </w:tblPr>
      <w:tblGrid>
        <w:gridCol w:w="831"/>
        <w:gridCol w:w="8231"/>
      </w:tblGrid>
      <w:tr w:rsidR="00086DB9" w14:paraId="76809054" w14:textId="77777777">
        <w:tc>
          <w:tcPr>
            <w:tcW w:w="831" w:type="dxa"/>
            <w:tcMar>
              <w:top w:w="0" w:type="dxa"/>
              <w:left w:w="108" w:type="dxa"/>
              <w:bottom w:w="0" w:type="dxa"/>
              <w:right w:w="108" w:type="dxa"/>
            </w:tcMar>
          </w:tcPr>
          <w:p w14:paraId="76809051" w14:textId="77777777" w:rsidR="00086DB9" w:rsidRDefault="00986FBA">
            <w:pPr>
              <w:pStyle w:val="Standard"/>
              <w:snapToGrid w:val="0"/>
              <w:rPr>
                <w:rFonts w:ascii="Arial" w:hAnsi="Arial" w:cs="Arial"/>
                <w:sz w:val="18"/>
                <w:szCs w:val="18"/>
              </w:rPr>
            </w:pPr>
            <w:r>
              <w:rPr>
                <w:rFonts w:ascii="Arial" w:hAnsi="Arial" w:cs="Arial"/>
                <w:sz w:val="18"/>
                <w:szCs w:val="18"/>
              </w:rPr>
              <w:t>[AD.1]</w:t>
            </w:r>
          </w:p>
        </w:tc>
        <w:tc>
          <w:tcPr>
            <w:tcW w:w="8231" w:type="dxa"/>
            <w:tcMar>
              <w:top w:w="0" w:type="dxa"/>
              <w:left w:w="108" w:type="dxa"/>
              <w:bottom w:w="0" w:type="dxa"/>
              <w:right w:w="108" w:type="dxa"/>
            </w:tcMar>
          </w:tcPr>
          <w:p w14:paraId="76809052" w14:textId="77777777" w:rsidR="00086DB9" w:rsidRDefault="00986FBA">
            <w:pPr>
              <w:pStyle w:val="Standard"/>
              <w:autoSpaceDE w:val="0"/>
              <w:snapToGrid w:val="0"/>
              <w:rPr>
                <w:rFonts w:ascii="Arial" w:hAnsi="Arial" w:cs="Arial"/>
                <w:sz w:val="18"/>
                <w:szCs w:val="18"/>
                <w:lang w:val="en-US"/>
              </w:rPr>
            </w:pPr>
            <w:r>
              <w:rPr>
                <w:rFonts w:ascii="Arial" w:hAnsi="Arial" w:cs="Arial"/>
                <w:sz w:val="18"/>
                <w:szCs w:val="18"/>
                <w:lang w:val="en-US"/>
              </w:rPr>
              <w:t>CDOP-3 Proposal: Proposal for the Third Continuous Development and Operations Phase (CDOP-3); Ref: SAF/ROM/DMI/MGT/CDOP3/001 Version 1.2 of 31 March 2016, Ref: EUM/C/85/16/DOC/</w:t>
            </w:r>
            <w:proofErr w:type="gramStart"/>
            <w:r>
              <w:rPr>
                <w:rFonts w:ascii="Arial" w:hAnsi="Arial" w:cs="Arial"/>
                <w:sz w:val="18"/>
                <w:szCs w:val="18"/>
                <w:lang w:val="en-US"/>
              </w:rPr>
              <w:t>15,  approved</w:t>
            </w:r>
            <w:proofErr w:type="gramEnd"/>
            <w:r>
              <w:rPr>
                <w:rFonts w:ascii="Arial" w:hAnsi="Arial" w:cs="Arial"/>
                <w:sz w:val="18"/>
                <w:szCs w:val="18"/>
                <w:lang w:val="en-US"/>
              </w:rPr>
              <w:t xml:space="preserve"> by the EUMETSAT Council at its 85th meeting on 28-29 June 2016</w:t>
            </w:r>
          </w:p>
          <w:p w14:paraId="76809053" w14:textId="77777777" w:rsidR="00086DB9" w:rsidRDefault="00086DB9">
            <w:pPr>
              <w:pStyle w:val="Standard"/>
              <w:autoSpaceDE w:val="0"/>
              <w:rPr>
                <w:rFonts w:ascii="Arial" w:hAnsi="Arial" w:cs="Arial"/>
                <w:sz w:val="18"/>
                <w:szCs w:val="18"/>
                <w:shd w:val="clear" w:color="auto" w:fill="FFFF00"/>
                <w:lang w:val="en-US"/>
              </w:rPr>
            </w:pPr>
          </w:p>
        </w:tc>
      </w:tr>
      <w:tr w:rsidR="00086DB9" w14:paraId="76809058" w14:textId="77777777">
        <w:tc>
          <w:tcPr>
            <w:tcW w:w="831" w:type="dxa"/>
            <w:tcMar>
              <w:top w:w="0" w:type="dxa"/>
              <w:left w:w="108" w:type="dxa"/>
              <w:bottom w:w="0" w:type="dxa"/>
              <w:right w:w="108" w:type="dxa"/>
            </w:tcMar>
          </w:tcPr>
          <w:p w14:paraId="76809055" w14:textId="77777777" w:rsidR="00086DB9" w:rsidRDefault="00986FBA">
            <w:pPr>
              <w:pStyle w:val="Standard"/>
              <w:snapToGrid w:val="0"/>
              <w:rPr>
                <w:rFonts w:ascii="Arial" w:hAnsi="Arial" w:cs="Arial"/>
                <w:sz w:val="18"/>
                <w:szCs w:val="18"/>
              </w:rPr>
            </w:pPr>
            <w:r>
              <w:rPr>
                <w:rFonts w:ascii="Arial" w:hAnsi="Arial" w:cs="Arial"/>
                <w:sz w:val="18"/>
                <w:szCs w:val="18"/>
              </w:rPr>
              <w:t>[AD.2]</w:t>
            </w:r>
          </w:p>
        </w:tc>
        <w:tc>
          <w:tcPr>
            <w:tcW w:w="8231" w:type="dxa"/>
            <w:tcMar>
              <w:top w:w="0" w:type="dxa"/>
              <w:left w:w="108" w:type="dxa"/>
              <w:bottom w:w="0" w:type="dxa"/>
              <w:right w:w="108" w:type="dxa"/>
            </w:tcMar>
          </w:tcPr>
          <w:p w14:paraId="76809056" w14:textId="77777777" w:rsidR="00086DB9" w:rsidRDefault="00986FBA">
            <w:pPr>
              <w:pStyle w:val="Standard"/>
              <w:autoSpaceDE w:val="0"/>
              <w:snapToGrid w:val="0"/>
              <w:rPr>
                <w:rFonts w:ascii="Arial" w:hAnsi="Arial" w:cs="Arial"/>
                <w:sz w:val="18"/>
                <w:szCs w:val="18"/>
                <w:lang w:val="en-US"/>
              </w:rPr>
            </w:pPr>
            <w:r>
              <w:rPr>
                <w:rFonts w:ascii="Arial" w:hAnsi="Arial" w:cs="Arial"/>
                <w:sz w:val="18"/>
                <w:szCs w:val="18"/>
                <w:lang w:val="en-US"/>
              </w:rPr>
              <w:t>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14:paraId="76809057" w14:textId="77777777" w:rsidR="00086DB9" w:rsidRDefault="00086DB9">
            <w:pPr>
              <w:pStyle w:val="Standard"/>
              <w:autoSpaceDE w:val="0"/>
              <w:rPr>
                <w:rFonts w:ascii="Arial" w:hAnsi="Arial" w:cs="Arial"/>
                <w:sz w:val="18"/>
                <w:szCs w:val="18"/>
              </w:rPr>
            </w:pPr>
          </w:p>
        </w:tc>
      </w:tr>
      <w:tr w:rsidR="00086DB9" w14:paraId="7680905C" w14:textId="77777777">
        <w:tc>
          <w:tcPr>
            <w:tcW w:w="831" w:type="dxa"/>
            <w:tcMar>
              <w:top w:w="0" w:type="dxa"/>
              <w:left w:w="108" w:type="dxa"/>
              <w:bottom w:w="0" w:type="dxa"/>
              <w:right w:w="108" w:type="dxa"/>
            </w:tcMar>
          </w:tcPr>
          <w:p w14:paraId="76809059" w14:textId="77777777" w:rsidR="00086DB9" w:rsidRDefault="00986FBA">
            <w:pPr>
              <w:pStyle w:val="Standard"/>
              <w:snapToGrid w:val="0"/>
              <w:rPr>
                <w:rFonts w:ascii="Arial" w:hAnsi="Arial" w:cs="Arial"/>
                <w:sz w:val="18"/>
                <w:szCs w:val="18"/>
              </w:rPr>
            </w:pPr>
            <w:r>
              <w:rPr>
                <w:rFonts w:ascii="Arial" w:hAnsi="Arial" w:cs="Arial"/>
                <w:sz w:val="18"/>
                <w:szCs w:val="18"/>
              </w:rPr>
              <w:t>[AD.3]</w:t>
            </w:r>
          </w:p>
        </w:tc>
        <w:tc>
          <w:tcPr>
            <w:tcW w:w="8231" w:type="dxa"/>
            <w:tcMar>
              <w:top w:w="0" w:type="dxa"/>
              <w:left w:w="108" w:type="dxa"/>
              <w:bottom w:w="0" w:type="dxa"/>
              <w:right w:w="108" w:type="dxa"/>
            </w:tcMar>
          </w:tcPr>
          <w:p w14:paraId="7680905A" w14:textId="77777777" w:rsidR="00086DB9" w:rsidRDefault="00986FBA">
            <w:pPr>
              <w:pStyle w:val="Standard"/>
              <w:snapToGrid w:val="0"/>
              <w:rPr>
                <w:rFonts w:ascii="Arial" w:hAnsi="Arial" w:cs="Arial"/>
                <w:sz w:val="18"/>
                <w:szCs w:val="18"/>
              </w:rPr>
            </w:pPr>
            <w:r>
              <w:rPr>
                <w:rFonts w:ascii="Arial" w:hAnsi="Arial" w:cs="Arial"/>
                <w:sz w:val="18"/>
                <w:szCs w:val="18"/>
              </w:rPr>
              <w:t>ROM SAF Product Requirements Document, Ref: SAF/ROM/DMI/MGT/PRD/001</w:t>
            </w:r>
          </w:p>
          <w:p w14:paraId="7680905B" w14:textId="77777777" w:rsidR="00086DB9" w:rsidRPr="00107262" w:rsidRDefault="00086DB9">
            <w:pPr>
              <w:pStyle w:val="Standard"/>
              <w:snapToGrid w:val="0"/>
              <w:rPr>
                <w:rFonts w:ascii="Arial" w:eastAsia="Arial" w:hAnsi="Arial" w:cs="Arial"/>
                <w:sz w:val="18"/>
                <w:szCs w:val="18"/>
                <w:lang w:val="en-US"/>
                <w:rPrChange w:id="9" w:author="Stig Syndergaard" w:date="2022-10-24T18:00:00Z">
                  <w:rPr>
                    <w:rFonts w:ascii="Arial" w:eastAsia="Arial" w:hAnsi="Arial" w:cs="Arial"/>
                    <w:sz w:val="18"/>
                    <w:szCs w:val="18"/>
                    <w:lang w:val="da-DK"/>
                  </w:rPr>
                </w:rPrChange>
              </w:rPr>
            </w:pPr>
          </w:p>
        </w:tc>
      </w:tr>
      <w:tr w:rsidR="00086DB9" w14:paraId="76809061" w14:textId="77777777">
        <w:trPr>
          <w:trHeight w:val="454"/>
        </w:trPr>
        <w:tc>
          <w:tcPr>
            <w:tcW w:w="831" w:type="dxa"/>
            <w:tcMar>
              <w:top w:w="0" w:type="dxa"/>
              <w:left w:w="108" w:type="dxa"/>
              <w:bottom w:w="0" w:type="dxa"/>
              <w:right w:w="108" w:type="dxa"/>
            </w:tcMar>
          </w:tcPr>
          <w:p w14:paraId="7680905D" w14:textId="77777777" w:rsidR="00086DB9" w:rsidRDefault="00986FBA">
            <w:pPr>
              <w:pStyle w:val="Standard"/>
              <w:snapToGrid w:val="0"/>
              <w:rPr>
                <w:rFonts w:ascii="Arial" w:hAnsi="Arial" w:cs="Arial"/>
                <w:sz w:val="18"/>
                <w:szCs w:val="18"/>
              </w:rPr>
            </w:pPr>
            <w:r>
              <w:rPr>
                <w:rFonts w:ascii="Arial" w:hAnsi="Arial" w:cs="Arial"/>
                <w:sz w:val="18"/>
                <w:szCs w:val="18"/>
              </w:rPr>
              <w:t>[AD.4]</w:t>
            </w:r>
          </w:p>
        </w:tc>
        <w:tc>
          <w:tcPr>
            <w:tcW w:w="8231" w:type="dxa"/>
            <w:tcMar>
              <w:top w:w="0" w:type="dxa"/>
              <w:left w:w="108" w:type="dxa"/>
              <w:bottom w:w="0" w:type="dxa"/>
              <w:right w:w="108" w:type="dxa"/>
            </w:tcMar>
          </w:tcPr>
          <w:p w14:paraId="7680905E" w14:textId="77777777" w:rsidR="00086DB9" w:rsidRDefault="00986FBA">
            <w:pPr>
              <w:pStyle w:val="Standard"/>
              <w:snapToGrid w:val="0"/>
              <w:rPr>
                <w:rFonts w:ascii="Arial" w:hAnsi="Arial"/>
                <w:sz w:val="18"/>
                <w:szCs w:val="18"/>
              </w:rPr>
            </w:pPr>
            <w:r>
              <w:rPr>
                <w:rFonts w:ascii="Arial" w:hAnsi="Arial"/>
                <w:sz w:val="18"/>
                <w:szCs w:val="18"/>
              </w:rPr>
              <w:t>ROM SAF Service Specifications, Ref: SAF/ROM/DMI/RQ/SESP/001</w:t>
            </w:r>
          </w:p>
          <w:p w14:paraId="7680905F" w14:textId="77777777" w:rsidR="00086DB9" w:rsidRDefault="00086DB9">
            <w:pPr>
              <w:pStyle w:val="Standard"/>
              <w:snapToGrid w:val="0"/>
              <w:rPr>
                <w:rFonts w:ascii="Arial" w:hAnsi="Arial"/>
                <w:sz w:val="18"/>
                <w:szCs w:val="18"/>
              </w:rPr>
            </w:pPr>
          </w:p>
          <w:p w14:paraId="76809060" w14:textId="77777777" w:rsidR="00086DB9" w:rsidRDefault="00086DB9">
            <w:pPr>
              <w:pStyle w:val="Standard"/>
              <w:snapToGrid w:val="0"/>
              <w:rPr>
                <w:rFonts w:ascii="Arial" w:hAnsi="Arial"/>
                <w:sz w:val="18"/>
                <w:szCs w:val="18"/>
              </w:rPr>
            </w:pPr>
          </w:p>
        </w:tc>
      </w:tr>
    </w:tbl>
    <w:p w14:paraId="76809062" w14:textId="77777777" w:rsidR="00086DB9" w:rsidRDefault="00986FBA">
      <w:pPr>
        <w:pStyle w:val="Heading3"/>
      </w:pPr>
      <w:bookmarkStart w:id="10" w:name="__RefHeading__87034_697283655"/>
      <w:r>
        <w:lastRenderedPageBreak/>
        <w:t>Reference</w:t>
      </w:r>
      <w:r>
        <w:rPr>
          <w:rFonts w:eastAsia="Arial"/>
        </w:rPr>
        <w:t xml:space="preserve"> </w:t>
      </w:r>
      <w:r>
        <w:t>documents</w:t>
      </w:r>
      <w:bookmarkEnd w:id="10"/>
    </w:p>
    <w:p w14:paraId="76809063"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documents</w:t>
      </w:r>
      <w:r>
        <w:rPr>
          <w:rFonts w:ascii="Arial" w:eastAsia="Arial" w:hAnsi="Arial" w:cs="Arial"/>
          <w:sz w:val="20"/>
        </w:rPr>
        <w:t xml:space="preserve"> </w:t>
      </w:r>
      <w:r>
        <w:rPr>
          <w:rFonts w:ascii="Arial" w:hAnsi="Arial" w:cs="Arial"/>
          <w:sz w:val="20"/>
        </w:rPr>
        <w:t>provide</w:t>
      </w:r>
      <w:r>
        <w:rPr>
          <w:rFonts w:ascii="Arial" w:eastAsia="Arial" w:hAnsi="Arial" w:cs="Arial"/>
          <w:sz w:val="20"/>
        </w:rPr>
        <w:t xml:space="preserve"> </w:t>
      </w:r>
      <w:r>
        <w:rPr>
          <w:rFonts w:ascii="Arial" w:hAnsi="Arial" w:cs="Arial"/>
          <w:sz w:val="20"/>
        </w:rPr>
        <w:t>supplementary</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background</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helpful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conjunction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p>
    <w:p w14:paraId="76809064" w14:textId="77777777" w:rsidR="00086DB9" w:rsidRDefault="00086DB9">
      <w:pPr>
        <w:pStyle w:val="Standard"/>
      </w:pPr>
    </w:p>
    <w:tbl>
      <w:tblPr>
        <w:tblW w:w="9461" w:type="dxa"/>
        <w:tblInd w:w="-5" w:type="dxa"/>
        <w:tblLayout w:type="fixed"/>
        <w:tblCellMar>
          <w:left w:w="10" w:type="dxa"/>
          <w:right w:w="10" w:type="dxa"/>
        </w:tblCellMar>
        <w:tblLook w:val="0000" w:firstRow="0" w:lastRow="0" w:firstColumn="0" w:lastColumn="0" w:noHBand="0" w:noVBand="0"/>
      </w:tblPr>
      <w:tblGrid>
        <w:gridCol w:w="852"/>
        <w:gridCol w:w="8609"/>
      </w:tblGrid>
      <w:tr w:rsidR="00086DB9" w14:paraId="76809069" w14:textId="77777777">
        <w:tc>
          <w:tcPr>
            <w:tcW w:w="852" w:type="dxa"/>
            <w:tcMar>
              <w:top w:w="0" w:type="dxa"/>
              <w:left w:w="108" w:type="dxa"/>
              <w:bottom w:w="0" w:type="dxa"/>
              <w:right w:w="108" w:type="dxa"/>
            </w:tcMar>
          </w:tcPr>
          <w:p w14:paraId="76809065" w14:textId="77777777" w:rsidR="00086DB9" w:rsidRDefault="00986FBA">
            <w:pPr>
              <w:pStyle w:val="Standard"/>
              <w:snapToGrid w:val="0"/>
              <w:rPr>
                <w:rFonts w:ascii="Arial" w:hAnsi="Arial" w:cs="Arial"/>
                <w:sz w:val="18"/>
                <w:szCs w:val="18"/>
              </w:rPr>
            </w:pPr>
            <w:r>
              <w:rPr>
                <w:rFonts w:ascii="Arial" w:hAnsi="Arial" w:cs="Arial"/>
                <w:sz w:val="18"/>
                <w:szCs w:val="18"/>
              </w:rPr>
              <w:t>[RD.1]</w:t>
            </w:r>
          </w:p>
        </w:tc>
        <w:tc>
          <w:tcPr>
            <w:tcW w:w="8609" w:type="dxa"/>
            <w:tcMar>
              <w:top w:w="0" w:type="dxa"/>
              <w:left w:w="108" w:type="dxa"/>
              <w:bottom w:w="0" w:type="dxa"/>
              <w:right w:w="108" w:type="dxa"/>
            </w:tcMar>
          </w:tcPr>
          <w:p w14:paraId="76809066" w14:textId="77777777" w:rsidR="00086DB9" w:rsidRDefault="00986FBA">
            <w:pPr>
              <w:pStyle w:val="Standard"/>
              <w:snapToGrid w:val="0"/>
              <w:ind w:left="175"/>
              <w:rPr>
                <w:rFonts w:ascii="Arial" w:hAnsi="Arial" w:cs="Arial"/>
                <w:sz w:val="18"/>
                <w:szCs w:val="18"/>
              </w:rPr>
            </w:pP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definitions.</w:t>
            </w:r>
            <w:r>
              <w:rPr>
                <w:rFonts w:ascii="Arial" w:eastAsia="Arial" w:hAnsi="Arial" w:cs="Arial"/>
                <w:sz w:val="18"/>
                <w:szCs w:val="18"/>
              </w:rPr>
              <w:t xml:space="preserve"> </w:t>
            </w: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Technical</w:t>
            </w:r>
            <w:r>
              <w:rPr>
                <w:rFonts w:ascii="Arial" w:eastAsia="Arial" w:hAnsi="Arial" w:cs="Arial"/>
                <w:sz w:val="18"/>
                <w:szCs w:val="18"/>
              </w:rPr>
              <w:t xml:space="preserve"> </w:t>
            </w:r>
            <w:r>
              <w:rPr>
                <w:rFonts w:ascii="Arial" w:hAnsi="Arial" w:cs="Arial"/>
                <w:sz w:val="18"/>
                <w:szCs w:val="18"/>
              </w:rPr>
              <w:t>Report</w:t>
            </w:r>
          </w:p>
          <w:p w14:paraId="76809067" w14:textId="77777777" w:rsidR="00086DB9" w:rsidRDefault="00986FBA">
            <w:pPr>
              <w:pStyle w:val="Standard"/>
              <w:ind w:left="175"/>
              <w:rPr>
                <w:rFonts w:ascii="Arial" w:hAnsi="Arial" w:cs="Arial"/>
                <w:sz w:val="18"/>
                <w:szCs w:val="18"/>
              </w:rPr>
            </w:pPr>
            <w:r>
              <w:rPr>
                <w:rFonts w:ascii="Arial" w:hAnsi="Arial" w:cs="Arial"/>
                <w:sz w:val="18"/>
                <w:szCs w:val="18"/>
              </w:rPr>
              <w:t>Ref.</w:t>
            </w:r>
            <w:r>
              <w:rPr>
                <w:rFonts w:ascii="Arial" w:eastAsia="Arial" w:hAnsi="Arial" w:cs="Arial"/>
                <w:sz w:val="18"/>
                <w:szCs w:val="18"/>
              </w:rPr>
              <w:t xml:space="preserve"> </w:t>
            </w:r>
            <w:r>
              <w:rPr>
                <w:rFonts w:ascii="Arial" w:hAnsi="Arial" w:cs="Arial"/>
                <w:sz w:val="18"/>
                <w:szCs w:val="18"/>
              </w:rPr>
              <w:t>TERMA/CLIMAP/TN/3101,</w:t>
            </w:r>
            <w:r>
              <w:rPr>
                <w:rFonts w:ascii="Arial" w:eastAsia="Arial" w:hAnsi="Arial" w:cs="Arial"/>
                <w:sz w:val="18"/>
                <w:szCs w:val="18"/>
              </w:rPr>
              <w:t xml:space="preserve"> </w:t>
            </w:r>
            <w:r>
              <w:rPr>
                <w:rFonts w:ascii="Arial" w:hAnsi="Arial" w:cs="Arial"/>
                <w:sz w:val="18"/>
                <w:szCs w:val="18"/>
              </w:rPr>
              <w:t>October</w:t>
            </w:r>
            <w:r>
              <w:rPr>
                <w:rFonts w:ascii="Arial" w:eastAsia="Arial" w:hAnsi="Arial" w:cs="Arial"/>
                <w:sz w:val="18"/>
                <w:szCs w:val="18"/>
              </w:rPr>
              <w:t xml:space="preserve"> </w:t>
            </w:r>
            <w:r>
              <w:rPr>
                <w:rFonts w:ascii="Arial" w:hAnsi="Arial" w:cs="Arial"/>
                <w:sz w:val="18"/>
                <w:szCs w:val="18"/>
              </w:rPr>
              <w:t>1999.</w:t>
            </w:r>
          </w:p>
          <w:p w14:paraId="76809068" w14:textId="77777777" w:rsidR="00086DB9" w:rsidRDefault="00086DB9">
            <w:pPr>
              <w:pStyle w:val="Standard"/>
              <w:ind w:left="175"/>
              <w:rPr>
                <w:rFonts w:ascii="Arial" w:hAnsi="Arial" w:cs="Arial"/>
                <w:sz w:val="18"/>
                <w:szCs w:val="18"/>
              </w:rPr>
            </w:pPr>
          </w:p>
        </w:tc>
      </w:tr>
      <w:tr w:rsidR="00086DB9" w14:paraId="7680906E" w14:textId="77777777">
        <w:tc>
          <w:tcPr>
            <w:tcW w:w="852" w:type="dxa"/>
            <w:tcMar>
              <w:top w:w="0" w:type="dxa"/>
              <w:left w:w="108" w:type="dxa"/>
              <w:bottom w:w="0" w:type="dxa"/>
              <w:right w:w="108" w:type="dxa"/>
            </w:tcMar>
          </w:tcPr>
          <w:p w14:paraId="7680906A" w14:textId="77777777" w:rsidR="00086DB9" w:rsidRDefault="00986FBA">
            <w:pPr>
              <w:pStyle w:val="Standard"/>
              <w:snapToGrid w:val="0"/>
              <w:rPr>
                <w:rFonts w:ascii="Arial" w:hAnsi="Arial" w:cs="Arial"/>
                <w:sz w:val="18"/>
                <w:szCs w:val="18"/>
              </w:rPr>
            </w:pPr>
            <w:r>
              <w:rPr>
                <w:rFonts w:ascii="Arial" w:hAnsi="Arial" w:cs="Arial"/>
                <w:sz w:val="18"/>
                <w:szCs w:val="18"/>
              </w:rPr>
              <w:t>[RD.2]</w:t>
            </w:r>
          </w:p>
        </w:tc>
        <w:tc>
          <w:tcPr>
            <w:tcW w:w="8609" w:type="dxa"/>
            <w:tcMar>
              <w:top w:w="0" w:type="dxa"/>
              <w:left w:w="108" w:type="dxa"/>
              <w:bottom w:w="0" w:type="dxa"/>
              <w:right w:w="108" w:type="dxa"/>
            </w:tcMar>
          </w:tcPr>
          <w:p w14:paraId="7680906B" w14:textId="77777777" w:rsidR="00086DB9" w:rsidRDefault="00986FBA">
            <w:pPr>
              <w:pStyle w:val="Standard"/>
              <w:snapToGrid w:val="0"/>
              <w:ind w:left="175"/>
              <w:rPr>
                <w:rFonts w:ascii="Arial" w:hAnsi="Arial" w:cs="Arial"/>
                <w:sz w:val="18"/>
                <w:szCs w:val="18"/>
              </w:rPr>
            </w:pPr>
            <w:r>
              <w:rPr>
                <w:rFonts w:ascii="Arial" w:hAnsi="Arial" w:cs="Arial"/>
                <w:sz w:val="18"/>
                <w:szCs w:val="18"/>
              </w:rPr>
              <w:t>GPS</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FM94</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Technical</w:t>
            </w:r>
            <w:r>
              <w:rPr>
                <w:rFonts w:ascii="Arial" w:eastAsia="Arial" w:hAnsi="Arial" w:cs="Arial"/>
                <w:sz w:val="18"/>
                <w:szCs w:val="18"/>
              </w:rPr>
              <w:t xml:space="preserve"> </w:t>
            </w:r>
            <w:r>
              <w:rPr>
                <w:rFonts w:ascii="Arial" w:hAnsi="Arial" w:cs="Arial"/>
                <w:sz w:val="18"/>
                <w:szCs w:val="18"/>
              </w:rPr>
              <w:t>report</w:t>
            </w:r>
          </w:p>
          <w:p w14:paraId="7680906C" w14:textId="77777777" w:rsidR="00086DB9" w:rsidRDefault="00986FBA">
            <w:pPr>
              <w:pStyle w:val="Standard"/>
              <w:ind w:left="175"/>
              <w:rPr>
                <w:rFonts w:ascii="Arial" w:hAnsi="Arial" w:cs="Arial"/>
                <w:sz w:val="18"/>
                <w:szCs w:val="18"/>
              </w:rPr>
            </w:pPr>
            <w:r>
              <w:rPr>
                <w:rFonts w:ascii="Arial" w:hAnsi="Arial" w:cs="Arial"/>
                <w:sz w:val="18"/>
                <w:szCs w:val="18"/>
              </w:rPr>
              <w:t>Ref.</w:t>
            </w:r>
            <w:r>
              <w:rPr>
                <w:rFonts w:ascii="Arial" w:eastAsia="Arial" w:hAnsi="Arial" w:cs="Arial"/>
                <w:sz w:val="18"/>
                <w:szCs w:val="18"/>
              </w:rPr>
              <w:t xml:space="preserve"> </w:t>
            </w:r>
            <w:r>
              <w:rPr>
                <w:rFonts w:ascii="Arial" w:hAnsi="Arial" w:cs="Arial"/>
                <w:sz w:val="18"/>
                <w:szCs w:val="18"/>
              </w:rPr>
              <w:t>METOFFICE/CLIMAP/TN/05,</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2000</w:t>
            </w:r>
          </w:p>
          <w:p w14:paraId="7680906D" w14:textId="77777777" w:rsidR="00086DB9" w:rsidRDefault="00086DB9">
            <w:pPr>
              <w:pStyle w:val="Standard"/>
              <w:ind w:left="175"/>
              <w:rPr>
                <w:rFonts w:ascii="Arial" w:hAnsi="Arial" w:cs="Arial"/>
                <w:sz w:val="18"/>
                <w:szCs w:val="18"/>
              </w:rPr>
            </w:pPr>
          </w:p>
        </w:tc>
      </w:tr>
      <w:tr w:rsidR="00086DB9" w14:paraId="76809073" w14:textId="77777777">
        <w:tc>
          <w:tcPr>
            <w:tcW w:w="852" w:type="dxa"/>
            <w:tcMar>
              <w:top w:w="0" w:type="dxa"/>
              <w:left w:w="108" w:type="dxa"/>
              <w:bottom w:w="0" w:type="dxa"/>
              <w:right w:w="108" w:type="dxa"/>
            </w:tcMar>
          </w:tcPr>
          <w:p w14:paraId="7680906F" w14:textId="77777777" w:rsidR="00086DB9" w:rsidRDefault="00986FBA">
            <w:pPr>
              <w:pStyle w:val="Standard"/>
              <w:snapToGrid w:val="0"/>
              <w:rPr>
                <w:rFonts w:ascii="Arial" w:hAnsi="Arial" w:cs="Arial"/>
                <w:sz w:val="18"/>
                <w:szCs w:val="18"/>
              </w:rPr>
            </w:pPr>
            <w:r>
              <w:rPr>
                <w:rFonts w:ascii="Arial" w:hAnsi="Arial" w:cs="Arial"/>
                <w:sz w:val="18"/>
                <w:szCs w:val="18"/>
              </w:rPr>
              <w:t>[RD.3]</w:t>
            </w:r>
          </w:p>
        </w:tc>
        <w:tc>
          <w:tcPr>
            <w:tcW w:w="8609" w:type="dxa"/>
            <w:tcMar>
              <w:top w:w="0" w:type="dxa"/>
              <w:left w:w="108" w:type="dxa"/>
              <w:bottom w:w="0" w:type="dxa"/>
              <w:right w:w="108" w:type="dxa"/>
            </w:tcMar>
          </w:tcPr>
          <w:p w14:paraId="76809070"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i/>
                <w:sz w:val="18"/>
                <w:szCs w:val="18"/>
              </w:rPr>
              <w:t>Guide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WMO</w:t>
            </w:r>
            <w:r>
              <w:rPr>
                <w:rFonts w:ascii="Arial" w:eastAsia="Arial" w:hAnsi="Arial" w:cs="Arial"/>
                <w:i/>
                <w:sz w:val="18"/>
                <w:szCs w:val="18"/>
              </w:rPr>
              <w:t xml:space="preserve"> </w:t>
            </w:r>
            <w:r>
              <w:rPr>
                <w:rFonts w:ascii="Arial" w:hAnsi="Arial" w:cs="Arial"/>
                <w:i/>
                <w:sz w:val="18"/>
                <w:szCs w:val="18"/>
              </w:rPr>
              <w:t>Table-Driven</w:t>
            </w:r>
            <w:r>
              <w:rPr>
                <w:rFonts w:ascii="Arial" w:eastAsia="Arial" w:hAnsi="Arial" w:cs="Arial"/>
                <w:i/>
                <w:sz w:val="18"/>
                <w:szCs w:val="18"/>
              </w:rPr>
              <w:t xml:space="preserve"> </w:t>
            </w:r>
            <w:r>
              <w:rPr>
                <w:rFonts w:ascii="Arial" w:hAnsi="Arial" w:cs="Arial"/>
                <w:i/>
                <w:sz w:val="18"/>
                <w:szCs w:val="18"/>
              </w:rPr>
              <w:t>Code</w:t>
            </w:r>
            <w:r>
              <w:rPr>
                <w:rFonts w:ascii="Arial" w:eastAsia="Arial" w:hAnsi="Arial" w:cs="Arial"/>
                <w:i/>
                <w:sz w:val="18"/>
                <w:szCs w:val="18"/>
              </w:rPr>
              <w:t xml:space="preserve"> </w:t>
            </w:r>
            <w:r>
              <w:rPr>
                <w:rFonts w:ascii="Arial" w:hAnsi="Arial" w:cs="Arial"/>
                <w:i/>
                <w:sz w:val="18"/>
                <w:szCs w:val="18"/>
              </w:rPr>
              <w:t>Forms</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Copy</w:t>
            </w:r>
            <w:r>
              <w:rPr>
                <w:rFonts w:ascii="Arial" w:eastAsia="Arial" w:hAnsi="Arial" w:cs="Arial"/>
                <w:sz w:val="18"/>
                <w:szCs w:val="18"/>
              </w:rPr>
              <w:t xml:space="preserve"> </w:t>
            </w: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71" w14:textId="77777777" w:rsidR="00086DB9" w:rsidRDefault="00000000">
            <w:pPr>
              <w:pStyle w:val="Standard"/>
              <w:ind w:left="175"/>
            </w:pPr>
            <w:hyperlink r:id="rId9" w:history="1">
              <w:r w:rsidR="00986FBA">
                <w:rPr>
                  <w:rStyle w:val="Internetlink"/>
                  <w:rFonts w:ascii="Arial" w:hAnsi="Arial" w:cs="Arial"/>
                  <w:sz w:val="18"/>
                  <w:szCs w:val="18"/>
                </w:rPr>
                <w:t>http://www.wmo.int/pages/prog/www/WMOCodes.html</w:t>
              </w:r>
            </w:hyperlink>
          </w:p>
          <w:p w14:paraId="76809072" w14:textId="77777777" w:rsidR="00086DB9" w:rsidRDefault="00086DB9">
            <w:pPr>
              <w:pStyle w:val="Standard"/>
              <w:ind w:left="175"/>
              <w:rPr>
                <w:rFonts w:ascii="Arial" w:hAnsi="Arial" w:cs="Arial"/>
                <w:sz w:val="18"/>
                <w:szCs w:val="18"/>
              </w:rPr>
            </w:pPr>
          </w:p>
        </w:tc>
      </w:tr>
      <w:tr w:rsidR="00086DB9" w14:paraId="76809078" w14:textId="77777777">
        <w:tc>
          <w:tcPr>
            <w:tcW w:w="852" w:type="dxa"/>
            <w:tcMar>
              <w:top w:w="0" w:type="dxa"/>
              <w:left w:w="108" w:type="dxa"/>
              <w:bottom w:w="0" w:type="dxa"/>
              <w:right w:w="108" w:type="dxa"/>
            </w:tcMar>
          </w:tcPr>
          <w:p w14:paraId="76809074" w14:textId="77777777" w:rsidR="00086DB9" w:rsidRDefault="00986FBA">
            <w:pPr>
              <w:pStyle w:val="Standard"/>
              <w:snapToGrid w:val="0"/>
              <w:rPr>
                <w:rFonts w:ascii="Arial" w:hAnsi="Arial" w:cs="Arial"/>
                <w:sz w:val="18"/>
                <w:szCs w:val="18"/>
              </w:rPr>
            </w:pPr>
            <w:r>
              <w:rPr>
                <w:rFonts w:ascii="Arial" w:hAnsi="Arial" w:cs="Arial"/>
                <w:sz w:val="18"/>
                <w:szCs w:val="18"/>
              </w:rPr>
              <w:t>[RD.4]</w:t>
            </w:r>
          </w:p>
        </w:tc>
        <w:tc>
          <w:tcPr>
            <w:tcW w:w="8609" w:type="dxa"/>
            <w:tcMar>
              <w:top w:w="0" w:type="dxa"/>
              <w:left w:w="108" w:type="dxa"/>
              <w:bottom w:w="0" w:type="dxa"/>
              <w:right w:w="108" w:type="dxa"/>
            </w:tcMar>
          </w:tcPr>
          <w:p w14:paraId="76809075"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i/>
                <w:sz w:val="18"/>
                <w:szCs w:val="18"/>
              </w:rPr>
              <w:t>Manual</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Cod</w:t>
            </w:r>
            <w:r>
              <w:rPr>
                <w:rFonts w:ascii="Arial" w:hAnsi="Arial" w:cs="Arial"/>
                <w:sz w:val="18"/>
                <w:szCs w:val="18"/>
              </w:rPr>
              <w:t>es.</w:t>
            </w:r>
            <w:r>
              <w:rPr>
                <w:rFonts w:ascii="Arial" w:eastAsia="Arial" w:hAnsi="Arial" w:cs="Arial"/>
                <w:sz w:val="18"/>
                <w:szCs w:val="18"/>
              </w:rPr>
              <w:t xml:space="preserve"> </w:t>
            </w:r>
            <w:r>
              <w:rPr>
                <w:rFonts w:ascii="Arial" w:hAnsi="Arial" w:cs="Arial"/>
                <w:sz w:val="18"/>
                <w:szCs w:val="18"/>
              </w:rPr>
              <w:t>WMO-306,</w:t>
            </w:r>
            <w:r>
              <w:rPr>
                <w:rFonts w:ascii="Arial" w:eastAsia="Arial" w:hAnsi="Arial" w:cs="Arial"/>
                <w:sz w:val="18"/>
                <w:szCs w:val="18"/>
              </w:rPr>
              <w:t xml:space="preserve"> </w:t>
            </w:r>
            <w:r>
              <w:rPr>
                <w:rFonts w:ascii="Arial" w:hAnsi="Arial" w:cs="Arial"/>
                <w:sz w:val="18"/>
                <w:szCs w:val="18"/>
              </w:rPr>
              <w:t>Vol.</w:t>
            </w:r>
            <w:r>
              <w:rPr>
                <w:rFonts w:ascii="Arial" w:eastAsia="Arial" w:hAnsi="Arial" w:cs="Arial"/>
                <w:sz w:val="18"/>
                <w:szCs w:val="18"/>
              </w:rPr>
              <w:t xml:space="preserve"> </w:t>
            </w:r>
            <w:r>
              <w:rPr>
                <w:rFonts w:ascii="Arial" w:hAnsi="Arial" w:cs="Arial"/>
                <w:sz w:val="18"/>
                <w:szCs w:val="18"/>
              </w:rPr>
              <w:t>1.2,</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sz w:val="18"/>
                <w:szCs w:val="18"/>
              </w:rPr>
              <w:t>B.</w:t>
            </w:r>
            <w:r>
              <w:rPr>
                <w:rFonts w:ascii="Arial" w:eastAsia="Arial" w:hAnsi="Arial" w:cs="Arial"/>
                <w:sz w:val="18"/>
                <w:szCs w:val="18"/>
              </w:rPr>
              <w:t xml:space="preserve"> </w:t>
            </w:r>
            <w:r>
              <w:rPr>
                <w:rFonts w:ascii="Arial" w:hAnsi="Arial" w:cs="Arial"/>
                <w:sz w:val="18"/>
                <w:szCs w:val="18"/>
              </w:rPr>
              <w:t>Copy</w:t>
            </w:r>
            <w:r>
              <w:rPr>
                <w:rFonts w:ascii="Arial" w:eastAsia="Arial" w:hAnsi="Arial" w:cs="Arial"/>
                <w:sz w:val="18"/>
                <w:szCs w:val="18"/>
              </w:rPr>
              <w:t xml:space="preserve"> </w:t>
            </w: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76" w14:textId="77777777" w:rsidR="00086DB9" w:rsidRDefault="00000000">
            <w:pPr>
              <w:pStyle w:val="Standard"/>
              <w:ind w:left="175"/>
            </w:pPr>
            <w:hyperlink r:id="rId10" w:history="1">
              <w:r w:rsidR="00986FBA">
                <w:rPr>
                  <w:rStyle w:val="Internetlink"/>
                  <w:rFonts w:ascii="Arial" w:hAnsi="Arial" w:cs="Arial"/>
                  <w:sz w:val="18"/>
                  <w:szCs w:val="18"/>
                </w:rPr>
                <w:t>http://www.wmo.int/pages/prog/www/WMOCodes/WMO306_vI2/VolumeI.2.html</w:t>
              </w:r>
            </w:hyperlink>
          </w:p>
          <w:p w14:paraId="76809077" w14:textId="77777777" w:rsidR="00086DB9" w:rsidRDefault="00086DB9">
            <w:pPr>
              <w:pStyle w:val="Standard"/>
              <w:ind w:left="175"/>
              <w:rPr>
                <w:rFonts w:ascii="Arial" w:hAnsi="Arial" w:cs="Arial"/>
                <w:sz w:val="18"/>
                <w:szCs w:val="18"/>
              </w:rPr>
            </w:pPr>
          </w:p>
        </w:tc>
      </w:tr>
      <w:tr w:rsidR="00086DB9" w14:paraId="7680907E" w14:textId="77777777">
        <w:tc>
          <w:tcPr>
            <w:tcW w:w="852" w:type="dxa"/>
            <w:tcMar>
              <w:top w:w="0" w:type="dxa"/>
              <w:left w:w="108" w:type="dxa"/>
              <w:bottom w:w="0" w:type="dxa"/>
              <w:right w:w="108" w:type="dxa"/>
            </w:tcMar>
          </w:tcPr>
          <w:p w14:paraId="76809079" w14:textId="77777777" w:rsidR="00086DB9" w:rsidRDefault="00986FBA">
            <w:pPr>
              <w:pStyle w:val="Standard"/>
              <w:snapToGrid w:val="0"/>
              <w:rPr>
                <w:rFonts w:ascii="Arial" w:hAnsi="Arial" w:cs="Arial"/>
                <w:sz w:val="18"/>
                <w:szCs w:val="18"/>
              </w:rPr>
            </w:pPr>
            <w:r>
              <w:rPr>
                <w:rFonts w:ascii="Arial" w:hAnsi="Arial" w:cs="Arial"/>
                <w:sz w:val="18"/>
                <w:szCs w:val="18"/>
              </w:rPr>
              <w:t>[RD.5]</w:t>
            </w:r>
          </w:p>
        </w:tc>
        <w:tc>
          <w:tcPr>
            <w:tcW w:w="8609" w:type="dxa"/>
            <w:tcMar>
              <w:top w:w="0" w:type="dxa"/>
              <w:left w:w="108" w:type="dxa"/>
              <w:bottom w:w="0" w:type="dxa"/>
              <w:right w:w="108" w:type="dxa"/>
            </w:tcMar>
          </w:tcPr>
          <w:p w14:paraId="7680907A"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Documentation</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recent,</w:t>
            </w:r>
            <w:r>
              <w:rPr>
                <w:rFonts w:ascii="Arial" w:eastAsia="Arial" w:hAnsi="Arial" w:cs="Arial"/>
                <w:sz w:val="18"/>
                <w:szCs w:val="18"/>
              </w:rPr>
              <w:t xml:space="preserve"> </w:t>
            </w:r>
            <w:proofErr w:type="gramStart"/>
            <w:r>
              <w:rPr>
                <w:rFonts w:ascii="Arial" w:hAnsi="Arial" w:cs="Arial"/>
                <w:sz w:val="18"/>
                <w:szCs w:val="18"/>
              </w:rPr>
              <w:t>current</w:t>
            </w:r>
            <w:proofErr w:type="gramEnd"/>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upcoming</w:t>
            </w:r>
            <w:r>
              <w:rPr>
                <w:rFonts w:ascii="Arial" w:eastAsia="Arial" w:hAnsi="Arial" w:cs="Arial"/>
                <w:sz w:val="18"/>
                <w:szCs w:val="18"/>
              </w:rPr>
              <w:t xml:space="preserve"> </w:t>
            </w:r>
            <w:r>
              <w:rPr>
                <w:rFonts w:ascii="Arial" w:hAnsi="Arial" w:cs="Arial"/>
                <w:sz w:val="18"/>
                <w:szCs w:val="18"/>
              </w:rPr>
              <w:t>operational</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tables</w:t>
            </w:r>
            <w:r>
              <w:rPr>
                <w:rFonts w:ascii="Arial" w:eastAsia="Arial" w:hAnsi="Arial" w:cs="Arial"/>
                <w:sz w:val="18"/>
                <w:szCs w:val="18"/>
              </w:rPr>
              <w:t xml:space="preserve"> </w:t>
            </w:r>
            <w:r>
              <w:rPr>
                <w:rFonts w:ascii="Arial" w:hAnsi="Arial" w:cs="Arial"/>
                <w:sz w:val="18"/>
                <w:szCs w:val="18"/>
              </w:rPr>
              <w:t>is</w:t>
            </w:r>
          </w:p>
          <w:p w14:paraId="7680907B" w14:textId="77777777" w:rsidR="00086DB9" w:rsidRDefault="00986FBA">
            <w:pPr>
              <w:pStyle w:val="Standard"/>
              <w:ind w:left="175"/>
            </w:pP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web</w:t>
            </w:r>
            <w:r>
              <w:rPr>
                <w:rFonts w:ascii="Arial" w:eastAsia="Arial" w:hAnsi="Arial" w:cs="Arial"/>
                <w:sz w:val="18"/>
                <w:szCs w:val="18"/>
              </w:rPr>
              <w:t xml:space="preserve"> </w:t>
            </w:r>
            <w:r>
              <w:rPr>
                <w:rFonts w:ascii="Arial" w:hAnsi="Arial" w:cs="Arial"/>
                <w:sz w:val="18"/>
                <w:szCs w:val="18"/>
              </w:rPr>
              <w:t>site</w:t>
            </w:r>
            <w:r>
              <w:rPr>
                <w:rFonts w:ascii="Arial" w:eastAsia="Arial" w:hAnsi="Arial" w:cs="Arial"/>
                <w:sz w:val="18"/>
                <w:szCs w:val="18"/>
              </w:rPr>
              <w:t xml:space="preserve"> </w:t>
            </w:r>
            <w:r>
              <w:rPr>
                <w:rFonts w:ascii="Arial" w:hAnsi="Arial" w:cs="Arial"/>
                <w:sz w:val="18"/>
                <w:szCs w:val="18"/>
              </w:rPr>
              <w:t>at:</w:t>
            </w:r>
          </w:p>
          <w:p w14:paraId="7680907C" w14:textId="77777777" w:rsidR="00086DB9" w:rsidRDefault="00000000">
            <w:pPr>
              <w:pStyle w:val="Standard"/>
              <w:ind w:left="175"/>
            </w:pPr>
            <w:hyperlink r:id="rId11" w:history="1">
              <w:r w:rsidR="00986FBA">
                <w:rPr>
                  <w:rStyle w:val="Internetlink"/>
                  <w:rFonts w:ascii="Arial" w:hAnsi="Arial" w:cs="Arial"/>
                  <w:sz w:val="18"/>
                </w:rPr>
                <w:t>http://www.wmo.int/pages/prog/www/WMOCodes/WMO306_vI2/LatestVERSION/LatestVERSION.html</w:t>
              </w:r>
            </w:hyperlink>
          </w:p>
          <w:p w14:paraId="7680907D" w14:textId="77777777" w:rsidR="00086DB9" w:rsidRDefault="00086DB9">
            <w:pPr>
              <w:pStyle w:val="Standard"/>
              <w:ind w:left="175"/>
              <w:rPr>
                <w:rFonts w:ascii="Arial" w:hAnsi="Arial" w:cs="Arial"/>
                <w:sz w:val="18"/>
                <w:szCs w:val="18"/>
              </w:rPr>
            </w:pPr>
          </w:p>
        </w:tc>
      </w:tr>
      <w:tr w:rsidR="00086DB9" w14:paraId="76809085" w14:textId="77777777">
        <w:tc>
          <w:tcPr>
            <w:tcW w:w="852" w:type="dxa"/>
            <w:tcMar>
              <w:top w:w="0" w:type="dxa"/>
              <w:left w:w="108" w:type="dxa"/>
              <w:bottom w:w="0" w:type="dxa"/>
              <w:right w:w="108" w:type="dxa"/>
            </w:tcMar>
          </w:tcPr>
          <w:p w14:paraId="7680907F" w14:textId="77777777" w:rsidR="00086DB9" w:rsidRDefault="00986FBA">
            <w:pPr>
              <w:pStyle w:val="Standard"/>
              <w:snapToGrid w:val="0"/>
              <w:rPr>
                <w:rFonts w:ascii="Arial" w:hAnsi="Arial" w:cs="Arial"/>
                <w:sz w:val="18"/>
                <w:szCs w:val="18"/>
              </w:rPr>
            </w:pPr>
            <w:r>
              <w:rPr>
                <w:rFonts w:ascii="Arial" w:hAnsi="Arial" w:cs="Arial"/>
                <w:sz w:val="18"/>
                <w:szCs w:val="18"/>
              </w:rPr>
              <w:t>[RD.6]</w:t>
            </w:r>
          </w:p>
        </w:tc>
        <w:tc>
          <w:tcPr>
            <w:tcW w:w="8609" w:type="dxa"/>
            <w:tcMar>
              <w:top w:w="0" w:type="dxa"/>
              <w:left w:w="108" w:type="dxa"/>
              <w:bottom w:w="0" w:type="dxa"/>
              <w:right w:w="108" w:type="dxa"/>
            </w:tcMar>
          </w:tcPr>
          <w:p w14:paraId="76809080"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snapToGrid w:val="0"/>
              <w:ind w:left="175" w:firstLine="0"/>
              <w:rPr>
                <w:rFonts w:ascii="Arial" w:hAnsi="Arial"/>
                <w:sz w:val="18"/>
                <w:szCs w:val="18"/>
              </w:rPr>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(2009).</w:t>
            </w:r>
            <w:r>
              <w:rPr>
                <w:rFonts w:ascii="Arial" w:eastAsia="Arial" w:hAnsi="Arial" w:cs="Arial"/>
                <w:sz w:val="18"/>
                <w:szCs w:val="18"/>
              </w:rPr>
              <w:t xml:space="preserve"> </w:t>
            </w:r>
            <w:r>
              <w:rPr>
                <w:rFonts w:ascii="Arial" w:hAnsi="Arial" w:cs="Arial"/>
                <w:i/>
                <w:sz w:val="18"/>
                <w:szCs w:val="18"/>
              </w:rPr>
              <w:t>Manual</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Global</w:t>
            </w:r>
            <w:r>
              <w:rPr>
                <w:rFonts w:ascii="Arial" w:eastAsia="Arial" w:hAnsi="Arial" w:cs="Arial"/>
                <w:i/>
                <w:sz w:val="18"/>
                <w:szCs w:val="18"/>
              </w:rPr>
              <w:t xml:space="preserve"> </w:t>
            </w:r>
            <w:r>
              <w:rPr>
                <w:rFonts w:ascii="Arial" w:hAnsi="Arial" w:cs="Arial"/>
                <w:i/>
                <w:sz w:val="18"/>
                <w:szCs w:val="18"/>
              </w:rPr>
              <w:t>Telecommunications</w:t>
            </w:r>
            <w:r>
              <w:rPr>
                <w:rFonts w:ascii="Arial" w:eastAsia="Arial" w:hAnsi="Arial" w:cs="Arial"/>
                <w:i/>
                <w:sz w:val="18"/>
                <w:szCs w:val="18"/>
              </w:rPr>
              <w:t xml:space="preserve"> </w:t>
            </w:r>
            <w:r>
              <w:rPr>
                <w:rFonts w:ascii="Arial" w:hAnsi="Arial" w:cs="Arial"/>
                <w:i/>
                <w:sz w:val="18"/>
                <w:szCs w:val="18"/>
              </w:rPr>
              <w:t>System</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WMO-386,</w:t>
            </w:r>
            <w:r>
              <w:rPr>
                <w:rFonts w:ascii="Arial" w:eastAsia="Arial" w:hAnsi="Arial" w:cs="Arial"/>
                <w:sz w:val="18"/>
                <w:szCs w:val="18"/>
              </w:rPr>
              <w:t xml:space="preserve"> </w:t>
            </w:r>
            <w:r>
              <w:rPr>
                <w:rFonts w:ascii="Arial" w:hAnsi="Arial" w:cs="Arial"/>
                <w:sz w:val="18"/>
                <w:szCs w:val="18"/>
              </w:rPr>
              <w:t>Vol.1,</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sz w:val="18"/>
                <w:szCs w:val="18"/>
              </w:rPr>
              <w:t>II,</w:t>
            </w:r>
          </w:p>
          <w:p w14:paraId="76809081"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ind w:left="175" w:firstLine="0"/>
              <w:rPr>
                <w:rFonts w:ascii="Arial" w:hAnsi="Arial"/>
                <w:sz w:val="18"/>
                <w:szCs w:val="18"/>
              </w:rPr>
            </w:pPr>
            <w:r>
              <w:rPr>
                <w:rFonts w:ascii="Arial" w:hAnsi="Arial" w:cs="Arial"/>
                <w:sz w:val="18"/>
                <w:szCs w:val="18"/>
              </w:rPr>
              <w:t>Attachment</w:t>
            </w:r>
            <w:r>
              <w:rPr>
                <w:rFonts w:ascii="Arial" w:eastAsia="Arial" w:hAnsi="Arial" w:cs="Arial"/>
                <w:sz w:val="18"/>
                <w:szCs w:val="18"/>
              </w:rPr>
              <w:t xml:space="preserve"> </w:t>
            </w:r>
            <w:r>
              <w:rPr>
                <w:rFonts w:ascii="Arial" w:hAnsi="Arial" w:cs="Arial"/>
                <w:sz w:val="18"/>
                <w:szCs w:val="18"/>
              </w:rPr>
              <w:t>II-5</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Designators</w:t>
            </w:r>
            <w:r>
              <w:rPr>
                <w:rFonts w:ascii="Arial" w:eastAsia="Arial" w:hAnsi="Arial" w:cs="Arial"/>
                <w:sz w:val="18"/>
                <w:szCs w:val="18"/>
              </w:rPr>
              <w:t xml:space="preserve"> </w:t>
            </w:r>
            <w:r>
              <w:rPr>
                <w:rFonts w:ascii="Arial" w:hAnsi="Arial" w:cs="Arial"/>
                <w:sz w:val="18"/>
                <w:szCs w:val="18"/>
              </w:rPr>
              <w:t>T</w:t>
            </w:r>
            <w:r>
              <w:rPr>
                <w:rFonts w:ascii="Arial" w:hAnsi="Arial" w:cs="Arial"/>
                <w:sz w:val="18"/>
                <w:szCs w:val="18"/>
                <w:vertAlign w:val="subscript"/>
              </w:rPr>
              <w:t>1</w:t>
            </w:r>
            <w:r>
              <w:rPr>
                <w:rFonts w:ascii="Arial" w:hAnsi="Arial" w:cs="Arial"/>
                <w:sz w:val="18"/>
                <w:szCs w:val="18"/>
              </w:rPr>
              <w:t>T</w:t>
            </w:r>
            <w:r>
              <w:rPr>
                <w:rFonts w:ascii="Arial" w:hAnsi="Arial" w:cs="Arial"/>
                <w:sz w:val="18"/>
                <w:szCs w:val="18"/>
                <w:vertAlign w:val="subscript"/>
              </w:rPr>
              <w:t>2</w:t>
            </w:r>
            <w:r>
              <w:rPr>
                <w:rFonts w:ascii="Arial" w:hAnsi="Arial" w:cs="Arial"/>
                <w:sz w:val="18"/>
                <w:szCs w:val="18"/>
              </w:rPr>
              <w:t>A</w:t>
            </w:r>
            <w:r>
              <w:rPr>
                <w:rFonts w:ascii="Arial" w:hAnsi="Arial" w:cs="Arial"/>
                <w:sz w:val="18"/>
                <w:szCs w:val="18"/>
                <w:vertAlign w:val="subscript"/>
              </w:rPr>
              <w:t>1</w:t>
            </w:r>
            <w:r>
              <w:rPr>
                <w:rFonts w:ascii="Arial" w:hAnsi="Arial" w:cs="Arial"/>
                <w:sz w:val="18"/>
                <w:szCs w:val="18"/>
              </w:rPr>
              <w:t>A</w:t>
            </w:r>
            <w:r>
              <w:rPr>
                <w:rFonts w:ascii="Arial" w:hAnsi="Arial" w:cs="Arial"/>
                <w:sz w:val="18"/>
                <w:szCs w:val="18"/>
                <w:vertAlign w:val="subscript"/>
              </w:rPr>
              <w:t>2</w:t>
            </w:r>
            <w:r>
              <w:rPr>
                <w:rFonts w:ascii="Arial" w:hAnsi="Arial" w:cs="Arial"/>
                <w:sz w:val="18"/>
                <w:szCs w:val="18"/>
              </w:rPr>
              <w:t>ii</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Abbreviated</w:t>
            </w:r>
            <w:r>
              <w:rPr>
                <w:rFonts w:ascii="Arial" w:eastAsia="Arial" w:hAnsi="Arial" w:cs="Arial"/>
                <w:sz w:val="18"/>
                <w:szCs w:val="18"/>
              </w:rPr>
              <w:t xml:space="preserve"> </w:t>
            </w:r>
            <w:r>
              <w:rPr>
                <w:rFonts w:ascii="Arial" w:hAnsi="Arial" w:cs="Arial"/>
                <w:sz w:val="18"/>
                <w:szCs w:val="18"/>
              </w:rPr>
              <w:t>Headings),</w:t>
            </w:r>
            <w:r>
              <w:rPr>
                <w:rFonts w:ascii="Arial" w:eastAsia="Arial" w:hAnsi="Arial" w:cs="Arial"/>
                <w:sz w:val="18"/>
                <w:szCs w:val="18"/>
              </w:rPr>
              <w:t xml:space="preserve"> </w:t>
            </w:r>
            <w:r>
              <w:rPr>
                <w:rFonts w:ascii="Arial" w:hAnsi="Arial" w:cs="Arial"/>
                <w:sz w:val="18"/>
                <w:szCs w:val="18"/>
              </w:rPr>
              <w:t>2009.</w:t>
            </w:r>
          </w:p>
          <w:p w14:paraId="76809082"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ind w:left="175" w:firstLine="0"/>
              <w:rPr>
                <w:rFonts w:ascii="Arial" w:hAnsi="Arial"/>
                <w:sz w:val="18"/>
                <w:szCs w:val="18"/>
              </w:rPr>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Geneva.</w:t>
            </w:r>
            <w:r>
              <w:rPr>
                <w:rFonts w:ascii="Arial" w:eastAsia="Arial" w:hAnsi="Arial" w:cs="Arial"/>
                <w:sz w:val="18"/>
                <w:szCs w:val="18"/>
              </w:rPr>
              <w:t xml:space="preserve"> </w:t>
            </w:r>
            <w:r>
              <w:rPr>
                <w:rFonts w:ascii="Arial" w:hAnsi="Arial" w:cs="Arial"/>
                <w:sz w:val="18"/>
                <w:szCs w:val="18"/>
              </w:rPr>
              <w:t>ISBN:</w:t>
            </w:r>
            <w:r>
              <w:rPr>
                <w:rFonts w:ascii="Arial" w:eastAsia="Arial" w:hAnsi="Arial" w:cs="Arial"/>
                <w:sz w:val="18"/>
                <w:szCs w:val="18"/>
              </w:rPr>
              <w:t xml:space="preserve"> </w:t>
            </w:r>
            <w:r>
              <w:rPr>
                <w:rFonts w:ascii="Arial" w:hAnsi="Arial" w:cs="Arial"/>
                <w:sz w:val="18"/>
                <w:szCs w:val="18"/>
              </w:rPr>
              <w:t>978-92-63-10386-4.  Latest (2011) version available for purchase 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83" w14:textId="77777777" w:rsidR="00086DB9" w:rsidRDefault="00000000">
            <w:pPr>
              <w:pStyle w:val="Standard"/>
              <w:tabs>
                <w:tab w:val="left" w:pos="776"/>
              </w:tabs>
              <w:ind w:left="175"/>
            </w:pPr>
            <w:hyperlink r:id="rId12" w:history="1">
              <w:r w:rsidR="00986FBA">
                <w:rPr>
                  <w:rStyle w:val="Internetlink"/>
                  <w:rFonts w:ascii="Arial" w:hAnsi="Arial"/>
                  <w:sz w:val="18"/>
                  <w:szCs w:val="18"/>
                </w:rPr>
                <w:t>http://www.wmo.int/e-catalog/detail_en.php?PUB_ID=498&amp;SORT=N&amp;q</w:t>
              </w:r>
            </w:hyperlink>
            <w:r w:rsidR="00986FBA">
              <w:rPr>
                <w:rStyle w:val="Internetlink"/>
                <w:rFonts w:ascii="Arial" w:hAnsi="Arial" w:cs="Arial"/>
                <w:color w:val="000000"/>
                <w:sz w:val="18"/>
                <w:szCs w:val="18"/>
              </w:rPr>
              <w:t>=</w:t>
            </w:r>
          </w:p>
          <w:p w14:paraId="76809084" w14:textId="77777777" w:rsidR="00086DB9" w:rsidRDefault="00086DB9">
            <w:pPr>
              <w:pStyle w:val="Standard"/>
              <w:tabs>
                <w:tab w:val="left" w:pos="776"/>
              </w:tabs>
              <w:ind w:left="175"/>
            </w:pPr>
          </w:p>
        </w:tc>
      </w:tr>
      <w:tr w:rsidR="00086DB9" w:rsidRPr="007D425D" w14:paraId="7680908A" w14:textId="77777777">
        <w:tc>
          <w:tcPr>
            <w:tcW w:w="852" w:type="dxa"/>
            <w:tcMar>
              <w:top w:w="0" w:type="dxa"/>
              <w:left w:w="108" w:type="dxa"/>
              <w:bottom w:w="0" w:type="dxa"/>
              <w:right w:w="108" w:type="dxa"/>
            </w:tcMar>
          </w:tcPr>
          <w:p w14:paraId="76809086" w14:textId="77777777" w:rsidR="00086DB9" w:rsidRDefault="00986FBA">
            <w:pPr>
              <w:pStyle w:val="Standard"/>
              <w:snapToGrid w:val="0"/>
              <w:rPr>
                <w:rFonts w:ascii="Arial" w:hAnsi="Arial" w:cs="Arial"/>
                <w:sz w:val="18"/>
                <w:szCs w:val="18"/>
              </w:rPr>
            </w:pPr>
            <w:r>
              <w:rPr>
                <w:rFonts w:ascii="Arial" w:hAnsi="Arial" w:cs="Arial"/>
                <w:sz w:val="18"/>
                <w:szCs w:val="18"/>
              </w:rPr>
              <w:t>[RD.7]</w:t>
            </w:r>
          </w:p>
        </w:tc>
        <w:tc>
          <w:tcPr>
            <w:tcW w:w="8609" w:type="dxa"/>
            <w:tcMar>
              <w:top w:w="0" w:type="dxa"/>
              <w:left w:w="108" w:type="dxa"/>
              <w:bottom w:w="0" w:type="dxa"/>
              <w:right w:w="108" w:type="dxa"/>
            </w:tcMar>
          </w:tcPr>
          <w:p w14:paraId="76809087" w14:textId="77777777" w:rsidR="00086DB9" w:rsidRDefault="00986FBA">
            <w:pPr>
              <w:pStyle w:val="Standard"/>
              <w:snapToGrid w:val="0"/>
              <w:ind w:left="175"/>
            </w:pPr>
            <w:r>
              <w:rPr>
                <w:rFonts w:ascii="Arial" w:hAnsi="Arial" w:cs="Arial"/>
                <w:sz w:val="18"/>
                <w:szCs w:val="18"/>
              </w:rPr>
              <w:t>ROPP</w:t>
            </w:r>
            <w:r>
              <w:rPr>
                <w:rFonts w:ascii="Arial" w:eastAsia="Arial" w:hAnsi="Arial" w:cs="Arial"/>
                <w:sz w:val="18"/>
                <w:szCs w:val="18"/>
              </w:rPr>
              <w:t xml:space="preserve"> Input/Output Module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Guide.</w:t>
            </w:r>
          </w:p>
          <w:p w14:paraId="76809088" w14:textId="77777777" w:rsidR="00086DB9" w:rsidRPr="00107262" w:rsidRDefault="00986FBA">
            <w:pPr>
              <w:pStyle w:val="Standard"/>
              <w:ind w:left="175"/>
              <w:rPr>
                <w:lang w:val="da-DK"/>
                <w:rPrChange w:id="11" w:author="Stig Syndergaard" w:date="2022-10-24T18:00:00Z">
                  <w:rPr/>
                </w:rPrChange>
              </w:rPr>
            </w:pPr>
            <w:r w:rsidRPr="00107262">
              <w:rPr>
                <w:rFonts w:ascii="Arial" w:hAnsi="Arial" w:cs="Arial"/>
                <w:sz w:val="18"/>
                <w:szCs w:val="18"/>
                <w:lang w:val="da-DK"/>
                <w:rPrChange w:id="12" w:author="Stig Syndergaard" w:date="2022-10-24T18:00:00Z">
                  <w:rPr>
                    <w:rFonts w:ascii="Arial" w:hAnsi="Arial" w:cs="Arial"/>
                    <w:sz w:val="18"/>
                    <w:szCs w:val="18"/>
                  </w:rPr>
                </w:rPrChange>
              </w:rPr>
              <w:t>Ref:</w:t>
            </w:r>
            <w:r w:rsidRPr="00107262">
              <w:rPr>
                <w:rFonts w:ascii="Arial" w:eastAsia="Arial" w:hAnsi="Arial" w:cs="Arial"/>
                <w:sz w:val="18"/>
                <w:szCs w:val="18"/>
                <w:lang w:val="da-DK"/>
                <w:rPrChange w:id="13" w:author="Stig Syndergaard" w:date="2022-10-24T18:00:00Z">
                  <w:rPr>
                    <w:rFonts w:ascii="Arial" w:eastAsia="Arial" w:hAnsi="Arial" w:cs="Arial"/>
                    <w:sz w:val="18"/>
                    <w:szCs w:val="18"/>
                  </w:rPr>
                </w:rPrChange>
              </w:rPr>
              <w:t xml:space="preserve"> </w:t>
            </w:r>
            <w:r w:rsidRPr="00107262">
              <w:rPr>
                <w:rFonts w:ascii="Arial" w:hAnsi="Arial" w:cs="Arial"/>
                <w:sz w:val="18"/>
                <w:szCs w:val="18"/>
                <w:lang w:val="da-DK"/>
                <w:rPrChange w:id="14" w:author="Stig Syndergaard" w:date="2022-10-24T18:00:00Z">
                  <w:rPr>
                    <w:rFonts w:ascii="Arial" w:hAnsi="Arial" w:cs="Arial"/>
                    <w:sz w:val="18"/>
                    <w:szCs w:val="18"/>
                  </w:rPr>
                </w:rPrChange>
              </w:rPr>
              <w:t>SAF/ROM/METO/UG/ROPP/002</w:t>
            </w:r>
          </w:p>
          <w:p w14:paraId="76809089" w14:textId="77777777" w:rsidR="00086DB9" w:rsidRPr="00107262" w:rsidRDefault="00086DB9">
            <w:pPr>
              <w:pStyle w:val="Standard"/>
              <w:ind w:left="175"/>
              <w:rPr>
                <w:rFonts w:ascii="Arial" w:hAnsi="Arial" w:cs="Arial"/>
                <w:sz w:val="18"/>
                <w:szCs w:val="18"/>
                <w:lang w:val="da-DK"/>
                <w:rPrChange w:id="15" w:author="Stig Syndergaard" w:date="2022-10-24T18:00:00Z">
                  <w:rPr>
                    <w:rFonts w:ascii="Arial" w:hAnsi="Arial" w:cs="Arial"/>
                    <w:sz w:val="18"/>
                    <w:szCs w:val="18"/>
                  </w:rPr>
                </w:rPrChange>
              </w:rPr>
            </w:pPr>
          </w:p>
        </w:tc>
      </w:tr>
      <w:tr w:rsidR="00086DB9" w14:paraId="7680908E" w14:textId="77777777">
        <w:tc>
          <w:tcPr>
            <w:tcW w:w="852" w:type="dxa"/>
            <w:tcMar>
              <w:top w:w="0" w:type="dxa"/>
              <w:left w:w="108" w:type="dxa"/>
              <w:bottom w:w="0" w:type="dxa"/>
              <w:right w:w="108" w:type="dxa"/>
            </w:tcMar>
          </w:tcPr>
          <w:p w14:paraId="7680908B" w14:textId="77777777" w:rsidR="00086DB9" w:rsidRDefault="00986FBA">
            <w:pPr>
              <w:pStyle w:val="Standard"/>
              <w:snapToGrid w:val="0"/>
              <w:rPr>
                <w:rFonts w:ascii="Arial" w:hAnsi="Arial" w:cs="Arial"/>
                <w:sz w:val="18"/>
                <w:szCs w:val="18"/>
              </w:rPr>
            </w:pPr>
            <w:r>
              <w:rPr>
                <w:rFonts w:ascii="Arial" w:hAnsi="Arial" w:cs="Arial"/>
                <w:sz w:val="18"/>
                <w:szCs w:val="18"/>
              </w:rPr>
              <w:t>[RD.8]</w:t>
            </w:r>
          </w:p>
        </w:tc>
        <w:tc>
          <w:tcPr>
            <w:tcW w:w="8609" w:type="dxa"/>
            <w:tcMar>
              <w:top w:w="0" w:type="dxa"/>
              <w:left w:w="108" w:type="dxa"/>
              <w:bottom w:w="0" w:type="dxa"/>
              <w:right w:w="108" w:type="dxa"/>
            </w:tcMar>
          </w:tcPr>
          <w:p w14:paraId="7680908C" w14:textId="77777777" w:rsidR="00086DB9" w:rsidRDefault="00986FBA">
            <w:pPr>
              <w:pStyle w:val="Standard"/>
              <w:snapToGrid w:val="0"/>
              <w:ind w:left="175"/>
            </w:pPr>
            <w:r>
              <w:rPr>
                <w:rFonts w:ascii="Arial" w:hAnsi="Arial" w:cs="Arial"/>
                <w:sz w:val="18"/>
                <w:szCs w:val="18"/>
                <w:lang w:val="pt-PT"/>
              </w:rPr>
              <w:t>Unidata</w:t>
            </w:r>
            <w:r>
              <w:rPr>
                <w:rFonts w:ascii="Arial" w:eastAsia="Arial" w:hAnsi="Arial" w:cs="Arial"/>
                <w:sz w:val="18"/>
                <w:szCs w:val="18"/>
                <w:lang w:val="pt-PT"/>
              </w:rPr>
              <w:t xml:space="preserve"> </w:t>
            </w:r>
            <w:r>
              <w:rPr>
                <w:rFonts w:ascii="Arial" w:hAnsi="Arial" w:cs="Arial"/>
                <w:sz w:val="18"/>
                <w:szCs w:val="18"/>
                <w:lang w:val="pt-PT"/>
              </w:rPr>
              <w:t>NetCDF</w:t>
            </w:r>
            <w:r>
              <w:rPr>
                <w:rFonts w:ascii="Arial" w:eastAsia="Arial" w:hAnsi="Arial" w:cs="Arial"/>
                <w:sz w:val="18"/>
                <w:szCs w:val="18"/>
                <w:lang w:val="pt-PT"/>
              </w:rPr>
              <w:t xml:space="preserve"> </w:t>
            </w:r>
            <w:r>
              <w:rPr>
                <w:rFonts w:ascii="Arial" w:hAnsi="Arial" w:cs="Arial"/>
                <w:sz w:val="18"/>
                <w:szCs w:val="18"/>
                <w:lang w:val="pt-PT"/>
              </w:rPr>
              <w:t>website</w:t>
            </w:r>
            <w:r>
              <w:rPr>
                <w:rFonts w:ascii="Arial" w:eastAsia="Arial" w:hAnsi="Arial" w:cs="Arial"/>
                <w:sz w:val="18"/>
                <w:szCs w:val="18"/>
                <w:lang w:val="pt-PT"/>
              </w:rPr>
              <w:t xml:space="preserve"> </w:t>
            </w:r>
            <w:hyperlink r:id="rId13" w:history="1">
              <w:r>
                <w:rPr>
                  <w:rStyle w:val="Internetlink"/>
                  <w:rFonts w:ascii="Arial" w:hAnsi="Arial" w:cs="Arial"/>
                  <w:color w:val="000000"/>
                  <w:sz w:val="18"/>
                  <w:szCs w:val="18"/>
                  <w:lang w:val="pt-PT"/>
                </w:rPr>
                <w:t>http://www.unidata.ucar.edu/packages/netcdf/</w:t>
              </w:r>
            </w:hyperlink>
          </w:p>
          <w:p w14:paraId="7680908D" w14:textId="77777777" w:rsidR="00086DB9" w:rsidRDefault="00086DB9">
            <w:pPr>
              <w:pStyle w:val="Standard"/>
              <w:ind w:left="175"/>
              <w:rPr>
                <w:rFonts w:ascii="Arial" w:hAnsi="Arial" w:cs="Arial"/>
                <w:sz w:val="18"/>
                <w:szCs w:val="18"/>
                <w:lang w:val="pt-PT"/>
              </w:rPr>
            </w:pPr>
          </w:p>
        </w:tc>
      </w:tr>
      <w:tr w:rsidR="00086DB9" w14:paraId="76809092" w14:textId="77777777">
        <w:tc>
          <w:tcPr>
            <w:tcW w:w="852" w:type="dxa"/>
            <w:tcMar>
              <w:top w:w="0" w:type="dxa"/>
              <w:left w:w="108" w:type="dxa"/>
              <w:bottom w:w="0" w:type="dxa"/>
              <w:right w:w="108" w:type="dxa"/>
            </w:tcMar>
          </w:tcPr>
          <w:p w14:paraId="7680908F" w14:textId="77777777" w:rsidR="00086DB9" w:rsidRDefault="00986FBA">
            <w:pPr>
              <w:pStyle w:val="Standard"/>
              <w:snapToGrid w:val="0"/>
              <w:rPr>
                <w:rFonts w:ascii="Arial" w:hAnsi="Arial" w:cs="Arial"/>
                <w:sz w:val="18"/>
                <w:szCs w:val="18"/>
              </w:rPr>
            </w:pPr>
            <w:r>
              <w:rPr>
                <w:rFonts w:ascii="Arial" w:hAnsi="Arial" w:cs="Arial"/>
                <w:sz w:val="18"/>
                <w:szCs w:val="18"/>
              </w:rPr>
              <w:t>[RD.9]</w:t>
            </w:r>
          </w:p>
        </w:tc>
        <w:tc>
          <w:tcPr>
            <w:tcW w:w="8609" w:type="dxa"/>
            <w:tcMar>
              <w:top w:w="0" w:type="dxa"/>
              <w:left w:w="108" w:type="dxa"/>
              <w:bottom w:w="0" w:type="dxa"/>
              <w:right w:w="108" w:type="dxa"/>
            </w:tcMar>
          </w:tcPr>
          <w:p w14:paraId="76809090" w14:textId="77777777" w:rsidR="00086DB9" w:rsidRDefault="00986FBA">
            <w:pPr>
              <w:pStyle w:val="Standard"/>
              <w:snapToGrid w:val="0"/>
              <w:ind w:left="175"/>
            </w:pPr>
            <w:r>
              <w:rPr>
                <w:rFonts w:ascii="Arial" w:hAnsi="Arial" w:cs="Arial"/>
                <w:sz w:val="18"/>
                <w:szCs w:val="18"/>
              </w:rPr>
              <w:t>Kursinski,</w:t>
            </w:r>
            <w:r>
              <w:rPr>
                <w:rFonts w:ascii="Arial" w:eastAsia="Arial" w:hAnsi="Arial" w:cs="Arial"/>
                <w:sz w:val="18"/>
                <w:szCs w:val="18"/>
              </w:rPr>
              <w:t xml:space="preserve"> </w:t>
            </w:r>
            <w:r>
              <w:rPr>
                <w:rFonts w:ascii="Arial" w:hAnsi="Arial" w:cs="Arial"/>
                <w:sz w:val="18"/>
                <w:szCs w:val="18"/>
              </w:rPr>
              <w:t>ER,</w:t>
            </w:r>
            <w:r>
              <w:rPr>
                <w:rFonts w:ascii="Arial" w:eastAsia="Arial" w:hAnsi="Arial" w:cs="Arial"/>
                <w:sz w:val="18"/>
                <w:szCs w:val="18"/>
              </w:rPr>
              <w:t xml:space="preserve"> </w:t>
            </w:r>
            <w:r>
              <w:rPr>
                <w:rFonts w:ascii="Arial" w:hAnsi="Arial" w:cs="Arial"/>
                <w:i/>
                <w:sz w:val="18"/>
                <w:szCs w:val="18"/>
              </w:rPr>
              <w:t>et</w:t>
            </w:r>
            <w:r>
              <w:rPr>
                <w:rFonts w:ascii="Arial" w:eastAsia="Arial" w:hAnsi="Arial" w:cs="Arial"/>
                <w:i/>
                <w:sz w:val="18"/>
                <w:szCs w:val="18"/>
              </w:rPr>
              <w:t xml:space="preserve"> </w:t>
            </w:r>
            <w:r>
              <w:rPr>
                <w:rFonts w:ascii="Arial" w:hAnsi="Arial" w:cs="Arial"/>
                <w:i/>
                <w:sz w:val="18"/>
                <w:szCs w:val="18"/>
              </w:rPr>
              <w:t>al</w:t>
            </w:r>
            <w:r>
              <w:rPr>
                <w:rFonts w:ascii="Arial" w:eastAsia="Arial" w:hAnsi="Arial" w:cs="Arial"/>
                <w:sz w:val="18"/>
                <w:szCs w:val="18"/>
              </w:rPr>
              <w:t xml:space="preserve"> </w:t>
            </w:r>
            <w:r>
              <w:rPr>
                <w:rFonts w:ascii="Arial" w:hAnsi="Arial" w:cs="Arial"/>
                <w:sz w:val="18"/>
                <w:szCs w:val="18"/>
              </w:rPr>
              <w:t>(1997).</w:t>
            </w:r>
            <w:r>
              <w:rPr>
                <w:rFonts w:ascii="Arial" w:eastAsia="Arial" w:hAnsi="Arial" w:cs="Arial"/>
                <w:sz w:val="18"/>
                <w:szCs w:val="18"/>
              </w:rPr>
              <w:t xml:space="preserve"> </w:t>
            </w:r>
            <w:r>
              <w:rPr>
                <w:rFonts w:ascii="Arial" w:hAnsi="Arial" w:cs="Arial"/>
                <w:i/>
                <w:sz w:val="18"/>
                <w:szCs w:val="18"/>
              </w:rPr>
              <w:t>Observing</w:t>
            </w:r>
            <w:r>
              <w:rPr>
                <w:rFonts w:ascii="Arial" w:eastAsia="Arial" w:hAnsi="Arial" w:cs="Arial"/>
                <w:i/>
                <w:sz w:val="18"/>
                <w:szCs w:val="18"/>
              </w:rPr>
              <w:t xml:space="preserve"> </w:t>
            </w:r>
            <w:r>
              <w:rPr>
                <w:rFonts w:ascii="Arial" w:hAnsi="Arial" w:cs="Arial"/>
                <w:i/>
                <w:sz w:val="18"/>
                <w:szCs w:val="18"/>
              </w:rPr>
              <w:t>earth</w:t>
            </w:r>
            <w:r>
              <w:rPr>
                <w:rFonts w:ascii="Arial" w:eastAsia="Arial" w:hAnsi="Arial" w:cs="Arial"/>
                <w:i/>
                <w:sz w:val="18"/>
                <w:szCs w:val="18"/>
              </w:rPr>
              <w:t>’</w:t>
            </w:r>
            <w:r>
              <w:rPr>
                <w:rFonts w:ascii="Arial" w:hAnsi="Arial" w:cs="Arial"/>
                <w:i/>
                <w:sz w:val="18"/>
                <w:szCs w:val="18"/>
              </w:rPr>
              <w:t>s</w:t>
            </w:r>
            <w:r>
              <w:rPr>
                <w:rFonts w:ascii="Arial" w:eastAsia="Arial" w:hAnsi="Arial" w:cs="Arial"/>
                <w:i/>
                <w:sz w:val="18"/>
                <w:szCs w:val="18"/>
              </w:rPr>
              <w:t xml:space="preserve"> </w:t>
            </w:r>
            <w:r>
              <w:rPr>
                <w:rFonts w:ascii="Arial" w:hAnsi="Arial" w:cs="Arial"/>
                <w:i/>
                <w:sz w:val="18"/>
                <w:szCs w:val="18"/>
              </w:rPr>
              <w:t>atmosphere</w:t>
            </w:r>
            <w:r>
              <w:rPr>
                <w:rFonts w:ascii="Arial" w:eastAsia="Arial" w:hAnsi="Arial" w:cs="Arial"/>
                <w:i/>
                <w:sz w:val="18"/>
                <w:szCs w:val="18"/>
              </w:rPr>
              <w:t xml:space="preserve"> </w:t>
            </w:r>
            <w:r>
              <w:rPr>
                <w:rFonts w:ascii="Arial" w:hAnsi="Arial" w:cs="Arial"/>
                <w:i/>
                <w:sz w:val="18"/>
                <w:szCs w:val="18"/>
              </w:rPr>
              <w:t>with</w:t>
            </w:r>
            <w:r>
              <w:rPr>
                <w:rFonts w:ascii="Arial" w:eastAsia="Arial" w:hAnsi="Arial" w:cs="Arial"/>
                <w:i/>
                <w:sz w:val="18"/>
                <w:szCs w:val="18"/>
              </w:rPr>
              <w:t xml:space="preserve"> </w:t>
            </w:r>
            <w:r>
              <w:rPr>
                <w:rFonts w:ascii="Arial" w:hAnsi="Arial" w:cs="Arial"/>
                <w:i/>
                <w:sz w:val="18"/>
                <w:szCs w:val="18"/>
              </w:rPr>
              <w:t>radio</w:t>
            </w:r>
            <w:r>
              <w:rPr>
                <w:rFonts w:ascii="Arial" w:eastAsia="Arial" w:hAnsi="Arial" w:cs="Arial"/>
                <w:i/>
                <w:sz w:val="18"/>
                <w:szCs w:val="18"/>
              </w:rPr>
              <w:t xml:space="preserve"> </w:t>
            </w:r>
            <w:r>
              <w:rPr>
                <w:rFonts w:ascii="Arial" w:hAnsi="Arial" w:cs="Arial"/>
                <w:i/>
                <w:sz w:val="18"/>
                <w:szCs w:val="18"/>
              </w:rPr>
              <w:t>occultation</w:t>
            </w:r>
            <w:r>
              <w:rPr>
                <w:rFonts w:ascii="Arial" w:eastAsia="Arial" w:hAnsi="Arial" w:cs="Arial"/>
                <w:i/>
                <w:sz w:val="18"/>
                <w:szCs w:val="18"/>
              </w:rPr>
              <w:t xml:space="preserve"> </w:t>
            </w:r>
            <w:r>
              <w:rPr>
                <w:rFonts w:ascii="Arial" w:hAnsi="Arial" w:cs="Arial"/>
                <w:i/>
                <w:sz w:val="18"/>
                <w:szCs w:val="18"/>
              </w:rPr>
              <w:t>measurements</w:t>
            </w:r>
            <w:r>
              <w:rPr>
                <w:rFonts w:ascii="Arial" w:eastAsia="Arial" w:hAnsi="Arial" w:cs="Arial"/>
                <w:i/>
                <w:sz w:val="18"/>
                <w:szCs w:val="18"/>
              </w:rPr>
              <w:br/>
            </w:r>
            <w:r>
              <w:rPr>
                <w:rFonts w:ascii="Arial" w:hAnsi="Arial" w:cs="Arial"/>
                <w:i/>
                <w:sz w:val="18"/>
                <w:szCs w:val="18"/>
              </w:rPr>
              <w:t>using</w:t>
            </w:r>
            <w:r>
              <w:rPr>
                <w:rFonts w:ascii="Arial" w:eastAsia="Arial" w:hAnsi="Arial" w:cs="Arial"/>
                <w:i/>
                <w:sz w:val="18"/>
                <w:szCs w:val="18"/>
              </w:rPr>
              <w:t xml:space="preserve"> </w:t>
            </w:r>
            <w:r>
              <w:rPr>
                <w:rFonts w:ascii="Arial" w:hAnsi="Arial" w:cs="Arial"/>
                <w:i/>
                <w:sz w:val="18"/>
                <w:szCs w:val="18"/>
              </w:rPr>
              <w:t>GPS.</w:t>
            </w:r>
            <w:r>
              <w:rPr>
                <w:rFonts w:ascii="Arial" w:eastAsia="Arial" w:hAnsi="Arial" w:cs="Arial"/>
                <w:sz w:val="18"/>
                <w:szCs w:val="18"/>
              </w:rPr>
              <w:t xml:space="preserve"> </w:t>
            </w:r>
            <w:proofErr w:type="spellStart"/>
            <w:r>
              <w:rPr>
                <w:rFonts w:ascii="Arial" w:hAnsi="Arial" w:cs="Arial"/>
                <w:sz w:val="18"/>
                <w:szCs w:val="18"/>
              </w:rPr>
              <w:t>J.Geophys.Res</w:t>
            </w:r>
            <w:proofErr w:type="spellEnd"/>
            <w:r>
              <w:rPr>
                <w:rFonts w:ascii="Arial" w:hAnsi="Arial" w:cs="Arial"/>
                <w:sz w:val="18"/>
                <w:szCs w:val="18"/>
              </w:rPr>
              <w:t>.,</w:t>
            </w:r>
            <w:r>
              <w:rPr>
                <w:rFonts w:ascii="Arial" w:eastAsia="Arial" w:hAnsi="Arial" w:cs="Arial"/>
                <w:sz w:val="18"/>
                <w:szCs w:val="18"/>
              </w:rPr>
              <w:t xml:space="preserve"> </w:t>
            </w:r>
            <w:r>
              <w:rPr>
                <w:rFonts w:ascii="Arial" w:hAnsi="Arial" w:cs="Arial"/>
                <w:b/>
                <w:sz w:val="18"/>
                <w:szCs w:val="18"/>
              </w:rPr>
              <w:t>102</w:t>
            </w:r>
            <w:r>
              <w:rPr>
                <w:rFonts w:ascii="Arial" w:hAnsi="Arial" w:cs="Arial"/>
                <w:sz w:val="18"/>
                <w:szCs w:val="18"/>
              </w:rPr>
              <w:t>(D19),</w:t>
            </w:r>
            <w:r>
              <w:rPr>
                <w:rFonts w:ascii="Arial" w:eastAsia="Arial" w:hAnsi="Arial" w:cs="Arial"/>
                <w:sz w:val="18"/>
                <w:szCs w:val="18"/>
              </w:rPr>
              <w:t xml:space="preserve"> </w:t>
            </w:r>
            <w:r>
              <w:rPr>
                <w:rFonts w:ascii="Arial" w:hAnsi="Arial" w:cs="Arial"/>
                <w:sz w:val="18"/>
                <w:szCs w:val="18"/>
              </w:rPr>
              <w:t>pp23429</w:t>
            </w:r>
            <w:r>
              <w:rPr>
                <w:rFonts w:ascii="Arial" w:eastAsia="Arial" w:hAnsi="Arial" w:cs="Arial"/>
                <w:sz w:val="18"/>
                <w:szCs w:val="18"/>
              </w:rPr>
              <w:t>–</w:t>
            </w:r>
            <w:r>
              <w:rPr>
                <w:rFonts w:ascii="Arial" w:hAnsi="Arial" w:cs="Arial"/>
                <w:sz w:val="18"/>
                <w:szCs w:val="18"/>
              </w:rPr>
              <w:t>23465.</w:t>
            </w:r>
          </w:p>
          <w:p w14:paraId="76809091" w14:textId="77777777" w:rsidR="00086DB9" w:rsidRDefault="00086DB9">
            <w:pPr>
              <w:pStyle w:val="Standard"/>
              <w:ind w:left="175"/>
              <w:rPr>
                <w:rFonts w:ascii="Arial" w:hAnsi="Arial" w:cs="Arial"/>
                <w:sz w:val="18"/>
                <w:szCs w:val="18"/>
              </w:rPr>
            </w:pPr>
          </w:p>
        </w:tc>
      </w:tr>
      <w:tr w:rsidR="00086DB9" w14:paraId="76809096" w14:textId="77777777">
        <w:tc>
          <w:tcPr>
            <w:tcW w:w="852" w:type="dxa"/>
            <w:tcMar>
              <w:top w:w="0" w:type="dxa"/>
              <w:left w:w="108" w:type="dxa"/>
              <w:bottom w:w="0" w:type="dxa"/>
              <w:right w:w="108" w:type="dxa"/>
            </w:tcMar>
          </w:tcPr>
          <w:p w14:paraId="76809093" w14:textId="77777777" w:rsidR="00086DB9" w:rsidRDefault="00986FBA">
            <w:pPr>
              <w:pStyle w:val="Standard"/>
              <w:snapToGrid w:val="0"/>
              <w:rPr>
                <w:rFonts w:ascii="Arial" w:hAnsi="Arial" w:cs="Arial"/>
                <w:sz w:val="18"/>
                <w:szCs w:val="18"/>
              </w:rPr>
            </w:pPr>
            <w:r>
              <w:rPr>
                <w:rFonts w:ascii="Arial" w:hAnsi="Arial" w:cs="Arial"/>
                <w:sz w:val="18"/>
                <w:szCs w:val="18"/>
              </w:rPr>
              <w:t>[RD.10]</w:t>
            </w:r>
          </w:p>
        </w:tc>
        <w:tc>
          <w:tcPr>
            <w:tcW w:w="8609" w:type="dxa"/>
            <w:tcMar>
              <w:top w:w="0" w:type="dxa"/>
              <w:left w:w="108" w:type="dxa"/>
              <w:bottom w:w="0" w:type="dxa"/>
              <w:right w:w="108" w:type="dxa"/>
            </w:tcMar>
          </w:tcPr>
          <w:p w14:paraId="76809094" w14:textId="77777777" w:rsidR="00086DB9" w:rsidRDefault="00986FBA">
            <w:pPr>
              <w:pStyle w:val="Standard"/>
              <w:snapToGrid w:val="0"/>
              <w:ind w:left="175"/>
            </w:pPr>
            <w:r>
              <w:rPr>
                <w:rFonts w:ascii="Arial" w:hAnsi="Arial" w:cs="Arial"/>
                <w:i/>
                <w:sz w:val="18"/>
                <w:szCs w:val="18"/>
              </w:rPr>
              <w:t>New</w:t>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Table</w:t>
            </w:r>
            <w:r>
              <w:rPr>
                <w:rFonts w:ascii="Arial" w:eastAsia="Arial" w:hAnsi="Arial" w:cs="Arial"/>
                <w:i/>
                <w:sz w:val="18"/>
                <w:szCs w:val="18"/>
              </w:rPr>
              <w:t xml:space="preserve"> </w:t>
            </w:r>
            <w:r>
              <w:rPr>
                <w:rFonts w:ascii="Arial" w:hAnsi="Arial" w:cs="Arial"/>
                <w:i/>
                <w:sz w:val="18"/>
                <w:szCs w:val="18"/>
              </w:rPr>
              <w:t>D</w:t>
            </w:r>
            <w:r>
              <w:rPr>
                <w:rFonts w:ascii="Arial" w:eastAsia="Arial" w:hAnsi="Arial" w:cs="Arial"/>
                <w:i/>
                <w:sz w:val="18"/>
                <w:szCs w:val="18"/>
              </w:rPr>
              <w:t xml:space="preserve"> </w:t>
            </w:r>
            <w:r>
              <w:rPr>
                <w:rFonts w:ascii="Arial" w:hAnsi="Arial" w:cs="Arial"/>
                <w:i/>
                <w:sz w:val="18"/>
                <w:szCs w:val="18"/>
              </w:rPr>
              <w:t>sequence</w:t>
            </w:r>
            <w:r>
              <w:rPr>
                <w:rFonts w:ascii="Arial" w:eastAsia="Arial" w:hAnsi="Arial" w:cs="Arial"/>
                <w:i/>
                <w:sz w:val="18"/>
                <w:szCs w:val="18"/>
              </w:rPr>
              <w:t xml:space="preserve"> </w:t>
            </w:r>
            <w:r>
              <w:rPr>
                <w:rFonts w:ascii="Arial" w:hAnsi="Arial" w:cs="Arial"/>
                <w:i/>
                <w:sz w:val="18"/>
                <w:szCs w:val="18"/>
              </w:rPr>
              <w:t>and</w:t>
            </w:r>
            <w:r>
              <w:rPr>
                <w:rFonts w:ascii="Arial" w:eastAsia="Arial" w:hAnsi="Arial" w:cs="Arial"/>
                <w:i/>
                <w:sz w:val="18"/>
                <w:szCs w:val="18"/>
              </w:rPr>
              <w:t xml:space="preserve"> </w:t>
            </w:r>
            <w:r>
              <w:rPr>
                <w:rFonts w:ascii="Arial" w:hAnsi="Arial" w:cs="Arial"/>
                <w:i/>
                <w:sz w:val="18"/>
                <w:szCs w:val="18"/>
              </w:rPr>
              <w:t>associated</w:t>
            </w:r>
            <w:r>
              <w:rPr>
                <w:rFonts w:ascii="Arial" w:eastAsia="Arial" w:hAnsi="Arial" w:cs="Arial"/>
                <w:i/>
                <w:sz w:val="18"/>
                <w:szCs w:val="18"/>
              </w:rPr>
              <w:t xml:space="preserve"> </w:t>
            </w:r>
            <w:r>
              <w:rPr>
                <w:rFonts w:ascii="Arial" w:hAnsi="Arial" w:cs="Arial"/>
                <w:i/>
                <w:sz w:val="18"/>
                <w:szCs w:val="18"/>
              </w:rPr>
              <w:t>Table</w:t>
            </w:r>
            <w:r>
              <w:rPr>
                <w:rFonts w:ascii="Arial" w:eastAsia="Arial" w:hAnsi="Arial" w:cs="Arial"/>
                <w:i/>
                <w:sz w:val="18"/>
                <w:szCs w:val="18"/>
              </w:rPr>
              <w:t xml:space="preserve"> </w:t>
            </w:r>
            <w:r>
              <w:rPr>
                <w:rFonts w:ascii="Arial" w:hAnsi="Arial" w:cs="Arial"/>
                <w:i/>
                <w:sz w:val="18"/>
                <w:szCs w:val="18"/>
              </w:rPr>
              <w:t>B</w:t>
            </w:r>
            <w:r>
              <w:rPr>
                <w:rFonts w:ascii="Arial" w:eastAsia="Arial" w:hAnsi="Arial" w:cs="Arial"/>
                <w:i/>
                <w:sz w:val="18"/>
                <w:szCs w:val="18"/>
              </w:rPr>
              <w:t xml:space="preserve"> </w:t>
            </w:r>
            <w:r>
              <w:rPr>
                <w:rFonts w:ascii="Arial" w:hAnsi="Arial" w:cs="Arial"/>
                <w:i/>
                <w:sz w:val="18"/>
                <w:szCs w:val="18"/>
              </w:rPr>
              <w:t>entries</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Satellite</w:t>
            </w:r>
            <w:r>
              <w:rPr>
                <w:rFonts w:ascii="Arial" w:eastAsia="Arial" w:hAnsi="Arial" w:cs="Arial"/>
                <w:i/>
                <w:sz w:val="18"/>
                <w:szCs w:val="18"/>
              </w:rPr>
              <w:t xml:space="preserve"> </w:t>
            </w:r>
            <w:r>
              <w:rPr>
                <w:rFonts w:ascii="Arial" w:hAnsi="Arial" w:cs="Arial"/>
                <w:i/>
                <w:sz w:val="18"/>
                <w:szCs w:val="18"/>
              </w:rPr>
              <w:t>Radio</w:t>
            </w:r>
            <w:r>
              <w:rPr>
                <w:rFonts w:ascii="Arial" w:eastAsia="Arial" w:hAnsi="Arial" w:cs="Arial"/>
                <w:i/>
                <w:sz w:val="18"/>
                <w:szCs w:val="18"/>
              </w:rPr>
              <w:t xml:space="preserve"> </w:t>
            </w:r>
            <w:r>
              <w:rPr>
                <w:rFonts w:ascii="Arial" w:hAnsi="Arial" w:cs="Arial"/>
                <w:i/>
                <w:sz w:val="18"/>
                <w:szCs w:val="18"/>
              </w:rPr>
              <w:t>Occultation</w:t>
            </w:r>
            <w:r>
              <w:rPr>
                <w:rFonts w:ascii="Arial" w:eastAsia="Arial" w:hAnsi="Arial" w:cs="Arial"/>
                <w:i/>
                <w:sz w:val="18"/>
                <w:szCs w:val="18"/>
              </w:rPr>
              <w:t xml:space="preserve"> </w:t>
            </w:r>
            <w:r>
              <w:rPr>
                <w:rFonts w:ascii="Arial" w:hAnsi="Arial" w:cs="Arial"/>
                <w:i/>
                <w:sz w:val="18"/>
                <w:szCs w:val="18"/>
              </w:rPr>
              <w:t>data.</w:t>
            </w:r>
            <w:r>
              <w:rPr>
                <w:rFonts w:ascii="Arial" w:eastAsia="Arial" w:hAnsi="Arial" w:cs="Arial"/>
                <w:sz w:val="18"/>
                <w:szCs w:val="18"/>
              </w:rPr>
              <w:t xml:space="preserve"> </w:t>
            </w:r>
            <w:r>
              <w:rPr>
                <w:rFonts w:ascii="Arial" w:hAnsi="Arial" w:cs="Arial"/>
                <w:sz w:val="18"/>
                <w:szCs w:val="18"/>
              </w:rPr>
              <w:t>Document</w:t>
            </w:r>
            <w:r>
              <w:rPr>
                <w:rFonts w:ascii="Arial" w:eastAsia="Arial" w:hAnsi="Arial" w:cs="Arial"/>
                <w:sz w:val="18"/>
                <w:szCs w:val="18"/>
              </w:rPr>
              <w:t xml:space="preserve"> </w:t>
            </w:r>
            <w:r>
              <w:rPr>
                <w:rFonts w:ascii="Arial" w:hAnsi="Arial" w:cs="Arial"/>
                <w:sz w:val="18"/>
                <w:szCs w:val="18"/>
              </w:rPr>
              <w:t>submitted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Brian</w:t>
            </w:r>
            <w:r>
              <w:rPr>
                <w:rFonts w:ascii="Arial" w:eastAsia="Arial" w:hAnsi="Arial" w:cs="Arial"/>
                <w:sz w:val="18"/>
                <w:szCs w:val="18"/>
              </w:rPr>
              <w:t xml:space="preserve"> </w:t>
            </w:r>
            <w:r>
              <w:rPr>
                <w:rFonts w:ascii="Arial" w:hAnsi="Arial" w:cs="Arial"/>
                <w:sz w:val="18"/>
                <w:szCs w:val="18"/>
              </w:rPr>
              <w:t>Barwell</w:t>
            </w:r>
            <w:r>
              <w:rPr>
                <w:rFonts w:ascii="Arial" w:eastAsia="Arial" w:hAnsi="Arial" w:cs="Arial"/>
                <w:sz w:val="18"/>
                <w:szCs w:val="18"/>
              </w:rPr>
              <w:t xml:space="preserve"> </w:t>
            </w:r>
            <w:r>
              <w:rPr>
                <w:rFonts w:ascii="Arial" w:hAnsi="Arial" w:cs="Arial"/>
                <w:sz w:val="18"/>
                <w:szCs w:val="18"/>
              </w:rPr>
              <w:t>(Met</w:t>
            </w:r>
            <w:r>
              <w:rPr>
                <w:rFonts w:ascii="Arial" w:eastAsia="Arial" w:hAnsi="Arial" w:cs="Arial"/>
                <w:sz w:val="18"/>
                <w:szCs w:val="18"/>
              </w:rPr>
              <w:t xml:space="preserve"> </w:t>
            </w:r>
            <w:r>
              <w:rPr>
                <w:rFonts w:ascii="Arial" w:hAnsi="Arial" w:cs="Arial"/>
                <w:sz w:val="18"/>
                <w:szCs w:val="18"/>
              </w:rPr>
              <w:t>Office)</w:t>
            </w:r>
            <w:r>
              <w:rPr>
                <w:rFonts w:ascii="Arial" w:eastAsia="Arial" w:hAnsi="Arial" w:cs="Arial"/>
                <w:sz w:val="18"/>
                <w:szCs w:val="18"/>
              </w:rPr>
              <w:t xml:space="preserve"> </w:t>
            </w:r>
            <w:r>
              <w:rPr>
                <w:rFonts w:ascii="Arial" w:hAnsi="Arial" w:cs="Arial"/>
                <w:sz w:val="18"/>
                <w:szCs w:val="18"/>
              </w:rPr>
              <w:t>at</w:t>
            </w:r>
            <w:r>
              <w:rPr>
                <w:rFonts w:ascii="Arial" w:eastAsia="Arial" w:hAnsi="Arial" w:cs="Arial"/>
                <w:sz w:val="18"/>
                <w:szCs w:val="18"/>
              </w:rPr>
              <w:t xml:space="preserve"> </w:t>
            </w:r>
            <w:r>
              <w:rPr>
                <w:rFonts w:ascii="Arial" w:hAnsi="Arial" w:cs="Arial"/>
                <w:sz w:val="18"/>
                <w:szCs w:val="18"/>
              </w:rPr>
              <w:t>meetings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WMO/CBS</w:t>
            </w:r>
            <w:r>
              <w:rPr>
                <w:rFonts w:ascii="Arial" w:eastAsia="Arial" w:hAnsi="Arial" w:cs="Arial"/>
                <w:sz w:val="18"/>
                <w:szCs w:val="18"/>
              </w:rPr>
              <w:t xml:space="preserve"> </w:t>
            </w:r>
            <w:r>
              <w:rPr>
                <w:rFonts w:ascii="Arial" w:hAnsi="Arial" w:cs="Arial"/>
                <w:sz w:val="18"/>
                <w:szCs w:val="18"/>
              </w:rPr>
              <w:t>Expert</w:t>
            </w:r>
            <w:r>
              <w:rPr>
                <w:rFonts w:ascii="Arial" w:eastAsia="Arial" w:hAnsi="Arial" w:cs="Arial"/>
                <w:sz w:val="18"/>
                <w:szCs w:val="18"/>
              </w:rPr>
              <w:t xml:space="preserve"> </w:t>
            </w:r>
            <w:r>
              <w:rPr>
                <w:rFonts w:ascii="Arial" w:hAnsi="Arial" w:cs="Arial"/>
                <w:sz w:val="18"/>
                <w:szCs w:val="18"/>
              </w:rPr>
              <w:t>Team</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Codes,</w:t>
            </w:r>
            <w:r>
              <w:rPr>
                <w:rFonts w:ascii="Arial" w:eastAsia="Arial" w:hAnsi="Arial" w:cs="Arial"/>
                <w:sz w:val="18"/>
                <w:szCs w:val="18"/>
              </w:rPr>
              <w:t xml:space="preserve"> </w:t>
            </w:r>
            <w:r>
              <w:rPr>
                <w:rFonts w:ascii="Arial" w:hAnsi="Arial" w:cs="Arial"/>
                <w:sz w:val="18"/>
                <w:szCs w:val="18"/>
              </w:rPr>
              <w:t>held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Kuala</w:t>
            </w:r>
            <w:r>
              <w:rPr>
                <w:rFonts w:ascii="Arial" w:eastAsia="Arial" w:hAnsi="Arial" w:cs="Arial"/>
                <w:sz w:val="18"/>
                <w:szCs w:val="18"/>
              </w:rPr>
              <w:t xml:space="preserve"> </w:t>
            </w:r>
            <w:r>
              <w:rPr>
                <w:rFonts w:ascii="Arial" w:hAnsi="Arial" w:cs="Arial"/>
                <w:sz w:val="18"/>
                <w:szCs w:val="18"/>
              </w:rPr>
              <w:t>Lumpur,</w:t>
            </w:r>
            <w:r>
              <w:rPr>
                <w:rFonts w:ascii="Arial" w:eastAsia="Arial" w:hAnsi="Arial" w:cs="Arial"/>
                <w:sz w:val="18"/>
                <w:szCs w:val="18"/>
              </w:rPr>
              <w:t xml:space="preserve"> </w:t>
            </w:r>
            <w:r>
              <w:rPr>
                <w:rFonts w:ascii="Arial" w:hAnsi="Arial" w:cs="Arial"/>
                <w:sz w:val="18"/>
                <w:szCs w:val="18"/>
              </w:rPr>
              <w:t>Malaysia,</w:t>
            </w:r>
            <w:r>
              <w:rPr>
                <w:rFonts w:ascii="Arial" w:eastAsia="Arial" w:hAnsi="Arial" w:cs="Arial"/>
                <w:sz w:val="18"/>
                <w:szCs w:val="18"/>
              </w:rPr>
              <w:t xml:space="preserve"> </w:t>
            </w:r>
            <w:r>
              <w:rPr>
                <w:rFonts w:ascii="Arial" w:hAnsi="Arial" w:cs="Arial"/>
                <w:sz w:val="18"/>
                <w:szCs w:val="18"/>
              </w:rPr>
              <w:t>21</w:t>
            </w:r>
            <w:r>
              <w:rPr>
                <w:rFonts w:ascii="Arial" w:eastAsia="Arial" w:hAnsi="Arial" w:cs="Arial"/>
                <w:sz w:val="18"/>
                <w:szCs w:val="18"/>
              </w:rPr>
              <w:t>–</w:t>
            </w:r>
            <w:r>
              <w:rPr>
                <w:rFonts w:ascii="Arial" w:hAnsi="Arial" w:cs="Arial"/>
                <w:sz w:val="18"/>
                <w:szCs w:val="18"/>
              </w:rPr>
              <w:t>26</w:t>
            </w:r>
            <w:r>
              <w:rPr>
                <w:rFonts w:ascii="Arial" w:eastAsia="Arial" w:hAnsi="Arial" w:cs="Arial"/>
                <w:sz w:val="18"/>
                <w:szCs w:val="18"/>
              </w:rPr>
              <w:t xml:space="preserve"> </w:t>
            </w:r>
            <w:r>
              <w:rPr>
                <w:rFonts w:ascii="Arial" w:hAnsi="Arial" w:cs="Arial"/>
                <w:sz w:val="18"/>
                <w:szCs w:val="18"/>
              </w:rPr>
              <w:t>June</w:t>
            </w:r>
            <w:r>
              <w:rPr>
                <w:rFonts w:ascii="Arial" w:eastAsia="Arial" w:hAnsi="Arial" w:cs="Arial"/>
                <w:sz w:val="18"/>
                <w:szCs w:val="18"/>
              </w:rPr>
              <w:t xml:space="preserve"> </w:t>
            </w:r>
            <w:r>
              <w:rPr>
                <w:rFonts w:ascii="Arial" w:hAnsi="Arial" w:cs="Arial"/>
                <w:sz w:val="18"/>
                <w:szCs w:val="18"/>
              </w:rPr>
              <w:t>2004</w:t>
            </w:r>
          </w:p>
          <w:p w14:paraId="76809095" w14:textId="77777777" w:rsidR="00086DB9" w:rsidRDefault="00086DB9">
            <w:pPr>
              <w:pStyle w:val="Standard"/>
              <w:ind w:left="175"/>
              <w:rPr>
                <w:rFonts w:ascii="Arial" w:hAnsi="Arial" w:cs="Arial"/>
                <w:sz w:val="18"/>
                <w:szCs w:val="18"/>
              </w:rPr>
            </w:pPr>
          </w:p>
        </w:tc>
      </w:tr>
      <w:tr w:rsidR="00086DB9" w14:paraId="7680909B" w14:textId="77777777">
        <w:tc>
          <w:tcPr>
            <w:tcW w:w="852" w:type="dxa"/>
            <w:tcMar>
              <w:top w:w="0" w:type="dxa"/>
              <w:left w:w="108" w:type="dxa"/>
              <w:bottom w:w="0" w:type="dxa"/>
              <w:right w:w="108" w:type="dxa"/>
            </w:tcMar>
          </w:tcPr>
          <w:p w14:paraId="76809097" w14:textId="77777777" w:rsidR="00086DB9" w:rsidRDefault="00986FBA">
            <w:pPr>
              <w:pStyle w:val="Standard"/>
              <w:snapToGrid w:val="0"/>
              <w:rPr>
                <w:rFonts w:ascii="Arial" w:hAnsi="Arial" w:cs="Arial"/>
                <w:sz w:val="18"/>
                <w:szCs w:val="18"/>
              </w:rPr>
            </w:pPr>
            <w:r>
              <w:rPr>
                <w:rFonts w:ascii="Arial" w:hAnsi="Arial" w:cs="Arial"/>
                <w:sz w:val="18"/>
                <w:szCs w:val="18"/>
              </w:rPr>
              <w:t>[RD.11]</w:t>
            </w:r>
          </w:p>
        </w:tc>
        <w:tc>
          <w:tcPr>
            <w:tcW w:w="8609" w:type="dxa"/>
            <w:tcMar>
              <w:top w:w="0" w:type="dxa"/>
              <w:left w:w="108" w:type="dxa"/>
              <w:bottom w:w="0" w:type="dxa"/>
              <w:right w:w="108" w:type="dxa"/>
            </w:tcMar>
          </w:tcPr>
          <w:p w14:paraId="76809098" w14:textId="77777777" w:rsidR="00086DB9" w:rsidRDefault="00986FBA">
            <w:pPr>
              <w:pStyle w:val="Standard"/>
              <w:snapToGrid w:val="0"/>
              <w:ind w:left="175"/>
            </w:pPr>
            <w:r>
              <w:rPr>
                <w:rFonts w:ascii="Arial" w:hAnsi="Arial" w:cs="Arial"/>
                <w:sz w:val="18"/>
                <w:szCs w:val="18"/>
              </w:rPr>
              <w:t>ECMWF</w:t>
            </w:r>
            <w:r>
              <w:rPr>
                <w:rFonts w:ascii="Arial" w:eastAsia="Arial" w:hAnsi="Arial" w:cs="Arial"/>
                <w:sz w:val="18"/>
                <w:szCs w:val="18"/>
              </w:rPr>
              <w:t xml:space="preserve"> </w:t>
            </w:r>
            <w:r>
              <w:rPr>
                <w:rFonts w:ascii="Arial" w:hAnsi="Arial" w:cs="Arial"/>
                <w:sz w:val="18"/>
                <w:szCs w:val="18"/>
              </w:rPr>
              <w:t>(2013)</w:t>
            </w:r>
            <w:r>
              <w:rPr>
                <w:rFonts w:ascii="Arial" w:eastAsia="Arial" w:hAnsi="Arial" w:cs="Arial"/>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encoding/decoding</w:t>
            </w:r>
            <w:r>
              <w:rPr>
                <w:rFonts w:ascii="Arial" w:eastAsia="Arial" w:hAnsi="Arial" w:cs="Arial"/>
                <w:i/>
                <w:sz w:val="18"/>
                <w:szCs w:val="18"/>
              </w:rPr>
              <w:t xml:space="preserve"> </w:t>
            </w:r>
            <w:r>
              <w:rPr>
                <w:rFonts w:ascii="Arial" w:hAnsi="Arial" w:cs="Arial"/>
                <w:i/>
                <w:sz w:val="18"/>
                <w:szCs w:val="18"/>
              </w:rPr>
              <w:t>software</w:t>
            </w:r>
            <w:r>
              <w:rPr>
                <w:rFonts w:ascii="Arial" w:hAnsi="Arial" w:cs="Arial"/>
                <w:sz w:val="18"/>
                <w:szCs w:val="18"/>
              </w:rPr>
              <w:t>:</w:t>
            </w:r>
          </w:p>
          <w:p w14:paraId="76809099" w14:textId="77777777" w:rsidR="00086DB9" w:rsidRDefault="00986FBA">
            <w:pPr>
              <w:pStyle w:val="Standard"/>
              <w:snapToGrid w:val="0"/>
              <w:ind w:left="175"/>
            </w:pPr>
            <w:r>
              <w:rPr>
                <w:rStyle w:val="Internetlink"/>
                <w:rFonts w:ascii="Arial" w:hAnsi="Arial" w:cs="Arial"/>
                <w:color w:val="000000"/>
                <w:sz w:val="18"/>
                <w:szCs w:val="18"/>
              </w:rPr>
              <w:t>https://software.ecmwf.int/wiki/display/BUFR</w:t>
            </w:r>
          </w:p>
          <w:p w14:paraId="7680909A" w14:textId="77777777" w:rsidR="00086DB9" w:rsidRDefault="00086DB9">
            <w:pPr>
              <w:pStyle w:val="Standard"/>
              <w:ind w:left="175"/>
              <w:rPr>
                <w:rFonts w:ascii="Arial" w:hAnsi="Arial" w:cs="Arial"/>
                <w:sz w:val="18"/>
                <w:szCs w:val="18"/>
              </w:rPr>
            </w:pPr>
          </w:p>
        </w:tc>
      </w:tr>
      <w:tr w:rsidR="00086DB9" w14:paraId="7680909F" w14:textId="77777777">
        <w:tc>
          <w:tcPr>
            <w:tcW w:w="852" w:type="dxa"/>
            <w:tcMar>
              <w:top w:w="0" w:type="dxa"/>
              <w:left w:w="108" w:type="dxa"/>
              <w:bottom w:w="0" w:type="dxa"/>
              <w:right w:w="108" w:type="dxa"/>
            </w:tcMar>
          </w:tcPr>
          <w:p w14:paraId="7680909C" w14:textId="77777777" w:rsidR="00086DB9" w:rsidRDefault="00986FBA">
            <w:pPr>
              <w:pStyle w:val="Standard"/>
              <w:snapToGrid w:val="0"/>
              <w:rPr>
                <w:rFonts w:ascii="Arial" w:hAnsi="Arial" w:cs="Arial"/>
                <w:sz w:val="18"/>
                <w:szCs w:val="18"/>
              </w:rPr>
            </w:pPr>
            <w:r>
              <w:rPr>
                <w:rFonts w:ascii="Arial" w:hAnsi="Arial" w:cs="Arial"/>
                <w:sz w:val="18"/>
                <w:szCs w:val="18"/>
              </w:rPr>
              <w:t>[RD.12]</w:t>
            </w:r>
          </w:p>
        </w:tc>
        <w:tc>
          <w:tcPr>
            <w:tcW w:w="8609" w:type="dxa"/>
            <w:tcMar>
              <w:top w:w="0" w:type="dxa"/>
              <w:left w:w="108" w:type="dxa"/>
              <w:bottom w:w="0" w:type="dxa"/>
              <w:right w:w="108" w:type="dxa"/>
            </w:tcMar>
          </w:tcPr>
          <w:p w14:paraId="7680909D" w14:textId="77777777" w:rsidR="00086DB9" w:rsidRDefault="00986FBA">
            <w:pPr>
              <w:pStyle w:val="Standard"/>
              <w:snapToGrid w:val="0"/>
              <w:ind w:left="175"/>
            </w:pPr>
            <w:r>
              <w:rPr>
                <w:rFonts w:ascii="Arial" w:hAnsi="Arial" w:cs="Arial"/>
                <w:sz w:val="18"/>
                <w:szCs w:val="18"/>
                <w:lang w:val="de-DE"/>
              </w:rPr>
              <w:t>Cygwin</w:t>
            </w:r>
            <w:r>
              <w:rPr>
                <w:rFonts w:ascii="Arial" w:eastAsia="Arial" w:hAnsi="Arial" w:cs="Arial"/>
                <w:sz w:val="18"/>
                <w:szCs w:val="18"/>
                <w:lang w:val="de-DE"/>
              </w:rPr>
              <w:t xml:space="preserve"> </w:t>
            </w:r>
            <w:r>
              <w:rPr>
                <w:rFonts w:ascii="Arial" w:hAnsi="Arial" w:cs="Arial"/>
                <w:sz w:val="18"/>
                <w:szCs w:val="18"/>
                <w:lang w:val="de-DE"/>
              </w:rPr>
              <w:t>website</w:t>
            </w:r>
            <w:r>
              <w:rPr>
                <w:rFonts w:ascii="Arial" w:eastAsia="Arial" w:hAnsi="Arial" w:cs="Arial"/>
                <w:sz w:val="18"/>
                <w:szCs w:val="18"/>
                <w:lang w:val="de-DE"/>
              </w:rPr>
              <w:t xml:space="preserve"> </w:t>
            </w:r>
            <w:r>
              <w:rPr>
                <w:rStyle w:val="Internetlink"/>
                <w:rFonts w:ascii="Arial" w:hAnsi="Arial" w:cs="Arial"/>
                <w:color w:val="000000"/>
                <w:sz w:val="18"/>
                <w:szCs w:val="18"/>
                <w:lang w:val="de-DE"/>
              </w:rPr>
              <w:t>http://www.cygwin.com</w:t>
            </w:r>
          </w:p>
          <w:p w14:paraId="7680909E" w14:textId="77777777" w:rsidR="00086DB9" w:rsidRDefault="00086DB9">
            <w:pPr>
              <w:pStyle w:val="Standard"/>
              <w:ind w:left="175"/>
              <w:rPr>
                <w:rFonts w:ascii="Arial" w:hAnsi="Arial" w:cs="Arial"/>
                <w:sz w:val="18"/>
                <w:szCs w:val="18"/>
                <w:lang w:val="de-DE"/>
              </w:rPr>
            </w:pPr>
          </w:p>
        </w:tc>
      </w:tr>
      <w:tr w:rsidR="00086DB9" w:rsidRPr="00A650EB" w14:paraId="768090A7" w14:textId="77777777">
        <w:tc>
          <w:tcPr>
            <w:tcW w:w="852" w:type="dxa"/>
            <w:tcMar>
              <w:top w:w="0" w:type="dxa"/>
              <w:left w:w="108" w:type="dxa"/>
              <w:bottom w:w="0" w:type="dxa"/>
              <w:right w:w="108" w:type="dxa"/>
            </w:tcMar>
          </w:tcPr>
          <w:p w14:paraId="768090A0" w14:textId="77777777" w:rsidR="00086DB9" w:rsidRDefault="00986FBA">
            <w:pPr>
              <w:pStyle w:val="Standard"/>
              <w:snapToGrid w:val="0"/>
              <w:rPr>
                <w:rFonts w:ascii="Arial" w:hAnsi="Arial" w:cs="Arial"/>
                <w:sz w:val="18"/>
                <w:szCs w:val="18"/>
              </w:rPr>
            </w:pPr>
            <w:r>
              <w:rPr>
                <w:rFonts w:ascii="Arial" w:hAnsi="Arial" w:cs="Arial"/>
                <w:sz w:val="18"/>
                <w:szCs w:val="18"/>
              </w:rPr>
              <w:t>[RD.13]</w:t>
            </w:r>
          </w:p>
          <w:p w14:paraId="768090A1" w14:textId="77777777" w:rsidR="00086DB9" w:rsidRDefault="00086DB9">
            <w:pPr>
              <w:pStyle w:val="Standard"/>
              <w:snapToGrid w:val="0"/>
              <w:rPr>
                <w:rFonts w:ascii="Arial" w:hAnsi="Arial" w:cs="Arial"/>
                <w:sz w:val="18"/>
                <w:szCs w:val="18"/>
              </w:rPr>
            </w:pPr>
          </w:p>
          <w:p w14:paraId="768090A2" w14:textId="77777777" w:rsidR="00086DB9" w:rsidRDefault="00986FBA">
            <w:pPr>
              <w:pStyle w:val="Standard"/>
              <w:snapToGrid w:val="0"/>
              <w:rPr>
                <w:rFonts w:ascii="Arial" w:hAnsi="Arial" w:cs="Arial"/>
                <w:sz w:val="18"/>
                <w:szCs w:val="18"/>
              </w:rPr>
            </w:pPr>
            <w:r>
              <w:rPr>
                <w:rFonts w:ascii="Arial" w:hAnsi="Arial" w:cs="Arial"/>
                <w:sz w:val="18"/>
                <w:szCs w:val="18"/>
              </w:rPr>
              <w:t>[RD.14]</w:t>
            </w:r>
          </w:p>
        </w:tc>
        <w:tc>
          <w:tcPr>
            <w:tcW w:w="8609" w:type="dxa"/>
            <w:tcMar>
              <w:top w:w="0" w:type="dxa"/>
              <w:left w:w="108" w:type="dxa"/>
              <w:bottom w:w="0" w:type="dxa"/>
              <w:right w:w="108" w:type="dxa"/>
            </w:tcMar>
          </w:tcPr>
          <w:p w14:paraId="768090A3" w14:textId="77777777" w:rsidR="00086DB9" w:rsidRDefault="00986FBA">
            <w:pPr>
              <w:pStyle w:val="Standard"/>
              <w:snapToGrid w:val="0"/>
              <w:ind w:left="175"/>
            </w:pPr>
            <w:r>
              <w:rPr>
                <w:rFonts w:ascii="Arial" w:hAnsi="Arial" w:cs="Arial"/>
                <w:sz w:val="18"/>
                <w:szCs w:val="18"/>
              </w:rPr>
              <w:t>ROM</w:t>
            </w:r>
            <w:r>
              <w:rPr>
                <w:rFonts w:ascii="Arial" w:eastAsia="Arial" w:hAnsi="Arial" w:cs="Arial"/>
                <w:sz w:val="18"/>
                <w:szCs w:val="18"/>
              </w:rPr>
              <w:t xml:space="preserve"> </w:t>
            </w:r>
            <w:r>
              <w:rPr>
                <w:rFonts w:ascii="Arial" w:hAnsi="Arial" w:cs="Arial"/>
                <w:sz w:val="18"/>
                <w:szCs w:val="18"/>
              </w:rPr>
              <w:t>SAF</w:t>
            </w:r>
            <w:r>
              <w:rPr>
                <w:rFonts w:ascii="Arial" w:eastAsia="Arial" w:hAnsi="Arial" w:cs="Arial"/>
                <w:sz w:val="18"/>
                <w:szCs w:val="18"/>
              </w:rPr>
              <w:t xml:space="preserve"> </w:t>
            </w:r>
            <w:r>
              <w:rPr>
                <w:rFonts w:ascii="Arial" w:hAnsi="Arial" w:cs="Arial"/>
                <w:sz w:val="18"/>
                <w:szCs w:val="18"/>
              </w:rPr>
              <w:t>website</w:t>
            </w:r>
            <w:r>
              <w:rPr>
                <w:rFonts w:ascii="Arial" w:eastAsia="Arial" w:hAnsi="Arial" w:cs="Arial"/>
                <w:sz w:val="18"/>
                <w:szCs w:val="18"/>
              </w:rPr>
              <w:t xml:space="preserve"> </w:t>
            </w:r>
            <w:r>
              <w:rPr>
                <w:rStyle w:val="Internetlink"/>
                <w:rFonts w:ascii="Arial" w:hAnsi="Arial" w:cs="Arial"/>
                <w:color w:val="000000"/>
                <w:sz w:val="18"/>
                <w:szCs w:val="18"/>
              </w:rPr>
              <w:t>http://www.romsaf.org</w:t>
            </w:r>
          </w:p>
          <w:p w14:paraId="768090A4" w14:textId="77777777" w:rsidR="00086DB9" w:rsidRDefault="00086DB9">
            <w:pPr>
              <w:pStyle w:val="Standard"/>
              <w:ind w:left="175"/>
              <w:rPr>
                <w:rFonts w:ascii="Arial" w:hAnsi="Arial" w:cs="Arial"/>
                <w:sz w:val="18"/>
                <w:szCs w:val="18"/>
              </w:rPr>
            </w:pPr>
          </w:p>
          <w:p w14:paraId="768090A5" w14:textId="77777777" w:rsidR="00086DB9" w:rsidRDefault="00986FBA">
            <w:pPr>
              <w:pStyle w:val="Standard"/>
              <w:snapToGrid w:val="0"/>
              <w:ind w:left="175"/>
              <w:rPr>
                <w:rFonts w:ascii="Arial" w:hAnsi="Arial" w:cs="Arial"/>
                <w:sz w:val="18"/>
                <w:szCs w:val="18"/>
              </w:rPr>
            </w:pPr>
            <w:r>
              <w:rPr>
                <w:rFonts w:ascii="Arial" w:hAnsi="Arial" w:cs="Arial"/>
                <w:sz w:val="18"/>
                <w:szCs w:val="18"/>
              </w:rPr>
              <w:t>ROPP</w:t>
            </w:r>
            <w:r>
              <w:rPr>
                <w:rFonts w:ascii="Arial" w:eastAsia="Arial" w:hAnsi="Arial" w:cs="Arial"/>
                <w:sz w:val="18"/>
                <w:szCs w:val="18"/>
              </w:rPr>
              <w:t xml:space="preserve"> Overview.</w:t>
            </w:r>
          </w:p>
          <w:p w14:paraId="768090A6" w14:textId="77777777" w:rsidR="00086DB9" w:rsidRPr="00A650EB" w:rsidRDefault="00986FBA">
            <w:pPr>
              <w:pStyle w:val="Standard"/>
              <w:snapToGrid w:val="0"/>
              <w:ind w:left="175"/>
              <w:rPr>
                <w:rFonts w:ascii="Arial" w:hAnsi="Arial" w:cs="Arial"/>
                <w:sz w:val="18"/>
                <w:szCs w:val="18"/>
                <w:lang w:val="da-DK"/>
                <w:rPrChange w:id="16" w:author="Stig Syndergaard" w:date="2022-10-31T12:08:00Z">
                  <w:rPr>
                    <w:rFonts w:ascii="Arial" w:hAnsi="Arial" w:cs="Arial"/>
                    <w:sz w:val="18"/>
                    <w:szCs w:val="18"/>
                  </w:rPr>
                </w:rPrChange>
              </w:rPr>
            </w:pPr>
            <w:r w:rsidRPr="00A650EB">
              <w:rPr>
                <w:rFonts w:ascii="Arial" w:eastAsia="Arial" w:hAnsi="Arial" w:cs="Arial"/>
                <w:sz w:val="18"/>
                <w:szCs w:val="18"/>
                <w:lang w:val="da-DK"/>
                <w:rPrChange w:id="17" w:author="Stig Syndergaard" w:date="2022-10-31T12:08:00Z">
                  <w:rPr>
                    <w:rFonts w:ascii="Arial" w:eastAsia="Arial" w:hAnsi="Arial" w:cs="Arial"/>
                    <w:sz w:val="18"/>
                    <w:szCs w:val="18"/>
                  </w:rPr>
                </w:rPrChange>
              </w:rPr>
              <w:t>Ref: SAF/ROM/METO/UG/ROPP/001</w:t>
            </w:r>
          </w:p>
        </w:tc>
      </w:tr>
      <w:tr w:rsidR="00086DB9" w:rsidRPr="00A650EB" w14:paraId="768090AA" w14:textId="77777777">
        <w:tc>
          <w:tcPr>
            <w:tcW w:w="852" w:type="dxa"/>
            <w:tcMar>
              <w:top w:w="0" w:type="dxa"/>
              <w:left w:w="108" w:type="dxa"/>
              <w:bottom w:w="0" w:type="dxa"/>
              <w:right w:w="108" w:type="dxa"/>
            </w:tcMar>
          </w:tcPr>
          <w:p w14:paraId="768090A8" w14:textId="77777777" w:rsidR="00086DB9" w:rsidRPr="00A650EB" w:rsidRDefault="00086DB9">
            <w:pPr>
              <w:pStyle w:val="Standard"/>
              <w:snapToGrid w:val="0"/>
              <w:rPr>
                <w:rFonts w:ascii="Arial" w:hAnsi="Arial" w:cs="Arial"/>
                <w:sz w:val="18"/>
                <w:szCs w:val="18"/>
                <w:lang w:val="da-DK"/>
                <w:rPrChange w:id="18" w:author="Stig Syndergaard" w:date="2022-10-31T12:08:00Z">
                  <w:rPr>
                    <w:rFonts w:ascii="Arial" w:hAnsi="Arial" w:cs="Arial"/>
                    <w:sz w:val="18"/>
                    <w:szCs w:val="18"/>
                  </w:rPr>
                </w:rPrChange>
              </w:rPr>
            </w:pPr>
          </w:p>
        </w:tc>
        <w:tc>
          <w:tcPr>
            <w:tcW w:w="8609" w:type="dxa"/>
            <w:tcMar>
              <w:top w:w="0" w:type="dxa"/>
              <w:left w:w="108" w:type="dxa"/>
              <w:bottom w:w="0" w:type="dxa"/>
              <w:right w:w="108" w:type="dxa"/>
            </w:tcMar>
          </w:tcPr>
          <w:p w14:paraId="768090A9" w14:textId="77777777" w:rsidR="00086DB9" w:rsidRPr="00A650EB" w:rsidRDefault="00086DB9">
            <w:pPr>
              <w:pStyle w:val="Standard"/>
              <w:snapToGrid w:val="0"/>
              <w:ind w:left="175"/>
              <w:rPr>
                <w:lang w:val="da-DK"/>
                <w:rPrChange w:id="19" w:author="Stig Syndergaard" w:date="2022-10-31T12:08:00Z">
                  <w:rPr/>
                </w:rPrChange>
              </w:rPr>
            </w:pPr>
          </w:p>
        </w:tc>
      </w:tr>
    </w:tbl>
    <w:p w14:paraId="768090AB" w14:textId="77777777" w:rsidR="00086DB9" w:rsidRPr="00A650EB" w:rsidRDefault="00086DB9">
      <w:pPr>
        <w:pStyle w:val="Heading1"/>
        <w:numPr>
          <w:ilvl w:val="0"/>
          <w:numId w:val="0"/>
        </w:numPr>
        <w:spacing w:after="120"/>
        <w:jc w:val="both"/>
        <w:rPr>
          <w:rFonts w:ascii="Arial" w:hAnsi="Arial" w:cs="Arial"/>
          <w:sz w:val="28"/>
          <w:szCs w:val="28"/>
          <w:lang w:val="da-DK"/>
          <w:rPrChange w:id="20" w:author="Stig Syndergaard" w:date="2022-10-31T12:08:00Z">
            <w:rPr>
              <w:rFonts w:ascii="Arial" w:hAnsi="Arial" w:cs="Arial"/>
              <w:sz w:val="28"/>
              <w:szCs w:val="28"/>
            </w:rPr>
          </w:rPrChange>
        </w:rPr>
      </w:pPr>
    </w:p>
    <w:p w14:paraId="768090AC" w14:textId="77777777" w:rsidR="00086DB9" w:rsidRDefault="00986FBA">
      <w:pPr>
        <w:pStyle w:val="Heading2"/>
      </w:pPr>
      <w:bookmarkStart w:id="21" w:name="__RefHeading__49_1229796929"/>
      <w:r>
        <w:t>Acronyms and abbreviations</w:t>
      </w:r>
      <w:bookmarkEnd w:id="21"/>
    </w:p>
    <w:tbl>
      <w:tblPr>
        <w:tblW w:w="9056" w:type="dxa"/>
        <w:tblInd w:w="13" w:type="dxa"/>
        <w:tblLayout w:type="fixed"/>
        <w:tblCellMar>
          <w:left w:w="10" w:type="dxa"/>
          <w:right w:w="10" w:type="dxa"/>
        </w:tblCellMar>
        <w:tblLook w:val="0000" w:firstRow="0" w:lastRow="0" w:firstColumn="0" w:lastColumn="0" w:noHBand="0" w:noVBand="0"/>
      </w:tblPr>
      <w:tblGrid>
        <w:gridCol w:w="1431"/>
        <w:gridCol w:w="7625"/>
      </w:tblGrid>
      <w:tr w:rsidR="00086DB9" w14:paraId="768090AF" w14:textId="77777777">
        <w:trPr>
          <w:trHeight w:hRule="exact" w:val="284"/>
        </w:trPr>
        <w:tc>
          <w:tcPr>
            <w:tcW w:w="1431" w:type="dxa"/>
            <w:tcMar>
              <w:top w:w="0" w:type="dxa"/>
              <w:left w:w="108" w:type="dxa"/>
              <w:bottom w:w="0" w:type="dxa"/>
              <w:right w:w="108" w:type="dxa"/>
            </w:tcMar>
            <w:vAlign w:val="center"/>
          </w:tcPr>
          <w:p w14:paraId="768090AD" w14:textId="77777777" w:rsidR="00086DB9" w:rsidRDefault="00986FBA">
            <w:pPr>
              <w:pStyle w:val="Standard"/>
              <w:snapToGrid w:val="0"/>
              <w:rPr>
                <w:rFonts w:ascii="Arial" w:hAnsi="Arial" w:cs="Arial"/>
                <w:b/>
                <w:sz w:val="18"/>
                <w:szCs w:val="18"/>
              </w:rPr>
            </w:pPr>
            <w:r>
              <w:rPr>
                <w:rFonts w:ascii="Arial" w:hAnsi="Arial" w:cs="Arial"/>
                <w:b/>
                <w:sz w:val="18"/>
                <w:szCs w:val="18"/>
              </w:rPr>
              <w:t>ARH</w:t>
            </w:r>
          </w:p>
        </w:tc>
        <w:tc>
          <w:tcPr>
            <w:tcW w:w="7625" w:type="dxa"/>
            <w:tcMar>
              <w:top w:w="0" w:type="dxa"/>
              <w:left w:w="108" w:type="dxa"/>
              <w:bottom w:w="0" w:type="dxa"/>
              <w:right w:w="108" w:type="dxa"/>
            </w:tcMar>
            <w:vAlign w:val="center"/>
          </w:tcPr>
          <w:p w14:paraId="768090AE" w14:textId="77777777" w:rsidR="00086DB9" w:rsidRDefault="00986FBA">
            <w:pPr>
              <w:pStyle w:val="Standard"/>
              <w:snapToGrid w:val="0"/>
              <w:rPr>
                <w:rFonts w:ascii="Arial" w:hAnsi="Arial" w:cs="Arial"/>
                <w:sz w:val="18"/>
                <w:szCs w:val="18"/>
              </w:rPr>
            </w:pPr>
            <w:r>
              <w:rPr>
                <w:rFonts w:ascii="Arial" w:hAnsi="Arial" w:cs="Arial"/>
                <w:sz w:val="18"/>
                <w:szCs w:val="18"/>
              </w:rPr>
              <w:t>Abbreviated</w:t>
            </w:r>
            <w:r>
              <w:rPr>
                <w:rFonts w:ascii="Arial" w:eastAsia="Arial" w:hAnsi="Arial" w:cs="Arial"/>
                <w:sz w:val="18"/>
                <w:szCs w:val="18"/>
              </w:rPr>
              <w:t xml:space="preserve"> </w:t>
            </w:r>
            <w:r>
              <w:rPr>
                <w:rFonts w:ascii="Arial" w:hAnsi="Arial" w:cs="Arial"/>
                <w:sz w:val="18"/>
                <w:szCs w:val="18"/>
              </w:rPr>
              <w:t>Routing</w:t>
            </w:r>
            <w:r>
              <w:rPr>
                <w:rFonts w:ascii="Arial" w:eastAsia="Arial" w:hAnsi="Arial" w:cs="Arial"/>
                <w:sz w:val="18"/>
                <w:szCs w:val="18"/>
              </w:rPr>
              <w:t xml:space="preserve"> </w:t>
            </w:r>
            <w:r>
              <w:rPr>
                <w:rFonts w:ascii="Arial" w:hAnsi="Arial" w:cs="Arial"/>
                <w:sz w:val="18"/>
                <w:szCs w:val="18"/>
              </w:rPr>
              <w:t>Header</w:t>
            </w:r>
            <w:r>
              <w:rPr>
                <w:rFonts w:ascii="Arial" w:eastAsia="Arial" w:hAnsi="Arial" w:cs="Arial"/>
                <w:sz w:val="18"/>
                <w:szCs w:val="18"/>
              </w:rPr>
              <w:t xml:space="preserve"> </w:t>
            </w:r>
            <w:r>
              <w:rPr>
                <w:rFonts w:ascii="Arial" w:hAnsi="Arial" w:cs="Arial"/>
                <w:sz w:val="18"/>
                <w:szCs w:val="18"/>
              </w:rPr>
              <w:t>(WMO)</w:t>
            </w:r>
          </w:p>
        </w:tc>
      </w:tr>
      <w:tr w:rsidR="00086DB9" w14:paraId="768090B2" w14:textId="77777777">
        <w:trPr>
          <w:trHeight w:hRule="exact" w:val="284"/>
        </w:trPr>
        <w:tc>
          <w:tcPr>
            <w:tcW w:w="1431" w:type="dxa"/>
            <w:tcMar>
              <w:top w:w="0" w:type="dxa"/>
              <w:left w:w="108" w:type="dxa"/>
              <w:bottom w:w="0" w:type="dxa"/>
              <w:right w:w="108" w:type="dxa"/>
            </w:tcMar>
            <w:vAlign w:val="center"/>
          </w:tcPr>
          <w:p w14:paraId="768090B0"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Beidou</w:t>
            </w:r>
            <w:proofErr w:type="spellEnd"/>
          </w:p>
        </w:tc>
        <w:tc>
          <w:tcPr>
            <w:tcW w:w="7625" w:type="dxa"/>
            <w:tcMar>
              <w:top w:w="0" w:type="dxa"/>
              <w:left w:w="108" w:type="dxa"/>
              <w:bottom w:w="0" w:type="dxa"/>
              <w:right w:w="108" w:type="dxa"/>
            </w:tcMar>
            <w:vAlign w:val="center"/>
          </w:tcPr>
          <w:p w14:paraId="768090B1" w14:textId="77777777" w:rsidR="00086DB9" w:rsidRDefault="00986FBA">
            <w:pPr>
              <w:pStyle w:val="Standard"/>
              <w:snapToGrid w:val="0"/>
              <w:rPr>
                <w:rFonts w:ascii="Arial" w:hAnsi="Arial" w:cs="Arial"/>
                <w:sz w:val="18"/>
                <w:szCs w:val="18"/>
              </w:rPr>
            </w:pPr>
            <w:r>
              <w:rPr>
                <w:rFonts w:ascii="Arial" w:hAnsi="Arial" w:cs="Arial"/>
                <w:sz w:val="18"/>
                <w:szCs w:val="18"/>
              </w:rPr>
              <w:t>Chinese GNSS navigation system.  Beidou-2 also known as COMPASS.</w:t>
            </w:r>
          </w:p>
        </w:tc>
      </w:tr>
      <w:tr w:rsidR="00086DB9" w14:paraId="768090B5" w14:textId="77777777">
        <w:trPr>
          <w:trHeight w:hRule="exact" w:val="284"/>
        </w:trPr>
        <w:tc>
          <w:tcPr>
            <w:tcW w:w="1431" w:type="dxa"/>
            <w:tcMar>
              <w:top w:w="0" w:type="dxa"/>
              <w:left w:w="108" w:type="dxa"/>
              <w:bottom w:w="0" w:type="dxa"/>
              <w:right w:w="108" w:type="dxa"/>
            </w:tcMar>
            <w:vAlign w:val="center"/>
          </w:tcPr>
          <w:p w14:paraId="768090B3" w14:textId="77777777" w:rsidR="00086DB9" w:rsidRDefault="00986FBA">
            <w:pPr>
              <w:pStyle w:val="Standard"/>
              <w:snapToGrid w:val="0"/>
              <w:rPr>
                <w:rFonts w:ascii="Arial" w:hAnsi="Arial" w:cs="Arial"/>
                <w:b/>
                <w:sz w:val="18"/>
                <w:szCs w:val="18"/>
              </w:rPr>
            </w:pPr>
            <w:r>
              <w:rPr>
                <w:rFonts w:ascii="Arial" w:hAnsi="Arial" w:cs="Arial"/>
                <w:b/>
                <w:sz w:val="18"/>
                <w:szCs w:val="18"/>
              </w:rPr>
              <w:t>BUFR</w:t>
            </w:r>
          </w:p>
        </w:tc>
        <w:tc>
          <w:tcPr>
            <w:tcW w:w="7625" w:type="dxa"/>
            <w:tcMar>
              <w:top w:w="0" w:type="dxa"/>
              <w:left w:w="108" w:type="dxa"/>
              <w:bottom w:w="0" w:type="dxa"/>
              <w:right w:w="108" w:type="dxa"/>
            </w:tcMar>
            <w:vAlign w:val="center"/>
          </w:tcPr>
          <w:p w14:paraId="768090B4" w14:textId="77777777" w:rsidR="00086DB9" w:rsidRDefault="00986FBA">
            <w:pPr>
              <w:pStyle w:val="Standard"/>
              <w:snapToGrid w:val="0"/>
              <w:rPr>
                <w:rFonts w:ascii="Arial" w:hAnsi="Arial" w:cs="Arial"/>
                <w:sz w:val="18"/>
                <w:szCs w:val="18"/>
              </w:rPr>
            </w:pPr>
            <w:r>
              <w:rPr>
                <w:rFonts w:ascii="Arial" w:hAnsi="Arial" w:cs="Arial"/>
                <w:sz w:val="18"/>
                <w:szCs w:val="18"/>
              </w:rPr>
              <w:t>Binary</w:t>
            </w:r>
            <w:r>
              <w:rPr>
                <w:rFonts w:ascii="Arial" w:eastAsia="Arial" w:hAnsi="Arial" w:cs="Arial"/>
                <w:sz w:val="18"/>
                <w:szCs w:val="18"/>
              </w:rPr>
              <w:t xml:space="preserve"> </w:t>
            </w:r>
            <w:r>
              <w:rPr>
                <w:rFonts w:ascii="Arial" w:hAnsi="Arial" w:cs="Arial"/>
                <w:sz w:val="18"/>
                <w:szCs w:val="18"/>
              </w:rPr>
              <w:t>Universal</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(WMO)</w:t>
            </w:r>
          </w:p>
        </w:tc>
      </w:tr>
      <w:tr w:rsidR="00086DB9" w14:paraId="768090B8" w14:textId="77777777">
        <w:trPr>
          <w:trHeight w:hRule="exact" w:val="284"/>
        </w:trPr>
        <w:tc>
          <w:tcPr>
            <w:tcW w:w="1431" w:type="dxa"/>
            <w:tcMar>
              <w:top w:w="0" w:type="dxa"/>
              <w:left w:w="108" w:type="dxa"/>
              <w:bottom w:w="0" w:type="dxa"/>
              <w:right w:w="108" w:type="dxa"/>
            </w:tcMar>
            <w:vAlign w:val="center"/>
          </w:tcPr>
          <w:p w14:paraId="768090B6" w14:textId="77777777" w:rsidR="00086DB9" w:rsidRDefault="00986FBA">
            <w:pPr>
              <w:pStyle w:val="Standard"/>
              <w:snapToGrid w:val="0"/>
              <w:rPr>
                <w:rFonts w:ascii="Arial" w:hAnsi="Arial" w:cs="Arial"/>
                <w:b/>
                <w:sz w:val="18"/>
                <w:szCs w:val="18"/>
              </w:rPr>
            </w:pPr>
            <w:r>
              <w:rPr>
                <w:rFonts w:ascii="Arial" w:hAnsi="Arial" w:cs="Arial"/>
                <w:b/>
                <w:sz w:val="18"/>
                <w:szCs w:val="18"/>
              </w:rPr>
              <w:t>CBS</w:t>
            </w:r>
          </w:p>
        </w:tc>
        <w:tc>
          <w:tcPr>
            <w:tcW w:w="7625" w:type="dxa"/>
            <w:tcMar>
              <w:top w:w="0" w:type="dxa"/>
              <w:left w:w="108" w:type="dxa"/>
              <w:bottom w:w="0" w:type="dxa"/>
              <w:right w:w="108" w:type="dxa"/>
            </w:tcMar>
            <w:vAlign w:val="center"/>
          </w:tcPr>
          <w:p w14:paraId="768090B7" w14:textId="77777777" w:rsidR="00086DB9" w:rsidRDefault="00986FBA">
            <w:pPr>
              <w:pStyle w:val="Standard"/>
              <w:snapToGrid w:val="0"/>
              <w:rPr>
                <w:rFonts w:ascii="Arial" w:hAnsi="Arial" w:cs="Arial"/>
                <w:sz w:val="18"/>
                <w:szCs w:val="18"/>
              </w:rPr>
            </w:pPr>
            <w:r>
              <w:rPr>
                <w:rFonts w:ascii="Arial" w:hAnsi="Arial" w:cs="Arial"/>
                <w:sz w:val="18"/>
                <w:szCs w:val="18"/>
              </w:rPr>
              <w:t>Committee</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Basic</w:t>
            </w:r>
            <w:r>
              <w:rPr>
                <w:rFonts w:ascii="Arial" w:eastAsia="Arial" w:hAnsi="Arial" w:cs="Arial"/>
                <w:sz w:val="18"/>
                <w:szCs w:val="18"/>
              </w:rPr>
              <w:t xml:space="preserve"> </w:t>
            </w:r>
            <w:r>
              <w:rPr>
                <w:rFonts w:ascii="Arial" w:hAnsi="Arial" w:cs="Arial"/>
                <w:sz w:val="18"/>
                <w:szCs w:val="18"/>
              </w:rPr>
              <w:t>Systems</w:t>
            </w:r>
            <w:r>
              <w:rPr>
                <w:rFonts w:ascii="Arial" w:eastAsia="Arial" w:hAnsi="Arial" w:cs="Arial"/>
                <w:sz w:val="18"/>
                <w:szCs w:val="18"/>
              </w:rPr>
              <w:t xml:space="preserve"> </w:t>
            </w:r>
            <w:r>
              <w:rPr>
                <w:rFonts w:ascii="Arial" w:hAnsi="Arial" w:cs="Arial"/>
                <w:sz w:val="18"/>
                <w:szCs w:val="18"/>
              </w:rPr>
              <w:t>(WMO)</w:t>
            </w:r>
          </w:p>
        </w:tc>
      </w:tr>
      <w:tr w:rsidR="00086DB9" w14:paraId="768090BB" w14:textId="77777777">
        <w:trPr>
          <w:trHeight w:hRule="exact" w:val="284"/>
        </w:trPr>
        <w:tc>
          <w:tcPr>
            <w:tcW w:w="1431" w:type="dxa"/>
            <w:tcMar>
              <w:top w:w="0" w:type="dxa"/>
              <w:left w:w="108" w:type="dxa"/>
              <w:bottom w:w="0" w:type="dxa"/>
              <w:right w:w="108" w:type="dxa"/>
            </w:tcMar>
            <w:vAlign w:val="center"/>
          </w:tcPr>
          <w:p w14:paraId="768090B9" w14:textId="77777777" w:rsidR="00086DB9" w:rsidRDefault="00986FBA">
            <w:pPr>
              <w:pStyle w:val="Standard"/>
              <w:snapToGrid w:val="0"/>
              <w:rPr>
                <w:rFonts w:ascii="Arial" w:hAnsi="Arial" w:cs="Arial"/>
                <w:b/>
                <w:sz w:val="18"/>
                <w:szCs w:val="18"/>
              </w:rPr>
            </w:pPr>
            <w:r>
              <w:rPr>
                <w:rFonts w:ascii="Arial" w:hAnsi="Arial" w:cs="Arial"/>
                <w:b/>
                <w:sz w:val="18"/>
                <w:szCs w:val="18"/>
              </w:rPr>
              <w:t>CDR</w:t>
            </w:r>
          </w:p>
        </w:tc>
        <w:tc>
          <w:tcPr>
            <w:tcW w:w="7625" w:type="dxa"/>
            <w:tcMar>
              <w:top w:w="0" w:type="dxa"/>
              <w:left w:w="108" w:type="dxa"/>
              <w:bottom w:w="0" w:type="dxa"/>
              <w:right w:w="108" w:type="dxa"/>
            </w:tcMar>
            <w:vAlign w:val="center"/>
          </w:tcPr>
          <w:p w14:paraId="768090BA" w14:textId="77777777" w:rsidR="00086DB9" w:rsidRDefault="00986FBA">
            <w:pPr>
              <w:pStyle w:val="Standard"/>
              <w:snapToGrid w:val="0"/>
              <w:rPr>
                <w:rFonts w:ascii="Arial" w:hAnsi="Arial" w:cs="Arial"/>
                <w:sz w:val="18"/>
                <w:szCs w:val="18"/>
              </w:rPr>
            </w:pPr>
            <w:r>
              <w:rPr>
                <w:rFonts w:ascii="Arial" w:hAnsi="Arial" w:cs="Arial"/>
                <w:sz w:val="18"/>
                <w:szCs w:val="18"/>
              </w:rPr>
              <w:t>Climate Data Record</w:t>
            </w:r>
          </w:p>
        </w:tc>
      </w:tr>
      <w:tr w:rsidR="00086DB9" w14:paraId="768090BE" w14:textId="77777777">
        <w:trPr>
          <w:trHeight w:hRule="exact" w:val="284"/>
        </w:trPr>
        <w:tc>
          <w:tcPr>
            <w:tcW w:w="1431" w:type="dxa"/>
            <w:tcMar>
              <w:top w:w="0" w:type="dxa"/>
              <w:left w:w="108" w:type="dxa"/>
              <w:bottom w:w="0" w:type="dxa"/>
              <w:right w:w="108" w:type="dxa"/>
            </w:tcMar>
            <w:vAlign w:val="center"/>
          </w:tcPr>
          <w:p w14:paraId="768090BC" w14:textId="77777777" w:rsidR="00086DB9" w:rsidRDefault="00986FBA">
            <w:pPr>
              <w:pStyle w:val="Standard"/>
              <w:snapToGrid w:val="0"/>
              <w:rPr>
                <w:rFonts w:ascii="Arial" w:hAnsi="Arial" w:cs="Arial"/>
                <w:b/>
                <w:sz w:val="18"/>
                <w:szCs w:val="18"/>
              </w:rPr>
            </w:pPr>
            <w:r>
              <w:rPr>
                <w:rFonts w:ascii="Arial" w:hAnsi="Arial" w:cs="Arial"/>
                <w:b/>
                <w:sz w:val="18"/>
                <w:szCs w:val="18"/>
              </w:rPr>
              <w:t>CCT</w:t>
            </w:r>
          </w:p>
        </w:tc>
        <w:tc>
          <w:tcPr>
            <w:tcW w:w="7625" w:type="dxa"/>
            <w:tcMar>
              <w:top w:w="0" w:type="dxa"/>
              <w:left w:w="108" w:type="dxa"/>
              <w:bottom w:w="0" w:type="dxa"/>
              <w:right w:w="108" w:type="dxa"/>
            </w:tcMar>
            <w:vAlign w:val="center"/>
          </w:tcPr>
          <w:p w14:paraId="768090BD" w14:textId="77777777" w:rsidR="00086DB9" w:rsidRDefault="00986FBA">
            <w:pPr>
              <w:pStyle w:val="Standard"/>
              <w:snapToGrid w:val="0"/>
            </w:pPr>
            <w:r>
              <w:rPr>
                <w:rFonts w:ascii="Arial" w:hAnsi="Arial" w:cs="Arial"/>
                <w:sz w:val="18"/>
                <w:szCs w:val="18"/>
              </w:rPr>
              <w:t>Common</w:t>
            </w:r>
            <w:r>
              <w:rPr>
                <w:rFonts w:ascii="Arial" w:eastAsia="Arial" w:hAnsi="Arial" w:cs="Arial"/>
                <w:sz w:val="18"/>
                <w:szCs w:val="18"/>
              </w:rPr>
              <w:t xml:space="preserve"> </w:t>
            </w:r>
            <w:r>
              <w:rPr>
                <w:rFonts w:ascii="Arial" w:hAnsi="Arial" w:cs="Arial"/>
                <w:sz w:val="18"/>
                <w:szCs w:val="18"/>
              </w:rPr>
              <w:t>Code</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(WMO)</w:t>
            </w:r>
          </w:p>
        </w:tc>
      </w:tr>
      <w:tr w:rsidR="00086DB9" w14:paraId="768090C1" w14:textId="77777777">
        <w:trPr>
          <w:trHeight w:hRule="exact" w:val="284"/>
        </w:trPr>
        <w:tc>
          <w:tcPr>
            <w:tcW w:w="1431" w:type="dxa"/>
            <w:tcMar>
              <w:top w:w="0" w:type="dxa"/>
              <w:left w:w="108" w:type="dxa"/>
              <w:bottom w:w="0" w:type="dxa"/>
              <w:right w:w="108" w:type="dxa"/>
            </w:tcMar>
            <w:vAlign w:val="center"/>
          </w:tcPr>
          <w:p w14:paraId="768090BF" w14:textId="77777777" w:rsidR="00086DB9" w:rsidRDefault="00986FBA">
            <w:pPr>
              <w:pStyle w:val="Standard"/>
              <w:snapToGrid w:val="0"/>
              <w:rPr>
                <w:rFonts w:ascii="Arial" w:hAnsi="Arial" w:cs="Arial"/>
                <w:b/>
                <w:sz w:val="18"/>
                <w:szCs w:val="18"/>
              </w:rPr>
            </w:pPr>
            <w:r>
              <w:rPr>
                <w:rFonts w:ascii="Arial" w:hAnsi="Arial" w:cs="Arial"/>
                <w:b/>
                <w:sz w:val="18"/>
                <w:szCs w:val="18"/>
              </w:rPr>
              <w:t>CHAMP</w:t>
            </w:r>
          </w:p>
        </w:tc>
        <w:tc>
          <w:tcPr>
            <w:tcW w:w="7625" w:type="dxa"/>
            <w:tcMar>
              <w:top w:w="0" w:type="dxa"/>
              <w:left w:w="108" w:type="dxa"/>
              <w:bottom w:w="0" w:type="dxa"/>
              <w:right w:w="108" w:type="dxa"/>
            </w:tcMar>
            <w:vAlign w:val="center"/>
          </w:tcPr>
          <w:p w14:paraId="768090C0"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CHallenging</w:t>
            </w:r>
            <w:proofErr w:type="spellEnd"/>
            <w:r>
              <w:rPr>
                <w:rFonts w:ascii="Arial" w:eastAsia="Arial" w:hAnsi="Arial" w:cs="Arial"/>
                <w:sz w:val="18"/>
                <w:szCs w:val="18"/>
              </w:rPr>
              <w:t xml:space="preserve"> </w:t>
            </w:r>
            <w:r>
              <w:rPr>
                <w:rFonts w:ascii="Arial" w:hAnsi="Arial" w:cs="Arial"/>
                <w:sz w:val="18"/>
                <w:szCs w:val="18"/>
              </w:rPr>
              <w:t>Mini-satellite</w:t>
            </w:r>
            <w:r>
              <w:rPr>
                <w:rFonts w:ascii="Arial" w:eastAsia="Arial" w:hAnsi="Arial" w:cs="Arial"/>
                <w:sz w:val="18"/>
                <w:szCs w:val="18"/>
              </w:rPr>
              <w:t xml:space="preserve"> </w:t>
            </w:r>
            <w:r>
              <w:rPr>
                <w:rFonts w:ascii="Arial" w:hAnsi="Arial" w:cs="Arial"/>
                <w:sz w:val="18"/>
                <w:szCs w:val="18"/>
              </w:rPr>
              <w:t>Payload</w:t>
            </w:r>
            <w:r>
              <w:rPr>
                <w:rFonts w:ascii="Arial" w:eastAsia="Arial" w:hAnsi="Arial" w:cs="Arial"/>
                <w:sz w:val="18"/>
                <w:szCs w:val="18"/>
              </w:rPr>
              <w:t xml:space="preserve"> </w:t>
            </w:r>
            <w:r>
              <w:rPr>
                <w:rFonts w:ascii="Arial" w:hAnsi="Arial" w:cs="Arial"/>
                <w:sz w:val="18"/>
                <w:szCs w:val="18"/>
              </w:rPr>
              <w:t>(Germany)</w:t>
            </w:r>
          </w:p>
        </w:tc>
      </w:tr>
      <w:tr w:rsidR="00086DB9" w14:paraId="768090C4" w14:textId="77777777">
        <w:trPr>
          <w:trHeight w:hRule="exact" w:val="284"/>
        </w:trPr>
        <w:tc>
          <w:tcPr>
            <w:tcW w:w="1431" w:type="dxa"/>
            <w:tcMar>
              <w:top w:w="0" w:type="dxa"/>
              <w:left w:w="108" w:type="dxa"/>
              <w:bottom w:w="0" w:type="dxa"/>
              <w:right w:w="108" w:type="dxa"/>
            </w:tcMar>
            <w:vAlign w:val="center"/>
          </w:tcPr>
          <w:p w14:paraId="768090C2" w14:textId="77777777" w:rsidR="00086DB9" w:rsidRDefault="00986FBA">
            <w:pPr>
              <w:pStyle w:val="Standard"/>
              <w:snapToGrid w:val="0"/>
              <w:rPr>
                <w:rFonts w:ascii="Arial" w:hAnsi="Arial" w:cs="Arial"/>
                <w:b/>
                <w:sz w:val="18"/>
                <w:szCs w:val="18"/>
              </w:rPr>
            </w:pPr>
            <w:r>
              <w:rPr>
                <w:rFonts w:ascii="Arial" w:hAnsi="Arial" w:cs="Arial"/>
                <w:b/>
                <w:sz w:val="18"/>
                <w:szCs w:val="18"/>
              </w:rPr>
              <w:t>CLIMAP</w:t>
            </w:r>
          </w:p>
        </w:tc>
        <w:tc>
          <w:tcPr>
            <w:tcW w:w="7625" w:type="dxa"/>
            <w:tcMar>
              <w:top w:w="0" w:type="dxa"/>
              <w:left w:w="108" w:type="dxa"/>
              <w:bottom w:w="0" w:type="dxa"/>
              <w:right w:w="108" w:type="dxa"/>
            </w:tcMar>
            <w:vAlign w:val="center"/>
          </w:tcPr>
          <w:p w14:paraId="768090C3" w14:textId="77777777" w:rsidR="00086DB9" w:rsidRDefault="00986FBA">
            <w:pPr>
              <w:pStyle w:val="Standard"/>
              <w:snapToGrid w:val="0"/>
              <w:rPr>
                <w:rFonts w:ascii="Arial" w:hAnsi="Arial" w:cs="Arial"/>
                <w:sz w:val="18"/>
                <w:szCs w:val="18"/>
              </w:rPr>
            </w:pP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Environment</w:t>
            </w:r>
            <w:r>
              <w:rPr>
                <w:rFonts w:ascii="Arial" w:eastAsia="Arial" w:hAnsi="Arial" w:cs="Arial"/>
                <w:sz w:val="18"/>
                <w:szCs w:val="18"/>
              </w:rPr>
              <w:t xml:space="preserve"> </w:t>
            </w:r>
            <w:r>
              <w:rPr>
                <w:rFonts w:ascii="Arial" w:hAnsi="Arial" w:cs="Arial"/>
                <w:sz w:val="18"/>
                <w:szCs w:val="18"/>
              </w:rPr>
              <w:t>Monitoring</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GPS-based</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Profiling</w:t>
            </w:r>
            <w:r>
              <w:rPr>
                <w:rFonts w:ascii="Arial" w:eastAsia="Arial" w:hAnsi="Arial" w:cs="Arial"/>
                <w:sz w:val="18"/>
                <w:szCs w:val="18"/>
              </w:rPr>
              <w:t xml:space="preserve"> </w:t>
            </w:r>
            <w:r>
              <w:rPr>
                <w:rFonts w:ascii="Arial" w:hAnsi="Arial" w:cs="Arial"/>
                <w:sz w:val="18"/>
                <w:szCs w:val="18"/>
              </w:rPr>
              <w:t>(EU)</w:t>
            </w:r>
          </w:p>
        </w:tc>
      </w:tr>
      <w:tr w:rsidR="00086DB9" w14:paraId="768090C7" w14:textId="77777777">
        <w:trPr>
          <w:trHeight w:hRule="exact" w:val="284"/>
        </w:trPr>
        <w:tc>
          <w:tcPr>
            <w:tcW w:w="1431" w:type="dxa"/>
            <w:tcMar>
              <w:top w:w="0" w:type="dxa"/>
              <w:left w:w="108" w:type="dxa"/>
              <w:bottom w:w="0" w:type="dxa"/>
              <w:right w:w="108" w:type="dxa"/>
            </w:tcMar>
            <w:vAlign w:val="center"/>
          </w:tcPr>
          <w:p w14:paraId="768090C5" w14:textId="77777777" w:rsidR="00086DB9" w:rsidRDefault="00986FBA">
            <w:pPr>
              <w:pStyle w:val="Standard"/>
              <w:snapToGrid w:val="0"/>
              <w:rPr>
                <w:rFonts w:ascii="Arial" w:hAnsi="Arial" w:cs="Arial"/>
                <w:b/>
                <w:sz w:val="18"/>
                <w:szCs w:val="18"/>
              </w:rPr>
            </w:pPr>
            <w:r>
              <w:rPr>
                <w:rFonts w:ascii="Arial" w:hAnsi="Arial" w:cs="Arial"/>
                <w:b/>
                <w:sz w:val="18"/>
                <w:szCs w:val="18"/>
              </w:rPr>
              <w:t>CMA</w:t>
            </w:r>
          </w:p>
        </w:tc>
        <w:tc>
          <w:tcPr>
            <w:tcW w:w="7625" w:type="dxa"/>
            <w:tcMar>
              <w:top w:w="0" w:type="dxa"/>
              <w:left w:w="108" w:type="dxa"/>
              <w:bottom w:w="0" w:type="dxa"/>
              <w:right w:w="108" w:type="dxa"/>
            </w:tcMar>
            <w:vAlign w:val="center"/>
          </w:tcPr>
          <w:p w14:paraId="768090C6" w14:textId="77777777" w:rsidR="00086DB9" w:rsidRDefault="00986FBA">
            <w:pPr>
              <w:pStyle w:val="Standard"/>
              <w:snapToGrid w:val="0"/>
              <w:rPr>
                <w:rFonts w:ascii="Arial" w:hAnsi="Arial" w:cs="Arial"/>
                <w:sz w:val="18"/>
                <w:szCs w:val="18"/>
              </w:rPr>
            </w:pPr>
            <w:r>
              <w:rPr>
                <w:rFonts w:ascii="Arial" w:hAnsi="Arial" w:cs="Arial"/>
                <w:sz w:val="18"/>
                <w:szCs w:val="18"/>
              </w:rPr>
              <w:t>Chinese Meteorological Agency</w:t>
            </w:r>
          </w:p>
        </w:tc>
      </w:tr>
      <w:tr w:rsidR="00086DB9" w14:paraId="768090CA" w14:textId="77777777">
        <w:trPr>
          <w:trHeight w:hRule="exact" w:val="284"/>
        </w:trPr>
        <w:tc>
          <w:tcPr>
            <w:tcW w:w="1431" w:type="dxa"/>
            <w:tcMar>
              <w:top w:w="0" w:type="dxa"/>
              <w:left w:w="108" w:type="dxa"/>
              <w:bottom w:w="0" w:type="dxa"/>
              <w:right w:w="108" w:type="dxa"/>
            </w:tcMar>
            <w:vAlign w:val="center"/>
          </w:tcPr>
          <w:p w14:paraId="768090C8" w14:textId="77777777" w:rsidR="00086DB9" w:rsidRDefault="00986FBA">
            <w:pPr>
              <w:pStyle w:val="Standard"/>
              <w:snapToGrid w:val="0"/>
              <w:rPr>
                <w:rFonts w:ascii="Arial" w:hAnsi="Arial" w:cs="Arial"/>
                <w:b/>
                <w:sz w:val="18"/>
                <w:szCs w:val="18"/>
              </w:rPr>
            </w:pPr>
            <w:r>
              <w:rPr>
                <w:rFonts w:ascii="Arial" w:hAnsi="Arial" w:cs="Arial"/>
                <w:b/>
                <w:sz w:val="18"/>
                <w:szCs w:val="18"/>
              </w:rPr>
              <w:t>C/NOFS</w:t>
            </w:r>
          </w:p>
        </w:tc>
        <w:tc>
          <w:tcPr>
            <w:tcW w:w="7625" w:type="dxa"/>
            <w:tcMar>
              <w:top w:w="0" w:type="dxa"/>
              <w:left w:w="108" w:type="dxa"/>
              <w:bottom w:w="0" w:type="dxa"/>
              <w:right w:w="108" w:type="dxa"/>
            </w:tcMar>
            <w:vAlign w:val="center"/>
          </w:tcPr>
          <w:p w14:paraId="768090C9" w14:textId="77777777" w:rsidR="00086DB9" w:rsidRDefault="00986FBA">
            <w:pPr>
              <w:pStyle w:val="Standard"/>
              <w:snapToGrid w:val="0"/>
            </w:pPr>
            <w:r>
              <w:rPr>
                <w:rFonts w:ascii="Arial" w:hAnsi="Arial" w:cs="Arial"/>
                <w:sz w:val="18"/>
                <w:szCs w:val="18"/>
              </w:rPr>
              <w:t>Communications/Navigation</w:t>
            </w:r>
            <w:r>
              <w:rPr>
                <w:rFonts w:ascii="Arial" w:eastAsia="Arial" w:hAnsi="Arial" w:cs="Arial"/>
                <w:sz w:val="18"/>
                <w:szCs w:val="18"/>
              </w:rPr>
              <w:t xml:space="preserve"> </w:t>
            </w:r>
            <w:r>
              <w:rPr>
                <w:rFonts w:ascii="Arial" w:hAnsi="Arial" w:cs="Arial"/>
                <w:sz w:val="18"/>
                <w:szCs w:val="18"/>
              </w:rPr>
              <w:t>Outage</w:t>
            </w:r>
            <w:r>
              <w:rPr>
                <w:rFonts w:ascii="Arial" w:eastAsia="Arial" w:hAnsi="Arial" w:cs="Arial"/>
                <w:sz w:val="18"/>
                <w:szCs w:val="18"/>
              </w:rPr>
              <w:t xml:space="preserve"> </w:t>
            </w:r>
            <w:r>
              <w:rPr>
                <w:rFonts w:ascii="Arial" w:hAnsi="Arial" w:cs="Arial"/>
                <w:sz w:val="18"/>
                <w:szCs w:val="18"/>
              </w:rPr>
              <w:t>Forecasting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(US)</w:t>
            </w:r>
          </w:p>
        </w:tc>
      </w:tr>
      <w:tr w:rsidR="00086DB9" w14:paraId="768090CD" w14:textId="77777777">
        <w:trPr>
          <w:trHeight w:hRule="exact" w:val="284"/>
        </w:trPr>
        <w:tc>
          <w:tcPr>
            <w:tcW w:w="1431" w:type="dxa"/>
            <w:tcMar>
              <w:top w:w="0" w:type="dxa"/>
              <w:left w:w="108" w:type="dxa"/>
              <w:bottom w:w="0" w:type="dxa"/>
              <w:right w:w="108" w:type="dxa"/>
            </w:tcMar>
            <w:vAlign w:val="center"/>
          </w:tcPr>
          <w:p w14:paraId="768090CB" w14:textId="77777777" w:rsidR="00086DB9" w:rsidRDefault="00986FBA">
            <w:pPr>
              <w:pStyle w:val="Standard"/>
              <w:snapToGrid w:val="0"/>
              <w:rPr>
                <w:rFonts w:ascii="Arial" w:hAnsi="Arial" w:cs="Arial"/>
                <w:b/>
                <w:sz w:val="18"/>
                <w:szCs w:val="18"/>
              </w:rPr>
            </w:pPr>
            <w:r>
              <w:rPr>
                <w:rFonts w:ascii="Arial" w:hAnsi="Arial" w:cs="Arial"/>
                <w:b/>
                <w:sz w:val="18"/>
                <w:szCs w:val="18"/>
              </w:rPr>
              <w:t>COSMIC</w:t>
            </w:r>
          </w:p>
        </w:tc>
        <w:tc>
          <w:tcPr>
            <w:tcW w:w="7625" w:type="dxa"/>
            <w:tcMar>
              <w:top w:w="0" w:type="dxa"/>
              <w:left w:w="108" w:type="dxa"/>
              <w:bottom w:w="0" w:type="dxa"/>
              <w:right w:w="108" w:type="dxa"/>
            </w:tcMar>
            <w:vAlign w:val="center"/>
          </w:tcPr>
          <w:p w14:paraId="768090CC" w14:textId="77777777" w:rsidR="00086DB9" w:rsidRDefault="00986FBA">
            <w:pPr>
              <w:pStyle w:val="Standard"/>
              <w:snapToGrid w:val="0"/>
              <w:rPr>
                <w:rFonts w:ascii="Arial" w:hAnsi="Arial" w:cs="Arial"/>
                <w:sz w:val="18"/>
                <w:szCs w:val="18"/>
              </w:rPr>
            </w:pPr>
            <w:r>
              <w:rPr>
                <w:rFonts w:ascii="Arial" w:hAnsi="Arial" w:cs="Arial"/>
                <w:sz w:val="18"/>
                <w:szCs w:val="18"/>
              </w:rPr>
              <w:t>Constellation</w:t>
            </w:r>
            <w:r>
              <w:rPr>
                <w:rFonts w:ascii="Arial" w:eastAsia="Arial" w:hAnsi="Arial" w:cs="Arial"/>
                <w:sz w:val="18"/>
                <w:szCs w:val="18"/>
              </w:rPr>
              <w:t xml:space="preserve"> </w:t>
            </w:r>
            <w:r>
              <w:rPr>
                <w:rFonts w:ascii="Arial" w:hAnsi="Arial" w:cs="Arial"/>
                <w:sz w:val="18"/>
                <w:szCs w:val="18"/>
              </w:rPr>
              <w:t>Observing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Meteorology</w:t>
            </w:r>
            <w:r>
              <w:rPr>
                <w:rFonts w:ascii="Arial" w:eastAsia="Arial" w:hAnsi="Arial" w:cs="Arial"/>
                <w:sz w:val="18"/>
                <w:szCs w:val="18"/>
              </w:rPr>
              <w:t xml:space="preserve"> </w:t>
            </w:r>
            <w:r>
              <w:rPr>
                <w:rFonts w:ascii="Arial" w:hAnsi="Arial" w:cs="Arial"/>
                <w:sz w:val="18"/>
                <w:szCs w:val="18"/>
              </w:rPr>
              <w:t>Ionosphere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(USA/Taiwan)</w:t>
            </w:r>
          </w:p>
        </w:tc>
      </w:tr>
      <w:tr w:rsidR="00086DB9" w14:paraId="768090D0" w14:textId="77777777">
        <w:trPr>
          <w:trHeight w:hRule="exact" w:val="284"/>
        </w:trPr>
        <w:tc>
          <w:tcPr>
            <w:tcW w:w="1431" w:type="dxa"/>
            <w:tcMar>
              <w:top w:w="0" w:type="dxa"/>
              <w:left w:w="108" w:type="dxa"/>
              <w:bottom w:w="0" w:type="dxa"/>
              <w:right w:w="108" w:type="dxa"/>
            </w:tcMar>
            <w:vAlign w:val="center"/>
          </w:tcPr>
          <w:p w14:paraId="768090CE" w14:textId="77777777" w:rsidR="00086DB9" w:rsidRDefault="00986FBA">
            <w:pPr>
              <w:pStyle w:val="Standard"/>
              <w:snapToGrid w:val="0"/>
              <w:rPr>
                <w:rFonts w:ascii="Arial" w:hAnsi="Arial" w:cs="Arial"/>
                <w:b/>
                <w:sz w:val="18"/>
                <w:szCs w:val="18"/>
              </w:rPr>
            </w:pPr>
            <w:r>
              <w:rPr>
                <w:rFonts w:ascii="Arial" w:hAnsi="Arial" w:cs="Arial"/>
                <w:b/>
                <w:sz w:val="18"/>
                <w:szCs w:val="18"/>
              </w:rPr>
              <w:t>CREX</w:t>
            </w:r>
          </w:p>
        </w:tc>
        <w:tc>
          <w:tcPr>
            <w:tcW w:w="7625" w:type="dxa"/>
            <w:tcMar>
              <w:top w:w="0" w:type="dxa"/>
              <w:left w:w="108" w:type="dxa"/>
              <w:bottom w:w="0" w:type="dxa"/>
              <w:right w:w="108" w:type="dxa"/>
            </w:tcMar>
            <w:vAlign w:val="center"/>
          </w:tcPr>
          <w:p w14:paraId="768090CF" w14:textId="77777777" w:rsidR="00086DB9" w:rsidRDefault="00986FBA">
            <w:pPr>
              <w:pStyle w:val="Standard"/>
              <w:snapToGrid w:val="0"/>
              <w:rPr>
                <w:rFonts w:ascii="Arial" w:hAnsi="Arial" w:cs="Arial"/>
                <w:sz w:val="18"/>
                <w:szCs w:val="18"/>
              </w:rPr>
            </w:pPr>
            <w:r>
              <w:rPr>
                <w:rFonts w:ascii="Arial" w:hAnsi="Arial" w:cs="Arial"/>
                <w:sz w:val="18"/>
                <w:szCs w:val="18"/>
              </w:rPr>
              <w:t>Character</w:t>
            </w:r>
            <w:r>
              <w:rPr>
                <w:rFonts w:ascii="Arial" w:eastAsia="Arial" w:hAnsi="Arial" w:cs="Arial"/>
                <w:sz w:val="18"/>
                <w:szCs w:val="18"/>
              </w:rPr>
              <w:t xml:space="preserve"> </w:t>
            </w:r>
            <w:r>
              <w:rPr>
                <w:rFonts w:ascii="Arial" w:hAnsi="Arial" w:cs="Arial"/>
                <w:sz w:val="18"/>
                <w:szCs w:val="18"/>
              </w:rPr>
              <w:t>form</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proofErr w:type="spellStart"/>
            <w:r>
              <w:rPr>
                <w:rFonts w:ascii="Arial" w:hAnsi="Arial" w:cs="Arial"/>
                <w:sz w:val="18"/>
                <w:szCs w:val="18"/>
              </w:rPr>
              <w:t>EXchange</w:t>
            </w:r>
            <w:proofErr w:type="spellEnd"/>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(WMO)</w:t>
            </w:r>
          </w:p>
        </w:tc>
      </w:tr>
      <w:tr w:rsidR="00086DB9" w14:paraId="768090D3" w14:textId="77777777">
        <w:trPr>
          <w:trHeight w:hRule="exact" w:val="284"/>
        </w:trPr>
        <w:tc>
          <w:tcPr>
            <w:tcW w:w="1431" w:type="dxa"/>
            <w:tcMar>
              <w:top w:w="0" w:type="dxa"/>
              <w:left w:w="108" w:type="dxa"/>
              <w:bottom w:w="0" w:type="dxa"/>
              <w:right w:w="108" w:type="dxa"/>
            </w:tcMar>
            <w:vAlign w:val="center"/>
          </w:tcPr>
          <w:p w14:paraId="768090D1" w14:textId="77777777" w:rsidR="00086DB9" w:rsidRDefault="00986FBA">
            <w:pPr>
              <w:pStyle w:val="Standard"/>
              <w:snapToGrid w:val="0"/>
              <w:rPr>
                <w:rFonts w:ascii="Arial" w:hAnsi="Arial" w:cs="Arial"/>
                <w:b/>
                <w:sz w:val="18"/>
                <w:szCs w:val="18"/>
              </w:rPr>
            </w:pPr>
            <w:r>
              <w:rPr>
                <w:rFonts w:ascii="Arial" w:hAnsi="Arial" w:cs="Arial"/>
                <w:b/>
                <w:sz w:val="18"/>
                <w:szCs w:val="18"/>
              </w:rPr>
              <w:t>ECMWF</w:t>
            </w:r>
          </w:p>
        </w:tc>
        <w:tc>
          <w:tcPr>
            <w:tcW w:w="7625" w:type="dxa"/>
            <w:tcMar>
              <w:top w:w="0" w:type="dxa"/>
              <w:left w:w="108" w:type="dxa"/>
              <w:bottom w:w="0" w:type="dxa"/>
              <w:right w:w="108" w:type="dxa"/>
            </w:tcMar>
            <w:vAlign w:val="center"/>
          </w:tcPr>
          <w:p w14:paraId="768090D2"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Centre</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Medium-range</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Forecasts</w:t>
            </w:r>
          </w:p>
        </w:tc>
      </w:tr>
      <w:tr w:rsidR="00086DB9" w14:paraId="768090D6" w14:textId="77777777">
        <w:trPr>
          <w:trHeight w:hRule="exact" w:val="284"/>
        </w:trPr>
        <w:tc>
          <w:tcPr>
            <w:tcW w:w="1431" w:type="dxa"/>
            <w:tcMar>
              <w:top w:w="0" w:type="dxa"/>
              <w:left w:w="108" w:type="dxa"/>
              <w:bottom w:w="0" w:type="dxa"/>
              <w:right w:w="108" w:type="dxa"/>
            </w:tcMar>
            <w:vAlign w:val="center"/>
          </w:tcPr>
          <w:p w14:paraId="768090D4" w14:textId="77777777" w:rsidR="00086DB9" w:rsidRDefault="00986FBA">
            <w:pPr>
              <w:pStyle w:val="Standard"/>
              <w:snapToGrid w:val="0"/>
              <w:rPr>
                <w:rFonts w:ascii="Arial" w:hAnsi="Arial" w:cs="Arial"/>
                <w:b/>
                <w:sz w:val="18"/>
                <w:szCs w:val="18"/>
              </w:rPr>
            </w:pPr>
            <w:r>
              <w:rPr>
                <w:rFonts w:ascii="Arial" w:hAnsi="Arial" w:cs="Arial"/>
                <w:b/>
                <w:sz w:val="18"/>
                <w:szCs w:val="18"/>
              </w:rPr>
              <w:t>ESA</w:t>
            </w:r>
          </w:p>
        </w:tc>
        <w:tc>
          <w:tcPr>
            <w:tcW w:w="7625" w:type="dxa"/>
            <w:tcMar>
              <w:top w:w="0" w:type="dxa"/>
              <w:left w:w="108" w:type="dxa"/>
              <w:bottom w:w="0" w:type="dxa"/>
              <w:right w:w="108" w:type="dxa"/>
            </w:tcMar>
            <w:vAlign w:val="center"/>
          </w:tcPr>
          <w:p w14:paraId="768090D5"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Space</w:t>
            </w:r>
            <w:r>
              <w:rPr>
                <w:rFonts w:ascii="Arial" w:eastAsia="Arial" w:hAnsi="Arial" w:cs="Arial"/>
                <w:sz w:val="18"/>
                <w:szCs w:val="18"/>
              </w:rPr>
              <w:t xml:space="preserve"> </w:t>
            </w:r>
            <w:r>
              <w:rPr>
                <w:rFonts w:ascii="Arial" w:hAnsi="Arial" w:cs="Arial"/>
                <w:sz w:val="18"/>
                <w:szCs w:val="18"/>
              </w:rPr>
              <w:t>Agency</w:t>
            </w:r>
          </w:p>
        </w:tc>
      </w:tr>
      <w:tr w:rsidR="00086DB9" w14:paraId="768090D9" w14:textId="77777777">
        <w:trPr>
          <w:trHeight w:hRule="exact" w:val="284"/>
        </w:trPr>
        <w:tc>
          <w:tcPr>
            <w:tcW w:w="1431" w:type="dxa"/>
            <w:tcMar>
              <w:top w:w="0" w:type="dxa"/>
              <w:left w:w="108" w:type="dxa"/>
              <w:bottom w:w="0" w:type="dxa"/>
              <w:right w:w="108" w:type="dxa"/>
            </w:tcMar>
            <w:vAlign w:val="center"/>
          </w:tcPr>
          <w:p w14:paraId="768090D7" w14:textId="77777777" w:rsidR="00086DB9" w:rsidRDefault="00986FBA">
            <w:pPr>
              <w:pStyle w:val="Standard"/>
              <w:snapToGrid w:val="0"/>
              <w:rPr>
                <w:rFonts w:ascii="Arial" w:hAnsi="Arial" w:cs="Arial"/>
                <w:b/>
                <w:sz w:val="18"/>
                <w:szCs w:val="18"/>
              </w:rPr>
            </w:pPr>
            <w:r>
              <w:rPr>
                <w:rFonts w:ascii="Arial" w:hAnsi="Arial" w:cs="Arial"/>
                <w:b/>
                <w:sz w:val="18"/>
                <w:szCs w:val="18"/>
              </w:rPr>
              <w:t>EU</w:t>
            </w:r>
          </w:p>
        </w:tc>
        <w:tc>
          <w:tcPr>
            <w:tcW w:w="7625" w:type="dxa"/>
            <w:tcMar>
              <w:top w:w="0" w:type="dxa"/>
              <w:left w:w="108" w:type="dxa"/>
              <w:bottom w:w="0" w:type="dxa"/>
              <w:right w:w="108" w:type="dxa"/>
            </w:tcMar>
            <w:vAlign w:val="center"/>
          </w:tcPr>
          <w:p w14:paraId="768090D8"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Union</w:t>
            </w:r>
          </w:p>
        </w:tc>
      </w:tr>
      <w:tr w:rsidR="00086DB9" w14:paraId="768090DC" w14:textId="77777777">
        <w:trPr>
          <w:trHeight w:hRule="exact" w:val="284"/>
        </w:trPr>
        <w:tc>
          <w:tcPr>
            <w:tcW w:w="1431" w:type="dxa"/>
            <w:tcMar>
              <w:top w:w="0" w:type="dxa"/>
              <w:left w:w="108" w:type="dxa"/>
              <w:bottom w:w="0" w:type="dxa"/>
              <w:right w:w="108" w:type="dxa"/>
            </w:tcMar>
            <w:vAlign w:val="center"/>
          </w:tcPr>
          <w:p w14:paraId="768090DA" w14:textId="77777777" w:rsidR="00086DB9" w:rsidRDefault="00986FBA">
            <w:pPr>
              <w:pStyle w:val="Standard"/>
              <w:snapToGrid w:val="0"/>
              <w:rPr>
                <w:rFonts w:ascii="Arial" w:hAnsi="Arial" w:cs="Arial"/>
                <w:b/>
                <w:sz w:val="18"/>
                <w:szCs w:val="18"/>
              </w:rPr>
            </w:pPr>
            <w:r>
              <w:rPr>
                <w:rFonts w:ascii="Arial" w:hAnsi="Arial" w:cs="Arial"/>
                <w:b/>
                <w:sz w:val="18"/>
                <w:szCs w:val="18"/>
              </w:rPr>
              <w:t>EUMETSAT</w:t>
            </w:r>
          </w:p>
        </w:tc>
        <w:tc>
          <w:tcPr>
            <w:tcW w:w="7625" w:type="dxa"/>
            <w:tcMar>
              <w:top w:w="0" w:type="dxa"/>
              <w:left w:w="108" w:type="dxa"/>
              <w:bottom w:w="0" w:type="dxa"/>
              <w:right w:w="108" w:type="dxa"/>
            </w:tcMar>
            <w:vAlign w:val="center"/>
          </w:tcPr>
          <w:p w14:paraId="768090DB"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EUropean</w:t>
            </w:r>
            <w:proofErr w:type="spellEnd"/>
            <w:r>
              <w:rPr>
                <w:rFonts w:ascii="Arial" w:eastAsia="Arial" w:hAnsi="Arial" w:cs="Arial"/>
                <w:sz w:val="18"/>
                <w:szCs w:val="18"/>
              </w:rPr>
              <w:t xml:space="preserve"> </w:t>
            </w:r>
            <w:r>
              <w:rPr>
                <w:rFonts w:ascii="Arial" w:hAnsi="Arial" w:cs="Arial"/>
                <w:sz w:val="18"/>
                <w:szCs w:val="18"/>
              </w:rPr>
              <w:t>organisation</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exploitation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proofErr w:type="spellStart"/>
            <w:r>
              <w:rPr>
                <w:rFonts w:ascii="Arial" w:hAnsi="Arial" w:cs="Arial"/>
                <w:sz w:val="18"/>
                <w:szCs w:val="18"/>
              </w:rPr>
              <w:t>METeorological</w:t>
            </w:r>
            <w:proofErr w:type="spellEnd"/>
            <w:r>
              <w:rPr>
                <w:rFonts w:ascii="Arial" w:eastAsia="Arial" w:hAnsi="Arial" w:cs="Arial"/>
                <w:sz w:val="18"/>
                <w:szCs w:val="18"/>
              </w:rPr>
              <w:t xml:space="preserve"> </w:t>
            </w:r>
            <w:proofErr w:type="spellStart"/>
            <w:r>
              <w:rPr>
                <w:rFonts w:ascii="Arial" w:hAnsi="Arial" w:cs="Arial"/>
                <w:sz w:val="18"/>
                <w:szCs w:val="18"/>
              </w:rPr>
              <w:t>SATellites</w:t>
            </w:r>
            <w:proofErr w:type="spellEnd"/>
          </w:p>
        </w:tc>
      </w:tr>
      <w:tr w:rsidR="00086DB9" w14:paraId="768090DF" w14:textId="77777777">
        <w:trPr>
          <w:trHeight w:hRule="exact" w:val="284"/>
        </w:trPr>
        <w:tc>
          <w:tcPr>
            <w:tcW w:w="1431" w:type="dxa"/>
            <w:tcMar>
              <w:top w:w="0" w:type="dxa"/>
              <w:left w:w="108" w:type="dxa"/>
              <w:bottom w:w="0" w:type="dxa"/>
              <w:right w:w="108" w:type="dxa"/>
            </w:tcMar>
            <w:vAlign w:val="center"/>
          </w:tcPr>
          <w:p w14:paraId="768090DD" w14:textId="77777777" w:rsidR="00086DB9" w:rsidRDefault="00986FBA">
            <w:pPr>
              <w:pStyle w:val="Standard"/>
              <w:snapToGrid w:val="0"/>
              <w:rPr>
                <w:rFonts w:ascii="Arial" w:hAnsi="Arial" w:cs="Arial"/>
                <w:b/>
                <w:sz w:val="18"/>
                <w:szCs w:val="18"/>
              </w:rPr>
            </w:pPr>
            <w:r>
              <w:rPr>
                <w:rFonts w:ascii="Arial" w:hAnsi="Arial" w:cs="Arial"/>
                <w:b/>
                <w:sz w:val="18"/>
                <w:szCs w:val="18"/>
              </w:rPr>
              <w:t>FM94</w:t>
            </w:r>
          </w:p>
        </w:tc>
        <w:tc>
          <w:tcPr>
            <w:tcW w:w="7625" w:type="dxa"/>
            <w:tcMar>
              <w:top w:w="0" w:type="dxa"/>
              <w:left w:w="108" w:type="dxa"/>
              <w:bottom w:w="0" w:type="dxa"/>
              <w:right w:w="108" w:type="dxa"/>
            </w:tcMar>
            <w:vAlign w:val="center"/>
          </w:tcPr>
          <w:p w14:paraId="768090DE" w14:textId="77777777" w:rsidR="00086DB9" w:rsidRDefault="00986FBA">
            <w:pPr>
              <w:pStyle w:val="Standard"/>
              <w:snapToGrid w:val="0"/>
              <w:rPr>
                <w:rFonts w:ascii="Arial" w:hAnsi="Arial" w:cs="Arial"/>
                <w:sz w:val="18"/>
                <w:szCs w:val="18"/>
                <w:lang w:val="pt-PT"/>
              </w:rPr>
            </w:pPr>
            <w:r>
              <w:rPr>
                <w:rFonts w:ascii="Arial" w:hAnsi="Arial" w:cs="Arial"/>
                <w:sz w:val="18"/>
                <w:szCs w:val="18"/>
                <w:lang w:val="pt-PT"/>
              </w:rPr>
              <w:t>WMO</w:t>
            </w:r>
            <w:r>
              <w:rPr>
                <w:rFonts w:ascii="Arial" w:eastAsia="Arial" w:hAnsi="Arial" w:cs="Arial"/>
                <w:sz w:val="18"/>
                <w:szCs w:val="18"/>
                <w:lang w:val="pt-PT"/>
              </w:rPr>
              <w:t xml:space="preserve"> </w:t>
            </w:r>
            <w:r>
              <w:rPr>
                <w:rFonts w:ascii="Arial" w:hAnsi="Arial" w:cs="Arial"/>
                <w:sz w:val="18"/>
                <w:szCs w:val="18"/>
                <w:lang w:val="pt-PT"/>
              </w:rPr>
              <w:t>Form</w:t>
            </w:r>
            <w:r>
              <w:rPr>
                <w:rFonts w:ascii="Arial" w:eastAsia="Arial" w:hAnsi="Arial" w:cs="Arial"/>
                <w:sz w:val="18"/>
                <w:szCs w:val="18"/>
                <w:lang w:val="pt-PT"/>
              </w:rPr>
              <w:t xml:space="preserve"> </w:t>
            </w:r>
            <w:r>
              <w:rPr>
                <w:rFonts w:ascii="Arial" w:hAnsi="Arial" w:cs="Arial"/>
                <w:sz w:val="18"/>
                <w:szCs w:val="18"/>
                <w:lang w:val="pt-PT"/>
              </w:rPr>
              <w:t>no.</w:t>
            </w:r>
            <w:r>
              <w:rPr>
                <w:rFonts w:ascii="Arial" w:eastAsia="Arial" w:hAnsi="Arial" w:cs="Arial"/>
                <w:sz w:val="18"/>
                <w:szCs w:val="18"/>
                <w:lang w:val="pt-PT"/>
              </w:rPr>
              <w:t xml:space="preserve"> </w:t>
            </w:r>
            <w:r>
              <w:rPr>
                <w:rFonts w:ascii="Arial" w:hAnsi="Arial" w:cs="Arial"/>
                <w:sz w:val="18"/>
                <w:szCs w:val="18"/>
                <w:lang w:val="pt-PT"/>
              </w:rPr>
              <w:t>94</w:t>
            </w:r>
            <w:r>
              <w:rPr>
                <w:rFonts w:ascii="Arial" w:eastAsia="Arial" w:hAnsi="Arial" w:cs="Arial"/>
                <w:sz w:val="18"/>
                <w:szCs w:val="18"/>
                <w:lang w:val="pt-PT"/>
              </w:rPr>
              <w:t xml:space="preserve"> </w:t>
            </w:r>
            <w:r>
              <w:rPr>
                <w:rFonts w:ascii="Arial" w:hAnsi="Arial" w:cs="Arial"/>
                <w:sz w:val="18"/>
                <w:szCs w:val="18"/>
                <w:lang w:val="pt-PT"/>
              </w:rPr>
              <w:t>(i.e.</w:t>
            </w:r>
            <w:r>
              <w:rPr>
                <w:rFonts w:ascii="Arial" w:eastAsia="Arial" w:hAnsi="Arial" w:cs="Arial"/>
                <w:sz w:val="18"/>
                <w:szCs w:val="18"/>
                <w:lang w:val="pt-PT"/>
              </w:rPr>
              <w:t xml:space="preserve"> </w:t>
            </w:r>
            <w:r>
              <w:rPr>
                <w:rFonts w:ascii="Arial" w:hAnsi="Arial" w:cs="Arial"/>
                <w:sz w:val="18"/>
                <w:szCs w:val="18"/>
                <w:lang w:val="pt-PT"/>
              </w:rPr>
              <w:t>BUFR)</w:t>
            </w:r>
          </w:p>
        </w:tc>
      </w:tr>
      <w:tr w:rsidR="00086DB9" w14:paraId="768090E2" w14:textId="77777777">
        <w:trPr>
          <w:trHeight w:hRule="exact" w:val="284"/>
        </w:trPr>
        <w:tc>
          <w:tcPr>
            <w:tcW w:w="1431" w:type="dxa"/>
            <w:tcMar>
              <w:top w:w="0" w:type="dxa"/>
              <w:left w:w="108" w:type="dxa"/>
              <w:bottom w:w="0" w:type="dxa"/>
              <w:right w:w="108" w:type="dxa"/>
            </w:tcMar>
            <w:vAlign w:val="center"/>
          </w:tcPr>
          <w:p w14:paraId="768090E0" w14:textId="77777777" w:rsidR="00086DB9" w:rsidRDefault="00986FBA">
            <w:pPr>
              <w:pStyle w:val="Standard"/>
              <w:snapToGrid w:val="0"/>
              <w:rPr>
                <w:rFonts w:ascii="Arial" w:hAnsi="Arial" w:cs="Arial"/>
                <w:b/>
                <w:sz w:val="18"/>
                <w:szCs w:val="18"/>
              </w:rPr>
            </w:pPr>
            <w:r>
              <w:rPr>
                <w:rFonts w:ascii="Arial" w:hAnsi="Arial" w:cs="Arial"/>
                <w:b/>
                <w:sz w:val="18"/>
                <w:szCs w:val="18"/>
              </w:rPr>
              <w:t>FY-3C/D</w:t>
            </w:r>
          </w:p>
        </w:tc>
        <w:tc>
          <w:tcPr>
            <w:tcW w:w="7625" w:type="dxa"/>
            <w:tcMar>
              <w:top w:w="0" w:type="dxa"/>
              <w:left w:w="108" w:type="dxa"/>
              <w:bottom w:w="0" w:type="dxa"/>
              <w:right w:w="108" w:type="dxa"/>
            </w:tcMar>
            <w:vAlign w:val="center"/>
          </w:tcPr>
          <w:p w14:paraId="768090E1" w14:textId="77777777" w:rsidR="00086DB9" w:rsidRDefault="00986FBA">
            <w:pPr>
              <w:pStyle w:val="Standard"/>
              <w:snapToGrid w:val="0"/>
              <w:rPr>
                <w:rFonts w:ascii="Arial" w:hAnsi="Arial" w:cs="Arial"/>
                <w:sz w:val="18"/>
                <w:szCs w:val="18"/>
                <w:lang w:val="pt-PT"/>
              </w:rPr>
            </w:pPr>
            <w:r>
              <w:rPr>
                <w:rFonts w:ascii="Arial" w:hAnsi="Arial" w:cs="Arial"/>
                <w:sz w:val="18"/>
                <w:szCs w:val="18"/>
                <w:lang w:val="pt-PT"/>
              </w:rPr>
              <w:t>GNSS radio occultation receivers (CMA)</w:t>
            </w:r>
          </w:p>
        </w:tc>
      </w:tr>
      <w:tr w:rsidR="00086DB9" w14:paraId="768090E5" w14:textId="77777777">
        <w:trPr>
          <w:trHeight w:hRule="exact" w:val="284"/>
        </w:trPr>
        <w:tc>
          <w:tcPr>
            <w:tcW w:w="1431" w:type="dxa"/>
            <w:tcMar>
              <w:top w:w="0" w:type="dxa"/>
              <w:left w:w="108" w:type="dxa"/>
              <w:bottom w:w="0" w:type="dxa"/>
              <w:right w:w="108" w:type="dxa"/>
            </w:tcMar>
            <w:vAlign w:val="center"/>
          </w:tcPr>
          <w:p w14:paraId="768090E3" w14:textId="77777777" w:rsidR="00086DB9" w:rsidRDefault="00986FBA">
            <w:pPr>
              <w:pStyle w:val="Standard"/>
              <w:snapToGrid w:val="0"/>
              <w:rPr>
                <w:rFonts w:ascii="Arial" w:hAnsi="Arial" w:cs="Arial"/>
                <w:b/>
                <w:sz w:val="18"/>
                <w:szCs w:val="18"/>
              </w:rPr>
            </w:pPr>
            <w:r>
              <w:rPr>
                <w:rFonts w:ascii="Arial" w:hAnsi="Arial" w:cs="Arial"/>
                <w:b/>
                <w:sz w:val="18"/>
                <w:szCs w:val="18"/>
              </w:rPr>
              <w:t>Galileo</w:t>
            </w:r>
          </w:p>
        </w:tc>
        <w:tc>
          <w:tcPr>
            <w:tcW w:w="7625" w:type="dxa"/>
            <w:tcMar>
              <w:top w:w="0" w:type="dxa"/>
              <w:left w:w="108" w:type="dxa"/>
              <w:bottom w:w="0" w:type="dxa"/>
              <w:right w:w="108" w:type="dxa"/>
            </w:tcMar>
            <w:vAlign w:val="center"/>
          </w:tcPr>
          <w:p w14:paraId="768090E4"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2006</w:t>
            </w:r>
            <w:r>
              <w:rPr>
                <w:rFonts w:ascii="Arial" w:eastAsia="Arial" w:hAnsi="Arial" w:cs="Arial"/>
                <w:sz w:val="18"/>
                <w:szCs w:val="18"/>
              </w:rPr>
              <w:t xml:space="preserve"> </w:t>
            </w:r>
            <w:r>
              <w:rPr>
                <w:rFonts w:ascii="Arial" w:hAnsi="Arial" w:cs="Arial"/>
                <w:sz w:val="18"/>
                <w:szCs w:val="18"/>
              </w:rPr>
              <w:t>(EU/ESA)</w:t>
            </w:r>
          </w:p>
        </w:tc>
      </w:tr>
      <w:tr w:rsidR="00086DB9" w14:paraId="768090E8" w14:textId="77777777">
        <w:trPr>
          <w:trHeight w:hRule="exact" w:val="284"/>
        </w:trPr>
        <w:tc>
          <w:tcPr>
            <w:tcW w:w="1431" w:type="dxa"/>
            <w:tcMar>
              <w:top w:w="0" w:type="dxa"/>
              <w:left w:w="108" w:type="dxa"/>
              <w:bottom w:w="0" w:type="dxa"/>
              <w:right w:w="108" w:type="dxa"/>
            </w:tcMar>
            <w:vAlign w:val="center"/>
          </w:tcPr>
          <w:p w14:paraId="768090E6" w14:textId="77777777" w:rsidR="00086DB9" w:rsidRDefault="00986FBA">
            <w:pPr>
              <w:pStyle w:val="Standard"/>
              <w:snapToGrid w:val="0"/>
              <w:rPr>
                <w:rFonts w:ascii="Arial" w:hAnsi="Arial" w:cs="Arial"/>
                <w:b/>
                <w:sz w:val="18"/>
                <w:szCs w:val="18"/>
              </w:rPr>
            </w:pPr>
            <w:r>
              <w:rPr>
                <w:rFonts w:ascii="Arial" w:hAnsi="Arial" w:cs="Arial"/>
                <w:b/>
                <w:sz w:val="18"/>
                <w:szCs w:val="18"/>
              </w:rPr>
              <w:t>RO</w:t>
            </w:r>
          </w:p>
        </w:tc>
        <w:tc>
          <w:tcPr>
            <w:tcW w:w="7625" w:type="dxa"/>
            <w:tcMar>
              <w:top w:w="0" w:type="dxa"/>
              <w:left w:w="108" w:type="dxa"/>
              <w:bottom w:w="0" w:type="dxa"/>
              <w:right w:w="108" w:type="dxa"/>
            </w:tcMar>
            <w:vAlign w:val="center"/>
          </w:tcPr>
          <w:p w14:paraId="768090E7" w14:textId="77777777" w:rsidR="00086DB9" w:rsidRDefault="00986FBA">
            <w:pPr>
              <w:pStyle w:val="Standard"/>
              <w:snapToGrid w:val="0"/>
              <w:spacing w:line="312" w:lineRule="auto"/>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p>
        </w:tc>
      </w:tr>
      <w:tr w:rsidR="00086DB9" w14:paraId="768090EC" w14:textId="77777777">
        <w:trPr>
          <w:trHeight w:hRule="exact" w:val="284"/>
        </w:trPr>
        <w:tc>
          <w:tcPr>
            <w:tcW w:w="1431" w:type="dxa"/>
            <w:tcMar>
              <w:top w:w="0" w:type="dxa"/>
              <w:left w:w="108" w:type="dxa"/>
              <w:bottom w:w="0" w:type="dxa"/>
              <w:right w:w="108" w:type="dxa"/>
            </w:tcMar>
            <w:vAlign w:val="center"/>
          </w:tcPr>
          <w:p w14:paraId="768090E9" w14:textId="77777777" w:rsidR="00086DB9" w:rsidRDefault="00986FBA">
            <w:pPr>
              <w:pStyle w:val="Standard"/>
              <w:snapToGrid w:val="0"/>
              <w:rPr>
                <w:rFonts w:ascii="Arial" w:hAnsi="Arial" w:cs="Arial"/>
                <w:b/>
                <w:sz w:val="18"/>
                <w:szCs w:val="18"/>
              </w:rPr>
            </w:pPr>
            <w:r>
              <w:rPr>
                <w:rFonts w:ascii="Arial" w:hAnsi="Arial" w:cs="Arial"/>
                <w:b/>
                <w:sz w:val="18"/>
                <w:szCs w:val="18"/>
              </w:rPr>
              <w:t>GFZ</w:t>
            </w:r>
          </w:p>
        </w:tc>
        <w:tc>
          <w:tcPr>
            <w:tcW w:w="7625" w:type="dxa"/>
            <w:tcMar>
              <w:top w:w="0" w:type="dxa"/>
              <w:left w:w="108" w:type="dxa"/>
              <w:bottom w:w="0" w:type="dxa"/>
              <w:right w:w="108" w:type="dxa"/>
            </w:tcMar>
            <w:vAlign w:val="center"/>
          </w:tcPr>
          <w:p w14:paraId="768090EA" w14:textId="77777777" w:rsidR="00086DB9" w:rsidRDefault="00986FBA">
            <w:pPr>
              <w:pStyle w:val="Standard"/>
              <w:autoSpaceDE w:val="0"/>
              <w:snapToGrid w:val="0"/>
            </w:pPr>
            <w:r>
              <w:rPr>
                <w:rFonts w:ascii="Arial" w:hAnsi="Arial" w:cs="Arial"/>
                <w:sz w:val="18"/>
                <w:szCs w:val="18"/>
                <w:lang w:val="pt-PT" w:eastAsia="en-US"/>
              </w:rPr>
              <w:t>GFZ</w:t>
            </w:r>
            <w:r>
              <w:rPr>
                <w:rFonts w:ascii="Arial" w:eastAsia="Arial" w:hAnsi="Arial" w:cs="Arial"/>
                <w:sz w:val="18"/>
                <w:szCs w:val="18"/>
                <w:lang w:val="pt-PT" w:eastAsia="en-US"/>
              </w:rPr>
              <w:t xml:space="preserve"> </w:t>
            </w:r>
            <w:r>
              <w:rPr>
                <w:rFonts w:ascii="Arial" w:hAnsi="Arial" w:cs="Arial"/>
                <w:sz w:val="18"/>
                <w:szCs w:val="18"/>
                <w:lang w:val="pt-PT" w:eastAsia="en-US"/>
              </w:rPr>
              <w:t>Helmholtz</w:t>
            </w:r>
            <w:r>
              <w:rPr>
                <w:rFonts w:ascii="Arial" w:eastAsia="Arial" w:hAnsi="Arial" w:cs="Arial"/>
                <w:sz w:val="18"/>
                <w:szCs w:val="18"/>
                <w:lang w:val="pt-PT" w:eastAsia="en-US"/>
              </w:rPr>
              <w:t xml:space="preserve"> </w:t>
            </w:r>
            <w:r>
              <w:rPr>
                <w:rFonts w:ascii="Arial" w:hAnsi="Arial" w:cs="Arial"/>
                <w:sz w:val="18"/>
                <w:szCs w:val="18"/>
                <w:lang w:val="pt-PT" w:eastAsia="en-US"/>
              </w:rPr>
              <w:t>Centre</w:t>
            </w:r>
            <w:r>
              <w:rPr>
                <w:rFonts w:ascii="Arial" w:eastAsia="Arial" w:hAnsi="Arial" w:cs="Arial"/>
                <w:sz w:val="18"/>
                <w:szCs w:val="18"/>
                <w:lang w:val="pt-PT" w:eastAsia="en-US"/>
              </w:rPr>
              <w:t xml:space="preserve"> </w:t>
            </w:r>
            <w:r>
              <w:rPr>
                <w:rFonts w:ascii="Arial" w:hAnsi="Arial" w:cs="Arial"/>
                <w:sz w:val="18"/>
                <w:szCs w:val="18"/>
                <w:lang w:val="pt-PT" w:eastAsia="en-US"/>
              </w:rPr>
              <w:t>(Potsdam,</w:t>
            </w:r>
            <w:r>
              <w:rPr>
                <w:rFonts w:ascii="Arial" w:eastAsia="Arial" w:hAnsi="Arial" w:cs="Arial"/>
                <w:sz w:val="18"/>
                <w:szCs w:val="18"/>
                <w:lang w:val="pt-PT" w:eastAsia="en-US"/>
              </w:rPr>
              <w:t xml:space="preserve"> </w:t>
            </w:r>
            <w:r>
              <w:rPr>
                <w:rFonts w:ascii="Arial" w:hAnsi="Arial" w:cs="Arial"/>
                <w:sz w:val="18"/>
                <w:szCs w:val="18"/>
                <w:lang w:val="pt-PT" w:eastAsia="en-US"/>
              </w:rPr>
              <w:t>Germany)</w:t>
            </w:r>
          </w:p>
          <w:p w14:paraId="768090EB" w14:textId="77777777" w:rsidR="00086DB9" w:rsidRDefault="00086DB9">
            <w:pPr>
              <w:pStyle w:val="Standard"/>
              <w:spacing w:line="312" w:lineRule="auto"/>
              <w:rPr>
                <w:rFonts w:ascii="Arial" w:hAnsi="Arial" w:cs="Arial"/>
                <w:sz w:val="18"/>
                <w:szCs w:val="18"/>
                <w:lang w:val="pt-PT"/>
              </w:rPr>
            </w:pPr>
          </w:p>
        </w:tc>
      </w:tr>
      <w:tr w:rsidR="00086DB9" w14:paraId="768090EF" w14:textId="77777777">
        <w:trPr>
          <w:trHeight w:hRule="exact" w:val="284"/>
        </w:trPr>
        <w:tc>
          <w:tcPr>
            <w:tcW w:w="1431" w:type="dxa"/>
            <w:tcMar>
              <w:top w:w="0" w:type="dxa"/>
              <w:left w:w="108" w:type="dxa"/>
              <w:bottom w:w="0" w:type="dxa"/>
              <w:right w:w="108" w:type="dxa"/>
            </w:tcMar>
            <w:vAlign w:val="center"/>
          </w:tcPr>
          <w:p w14:paraId="768090ED" w14:textId="77777777" w:rsidR="00086DB9" w:rsidRDefault="00986FBA">
            <w:pPr>
              <w:pStyle w:val="Standard"/>
              <w:snapToGrid w:val="0"/>
              <w:rPr>
                <w:rFonts w:ascii="Arial" w:hAnsi="Arial" w:cs="Arial"/>
                <w:b/>
                <w:sz w:val="18"/>
                <w:szCs w:val="18"/>
              </w:rPr>
            </w:pPr>
            <w:r>
              <w:rPr>
                <w:rFonts w:ascii="Arial" w:hAnsi="Arial" w:cs="Arial"/>
                <w:b/>
                <w:sz w:val="18"/>
                <w:szCs w:val="18"/>
              </w:rPr>
              <w:t>GLONASS</w:t>
            </w:r>
          </w:p>
        </w:tc>
        <w:tc>
          <w:tcPr>
            <w:tcW w:w="7625" w:type="dxa"/>
            <w:tcMar>
              <w:top w:w="0" w:type="dxa"/>
              <w:left w:w="108" w:type="dxa"/>
              <w:bottom w:w="0" w:type="dxa"/>
              <w:right w:w="108" w:type="dxa"/>
            </w:tcMar>
            <w:vAlign w:val="center"/>
          </w:tcPr>
          <w:p w14:paraId="768090EE" w14:textId="77777777" w:rsidR="00086DB9" w:rsidRDefault="00986FBA">
            <w:pPr>
              <w:pStyle w:val="Standard"/>
              <w:snapToGrid w:val="0"/>
              <w:spacing w:line="312" w:lineRule="auto"/>
              <w:rPr>
                <w:rFonts w:ascii="Arial" w:hAnsi="Arial" w:cs="Arial"/>
                <w:sz w:val="18"/>
                <w:szCs w:val="18"/>
              </w:rPr>
            </w:pPr>
            <w:proofErr w:type="spellStart"/>
            <w:r>
              <w:rPr>
                <w:rFonts w:ascii="Arial" w:hAnsi="Arial" w:cs="Arial"/>
                <w:sz w:val="18"/>
                <w:szCs w:val="18"/>
              </w:rPr>
              <w:t>Globalnaya</w:t>
            </w:r>
            <w:proofErr w:type="spellEnd"/>
            <w:r>
              <w:rPr>
                <w:rFonts w:ascii="Arial" w:eastAsia="Arial" w:hAnsi="Arial" w:cs="Arial"/>
                <w:sz w:val="18"/>
                <w:szCs w:val="18"/>
              </w:rPr>
              <w:t xml:space="preserve"> </w:t>
            </w:r>
            <w:proofErr w:type="spellStart"/>
            <w:r>
              <w:rPr>
                <w:rFonts w:ascii="Arial" w:hAnsi="Arial" w:cs="Arial"/>
                <w:sz w:val="18"/>
                <w:szCs w:val="18"/>
              </w:rPr>
              <w:t>Navigatsionnaya</w:t>
            </w:r>
            <w:proofErr w:type="spellEnd"/>
            <w:r>
              <w:rPr>
                <w:rFonts w:ascii="Arial" w:eastAsia="Arial" w:hAnsi="Arial" w:cs="Arial"/>
                <w:sz w:val="18"/>
                <w:szCs w:val="18"/>
              </w:rPr>
              <w:t xml:space="preserve"> </w:t>
            </w:r>
            <w:proofErr w:type="spellStart"/>
            <w:r>
              <w:rPr>
                <w:rFonts w:ascii="Arial" w:hAnsi="Arial" w:cs="Arial"/>
                <w:sz w:val="18"/>
                <w:szCs w:val="18"/>
              </w:rPr>
              <w:t>Sputnikovaya</w:t>
            </w:r>
            <w:proofErr w:type="spellEnd"/>
            <w:r>
              <w:rPr>
                <w:rFonts w:ascii="Arial" w:eastAsia="Arial" w:hAnsi="Arial" w:cs="Arial"/>
                <w:sz w:val="18"/>
                <w:szCs w:val="18"/>
              </w:rPr>
              <w:t xml:space="preserve"> </w:t>
            </w:r>
            <w:r>
              <w:rPr>
                <w:rFonts w:ascii="Arial" w:hAnsi="Arial" w:cs="Arial"/>
                <w:sz w:val="18"/>
                <w:szCs w:val="18"/>
              </w:rPr>
              <w:t>Sistema</w:t>
            </w:r>
            <w:r>
              <w:rPr>
                <w:rFonts w:ascii="Arial" w:eastAsia="Arial" w:hAnsi="Arial" w:cs="Arial"/>
                <w:sz w:val="18"/>
                <w:szCs w:val="18"/>
              </w:rPr>
              <w:t xml:space="preserve"> </w:t>
            </w:r>
            <w:r>
              <w:rPr>
                <w:rFonts w:ascii="Arial" w:hAnsi="Arial" w:cs="Arial"/>
                <w:sz w:val="18"/>
                <w:szCs w:val="18"/>
              </w:rPr>
              <w:t>(Russia)</w:t>
            </w:r>
          </w:p>
        </w:tc>
      </w:tr>
      <w:tr w:rsidR="00086DB9" w14:paraId="768090F2" w14:textId="77777777">
        <w:trPr>
          <w:trHeight w:hRule="exact" w:val="284"/>
        </w:trPr>
        <w:tc>
          <w:tcPr>
            <w:tcW w:w="1431" w:type="dxa"/>
            <w:tcMar>
              <w:top w:w="0" w:type="dxa"/>
              <w:left w:w="108" w:type="dxa"/>
              <w:bottom w:w="0" w:type="dxa"/>
              <w:right w:w="108" w:type="dxa"/>
            </w:tcMar>
            <w:vAlign w:val="center"/>
          </w:tcPr>
          <w:p w14:paraId="768090F0" w14:textId="77777777" w:rsidR="00086DB9" w:rsidRDefault="00986FBA">
            <w:pPr>
              <w:pStyle w:val="Standard"/>
              <w:snapToGrid w:val="0"/>
              <w:rPr>
                <w:rFonts w:ascii="Arial" w:hAnsi="Arial" w:cs="Arial"/>
                <w:b/>
                <w:sz w:val="18"/>
                <w:szCs w:val="18"/>
              </w:rPr>
            </w:pPr>
            <w:r>
              <w:rPr>
                <w:rFonts w:ascii="Arial" w:hAnsi="Arial" w:cs="Arial"/>
                <w:b/>
                <w:sz w:val="18"/>
                <w:szCs w:val="18"/>
              </w:rPr>
              <w:t>GNSS</w:t>
            </w:r>
          </w:p>
        </w:tc>
        <w:tc>
          <w:tcPr>
            <w:tcW w:w="7625" w:type="dxa"/>
            <w:tcMar>
              <w:top w:w="0" w:type="dxa"/>
              <w:left w:w="108" w:type="dxa"/>
              <w:bottom w:w="0" w:type="dxa"/>
              <w:right w:w="108" w:type="dxa"/>
            </w:tcMar>
            <w:vAlign w:val="center"/>
          </w:tcPr>
          <w:p w14:paraId="768090F1"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Navigation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(generic</w:t>
            </w:r>
            <w:r>
              <w:rPr>
                <w:rFonts w:ascii="Arial" w:eastAsia="Arial" w:hAnsi="Arial" w:cs="Arial"/>
                <w:sz w:val="18"/>
                <w:szCs w:val="18"/>
              </w:rPr>
              <w:t xml:space="preserve"> </w:t>
            </w:r>
            <w:r>
              <w:rPr>
                <w:rFonts w:ascii="Arial" w:hAnsi="Arial" w:cs="Arial"/>
                <w:sz w:val="18"/>
                <w:szCs w:val="18"/>
              </w:rPr>
              <w:t>GPS/GLONASS/Galileo/</w:t>
            </w:r>
            <w:proofErr w:type="spellStart"/>
            <w:r>
              <w:rPr>
                <w:rFonts w:ascii="Arial" w:hAnsi="Arial" w:cs="Arial"/>
                <w:sz w:val="18"/>
                <w:szCs w:val="18"/>
              </w:rPr>
              <w:t>Beidou</w:t>
            </w:r>
            <w:proofErr w:type="spellEnd"/>
            <w:r>
              <w:rPr>
                <w:rFonts w:ascii="Arial" w:hAnsi="Arial" w:cs="Arial"/>
                <w:sz w:val="18"/>
                <w:szCs w:val="18"/>
              </w:rPr>
              <w:t>)</w:t>
            </w:r>
          </w:p>
        </w:tc>
      </w:tr>
      <w:tr w:rsidR="00086DB9" w14:paraId="768090F5" w14:textId="77777777">
        <w:trPr>
          <w:trHeight w:hRule="exact" w:val="284"/>
        </w:trPr>
        <w:tc>
          <w:tcPr>
            <w:tcW w:w="1431" w:type="dxa"/>
            <w:tcMar>
              <w:top w:w="0" w:type="dxa"/>
              <w:left w:w="108" w:type="dxa"/>
              <w:bottom w:w="0" w:type="dxa"/>
              <w:right w:w="108" w:type="dxa"/>
            </w:tcMar>
            <w:vAlign w:val="center"/>
          </w:tcPr>
          <w:p w14:paraId="768090F3" w14:textId="77777777" w:rsidR="00086DB9" w:rsidRDefault="00986FBA">
            <w:pPr>
              <w:pStyle w:val="Standard"/>
              <w:snapToGrid w:val="0"/>
              <w:rPr>
                <w:rFonts w:ascii="Arial" w:hAnsi="Arial" w:cs="Arial"/>
                <w:b/>
                <w:sz w:val="18"/>
                <w:szCs w:val="18"/>
              </w:rPr>
            </w:pPr>
            <w:r>
              <w:rPr>
                <w:rFonts w:ascii="Arial" w:hAnsi="Arial" w:cs="Arial"/>
                <w:b/>
                <w:sz w:val="18"/>
                <w:szCs w:val="18"/>
              </w:rPr>
              <w:t>GPS</w:t>
            </w:r>
          </w:p>
        </w:tc>
        <w:tc>
          <w:tcPr>
            <w:tcW w:w="7625" w:type="dxa"/>
            <w:tcMar>
              <w:top w:w="0" w:type="dxa"/>
              <w:left w:w="108" w:type="dxa"/>
              <w:bottom w:w="0" w:type="dxa"/>
              <w:right w:w="108" w:type="dxa"/>
            </w:tcMar>
            <w:vAlign w:val="center"/>
          </w:tcPr>
          <w:p w14:paraId="768090F4"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Positioning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(USA)</w:t>
            </w:r>
          </w:p>
        </w:tc>
      </w:tr>
      <w:tr w:rsidR="00086DB9" w14:paraId="768090F8" w14:textId="77777777">
        <w:trPr>
          <w:trHeight w:hRule="exact" w:val="284"/>
        </w:trPr>
        <w:tc>
          <w:tcPr>
            <w:tcW w:w="1431" w:type="dxa"/>
            <w:tcMar>
              <w:top w:w="0" w:type="dxa"/>
              <w:left w:w="108" w:type="dxa"/>
              <w:bottom w:w="0" w:type="dxa"/>
              <w:right w:w="108" w:type="dxa"/>
            </w:tcMar>
            <w:vAlign w:val="center"/>
          </w:tcPr>
          <w:p w14:paraId="768090F6" w14:textId="77777777" w:rsidR="00086DB9" w:rsidRDefault="00986FBA">
            <w:pPr>
              <w:pStyle w:val="Standard"/>
              <w:snapToGrid w:val="0"/>
              <w:rPr>
                <w:rFonts w:ascii="Arial" w:hAnsi="Arial" w:cs="Arial"/>
                <w:b/>
                <w:sz w:val="18"/>
                <w:szCs w:val="18"/>
              </w:rPr>
            </w:pPr>
            <w:r>
              <w:rPr>
                <w:rFonts w:ascii="Arial" w:hAnsi="Arial" w:cs="Arial"/>
                <w:b/>
                <w:sz w:val="18"/>
                <w:szCs w:val="18"/>
              </w:rPr>
              <w:t>GRACE</w:t>
            </w:r>
          </w:p>
        </w:tc>
        <w:tc>
          <w:tcPr>
            <w:tcW w:w="7625" w:type="dxa"/>
            <w:tcMar>
              <w:top w:w="0" w:type="dxa"/>
              <w:left w:w="108" w:type="dxa"/>
              <w:bottom w:w="0" w:type="dxa"/>
              <w:right w:w="108" w:type="dxa"/>
            </w:tcMar>
            <w:vAlign w:val="center"/>
          </w:tcPr>
          <w:p w14:paraId="768090F7" w14:textId="77777777" w:rsidR="00086DB9" w:rsidRDefault="00986FBA">
            <w:pPr>
              <w:pStyle w:val="Standard"/>
              <w:snapToGrid w:val="0"/>
              <w:rPr>
                <w:rFonts w:ascii="Arial" w:hAnsi="Arial" w:cs="Arial"/>
                <w:sz w:val="18"/>
                <w:szCs w:val="18"/>
              </w:rPr>
            </w:pPr>
            <w:r>
              <w:rPr>
                <w:rFonts w:ascii="Arial" w:hAnsi="Arial" w:cs="Arial"/>
                <w:sz w:val="18"/>
                <w:szCs w:val="18"/>
              </w:rPr>
              <w:t>Gravity</w:t>
            </w:r>
            <w:r>
              <w:rPr>
                <w:rFonts w:ascii="Arial" w:eastAsia="Arial" w:hAnsi="Arial" w:cs="Arial"/>
                <w:sz w:val="18"/>
                <w:szCs w:val="18"/>
              </w:rPr>
              <w:t xml:space="preserve"> </w:t>
            </w:r>
            <w:r>
              <w:rPr>
                <w:rFonts w:ascii="Arial" w:hAnsi="Arial" w:cs="Arial"/>
                <w:sz w:val="18"/>
                <w:szCs w:val="18"/>
              </w:rPr>
              <w:t>Recovery</w:t>
            </w:r>
            <w:r>
              <w:rPr>
                <w:rFonts w:ascii="Arial" w:eastAsia="Arial" w:hAnsi="Arial" w:cs="Arial"/>
                <w:sz w:val="18"/>
                <w:szCs w:val="18"/>
              </w:rPr>
              <w:t xml:space="preserve"> </w:t>
            </w:r>
            <w:proofErr w:type="gramStart"/>
            <w:r>
              <w:rPr>
                <w:rFonts w:ascii="Arial" w:hAnsi="Arial" w:cs="Arial"/>
                <w:sz w:val="18"/>
                <w:szCs w:val="18"/>
              </w:rPr>
              <w:t>And</w:t>
            </w:r>
            <w:proofErr w:type="gramEnd"/>
            <w:r>
              <w:rPr>
                <w:rFonts w:ascii="Arial" w:eastAsia="Arial" w:hAnsi="Arial" w:cs="Arial"/>
                <w:sz w:val="18"/>
                <w:szCs w:val="18"/>
              </w:rPr>
              <w:t xml:space="preserve"> </w:t>
            </w: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Experiment</w:t>
            </w:r>
            <w:r>
              <w:rPr>
                <w:rFonts w:ascii="Arial" w:eastAsia="Arial" w:hAnsi="Arial" w:cs="Arial"/>
                <w:sz w:val="18"/>
                <w:szCs w:val="18"/>
              </w:rPr>
              <w:t xml:space="preserve"> </w:t>
            </w:r>
            <w:r>
              <w:rPr>
                <w:rFonts w:ascii="Arial" w:hAnsi="Arial" w:cs="Arial"/>
                <w:sz w:val="18"/>
                <w:szCs w:val="18"/>
              </w:rPr>
              <w:t>(Germany/USA)</w:t>
            </w:r>
          </w:p>
        </w:tc>
      </w:tr>
      <w:tr w:rsidR="00086DB9" w14:paraId="768090FB" w14:textId="77777777">
        <w:trPr>
          <w:trHeight w:hRule="exact" w:val="284"/>
        </w:trPr>
        <w:tc>
          <w:tcPr>
            <w:tcW w:w="1431" w:type="dxa"/>
            <w:tcMar>
              <w:top w:w="0" w:type="dxa"/>
              <w:left w:w="108" w:type="dxa"/>
              <w:bottom w:w="0" w:type="dxa"/>
              <w:right w:w="108" w:type="dxa"/>
            </w:tcMar>
            <w:vAlign w:val="center"/>
          </w:tcPr>
          <w:p w14:paraId="768090F9" w14:textId="77777777" w:rsidR="00086DB9" w:rsidRDefault="00986FBA">
            <w:pPr>
              <w:pStyle w:val="Standard"/>
              <w:snapToGrid w:val="0"/>
              <w:rPr>
                <w:rFonts w:ascii="Arial" w:hAnsi="Arial" w:cs="Arial"/>
                <w:b/>
                <w:sz w:val="18"/>
                <w:szCs w:val="18"/>
              </w:rPr>
            </w:pPr>
            <w:r>
              <w:rPr>
                <w:rFonts w:ascii="Arial" w:hAnsi="Arial" w:cs="Arial"/>
                <w:b/>
                <w:sz w:val="18"/>
                <w:szCs w:val="18"/>
              </w:rPr>
              <w:t>GRACE-FO</w:t>
            </w:r>
          </w:p>
        </w:tc>
        <w:tc>
          <w:tcPr>
            <w:tcW w:w="7625" w:type="dxa"/>
            <w:tcMar>
              <w:top w:w="0" w:type="dxa"/>
              <w:left w:w="108" w:type="dxa"/>
              <w:bottom w:w="0" w:type="dxa"/>
              <w:right w:w="108" w:type="dxa"/>
            </w:tcMar>
            <w:vAlign w:val="center"/>
          </w:tcPr>
          <w:p w14:paraId="768090FA" w14:textId="77777777" w:rsidR="00086DB9" w:rsidRDefault="00986FBA">
            <w:pPr>
              <w:pStyle w:val="Standard"/>
              <w:snapToGrid w:val="0"/>
              <w:rPr>
                <w:rFonts w:ascii="Arial" w:hAnsi="Arial" w:cs="Arial"/>
                <w:sz w:val="18"/>
                <w:szCs w:val="18"/>
              </w:rPr>
            </w:pPr>
            <w:r>
              <w:rPr>
                <w:rFonts w:ascii="Arial" w:hAnsi="Arial" w:cs="Arial"/>
                <w:sz w:val="18"/>
                <w:szCs w:val="18"/>
              </w:rPr>
              <w:t>GRACE Follow-on experiment (Germany/USA)</w:t>
            </w:r>
          </w:p>
        </w:tc>
      </w:tr>
      <w:tr w:rsidR="00086DB9" w14:paraId="768090FE" w14:textId="77777777">
        <w:trPr>
          <w:trHeight w:hRule="exact" w:val="284"/>
        </w:trPr>
        <w:tc>
          <w:tcPr>
            <w:tcW w:w="1431" w:type="dxa"/>
            <w:tcMar>
              <w:top w:w="0" w:type="dxa"/>
              <w:left w:w="108" w:type="dxa"/>
              <w:bottom w:w="0" w:type="dxa"/>
              <w:right w:w="108" w:type="dxa"/>
            </w:tcMar>
            <w:vAlign w:val="center"/>
          </w:tcPr>
          <w:p w14:paraId="768090FC" w14:textId="77777777" w:rsidR="00086DB9" w:rsidRDefault="00986FBA">
            <w:pPr>
              <w:pStyle w:val="Standard"/>
              <w:snapToGrid w:val="0"/>
              <w:rPr>
                <w:rFonts w:ascii="Arial" w:hAnsi="Arial" w:cs="Arial"/>
                <w:b/>
                <w:sz w:val="18"/>
                <w:szCs w:val="18"/>
              </w:rPr>
            </w:pPr>
            <w:r>
              <w:rPr>
                <w:rFonts w:ascii="Arial" w:hAnsi="Arial" w:cs="Arial"/>
                <w:b/>
                <w:sz w:val="18"/>
                <w:szCs w:val="18"/>
              </w:rPr>
              <w:t>GRAS</w:t>
            </w:r>
          </w:p>
        </w:tc>
        <w:tc>
          <w:tcPr>
            <w:tcW w:w="7625" w:type="dxa"/>
            <w:tcMar>
              <w:top w:w="0" w:type="dxa"/>
              <w:left w:w="108" w:type="dxa"/>
              <w:bottom w:w="0" w:type="dxa"/>
              <w:right w:w="108" w:type="dxa"/>
            </w:tcMar>
            <w:vAlign w:val="center"/>
          </w:tcPr>
          <w:p w14:paraId="768090FD" w14:textId="77777777" w:rsidR="00086DB9" w:rsidRDefault="00986FBA">
            <w:pPr>
              <w:pStyle w:val="Standard"/>
              <w:snapToGrid w:val="0"/>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Receiver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 xml:space="preserve">(on </w:t>
            </w:r>
            <w:proofErr w:type="spellStart"/>
            <w:r>
              <w:rPr>
                <w:rFonts w:ascii="Arial" w:hAnsi="Arial" w:cs="Arial"/>
                <w:sz w:val="18"/>
                <w:szCs w:val="18"/>
              </w:rPr>
              <w:t>Metop</w:t>
            </w:r>
            <w:proofErr w:type="spellEnd"/>
            <w:r>
              <w:rPr>
                <w:rFonts w:ascii="Arial" w:hAnsi="Arial" w:cs="Arial"/>
                <w:sz w:val="18"/>
                <w:szCs w:val="18"/>
              </w:rPr>
              <w:t xml:space="preserve"> satellite)</w:t>
            </w:r>
          </w:p>
        </w:tc>
      </w:tr>
      <w:tr w:rsidR="00086DB9" w14:paraId="76809101" w14:textId="77777777">
        <w:trPr>
          <w:trHeight w:hRule="exact" w:val="284"/>
        </w:trPr>
        <w:tc>
          <w:tcPr>
            <w:tcW w:w="1431" w:type="dxa"/>
            <w:tcMar>
              <w:top w:w="0" w:type="dxa"/>
              <w:left w:w="108" w:type="dxa"/>
              <w:bottom w:w="0" w:type="dxa"/>
              <w:right w:w="108" w:type="dxa"/>
            </w:tcMar>
            <w:vAlign w:val="center"/>
          </w:tcPr>
          <w:p w14:paraId="768090FF" w14:textId="77777777" w:rsidR="00086DB9" w:rsidRDefault="00986FBA">
            <w:pPr>
              <w:pStyle w:val="Standard"/>
              <w:snapToGrid w:val="0"/>
              <w:rPr>
                <w:rFonts w:ascii="Arial" w:hAnsi="Arial" w:cs="Arial"/>
                <w:b/>
                <w:sz w:val="18"/>
                <w:szCs w:val="18"/>
              </w:rPr>
            </w:pPr>
            <w:r>
              <w:rPr>
                <w:rFonts w:ascii="Arial" w:hAnsi="Arial" w:cs="Arial"/>
                <w:b/>
                <w:sz w:val="18"/>
                <w:szCs w:val="18"/>
              </w:rPr>
              <w:t>GRIB</w:t>
            </w:r>
          </w:p>
        </w:tc>
        <w:tc>
          <w:tcPr>
            <w:tcW w:w="7625" w:type="dxa"/>
            <w:tcMar>
              <w:top w:w="0" w:type="dxa"/>
              <w:left w:w="108" w:type="dxa"/>
              <w:bottom w:w="0" w:type="dxa"/>
              <w:right w:w="108" w:type="dxa"/>
            </w:tcMar>
            <w:vAlign w:val="center"/>
          </w:tcPr>
          <w:p w14:paraId="76809100"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GRIdded</w:t>
            </w:r>
            <w:proofErr w:type="spellEnd"/>
            <w:r>
              <w:rPr>
                <w:rFonts w:ascii="Arial" w:eastAsia="Arial" w:hAnsi="Arial" w:cs="Arial"/>
                <w:sz w:val="18"/>
                <w:szCs w:val="18"/>
              </w:rPr>
              <w:t xml:space="preserve"> </w:t>
            </w:r>
            <w:r>
              <w:rPr>
                <w:rFonts w:ascii="Arial" w:hAnsi="Arial" w:cs="Arial"/>
                <w:sz w:val="18"/>
                <w:szCs w:val="18"/>
              </w:rPr>
              <w:t>Binary</w:t>
            </w:r>
            <w:r>
              <w:rPr>
                <w:rFonts w:ascii="Arial" w:eastAsia="Arial" w:hAnsi="Arial" w:cs="Arial"/>
                <w:sz w:val="18"/>
                <w:szCs w:val="18"/>
              </w:rPr>
              <w:t xml:space="preserve"> </w:t>
            </w:r>
            <w:r>
              <w:rPr>
                <w:rFonts w:ascii="Arial" w:hAnsi="Arial" w:cs="Arial"/>
                <w:sz w:val="18"/>
                <w:szCs w:val="18"/>
              </w:rPr>
              <w:t>(WMO)</w:t>
            </w:r>
          </w:p>
        </w:tc>
      </w:tr>
      <w:tr w:rsidR="00086DB9" w14:paraId="76809104" w14:textId="77777777">
        <w:trPr>
          <w:trHeight w:hRule="exact" w:val="284"/>
        </w:trPr>
        <w:tc>
          <w:tcPr>
            <w:tcW w:w="1431" w:type="dxa"/>
            <w:tcMar>
              <w:top w:w="0" w:type="dxa"/>
              <w:left w:w="108" w:type="dxa"/>
              <w:bottom w:w="0" w:type="dxa"/>
              <w:right w:w="108" w:type="dxa"/>
            </w:tcMar>
            <w:vAlign w:val="center"/>
          </w:tcPr>
          <w:p w14:paraId="76809102" w14:textId="77777777" w:rsidR="00086DB9" w:rsidRDefault="00986FBA">
            <w:pPr>
              <w:pStyle w:val="Standard"/>
              <w:snapToGrid w:val="0"/>
              <w:rPr>
                <w:rFonts w:ascii="Arial" w:hAnsi="Arial" w:cs="Arial"/>
                <w:b/>
                <w:sz w:val="18"/>
                <w:szCs w:val="18"/>
              </w:rPr>
            </w:pPr>
            <w:r>
              <w:rPr>
                <w:rFonts w:ascii="Arial" w:hAnsi="Arial" w:cs="Arial"/>
                <w:b/>
                <w:sz w:val="18"/>
                <w:szCs w:val="18"/>
              </w:rPr>
              <w:t>GSN</w:t>
            </w:r>
          </w:p>
        </w:tc>
        <w:tc>
          <w:tcPr>
            <w:tcW w:w="7625" w:type="dxa"/>
            <w:tcMar>
              <w:top w:w="0" w:type="dxa"/>
              <w:left w:w="108" w:type="dxa"/>
              <w:bottom w:w="0" w:type="dxa"/>
              <w:right w:w="108" w:type="dxa"/>
            </w:tcMar>
            <w:vAlign w:val="center"/>
          </w:tcPr>
          <w:p w14:paraId="76809103" w14:textId="77777777" w:rsidR="00086DB9" w:rsidRDefault="00986FBA">
            <w:pPr>
              <w:pStyle w:val="Standard"/>
              <w:snapToGrid w:val="0"/>
              <w:rPr>
                <w:rFonts w:ascii="Arial" w:hAnsi="Arial" w:cs="Arial"/>
                <w:sz w:val="18"/>
                <w:szCs w:val="18"/>
              </w:rPr>
            </w:pPr>
            <w:r>
              <w:rPr>
                <w:rFonts w:ascii="Arial" w:hAnsi="Arial" w:cs="Arial"/>
                <w:sz w:val="18"/>
                <w:szCs w:val="18"/>
              </w:rPr>
              <w:t>Ground</w:t>
            </w:r>
            <w:r>
              <w:rPr>
                <w:rFonts w:ascii="Arial" w:eastAsia="Arial" w:hAnsi="Arial" w:cs="Arial"/>
                <w:sz w:val="18"/>
                <w:szCs w:val="18"/>
              </w:rPr>
              <w:t xml:space="preserve"> </w:t>
            </w:r>
            <w:r>
              <w:rPr>
                <w:rFonts w:ascii="Arial" w:hAnsi="Arial" w:cs="Arial"/>
                <w:sz w:val="18"/>
                <w:szCs w:val="18"/>
              </w:rPr>
              <w:t>Support</w:t>
            </w:r>
            <w:r>
              <w:rPr>
                <w:rFonts w:ascii="Arial" w:eastAsia="Arial" w:hAnsi="Arial" w:cs="Arial"/>
                <w:sz w:val="18"/>
                <w:szCs w:val="18"/>
              </w:rPr>
              <w:t xml:space="preserve"> </w:t>
            </w:r>
            <w:r>
              <w:rPr>
                <w:rFonts w:ascii="Arial" w:hAnsi="Arial" w:cs="Arial"/>
                <w:sz w:val="18"/>
                <w:szCs w:val="18"/>
              </w:rPr>
              <w:t>Network</w:t>
            </w:r>
          </w:p>
        </w:tc>
      </w:tr>
      <w:tr w:rsidR="00086DB9" w14:paraId="76809107" w14:textId="77777777">
        <w:trPr>
          <w:trHeight w:hRule="exact" w:val="284"/>
        </w:trPr>
        <w:tc>
          <w:tcPr>
            <w:tcW w:w="1431" w:type="dxa"/>
            <w:tcMar>
              <w:top w:w="0" w:type="dxa"/>
              <w:left w:w="108" w:type="dxa"/>
              <w:bottom w:w="0" w:type="dxa"/>
              <w:right w:w="108" w:type="dxa"/>
            </w:tcMar>
            <w:vAlign w:val="center"/>
          </w:tcPr>
          <w:p w14:paraId="76809105" w14:textId="77777777" w:rsidR="00086DB9" w:rsidRDefault="00986FBA">
            <w:pPr>
              <w:pStyle w:val="Standard"/>
              <w:snapToGrid w:val="0"/>
              <w:rPr>
                <w:rFonts w:ascii="Arial" w:hAnsi="Arial" w:cs="Arial"/>
                <w:b/>
                <w:sz w:val="18"/>
                <w:szCs w:val="18"/>
              </w:rPr>
            </w:pPr>
            <w:r>
              <w:rPr>
                <w:rFonts w:ascii="Arial" w:hAnsi="Arial" w:cs="Arial"/>
                <w:b/>
                <w:sz w:val="18"/>
                <w:szCs w:val="18"/>
              </w:rPr>
              <w:t>GTS</w:t>
            </w:r>
          </w:p>
        </w:tc>
        <w:tc>
          <w:tcPr>
            <w:tcW w:w="7625" w:type="dxa"/>
            <w:tcMar>
              <w:top w:w="0" w:type="dxa"/>
              <w:left w:w="108" w:type="dxa"/>
              <w:bottom w:w="0" w:type="dxa"/>
              <w:right w:w="108" w:type="dxa"/>
            </w:tcMar>
            <w:vAlign w:val="center"/>
          </w:tcPr>
          <w:p w14:paraId="76809106"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Telecommunications</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(WMO)</w:t>
            </w:r>
          </w:p>
        </w:tc>
      </w:tr>
      <w:tr w:rsidR="00086DB9" w14:paraId="7680910A" w14:textId="77777777">
        <w:trPr>
          <w:trHeight w:hRule="exact" w:val="284"/>
        </w:trPr>
        <w:tc>
          <w:tcPr>
            <w:tcW w:w="1431" w:type="dxa"/>
            <w:tcMar>
              <w:top w:w="0" w:type="dxa"/>
              <w:left w:w="108" w:type="dxa"/>
              <w:bottom w:w="0" w:type="dxa"/>
              <w:right w:w="108" w:type="dxa"/>
            </w:tcMar>
            <w:vAlign w:val="center"/>
          </w:tcPr>
          <w:p w14:paraId="76809108" w14:textId="77777777" w:rsidR="00086DB9" w:rsidRDefault="00986FBA">
            <w:pPr>
              <w:pStyle w:val="Standard"/>
              <w:snapToGrid w:val="0"/>
              <w:rPr>
                <w:rFonts w:ascii="Arial" w:hAnsi="Arial" w:cs="Arial"/>
                <w:b/>
                <w:sz w:val="18"/>
                <w:szCs w:val="18"/>
              </w:rPr>
            </w:pPr>
            <w:r>
              <w:rPr>
                <w:rFonts w:ascii="Arial" w:hAnsi="Arial" w:cs="Arial"/>
                <w:b/>
                <w:sz w:val="18"/>
                <w:szCs w:val="18"/>
              </w:rPr>
              <w:t>ICDR</w:t>
            </w:r>
          </w:p>
        </w:tc>
        <w:tc>
          <w:tcPr>
            <w:tcW w:w="7625" w:type="dxa"/>
            <w:tcMar>
              <w:top w:w="0" w:type="dxa"/>
              <w:left w:w="108" w:type="dxa"/>
              <w:bottom w:w="0" w:type="dxa"/>
              <w:right w:w="108" w:type="dxa"/>
            </w:tcMar>
            <w:vAlign w:val="center"/>
          </w:tcPr>
          <w:p w14:paraId="76809109" w14:textId="77777777" w:rsidR="00086DB9" w:rsidRDefault="00986FBA">
            <w:pPr>
              <w:pStyle w:val="Standard"/>
              <w:snapToGrid w:val="0"/>
              <w:rPr>
                <w:rFonts w:ascii="Arial" w:hAnsi="Arial" w:cs="Arial"/>
                <w:sz w:val="18"/>
                <w:szCs w:val="18"/>
              </w:rPr>
            </w:pPr>
            <w:r>
              <w:rPr>
                <w:rFonts w:ascii="Arial" w:hAnsi="Arial" w:cs="Arial"/>
                <w:sz w:val="18"/>
                <w:szCs w:val="18"/>
              </w:rPr>
              <w:t>Interim Climate Data Record</w:t>
            </w:r>
          </w:p>
        </w:tc>
      </w:tr>
      <w:tr w:rsidR="00086DB9" w14:paraId="7680910D" w14:textId="77777777">
        <w:trPr>
          <w:trHeight w:hRule="exact" w:val="284"/>
        </w:trPr>
        <w:tc>
          <w:tcPr>
            <w:tcW w:w="1431" w:type="dxa"/>
            <w:tcMar>
              <w:top w:w="0" w:type="dxa"/>
              <w:left w:w="108" w:type="dxa"/>
              <w:bottom w:w="0" w:type="dxa"/>
              <w:right w:w="108" w:type="dxa"/>
            </w:tcMar>
            <w:vAlign w:val="center"/>
          </w:tcPr>
          <w:p w14:paraId="7680910B" w14:textId="77777777" w:rsidR="00086DB9" w:rsidRDefault="00986FBA">
            <w:pPr>
              <w:pStyle w:val="Standard"/>
              <w:snapToGrid w:val="0"/>
              <w:rPr>
                <w:rFonts w:ascii="Arial" w:hAnsi="Arial" w:cs="Arial"/>
                <w:b/>
                <w:sz w:val="18"/>
                <w:szCs w:val="18"/>
              </w:rPr>
            </w:pPr>
            <w:r>
              <w:rPr>
                <w:rFonts w:ascii="Arial" w:hAnsi="Arial" w:cs="Arial"/>
                <w:b/>
                <w:sz w:val="18"/>
                <w:szCs w:val="18"/>
              </w:rPr>
              <w:t>ISRO</w:t>
            </w:r>
          </w:p>
        </w:tc>
        <w:tc>
          <w:tcPr>
            <w:tcW w:w="7625" w:type="dxa"/>
            <w:tcMar>
              <w:top w:w="0" w:type="dxa"/>
              <w:left w:w="108" w:type="dxa"/>
              <w:bottom w:w="0" w:type="dxa"/>
              <w:right w:w="108" w:type="dxa"/>
            </w:tcMar>
            <w:vAlign w:val="center"/>
          </w:tcPr>
          <w:p w14:paraId="7680910C" w14:textId="77777777" w:rsidR="00086DB9" w:rsidRDefault="00986FBA">
            <w:pPr>
              <w:pStyle w:val="Standard"/>
              <w:snapToGrid w:val="0"/>
              <w:rPr>
                <w:rFonts w:ascii="Arial" w:hAnsi="Arial" w:cs="Arial"/>
                <w:sz w:val="18"/>
                <w:szCs w:val="18"/>
              </w:rPr>
            </w:pPr>
            <w:r>
              <w:rPr>
                <w:rFonts w:ascii="Arial" w:hAnsi="Arial" w:cs="Arial"/>
                <w:sz w:val="18"/>
                <w:szCs w:val="18"/>
              </w:rPr>
              <w:t>Indian Space Research Organisation</w:t>
            </w:r>
          </w:p>
        </w:tc>
      </w:tr>
      <w:tr w:rsidR="00086DB9" w14:paraId="76809110" w14:textId="77777777">
        <w:trPr>
          <w:trHeight w:hRule="exact" w:val="284"/>
        </w:trPr>
        <w:tc>
          <w:tcPr>
            <w:tcW w:w="1431" w:type="dxa"/>
            <w:tcMar>
              <w:top w:w="0" w:type="dxa"/>
              <w:left w:w="108" w:type="dxa"/>
              <w:bottom w:w="0" w:type="dxa"/>
              <w:right w:w="108" w:type="dxa"/>
            </w:tcMar>
            <w:vAlign w:val="center"/>
          </w:tcPr>
          <w:p w14:paraId="7680910E" w14:textId="77777777" w:rsidR="00086DB9" w:rsidRDefault="00986FBA">
            <w:pPr>
              <w:pStyle w:val="Standard"/>
              <w:snapToGrid w:val="0"/>
              <w:rPr>
                <w:rFonts w:ascii="Arial" w:hAnsi="Arial" w:cs="Arial"/>
                <w:b/>
                <w:sz w:val="18"/>
                <w:szCs w:val="18"/>
              </w:rPr>
            </w:pPr>
            <w:r>
              <w:rPr>
                <w:rFonts w:ascii="Arial" w:hAnsi="Arial" w:cs="Arial"/>
                <w:b/>
                <w:sz w:val="18"/>
                <w:szCs w:val="18"/>
              </w:rPr>
              <w:t>JPL</w:t>
            </w:r>
          </w:p>
        </w:tc>
        <w:tc>
          <w:tcPr>
            <w:tcW w:w="7625" w:type="dxa"/>
            <w:tcMar>
              <w:top w:w="0" w:type="dxa"/>
              <w:left w:w="108" w:type="dxa"/>
              <w:bottom w:w="0" w:type="dxa"/>
              <w:right w:w="108" w:type="dxa"/>
            </w:tcMar>
            <w:vAlign w:val="center"/>
          </w:tcPr>
          <w:p w14:paraId="7680910F" w14:textId="77777777" w:rsidR="00086DB9" w:rsidRDefault="00986FBA">
            <w:pPr>
              <w:pStyle w:val="Standard"/>
              <w:snapToGrid w:val="0"/>
              <w:rPr>
                <w:rFonts w:ascii="Arial" w:hAnsi="Arial" w:cs="Arial"/>
                <w:sz w:val="18"/>
                <w:szCs w:val="18"/>
              </w:rPr>
            </w:pPr>
            <w:r>
              <w:rPr>
                <w:rFonts w:ascii="Arial" w:hAnsi="Arial" w:cs="Arial"/>
                <w:sz w:val="18"/>
                <w:szCs w:val="18"/>
              </w:rPr>
              <w:t>Jet Propulsion Laboratory</w:t>
            </w:r>
          </w:p>
        </w:tc>
      </w:tr>
      <w:tr w:rsidR="00086DB9" w14:paraId="76809113" w14:textId="77777777">
        <w:trPr>
          <w:trHeight w:hRule="exact" w:val="284"/>
        </w:trPr>
        <w:tc>
          <w:tcPr>
            <w:tcW w:w="1431" w:type="dxa"/>
            <w:tcMar>
              <w:top w:w="0" w:type="dxa"/>
              <w:left w:w="108" w:type="dxa"/>
              <w:bottom w:w="0" w:type="dxa"/>
              <w:right w:w="108" w:type="dxa"/>
            </w:tcMar>
            <w:vAlign w:val="center"/>
          </w:tcPr>
          <w:p w14:paraId="76809111" w14:textId="77777777" w:rsidR="00086DB9" w:rsidRDefault="00986FBA">
            <w:pPr>
              <w:pStyle w:val="Standard"/>
              <w:snapToGrid w:val="0"/>
              <w:rPr>
                <w:rFonts w:ascii="Arial" w:hAnsi="Arial" w:cs="Arial"/>
                <w:b/>
                <w:sz w:val="18"/>
                <w:szCs w:val="18"/>
              </w:rPr>
            </w:pPr>
            <w:r>
              <w:rPr>
                <w:rFonts w:ascii="Arial" w:hAnsi="Arial" w:cs="Arial"/>
                <w:b/>
                <w:sz w:val="18"/>
                <w:szCs w:val="18"/>
              </w:rPr>
              <w:t>KMA</w:t>
            </w:r>
          </w:p>
        </w:tc>
        <w:tc>
          <w:tcPr>
            <w:tcW w:w="7625" w:type="dxa"/>
            <w:tcMar>
              <w:top w:w="0" w:type="dxa"/>
              <w:left w:w="108" w:type="dxa"/>
              <w:bottom w:w="0" w:type="dxa"/>
              <w:right w:w="108" w:type="dxa"/>
            </w:tcMar>
            <w:vAlign w:val="center"/>
          </w:tcPr>
          <w:p w14:paraId="76809112" w14:textId="77777777" w:rsidR="00086DB9" w:rsidRDefault="00986FBA">
            <w:pPr>
              <w:pStyle w:val="Standard"/>
              <w:snapToGrid w:val="0"/>
              <w:rPr>
                <w:rFonts w:ascii="Arial" w:hAnsi="Arial" w:cs="Arial"/>
                <w:sz w:val="18"/>
                <w:szCs w:val="18"/>
              </w:rPr>
            </w:pPr>
            <w:r>
              <w:rPr>
                <w:rFonts w:ascii="Arial" w:hAnsi="Arial" w:cs="Arial"/>
                <w:sz w:val="18"/>
                <w:szCs w:val="18"/>
              </w:rPr>
              <w:t>Korean Meteorological Agency</w:t>
            </w:r>
          </w:p>
        </w:tc>
      </w:tr>
      <w:tr w:rsidR="00086DB9" w14:paraId="76809116" w14:textId="77777777">
        <w:trPr>
          <w:trHeight w:hRule="exact" w:val="284"/>
        </w:trPr>
        <w:tc>
          <w:tcPr>
            <w:tcW w:w="1431" w:type="dxa"/>
            <w:tcMar>
              <w:top w:w="0" w:type="dxa"/>
              <w:left w:w="108" w:type="dxa"/>
              <w:bottom w:w="0" w:type="dxa"/>
              <w:right w:w="108" w:type="dxa"/>
            </w:tcMar>
            <w:vAlign w:val="center"/>
          </w:tcPr>
          <w:p w14:paraId="76809114" w14:textId="77777777" w:rsidR="00086DB9" w:rsidRDefault="00986FBA">
            <w:pPr>
              <w:pStyle w:val="Standard"/>
              <w:snapToGrid w:val="0"/>
              <w:rPr>
                <w:rFonts w:ascii="Arial" w:hAnsi="Arial" w:cs="Arial"/>
                <w:b/>
                <w:sz w:val="18"/>
                <w:szCs w:val="18"/>
              </w:rPr>
            </w:pPr>
            <w:r>
              <w:rPr>
                <w:rFonts w:ascii="Arial" w:hAnsi="Arial" w:cs="Arial"/>
                <w:b/>
                <w:sz w:val="18"/>
                <w:szCs w:val="18"/>
              </w:rPr>
              <w:t>KOMPSAT-5</w:t>
            </w:r>
          </w:p>
        </w:tc>
        <w:tc>
          <w:tcPr>
            <w:tcW w:w="7625" w:type="dxa"/>
            <w:tcMar>
              <w:top w:w="0" w:type="dxa"/>
              <w:left w:w="108" w:type="dxa"/>
              <w:bottom w:w="0" w:type="dxa"/>
              <w:right w:w="108" w:type="dxa"/>
            </w:tcMar>
            <w:vAlign w:val="center"/>
          </w:tcPr>
          <w:p w14:paraId="76809115" w14:textId="77777777" w:rsidR="00086DB9" w:rsidRDefault="00986FBA">
            <w:pPr>
              <w:pStyle w:val="Standard"/>
              <w:snapToGrid w:val="0"/>
              <w:rPr>
                <w:rFonts w:ascii="Arial" w:hAnsi="Arial" w:cs="Arial"/>
                <w:sz w:val="18"/>
                <w:szCs w:val="18"/>
              </w:rPr>
            </w:pPr>
            <w:r>
              <w:rPr>
                <w:rFonts w:ascii="Arial" w:hAnsi="Arial" w:cs="Arial"/>
                <w:sz w:val="18"/>
                <w:szCs w:val="18"/>
              </w:rPr>
              <w:t>GNSS radio occultation receiver (KMA)</w:t>
            </w:r>
          </w:p>
        </w:tc>
      </w:tr>
      <w:tr w:rsidR="00086DB9" w14:paraId="76809119" w14:textId="77777777">
        <w:trPr>
          <w:trHeight w:hRule="exact" w:val="284"/>
        </w:trPr>
        <w:tc>
          <w:tcPr>
            <w:tcW w:w="1431" w:type="dxa"/>
            <w:tcMar>
              <w:top w:w="0" w:type="dxa"/>
              <w:left w:w="108" w:type="dxa"/>
              <w:bottom w:w="0" w:type="dxa"/>
              <w:right w:w="108" w:type="dxa"/>
            </w:tcMar>
            <w:vAlign w:val="center"/>
          </w:tcPr>
          <w:p w14:paraId="76809117"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Megha</w:t>
            </w:r>
            <w:proofErr w:type="spellEnd"/>
            <w:r>
              <w:rPr>
                <w:rFonts w:ascii="Arial" w:hAnsi="Arial" w:cs="Arial"/>
                <w:b/>
                <w:sz w:val="18"/>
                <w:szCs w:val="18"/>
              </w:rPr>
              <w:t>-</w:t>
            </w:r>
          </w:p>
        </w:tc>
        <w:tc>
          <w:tcPr>
            <w:tcW w:w="7625" w:type="dxa"/>
            <w:tcMar>
              <w:top w:w="0" w:type="dxa"/>
              <w:left w:w="108" w:type="dxa"/>
              <w:bottom w:w="0" w:type="dxa"/>
              <w:right w:w="108" w:type="dxa"/>
            </w:tcMar>
            <w:vAlign w:val="center"/>
          </w:tcPr>
          <w:p w14:paraId="76809118" w14:textId="77777777" w:rsidR="00086DB9" w:rsidRDefault="00986FBA">
            <w:pPr>
              <w:pStyle w:val="Standard"/>
              <w:snapToGrid w:val="0"/>
              <w:rPr>
                <w:rFonts w:ascii="Arial" w:hAnsi="Arial" w:cs="Arial"/>
                <w:sz w:val="18"/>
                <w:szCs w:val="18"/>
              </w:rPr>
            </w:pPr>
            <w:r>
              <w:rPr>
                <w:rFonts w:ascii="Arial" w:hAnsi="Arial" w:cs="Arial"/>
                <w:sz w:val="18"/>
                <w:szCs w:val="18"/>
              </w:rPr>
              <w:t>Tropical water cycle (and RO) experiment (India/France)</w:t>
            </w:r>
          </w:p>
        </w:tc>
      </w:tr>
      <w:tr w:rsidR="00086DB9" w14:paraId="7680911C" w14:textId="77777777">
        <w:trPr>
          <w:trHeight w:hRule="exact" w:val="284"/>
        </w:trPr>
        <w:tc>
          <w:tcPr>
            <w:tcW w:w="1431" w:type="dxa"/>
            <w:tcMar>
              <w:top w:w="0" w:type="dxa"/>
              <w:left w:w="108" w:type="dxa"/>
              <w:bottom w:w="0" w:type="dxa"/>
              <w:right w:w="108" w:type="dxa"/>
            </w:tcMar>
            <w:vAlign w:val="center"/>
          </w:tcPr>
          <w:p w14:paraId="7680911A" w14:textId="77777777" w:rsidR="00086DB9" w:rsidRDefault="00986FBA">
            <w:pPr>
              <w:pStyle w:val="Standard"/>
              <w:snapToGrid w:val="0"/>
              <w:rPr>
                <w:rFonts w:ascii="Arial" w:hAnsi="Arial" w:cs="Arial"/>
                <w:b/>
                <w:sz w:val="18"/>
                <w:szCs w:val="18"/>
              </w:rPr>
            </w:pPr>
            <w:r>
              <w:rPr>
                <w:rFonts w:ascii="Arial" w:hAnsi="Arial" w:cs="Arial"/>
                <w:b/>
                <w:sz w:val="18"/>
                <w:szCs w:val="18"/>
              </w:rPr>
              <w:t xml:space="preserve">  </w:t>
            </w:r>
            <w:proofErr w:type="spellStart"/>
            <w:r>
              <w:rPr>
                <w:rFonts w:ascii="Arial" w:hAnsi="Arial" w:cs="Arial"/>
                <w:b/>
                <w:sz w:val="18"/>
                <w:szCs w:val="18"/>
              </w:rPr>
              <w:t>Tropiques</w:t>
            </w:r>
            <w:proofErr w:type="spellEnd"/>
          </w:p>
        </w:tc>
        <w:tc>
          <w:tcPr>
            <w:tcW w:w="7625" w:type="dxa"/>
            <w:tcMar>
              <w:top w:w="0" w:type="dxa"/>
              <w:left w:w="108" w:type="dxa"/>
              <w:bottom w:w="0" w:type="dxa"/>
              <w:right w:w="108" w:type="dxa"/>
            </w:tcMar>
            <w:vAlign w:val="center"/>
          </w:tcPr>
          <w:p w14:paraId="7680911B" w14:textId="77777777" w:rsidR="00086DB9" w:rsidRDefault="00086DB9">
            <w:pPr>
              <w:pStyle w:val="Standard"/>
              <w:snapToGrid w:val="0"/>
              <w:rPr>
                <w:rFonts w:ascii="Arial" w:hAnsi="Arial" w:cs="Arial"/>
                <w:sz w:val="18"/>
                <w:szCs w:val="18"/>
              </w:rPr>
            </w:pPr>
          </w:p>
        </w:tc>
      </w:tr>
      <w:tr w:rsidR="00086DB9" w14:paraId="7680911F" w14:textId="77777777">
        <w:trPr>
          <w:trHeight w:hRule="exact" w:val="284"/>
        </w:trPr>
        <w:tc>
          <w:tcPr>
            <w:tcW w:w="1431" w:type="dxa"/>
            <w:tcMar>
              <w:top w:w="0" w:type="dxa"/>
              <w:left w:w="108" w:type="dxa"/>
              <w:bottom w:w="0" w:type="dxa"/>
              <w:right w:w="108" w:type="dxa"/>
            </w:tcMar>
            <w:vAlign w:val="center"/>
          </w:tcPr>
          <w:p w14:paraId="7680911D" w14:textId="77777777" w:rsidR="00086DB9" w:rsidRDefault="00986FBA">
            <w:pPr>
              <w:pStyle w:val="Standard"/>
              <w:snapToGrid w:val="0"/>
              <w:rPr>
                <w:rFonts w:ascii="Arial" w:hAnsi="Arial" w:cs="Arial"/>
                <w:b/>
                <w:sz w:val="18"/>
                <w:szCs w:val="18"/>
              </w:rPr>
            </w:pPr>
            <w:r>
              <w:rPr>
                <w:rFonts w:ascii="Arial" w:hAnsi="Arial" w:cs="Arial"/>
                <w:b/>
                <w:sz w:val="18"/>
                <w:szCs w:val="18"/>
              </w:rPr>
              <w:t>MetDB</w:t>
            </w:r>
          </w:p>
        </w:tc>
        <w:tc>
          <w:tcPr>
            <w:tcW w:w="7625" w:type="dxa"/>
            <w:tcMar>
              <w:top w:w="0" w:type="dxa"/>
              <w:left w:w="108" w:type="dxa"/>
              <w:bottom w:w="0" w:type="dxa"/>
              <w:right w:w="108" w:type="dxa"/>
            </w:tcMar>
            <w:vAlign w:val="center"/>
          </w:tcPr>
          <w:p w14:paraId="7680911E" w14:textId="77777777" w:rsidR="00086DB9" w:rsidRDefault="00986FBA">
            <w:pPr>
              <w:pStyle w:val="Standard"/>
              <w:snapToGrid w:val="0"/>
              <w:rPr>
                <w:rFonts w:ascii="Arial" w:hAnsi="Arial" w:cs="Arial"/>
                <w:sz w:val="18"/>
                <w:szCs w:val="18"/>
              </w:rPr>
            </w:pP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Base</w:t>
            </w:r>
            <w:r>
              <w:rPr>
                <w:rFonts w:ascii="Arial" w:eastAsia="Arial" w:hAnsi="Arial" w:cs="Arial"/>
                <w:sz w:val="18"/>
                <w:szCs w:val="18"/>
              </w:rPr>
              <w:t xml:space="preserve"> </w:t>
            </w:r>
            <w:r>
              <w:rPr>
                <w:rFonts w:ascii="Arial" w:hAnsi="Arial" w:cs="Arial"/>
                <w:sz w:val="18"/>
                <w:szCs w:val="18"/>
              </w:rPr>
              <w:t>(Met</w:t>
            </w:r>
            <w:r>
              <w:rPr>
                <w:rFonts w:ascii="Arial" w:eastAsia="Arial" w:hAnsi="Arial" w:cs="Arial"/>
                <w:sz w:val="18"/>
                <w:szCs w:val="18"/>
              </w:rPr>
              <w:t xml:space="preserve"> </w:t>
            </w:r>
            <w:r>
              <w:rPr>
                <w:rFonts w:ascii="Arial" w:hAnsi="Arial" w:cs="Arial"/>
                <w:sz w:val="18"/>
                <w:szCs w:val="18"/>
              </w:rPr>
              <w:t>Office)</w:t>
            </w:r>
          </w:p>
        </w:tc>
      </w:tr>
      <w:tr w:rsidR="00086DB9" w14:paraId="76809122" w14:textId="77777777">
        <w:trPr>
          <w:trHeight w:hRule="exact" w:val="284"/>
        </w:trPr>
        <w:tc>
          <w:tcPr>
            <w:tcW w:w="1431" w:type="dxa"/>
            <w:tcMar>
              <w:top w:w="0" w:type="dxa"/>
              <w:left w:w="108" w:type="dxa"/>
              <w:bottom w:w="0" w:type="dxa"/>
              <w:right w:w="108" w:type="dxa"/>
            </w:tcMar>
            <w:vAlign w:val="center"/>
          </w:tcPr>
          <w:p w14:paraId="76809120"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Metop</w:t>
            </w:r>
            <w:proofErr w:type="spellEnd"/>
          </w:p>
        </w:tc>
        <w:tc>
          <w:tcPr>
            <w:tcW w:w="7625" w:type="dxa"/>
            <w:tcMar>
              <w:top w:w="0" w:type="dxa"/>
              <w:left w:w="108" w:type="dxa"/>
              <w:bottom w:w="0" w:type="dxa"/>
              <w:right w:w="108" w:type="dxa"/>
            </w:tcMar>
            <w:vAlign w:val="center"/>
          </w:tcPr>
          <w:p w14:paraId="76809121"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METeorological</w:t>
            </w:r>
            <w:proofErr w:type="spellEnd"/>
            <w:r>
              <w:rPr>
                <w:rFonts w:ascii="Arial" w:eastAsia="Arial" w:hAnsi="Arial" w:cs="Arial"/>
                <w:sz w:val="18"/>
                <w:szCs w:val="18"/>
              </w:rPr>
              <w:t xml:space="preserve"> </w:t>
            </w:r>
            <w:r>
              <w:rPr>
                <w:rFonts w:ascii="Arial" w:hAnsi="Arial" w:cs="Arial"/>
                <w:sz w:val="18"/>
                <w:szCs w:val="18"/>
              </w:rPr>
              <w:t>Operational</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(EUMETSAT)</w:t>
            </w:r>
          </w:p>
        </w:tc>
      </w:tr>
      <w:tr w:rsidR="00086DB9" w14:paraId="76809125" w14:textId="77777777">
        <w:trPr>
          <w:trHeight w:hRule="exact" w:val="284"/>
        </w:trPr>
        <w:tc>
          <w:tcPr>
            <w:tcW w:w="1431" w:type="dxa"/>
            <w:tcMar>
              <w:top w:w="0" w:type="dxa"/>
              <w:left w:w="108" w:type="dxa"/>
              <w:bottom w:w="0" w:type="dxa"/>
              <w:right w:w="108" w:type="dxa"/>
            </w:tcMar>
            <w:vAlign w:val="center"/>
          </w:tcPr>
          <w:p w14:paraId="76809123" w14:textId="77777777" w:rsidR="00086DB9" w:rsidRDefault="00986FBA">
            <w:pPr>
              <w:pStyle w:val="Standard"/>
              <w:snapToGrid w:val="0"/>
              <w:rPr>
                <w:rFonts w:ascii="Arial" w:hAnsi="Arial" w:cs="Arial"/>
                <w:b/>
                <w:sz w:val="18"/>
                <w:szCs w:val="18"/>
              </w:rPr>
            </w:pPr>
            <w:r>
              <w:rPr>
                <w:rFonts w:ascii="Arial" w:hAnsi="Arial" w:cs="Arial"/>
                <w:b/>
                <w:sz w:val="18"/>
                <w:szCs w:val="18"/>
              </w:rPr>
              <w:t>NASA</w:t>
            </w:r>
          </w:p>
        </w:tc>
        <w:tc>
          <w:tcPr>
            <w:tcW w:w="7625" w:type="dxa"/>
            <w:tcMar>
              <w:top w:w="0" w:type="dxa"/>
              <w:left w:w="108" w:type="dxa"/>
              <w:bottom w:w="0" w:type="dxa"/>
              <w:right w:w="108" w:type="dxa"/>
            </w:tcMar>
            <w:vAlign w:val="center"/>
          </w:tcPr>
          <w:p w14:paraId="76809124" w14:textId="77777777" w:rsidR="00086DB9" w:rsidRDefault="00986FBA">
            <w:pPr>
              <w:pStyle w:val="Standard"/>
              <w:snapToGrid w:val="0"/>
              <w:rPr>
                <w:rFonts w:ascii="Arial" w:hAnsi="Arial" w:cs="Arial"/>
                <w:sz w:val="18"/>
                <w:szCs w:val="18"/>
              </w:rPr>
            </w:pPr>
            <w:r>
              <w:rPr>
                <w:rFonts w:ascii="Arial" w:hAnsi="Arial" w:cs="Arial"/>
                <w:sz w:val="18"/>
                <w:szCs w:val="18"/>
              </w:rPr>
              <w:t>National Aeronautics and Space Administration</w:t>
            </w:r>
          </w:p>
        </w:tc>
      </w:tr>
      <w:tr w:rsidR="00086DB9" w14:paraId="76809128" w14:textId="77777777">
        <w:trPr>
          <w:trHeight w:hRule="exact" w:val="284"/>
        </w:trPr>
        <w:tc>
          <w:tcPr>
            <w:tcW w:w="1431" w:type="dxa"/>
            <w:tcMar>
              <w:top w:w="0" w:type="dxa"/>
              <w:left w:w="108" w:type="dxa"/>
              <w:bottom w:w="0" w:type="dxa"/>
              <w:right w:w="108" w:type="dxa"/>
            </w:tcMar>
            <w:vAlign w:val="center"/>
          </w:tcPr>
          <w:p w14:paraId="76809126" w14:textId="77777777" w:rsidR="00086DB9" w:rsidRDefault="00986FBA">
            <w:pPr>
              <w:pStyle w:val="Standard"/>
              <w:snapToGrid w:val="0"/>
              <w:rPr>
                <w:rFonts w:ascii="Arial" w:hAnsi="Arial" w:cs="Arial"/>
                <w:b/>
                <w:sz w:val="18"/>
                <w:szCs w:val="18"/>
              </w:rPr>
            </w:pPr>
            <w:r>
              <w:rPr>
                <w:rFonts w:ascii="Arial" w:hAnsi="Arial" w:cs="Arial"/>
                <w:b/>
                <w:sz w:val="18"/>
                <w:szCs w:val="18"/>
              </w:rPr>
              <w:t>netCDF</w:t>
            </w:r>
          </w:p>
        </w:tc>
        <w:tc>
          <w:tcPr>
            <w:tcW w:w="7625" w:type="dxa"/>
            <w:tcMar>
              <w:top w:w="0" w:type="dxa"/>
              <w:left w:w="108" w:type="dxa"/>
              <w:bottom w:w="0" w:type="dxa"/>
              <w:right w:w="108" w:type="dxa"/>
            </w:tcMar>
            <w:vAlign w:val="center"/>
          </w:tcPr>
          <w:p w14:paraId="76809127" w14:textId="77777777" w:rsidR="00086DB9" w:rsidRDefault="00986FBA">
            <w:pPr>
              <w:pStyle w:val="Standard"/>
              <w:snapToGrid w:val="0"/>
              <w:rPr>
                <w:rFonts w:ascii="Arial" w:hAnsi="Arial" w:cs="Arial"/>
                <w:sz w:val="18"/>
                <w:szCs w:val="18"/>
              </w:rPr>
            </w:pPr>
            <w:r>
              <w:rPr>
                <w:rFonts w:ascii="Arial" w:hAnsi="Arial" w:cs="Arial"/>
                <w:sz w:val="18"/>
                <w:szCs w:val="18"/>
              </w:rPr>
              <w:t>network</w:t>
            </w:r>
            <w:r>
              <w:rPr>
                <w:rFonts w:ascii="Arial" w:eastAsia="Arial" w:hAnsi="Arial" w:cs="Arial"/>
                <w:sz w:val="18"/>
                <w:szCs w:val="18"/>
              </w:rPr>
              <w:t xml:space="preserve"> </w:t>
            </w:r>
            <w:r>
              <w:rPr>
                <w:rFonts w:ascii="Arial" w:hAnsi="Arial" w:cs="Arial"/>
                <w:sz w:val="18"/>
                <w:szCs w:val="18"/>
              </w:rPr>
              <w:t>Common</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Form</w:t>
            </w:r>
            <w:r>
              <w:rPr>
                <w:rFonts w:ascii="Arial" w:eastAsia="Arial" w:hAnsi="Arial" w:cs="Arial"/>
                <w:sz w:val="18"/>
                <w:szCs w:val="18"/>
              </w:rPr>
              <w:t xml:space="preserve"> </w:t>
            </w:r>
            <w:r>
              <w:rPr>
                <w:rFonts w:ascii="Arial" w:hAnsi="Arial" w:cs="Arial"/>
                <w:sz w:val="18"/>
                <w:szCs w:val="18"/>
              </w:rPr>
              <w:t>(</w:t>
            </w:r>
            <w:proofErr w:type="spellStart"/>
            <w:r>
              <w:rPr>
                <w:rFonts w:ascii="Arial" w:hAnsi="Arial" w:cs="Arial"/>
                <w:sz w:val="18"/>
                <w:szCs w:val="18"/>
              </w:rPr>
              <w:t>Unidata</w:t>
            </w:r>
            <w:proofErr w:type="spellEnd"/>
            <w:r>
              <w:rPr>
                <w:rFonts w:ascii="Arial" w:hAnsi="Arial" w:cs="Arial"/>
                <w:sz w:val="18"/>
                <w:szCs w:val="18"/>
              </w:rPr>
              <w:t>)</w:t>
            </w:r>
          </w:p>
        </w:tc>
      </w:tr>
      <w:tr w:rsidR="00086DB9" w14:paraId="7680912B" w14:textId="77777777">
        <w:trPr>
          <w:trHeight w:hRule="exact" w:val="284"/>
        </w:trPr>
        <w:tc>
          <w:tcPr>
            <w:tcW w:w="1431" w:type="dxa"/>
            <w:tcMar>
              <w:top w:w="0" w:type="dxa"/>
              <w:left w:w="108" w:type="dxa"/>
              <w:bottom w:w="0" w:type="dxa"/>
              <w:right w:w="108" w:type="dxa"/>
            </w:tcMar>
            <w:vAlign w:val="center"/>
          </w:tcPr>
          <w:p w14:paraId="76809129" w14:textId="77777777" w:rsidR="00086DB9" w:rsidRDefault="00986FBA">
            <w:pPr>
              <w:pStyle w:val="Standard"/>
              <w:snapToGrid w:val="0"/>
              <w:rPr>
                <w:rFonts w:ascii="Arial" w:hAnsi="Arial" w:cs="Arial"/>
                <w:b/>
                <w:sz w:val="18"/>
                <w:szCs w:val="18"/>
              </w:rPr>
            </w:pPr>
            <w:r>
              <w:rPr>
                <w:rFonts w:ascii="Arial" w:hAnsi="Arial" w:cs="Arial"/>
                <w:b/>
                <w:sz w:val="18"/>
                <w:szCs w:val="18"/>
              </w:rPr>
              <w:t>NMS</w:t>
            </w:r>
          </w:p>
        </w:tc>
        <w:tc>
          <w:tcPr>
            <w:tcW w:w="7625" w:type="dxa"/>
            <w:tcMar>
              <w:top w:w="0" w:type="dxa"/>
              <w:left w:w="108" w:type="dxa"/>
              <w:bottom w:w="0" w:type="dxa"/>
              <w:right w:w="108" w:type="dxa"/>
            </w:tcMar>
            <w:vAlign w:val="center"/>
          </w:tcPr>
          <w:p w14:paraId="7680912A" w14:textId="77777777" w:rsidR="00086DB9" w:rsidRDefault="00986FBA">
            <w:pPr>
              <w:pStyle w:val="Standard"/>
              <w:snapToGrid w:val="0"/>
              <w:rPr>
                <w:rFonts w:ascii="Arial" w:hAnsi="Arial" w:cs="Arial"/>
                <w:sz w:val="18"/>
                <w:szCs w:val="18"/>
              </w:rPr>
            </w:pPr>
            <w:r>
              <w:rPr>
                <w:rFonts w:ascii="Arial" w:hAnsi="Arial" w:cs="Arial"/>
                <w:sz w:val="18"/>
                <w:szCs w:val="18"/>
              </w:rPr>
              <w:t>National</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Service</w:t>
            </w:r>
          </w:p>
        </w:tc>
      </w:tr>
      <w:tr w:rsidR="00086DB9" w14:paraId="7680912E" w14:textId="77777777">
        <w:trPr>
          <w:trHeight w:hRule="exact" w:val="284"/>
        </w:trPr>
        <w:tc>
          <w:tcPr>
            <w:tcW w:w="1431" w:type="dxa"/>
            <w:tcMar>
              <w:top w:w="0" w:type="dxa"/>
              <w:left w:w="108" w:type="dxa"/>
              <w:bottom w:w="0" w:type="dxa"/>
              <w:right w:w="108" w:type="dxa"/>
            </w:tcMar>
            <w:vAlign w:val="center"/>
          </w:tcPr>
          <w:p w14:paraId="7680912C" w14:textId="77777777" w:rsidR="00086DB9" w:rsidRDefault="00986FBA">
            <w:pPr>
              <w:pStyle w:val="Standard"/>
              <w:snapToGrid w:val="0"/>
              <w:rPr>
                <w:rFonts w:ascii="Arial" w:hAnsi="Arial" w:cs="Arial"/>
                <w:b/>
                <w:sz w:val="18"/>
                <w:szCs w:val="18"/>
              </w:rPr>
            </w:pPr>
            <w:r>
              <w:rPr>
                <w:rFonts w:ascii="Arial" w:hAnsi="Arial" w:cs="Arial"/>
                <w:b/>
                <w:sz w:val="18"/>
                <w:szCs w:val="18"/>
              </w:rPr>
              <w:t>NOAA</w:t>
            </w:r>
          </w:p>
        </w:tc>
        <w:tc>
          <w:tcPr>
            <w:tcW w:w="7625" w:type="dxa"/>
            <w:tcMar>
              <w:top w:w="0" w:type="dxa"/>
              <w:left w:w="108" w:type="dxa"/>
              <w:bottom w:w="0" w:type="dxa"/>
              <w:right w:w="108" w:type="dxa"/>
            </w:tcMar>
            <w:vAlign w:val="center"/>
          </w:tcPr>
          <w:p w14:paraId="7680912D" w14:textId="77777777" w:rsidR="00086DB9" w:rsidRDefault="00986FBA">
            <w:pPr>
              <w:pStyle w:val="Standard"/>
              <w:snapToGrid w:val="0"/>
              <w:rPr>
                <w:rFonts w:ascii="Arial" w:hAnsi="Arial" w:cs="Arial"/>
                <w:sz w:val="18"/>
                <w:szCs w:val="18"/>
              </w:rPr>
            </w:pPr>
            <w:r>
              <w:rPr>
                <w:rFonts w:ascii="Arial" w:hAnsi="Arial" w:cs="Arial"/>
                <w:sz w:val="18"/>
                <w:szCs w:val="18"/>
              </w:rPr>
              <w:t>National Oceanographic and Atmospheric Administration</w:t>
            </w:r>
          </w:p>
        </w:tc>
      </w:tr>
      <w:tr w:rsidR="00086DB9" w14:paraId="76809131" w14:textId="77777777">
        <w:trPr>
          <w:trHeight w:hRule="exact" w:val="284"/>
        </w:trPr>
        <w:tc>
          <w:tcPr>
            <w:tcW w:w="1431" w:type="dxa"/>
            <w:tcMar>
              <w:top w:w="0" w:type="dxa"/>
              <w:left w:w="108" w:type="dxa"/>
              <w:bottom w:w="0" w:type="dxa"/>
              <w:right w:w="108" w:type="dxa"/>
            </w:tcMar>
            <w:vAlign w:val="center"/>
          </w:tcPr>
          <w:p w14:paraId="7680912F" w14:textId="77777777" w:rsidR="00086DB9" w:rsidRDefault="00986FBA">
            <w:pPr>
              <w:pStyle w:val="Standard"/>
              <w:snapToGrid w:val="0"/>
              <w:rPr>
                <w:rFonts w:ascii="Arial" w:hAnsi="Arial" w:cs="Arial"/>
                <w:b/>
                <w:sz w:val="18"/>
                <w:szCs w:val="18"/>
              </w:rPr>
            </w:pPr>
            <w:r>
              <w:rPr>
                <w:rFonts w:ascii="Arial" w:hAnsi="Arial" w:cs="Arial"/>
                <w:b/>
                <w:sz w:val="18"/>
                <w:szCs w:val="18"/>
              </w:rPr>
              <w:lastRenderedPageBreak/>
              <w:t>NWP</w:t>
            </w:r>
          </w:p>
        </w:tc>
        <w:tc>
          <w:tcPr>
            <w:tcW w:w="7625" w:type="dxa"/>
            <w:tcMar>
              <w:top w:w="0" w:type="dxa"/>
              <w:left w:w="108" w:type="dxa"/>
              <w:bottom w:w="0" w:type="dxa"/>
              <w:right w:w="108" w:type="dxa"/>
            </w:tcMar>
            <w:vAlign w:val="center"/>
          </w:tcPr>
          <w:p w14:paraId="76809130" w14:textId="77777777" w:rsidR="00086DB9" w:rsidRDefault="00986FBA">
            <w:pPr>
              <w:pStyle w:val="Standard"/>
              <w:snapToGrid w:val="0"/>
              <w:rPr>
                <w:rFonts w:ascii="Arial" w:hAnsi="Arial" w:cs="Arial"/>
                <w:sz w:val="18"/>
                <w:szCs w:val="18"/>
              </w:rPr>
            </w:pPr>
            <w:r>
              <w:rPr>
                <w:rFonts w:ascii="Arial" w:hAnsi="Arial" w:cs="Arial"/>
                <w:sz w:val="18"/>
                <w:szCs w:val="18"/>
              </w:rPr>
              <w:t>Numerical</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Prediction</w:t>
            </w:r>
          </w:p>
        </w:tc>
      </w:tr>
      <w:tr w:rsidR="00086DB9" w14:paraId="76809134" w14:textId="77777777">
        <w:trPr>
          <w:trHeight w:hRule="exact" w:val="284"/>
        </w:trPr>
        <w:tc>
          <w:tcPr>
            <w:tcW w:w="1431" w:type="dxa"/>
            <w:tcMar>
              <w:top w:w="0" w:type="dxa"/>
              <w:left w:w="108" w:type="dxa"/>
              <w:bottom w:w="0" w:type="dxa"/>
              <w:right w:w="108" w:type="dxa"/>
            </w:tcMar>
            <w:vAlign w:val="center"/>
          </w:tcPr>
          <w:p w14:paraId="76809132" w14:textId="77777777" w:rsidR="00086DB9" w:rsidRDefault="00986FBA">
            <w:pPr>
              <w:pStyle w:val="Standard"/>
              <w:snapToGrid w:val="0"/>
              <w:rPr>
                <w:rFonts w:ascii="Arial" w:hAnsi="Arial" w:cs="Arial"/>
                <w:b/>
                <w:sz w:val="18"/>
                <w:szCs w:val="18"/>
              </w:rPr>
            </w:pPr>
            <w:r>
              <w:rPr>
                <w:rFonts w:ascii="Arial" w:hAnsi="Arial" w:cs="Arial"/>
                <w:b/>
                <w:sz w:val="18"/>
                <w:szCs w:val="18"/>
              </w:rPr>
              <w:t>PAZ</w:t>
            </w:r>
          </w:p>
        </w:tc>
        <w:tc>
          <w:tcPr>
            <w:tcW w:w="7625" w:type="dxa"/>
            <w:tcMar>
              <w:top w:w="0" w:type="dxa"/>
              <w:left w:w="108" w:type="dxa"/>
              <w:bottom w:w="0" w:type="dxa"/>
              <w:right w:w="108" w:type="dxa"/>
            </w:tcMar>
            <w:vAlign w:val="center"/>
          </w:tcPr>
          <w:p w14:paraId="76809133" w14:textId="77777777" w:rsidR="00086DB9" w:rsidRDefault="00986FBA">
            <w:pPr>
              <w:pStyle w:val="Standard"/>
              <w:snapToGrid w:val="0"/>
              <w:rPr>
                <w:rFonts w:ascii="Arial" w:hAnsi="Arial" w:cs="Arial"/>
                <w:sz w:val="18"/>
                <w:szCs w:val="18"/>
              </w:rPr>
            </w:pPr>
            <w:r>
              <w:rPr>
                <w:rFonts w:ascii="Arial" w:hAnsi="Arial" w:cs="Arial"/>
                <w:sz w:val="18"/>
                <w:szCs w:val="18"/>
              </w:rPr>
              <w:t>Spanish</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37" w14:textId="77777777">
        <w:trPr>
          <w:trHeight w:hRule="exact" w:val="284"/>
        </w:trPr>
        <w:tc>
          <w:tcPr>
            <w:tcW w:w="1431" w:type="dxa"/>
            <w:tcMar>
              <w:top w:w="0" w:type="dxa"/>
              <w:left w:w="108" w:type="dxa"/>
              <w:bottom w:w="0" w:type="dxa"/>
              <w:right w:w="108" w:type="dxa"/>
            </w:tcMar>
            <w:vAlign w:val="center"/>
          </w:tcPr>
          <w:p w14:paraId="76809135" w14:textId="77777777" w:rsidR="00086DB9" w:rsidRDefault="00986FBA">
            <w:pPr>
              <w:pStyle w:val="Standard"/>
              <w:snapToGrid w:val="0"/>
              <w:rPr>
                <w:rFonts w:ascii="Arial" w:hAnsi="Arial" w:cs="Arial"/>
                <w:b/>
                <w:sz w:val="18"/>
                <w:szCs w:val="18"/>
              </w:rPr>
            </w:pPr>
            <w:r>
              <w:rPr>
                <w:rFonts w:ascii="Arial" w:hAnsi="Arial" w:cs="Arial"/>
                <w:b/>
                <w:sz w:val="18"/>
                <w:szCs w:val="18"/>
              </w:rPr>
              <w:t>PCD</w:t>
            </w:r>
          </w:p>
        </w:tc>
        <w:tc>
          <w:tcPr>
            <w:tcW w:w="7625" w:type="dxa"/>
            <w:tcMar>
              <w:top w:w="0" w:type="dxa"/>
              <w:left w:w="108" w:type="dxa"/>
              <w:bottom w:w="0" w:type="dxa"/>
              <w:right w:w="108" w:type="dxa"/>
            </w:tcMar>
            <w:vAlign w:val="center"/>
          </w:tcPr>
          <w:p w14:paraId="76809136" w14:textId="77777777" w:rsidR="00086DB9" w:rsidRDefault="00986FBA">
            <w:pPr>
              <w:pStyle w:val="Standard"/>
              <w:snapToGrid w:val="0"/>
              <w:rPr>
                <w:rFonts w:ascii="Arial" w:hAnsi="Arial" w:cs="Arial"/>
                <w:sz w:val="18"/>
                <w:szCs w:val="18"/>
              </w:rPr>
            </w:pPr>
            <w:r>
              <w:rPr>
                <w:rFonts w:ascii="Arial" w:hAnsi="Arial" w:cs="Arial"/>
                <w:sz w:val="18"/>
                <w:szCs w:val="18"/>
              </w:rPr>
              <w:t>Product</w:t>
            </w:r>
            <w:r>
              <w:rPr>
                <w:rFonts w:ascii="Arial" w:eastAsia="Arial" w:hAnsi="Arial" w:cs="Arial"/>
                <w:sz w:val="18"/>
                <w:szCs w:val="18"/>
              </w:rPr>
              <w:t xml:space="preserve"> </w:t>
            </w:r>
            <w:r>
              <w:rPr>
                <w:rFonts w:ascii="Arial" w:hAnsi="Arial" w:cs="Arial"/>
                <w:sz w:val="18"/>
                <w:szCs w:val="18"/>
              </w:rPr>
              <w:t>Confidence</w:t>
            </w:r>
            <w:r>
              <w:rPr>
                <w:rFonts w:ascii="Arial" w:eastAsia="Arial" w:hAnsi="Arial" w:cs="Arial"/>
                <w:sz w:val="18"/>
                <w:szCs w:val="18"/>
              </w:rPr>
              <w:t xml:space="preserve"> </w:t>
            </w:r>
            <w:r>
              <w:rPr>
                <w:rFonts w:ascii="Arial" w:hAnsi="Arial" w:cs="Arial"/>
                <w:sz w:val="18"/>
                <w:szCs w:val="18"/>
              </w:rPr>
              <w:t>Data</w:t>
            </w:r>
          </w:p>
        </w:tc>
      </w:tr>
      <w:tr w:rsidR="00086DB9" w14:paraId="7680913A" w14:textId="77777777">
        <w:trPr>
          <w:trHeight w:hRule="exact" w:val="284"/>
        </w:trPr>
        <w:tc>
          <w:tcPr>
            <w:tcW w:w="1431" w:type="dxa"/>
            <w:tcMar>
              <w:top w:w="0" w:type="dxa"/>
              <w:left w:w="108" w:type="dxa"/>
              <w:bottom w:w="0" w:type="dxa"/>
              <w:right w:w="108" w:type="dxa"/>
            </w:tcMar>
            <w:vAlign w:val="center"/>
          </w:tcPr>
          <w:p w14:paraId="76809138" w14:textId="77777777" w:rsidR="00086DB9" w:rsidRDefault="00986FBA">
            <w:pPr>
              <w:pStyle w:val="Standard"/>
              <w:snapToGrid w:val="0"/>
              <w:rPr>
                <w:rFonts w:ascii="Arial" w:hAnsi="Arial" w:cs="Arial"/>
                <w:b/>
                <w:sz w:val="18"/>
                <w:szCs w:val="18"/>
              </w:rPr>
            </w:pPr>
            <w:r>
              <w:rPr>
                <w:rFonts w:ascii="Arial" w:hAnsi="Arial" w:cs="Arial"/>
                <w:b/>
                <w:sz w:val="18"/>
                <w:szCs w:val="18"/>
              </w:rPr>
              <w:t>POD</w:t>
            </w:r>
          </w:p>
        </w:tc>
        <w:tc>
          <w:tcPr>
            <w:tcW w:w="7625" w:type="dxa"/>
            <w:tcMar>
              <w:top w:w="0" w:type="dxa"/>
              <w:left w:w="108" w:type="dxa"/>
              <w:bottom w:w="0" w:type="dxa"/>
              <w:right w:w="108" w:type="dxa"/>
            </w:tcMar>
            <w:vAlign w:val="center"/>
          </w:tcPr>
          <w:p w14:paraId="76809139" w14:textId="77777777" w:rsidR="00086DB9" w:rsidRDefault="00986FBA">
            <w:pPr>
              <w:pStyle w:val="Standard"/>
              <w:snapToGrid w:val="0"/>
              <w:rPr>
                <w:rFonts w:ascii="Arial" w:hAnsi="Arial" w:cs="Arial"/>
                <w:sz w:val="18"/>
                <w:szCs w:val="18"/>
              </w:rPr>
            </w:pPr>
            <w:r>
              <w:rPr>
                <w:rFonts w:ascii="Arial" w:hAnsi="Arial" w:cs="Arial"/>
                <w:sz w:val="18"/>
                <w:szCs w:val="18"/>
              </w:rPr>
              <w:t>Precision</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Determination</w:t>
            </w:r>
          </w:p>
        </w:tc>
      </w:tr>
      <w:tr w:rsidR="00086DB9" w14:paraId="7680913D" w14:textId="77777777">
        <w:trPr>
          <w:trHeight w:hRule="exact" w:val="284"/>
        </w:trPr>
        <w:tc>
          <w:tcPr>
            <w:tcW w:w="1431" w:type="dxa"/>
            <w:tcMar>
              <w:top w:w="0" w:type="dxa"/>
              <w:left w:w="108" w:type="dxa"/>
              <w:bottom w:w="0" w:type="dxa"/>
              <w:right w:w="108" w:type="dxa"/>
            </w:tcMar>
            <w:vAlign w:val="center"/>
          </w:tcPr>
          <w:p w14:paraId="7680913B" w14:textId="77777777" w:rsidR="00086DB9" w:rsidRDefault="00986FBA">
            <w:pPr>
              <w:pStyle w:val="Standard"/>
              <w:snapToGrid w:val="0"/>
              <w:rPr>
                <w:rFonts w:ascii="Arial" w:hAnsi="Arial" w:cs="Arial"/>
                <w:b/>
                <w:sz w:val="18"/>
                <w:szCs w:val="18"/>
              </w:rPr>
            </w:pPr>
            <w:r>
              <w:rPr>
                <w:rFonts w:ascii="Arial" w:hAnsi="Arial" w:cs="Arial"/>
                <w:b/>
                <w:sz w:val="18"/>
                <w:szCs w:val="18"/>
              </w:rPr>
              <w:t>RMDCN</w:t>
            </w:r>
          </w:p>
        </w:tc>
        <w:tc>
          <w:tcPr>
            <w:tcW w:w="7625" w:type="dxa"/>
            <w:tcMar>
              <w:top w:w="0" w:type="dxa"/>
              <w:left w:w="108" w:type="dxa"/>
              <w:bottom w:w="0" w:type="dxa"/>
              <w:right w:w="108" w:type="dxa"/>
            </w:tcMar>
            <w:vAlign w:val="center"/>
          </w:tcPr>
          <w:p w14:paraId="7680913C" w14:textId="77777777" w:rsidR="00086DB9" w:rsidRDefault="00986FBA">
            <w:pPr>
              <w:pStyle w:val="Standard"/>
              <w:snapToGrid w:val="0"/>
            </w:pPr>
            <w:r>
              <w:rPr>
                <w:rFonts w:ascii="Arial" w:hAnsi="Arial" w:cs="Arial"/>
                <w:sz w:val="18"/>
                <w:szCs w:val="18"/>
              </w:rPr>
              <w:t>Regional</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Communications</w:t>
            </w:r>
            <w:r>
              <w:rPr>
                <w:rFonts w:ascii="Arial" w:eastAsia="Arial" w:hAnsi="Arial" w:cs="Arial"/>
                <w:sz w:val="18"/>
                <w:szCs w:val="18"/>
              </w:rPr>
              <w:t xml:space="preserve"> </w:t>
            </w:r>
            <w:r>
              <w:rPr>
                <w:rFonts w:ascii="Arial" w:hAnsi="Arial" w:cs="Arial"/>
                <w:sz w:val="18"/>
                <w:szCs w:val="18"/>
              </w:rPr>
              <w:t>Network</w:t>
            </w:r>
            <w:r>
              <w:rPr>
                <w:rFonts w:ascii="Arial" w:eastAsia="Arial" w:hAnsi="Arial" w:cs="Arial"/>
                <w:sz w:val="18"/>
                <w:szCs w:val="18"/>
              </w:rPr>
              <w:t xml:space="preserve"> </w:t>
            </w:r>
            <w:r>
              <w:rPr>
                <w:rFonts w:ascii="Arial" w:hAnsi="Arial" w:cs="Arial"/>
                <w:sz w:val="18"/>
                <w:szCs w:val="18"/>
              </w:rPr>
              <w:t>(WMO)</w:t>
            </w:r>
          </w:p>
        </w:tc>
      </w:tr>
      <w:tr w:rsidR="00086DB9" w14:paraId="76809140" w14:textId="77777777">
        <w:trPr>
          <w:trHeight w:hRule="exact" w:val="284"/>
        </w:trPr>
        <w:tc>
          <w:tcPr>
            <w:tcW w:w="1431" w:type="dxa"/>
            <w:tcMar>
              <w:top w:w="0" w:type="dxa"/>
              <w:left w:w="108" w:type="dxa"/>
              <w:bottom w:w="0" w:type="dxa"/>
              <w:right w:w="108" w:type="dxa"/>
            </w:tcMar>
            <w:vAlign w:val="center"/>
          </w:tcPr>
          <w:p w14:paraId="7680913E" w14:textId="77777777" w:rsidR="00086DB9" w:rsidRDefault="00986FBA">
            <w:pPr>
              <w:pStyle w:val="Standard"/>
              <w:snapToGrid w:val="0"/>
              <w:rPr>
                <w:rFonts w:ascii="Arial" w:hAnsi="Arial" w:cs="Arial"/>
                <w:b/>
                <w:sz w:val="18"/>
                <w:szCs w:val="18"/>
              </w:rPr>
            </w:pPr>
            <w:r>
              <w:rPr>
                <w:rFonts w:ascii="Arial" w:hAnsi="Arial" w:cs="Arial"/>
                <w:b/>
                <w:sz w:val="18"/>
                <w:szCs w:val="18"/>
              </w:rPr>
              <w:t>ROPP</w:t>
            </w:r>
          </w:p>
        </w:tc>
        <w:tc>
          <w:tcPr>
            <w:tcW w:w="7625" w:type="dxa"/>
            <w:tcMar>
              <w:top w:w="0" w:type="dxa"/>
              <w:left w:w="108" w:type="dxa"/>
              <w:bottom w:w="0" w:type="dxa"/>
              <w:right w:w="108" w:type="dxa"/>
            </w:tcMar>
            <w:vAlign w:val="center"/>
          </w:tcPr>
          <w:p w14:paraId="7680913F" w14:textId="77777777" w:rsidR="00086DB9" w:rsidRDefault="00986FBA">
            <w:pPr>
              <w:pStyle w:val="Standard"/>
              <w:snapToGrid w:val="0"/>
            </w:pP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Processing</w:t>
            </w:r>
            <w:r>
              <w:rPr>
                <w:rFonts w:ascii="Arial" w:eastAsia="Arial" w:hAnsi="Arial" w:cs="Arial"/>
                <w:sz w:val="18"/>
                <w:szCs w:val="18"/>
              </w:rPr>
              <w:t xml:space="preserve"> </w:t>
            </w:r>
            <w:r>
              <w:rPr>
                <w:rFonts w:ascii="Arial" w:hAnsi="Arial" w:cs="Arial"/>
                <w:sz w:val="18"/>
                <w:szCs w:val="18"/>
              </w:rPr>
              <w:t>Package</w:t>
            </w:r>
            <w:r>
              <w:rPr>
                <w:rFonts w:ascii="Arial" w:eastAsia="Arial" w:hAnsi="Arial" w:cs="Arial"/>
                <w:sz w:val="18"/>
                <w:szCs w:val="18"/>
              </w:rPr>
              <w:t xml:space="preserve"> </w:t>
            </w:r>
            <w:r>
              <w:rPr>
                <w:rFonts w:ascii="Arial" w:hAnsi="Arial" w:cs="Arial"/>
                <w:sz w:val="18"/>
                <w:szCs w:val="18"/>
              </w:rPr>
              <w:t>(ROM</w:t>
            </w:r>
            <w:r>
              <w:rPr>
                <w:rFonts w:ascii="Arial" w:eastAsia="Arial" w:hAnsi="Arial" w:cs="Arial"/>
                <w:sz w:val="18"/>
                <w:szCs w:val="18"/>
              </w:rPr>
              <w:t xml:space="preserve"> </w:t>
            </w:r>
            <w:r>
              <w:rPr>
                <w:rFonts w:ascii="Arial" w:hAnsi="Arial" w:cs="Arial"/>
                <w:sz w:val="18"/>
                <w:szCs w:val="18"/>
              </w:rPr>
              <w:t>SAF</w:t>
            </w:r>
            <w:r>
              <w:rPr>
                <w:rFonts w:ascii="Arial" w:eastAsia="Arial" w:hAnsi="Arial" w:cs="Arial"/>
                <w:sz w:val="18"/>
                <w:szCs w:val="18"/>
              </w:rPr>
              <w:t xml:space="preserve"> </w:t>
            </w:r>
            <w:r>
              <w:rPr>
                <w:rFonts w:ascii="Arial" w:hAnsi="Arial" w:cs="Arial"/>
                <w:sz w:val="18"/>
                <w:szCs w:val="18"/>
              </w:rPr>
              <w:t>software</w:t>
            </w:r>
            <w:r>
              <w:rPr>
                <w:rFonts w:ascii="Arial" w:eastAsia="Arial" w:hAnsi="Arial" w:cs="Arial"/>
                <w:sz w:val="18"/>
                <w:szCs w:val="18"/>
              </w:rPr>
              <w:t xml:space="preserve"> </w:t>
            </w:r>
            <w:r>
              <w:rPr>
                <w:rFonts w:ascii="Arial" w:hAnsi="Arial" w:cs="Arial"/>
                <w:sz w:val="18"/>
                <w:szCs w:val="18"/>
              </w:rPr>
              <w:t>deliverable)</w:t>
            </w:r>
          </w:p>
        </w:tc>
      </w:tr>
      <w:tr w:rsidR="00086DB9" w14:paraId="76809143" w14:textId="77777777">
        <w:trPr>
          <w:trHeight w:hRule="exact" w:val="284"/>
        </w:trPr>
        <w:tc>
          <w:tcPr>
            <w:tcW w:w="1431" w:type="dxa"/>
            <w:tcMar>
              <w:top w:w="0" w:type="dxa"/>
              <w:left w:w="108" w:type="dxa"/>
              <w:bottom w:w="0" w:type="dxa"/>
              <w:right w:w="108" w:type="dxa"/>
            </w:tcMar>
            <w:vAlign w:val="center"/>
          </w:tcPr>
          <w:p w14:paraId="76809141" w14:textId="77777777" w:rsidR="00086DB9" w:rsidRDefault="00986FBA">
            <w:pPr>
              <w:pStyle w:val="Standard"/>
              <w:snapToGrid w:val="0"/>
              <w:rPr>
                <w:rFonts w:ascii="Arial" w:hAnsi="Arial" w:cs="Arial"/>
                <w:b/>
                <w:sz w:val="18"/>
                <w:szCs w:val="18"/>
              </w:rPr>
            </w:pPr>
            <w:r>
              <w:rPr>
                <w:rFonts w:ascii="Arial" w:hAnsi="Arial" w:cs="Arial"/>
                <w:b/>
                <w:sz w:val="18"/>
                <w:szCs w:val="18"/>
              </w:rPr>
              <w:t>ROM</w:t>
            </w:r>
          </w:p>
        </w:tc>
        <w:tc>
          <w:tcPr>
            <w:tcW w:w="7625" w:type="dxa"/>
            <w:tcMar>
              <w:top w:w="0" w:type="dxa"/>
              <w:left w:w="108" w:type="dxa"/>
              <w:bottom w:w="0" w:type="dxa"/>
              <w:right w:w="108" w:type="dxa"/>
            </w:tcMar>
            <w:vAlign w:val="center"/>
          </w:tcPr>
          <w:p w14:paraId="76809142" w14:textId="77777777" w:rsidR="00086DB9" w:rsidRDefault="00986FBA">
            <w:pPr>
              <w:pStyle w:val="Standard"/>
              <w:snapToGrid w:val="0"/>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Occultation </w:t>
            </w:r>
            <w:r>
              <w:rPr>
                <w:rFonts w:ascii="Arial" w:hAnsi="Arial" w:cs="Arial"/>
                <w:sz w:val="18"/>
                <w:szCs w:val="18"/>
              </w:rPr>
              <w:t>Meteorology</w:t>
            </w:r>
          </w:p>
        </w:tc>
      </w:tr>
      <w:tr w:rsidR="00086DB9" w14:paraId="76809146" w14:textId="77777777">
        <w:trPr>
          <w:trHeight w:hRule="exact" w:val="284"/>
        </w:trPr>
        <w:tc>
          <w:tcPr>
            <w:tcW w:w="1431" w:type="dxa"/>
            <w:tcMar>
              <w:top w:w="0" w:type="dxa"/>
              <w:left w:w="108" w:type="dxa"/>
              <w:bottom w:w="0" w:type="dxa"/>
              <w:right w:w="108" w:type="dxa"/>
            </w:tcMar>
            <w:vAlign w:val="center"/>
          </w:tcPr>
          <w:p w14:paraId="76809144" w14:textId="77777777" w:rsidR="00086DB9" w:rsidRDefault="00986FBA">
            <w:pPr>
              <w:pStyle w:val="Standard"/>
              <w:snapToGrid w:val="0"/>
              <w:rPr>
                <w:rFonts w:ascii="Arial" w:hAnsi="Arial" w:cs="Arial"/>
                <w:b/>
                <w:sz w:val="18"/>
                <w:szCs w:val="18"/>
              </w:rPr>
            </w:pPr>
            <w:r>
              <w:rPr>
                <w:rFonts w:ascii="Arial" w:hAnsi="Arial" w:cs="Arial"/>
                <w:b/>
                <w:sz w:val="18"/>
                <w:szCs w:val="18"/>
              </w:rPr>
              <w:t>ROSA</w:t>
            </w:r>
          </w:p>
        </w:tc>
        <w:tc>
          <w:tcPr>
            <w:tcW w:w="7625" w:type="dxa"/>
            <w:tcMar>
              <w:top w:w="0" w:type="dxa"/>
              <w:left w:w="108" w:type="dxa"/>
              <w:bottom w:w="0" w:type="dxa"/>
              <w:right w:w="108" w:type="dxa"/>
            </w:tcMar>
            <w:vAlign w:val="center"/>
          </w:tcPr>
          <w:p w14:paraId="76809145" w14:textId="77777777" w:rsidR="00086DB9" w:rsidRDefault="00986FBA">
            <w:pPr>
              <w:pStyle w:val="Standard"/>
              <w:snapToGrid w:val="0"/>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Occultation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Atmosphere</w:t>
            </w:r>
            <w:r>
              <w:rPr>
                <w:rFonts w:ascii="Arial" w:eastAsia="Arial" w:hAnsi="Arial" w:cs="Arial"/>
                <w:sz w:val="18"/>
                <w:szCs w:val="18"/>
              </w:rPr>
              <w:t xml:space="preserve"> </w:t>
            </w:r>
            <w:r>
              <w:rPr>
                <w:rFonts w:ascii="Arial" w:hAnsi="Arial" w:cs="Arial"/>
                <w:sz w:val="18"/>
                <w:szCs w:val="18"/>
              </w:rPr>
              <w:t>(Italy/India)</w:t>
            </w:r>
          </w:p>
        </w:tc>
      </w:tr>
      <w:tr w:rsidR="00086DB9" w14:paraId="76809149" w14:textId="77777777">
        <w:trPr>
          <w:trHeight w:hRule="exact" w:val="284"/>
        </w:trPr>
        <w:tc>
          <w:tcPr>
            <w:tcW w:w="1431" w:type="dxa"/>
            <w:tcMar>
              <w:top w:w="0" w:type="dxa"/>
              <w:left w:w="108" w:type="dxa"/>
              <w:bottom w:w="0" w:type="dxa"/>
              <w:right w:w="108" w:type="dxa"/>
            </w:tcMar>
            <w:vAlign w:val="center"/>
          </w:tcPr>
          <w:p w14:paraId="76809147" w14:textId="77777777" w:rsidR="00086DB9" w:rsidRDefault="00986FBA">
            <w:pPr>
              <w:pStyle w:val="Standard"/>
              <w:snapToGrid w:val="0"/>
              <w:rPr>
                <w:rFonts w:ascii="Arial" w:hAnsi="Arial" w:cs="Arial"/>
                <w:b/>
                <w:sz w:val="18"/>
                <w:szCs w:val="18"/>
              </w:rPr>
            </w:pPr>
            <w:r>
              <w:rPr>
                <w:rFonts w:ascii="Arial" w:hAnsi="Arial" w:cs="Arial"/>
                <w:b/>
                <w:sz w:val="18"/>
                <w:szCs w:val="18"/>
              </w:rPr>
              <w:t>SAF</w:t>
            </w:r>
          </w:p>
        </w:tc>
        <w:tc>
          <w:tcPr>
            <w:tcW w:w="7625" w:type="dxa"/>
            <w:tcMar>
              <w:top w:w="0" w:type="dxa"/>
              <w:left w:w="108" w:type="dxa"/>
              <w:bottom w:w="0" w:type="dxa"/>
              <w:right w:w="108" w:type="dxa"/>
            </w:tcMar>
            <w:vAlign w:val="center"/>
          </w:tcPr>
          <w:p w14:paraId="76809148" w14:textId="77777777" w:rsidR="00086DB9" w:rsidRDefault="00986FBA">
            <w:pPr>
              <w:pStyle w:val="Standard"/>
              <w:snapToGrid w:val="0"/>
              <w:rPr>
                <w:rFonts w:ascii="Arial" w:hAnsi="Arial" w:cs="Arial"/>
                <w:sz w:val="18"/>
                <w:szCs w:val="18"/>
              </w:rPr>
            </w:pP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Application</w:t>
            </w:r>
            <w:r>
              <w:rPr>
                <w:rFonts w:ascii="Arial" w:eastAsia="Arial" w:hAnsi="Arial" w:cs="Arial"/>
                <w:sz w:val="18"/>
                <w:szCs w:val="18"/>
              </w:rPr>
              <w:t xml:space="preserve"> </w:t>
            </w:r>
            <w:r>
              <w:rPr>
                <w:rFonts w:ascii="Arial" w:hAnsi="Arial" w:cs="Arial"/>
                <w:sz w:val="18"/>
                <w:szCs w:val="18"/>
              </w:rPr>
              <w:t>Facility</w:t>
            </w:r>
          </w:p>
        </w:tc>
      </w:tr>
      <w:tr w:rsidR="00086DB9" w14:paraId="7680914C" w14:textId="77777777">
        <w:trPr>
          <w:trHeight w:hRule="exact" w:val="284"/>
        </w:trPr>
        <w:tc>
          <w:tcPr>
            <w:tcW w:w="1431" w:type="dxa"/>
            <w:tcMar>
              <w:top w:w="0" w:type="dxa"/>
              <w:left w:w="108" w:type="dxa"/>
              <w:bottom w:w="0" w:type="dxa"/>
              <w:right w:w="108" w:type="dxa"/>
            </w:tcMar>
            <w:vAlign w:val="center"/>
          </w:tcPr>
          <w:p w14:paraId="7680914A" w14:textId="77777777" w:rsidR="00086DB9" w:rsidRDefault="00986FBA">
            <w:pPr>
              <w:pStyle w:val="Standard"/>
              <w:snapToGrid w:val="0"/>
              <w:rPr>
                <w:rFonts w:ascii="Arial" w:hAnsi="Arial" w:cs="Arial"/>
                <w:b/>
                <w:sz w:val="18"/>
                <w:szCs w:val="18"/>
              </w:rPr>
            </w:pPr>
            <w:r>
              <w:rPr>
                <w:rFonts w:ascii="Arial" w:hAnsi="Arial" w:cs="Arial"/>
                <w:b/>
                <w:sz w:val="18"/>
                <w:szCs w:val="18"/>
              </w:rPr>
              <w:t>SNR</w:t>
            </w:r>
          </w:p>
        </w:tc>
        <w:tc>
          <w:tcPr>
            <w:tcW w:w="7625" w:type="dxa"/>
            <w:tcMar>
              <w:top w:w="0" w:type="dxa"/>
              <w:left w:w="108" w:type="dxa"/>
              <w:bottom w:w="0" w:type="dxa"/>
              <w:right w:w="108" w:type="dxa"/>
            </w:tcMar>
            <w:vAlign w:val="center"/>
          </w:tcPr>
          <w:p w14:paraId="7680914B" w14:textId="77777777" w:rsidR="00086DB9" w:rsidRDefault="00986FBA">
            <w:pPr>
              <w:pStyle w:val="Standard"/>
              <w:snapToGrid w:val="0"/>
              <w:rPr>
                <w:rFonts w:ascii="Arial" w:hAnsi="Arial" w:cs="Arial"/>
                <w:sz w:val="18"/>
                <w:szCs w:val="18"/>
              </w:rPr>
            </w:pPr>
            <w:r>
              <w:rPr>
                <w:rFonts w:ascii="Arial" w:hAnsi="Arial" w:cs="Arial"/>
                <w:sz w:val="18"/>
                <w:szCs w:val="18"/>
              </w:rPr>
              <w:t>Signal</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Noise</w:t>
            </w:r>
            <w:r>
              <w:rPr>
                <w:rFonts w:ascii="Arial" w:eastAsia="Arial" w:hAnsi="Arial" w:cs="Arial"/>
                <w:sz w:val="18"/>
                <w:szCs w:val="18"/>
              </w:rPr>
              <w:t xml:space="preserve"> </w:t>
            </w:r>
            <w:r>
              <w:rPr>
                <w:rFonts w:ascii="Arial" w:hAnsi="Arial" w:cs="Arial"/>
                <w:sz w:val="18"/>
                <w:szCs w:val="18"/>
              </w:rPr>
              <w:t>Ratio</w:t>
            </w:r>
          </w:p>
        </w:tc>
      </w:tr>
      <w:tr w:rsidR="00086DB9" w14:paraId="7680914F" w14:textId="77777777">
        <w:trPr>
          <w:trHeight w:hRule="exact" w:val="284"/>
        </w:trPr>
        <w:tc>
          <w:tcPr>
            <w:tcW w:w="1431" w:type="dxa"/>
            <w:tcMar>
              <w:top w:w="0" w:type="dxa"/>
              <w:left w:w="108" w:type="dxa"/>
              <w:bottom w:w="0" w:type="dxa"/>
              <w:right w:w="108" w:type="dxa"/>
            </w:tcMar>
            <w:vAlign w:val="center"/>
          </w:tcPr>
          <w:p w14:paraId="7680914D"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TanDEM</w:t>
            </w:r>
            <w:proofErr w:type="spellEnd"/>
            <w:r>
              <w:rPr>
                <w:rFonts w:ascii="Arial" w:hAnsi="Arial" w:cs="Arial"/>
                <w:b/>
                <w:sz w:val="18"/>
                <w:szCs w:val="18"/>
              </w:rPr>
              <w:t>-X</w:t>
            </w:r>
          </w:p>
        </w:tc>
        <w:tc>
          <w:tcPr>
            <w:tcW w:w="7625" w:type="dxa"/>
            <w:tcMar>
              <w:top w:w="0" w:type="dxa"/>
              <w:left w:w="108" w:type="dxa"/>
              <w:bottom w:w="0" w:type="dxa"/>
              <w:right w:w="108" w:type="dxa"/>
            </w:tcMar>
            <w:vAlign w:val="center"/>
          </w:tcPr>
          <w:p w14:paraId="7680914E" w14:textId="77777777" w:rsidR="00086DB9" w:rsidRDefault="00986FBA">
            <w:pPr>
              <w:pStyle w:val="Standard"/>
              <w:snapToGrid w:val="0"/>
              <w:rPr>
                <w:rFonts w:ascii="Arial" w:hAnsi="Arial" w:cs="Arial"/>
                <w:sz w:val="18"/>
                <w:szCs w:val="18"/>
              </w:rPr>
            </w:pPr>
            <w:r>
              <w:rPr>
                <w:rFonts w:ascii="Arial" w:hAnsi="Arial" w:cs="Arial"/>
                <w:sz w:val="18"/>
                <w:szCs w:val="18"/>
              </w:rPr>
              <w:t>German</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52" w14:textId="77777777">
        <w:trPr>
          <w:trHeight w:hRule="exact" w:val="284"/>
        </w:trPr>
        <w:tc>
          <w:tcPr>
            <w:tcW w:w="1431" w:type="dxa"/>
            <w:tcMar>
              <w:top w:w="0" w:type="dxa"/>
              <w:left w:w="108" w:type="dxa"/>
              <w:bottom w:w="0" w:type="dxa"/>
              <w:right w:w="108" w:type="dxa"/>
            </w:tcMar>
            <w:vAlign w:val="center"/>
          </w:tcPr>
          <w:p w14:paraId="76809150" w14:textId="77777777" w:rsidR="00086DB9" w:rsidRDefault="00986FBA">
            <w:pPr>
              <w:pStyle w:val="Standard"/>
              <w:snapToGrid w:val="0"/>
              <w:rPr>
                <w:rFonts w:ascii="Arial" w:hAnsi="Arial" w:cs="Arial"/>
                <w:b/>
                <w:sz w:val="18"/>
                <w:szCs w:val="18"/>
              </w:rPr>
            </w:pPr>
            <w:r>
              <w:rPr>
                <w:rFonts w:ascii="Arial" w:hAnsi="Arial" w:cs="Arial"/>
                <w:b/>
                <w:sz w:val="18"/>
                <w:szCs w:val="18"/>
              </w:rPr>
              <w:t>TBC</w:t>
            </w:r>
          </w:p>
        </w:tc>
        <w:tc>
          <w:tcPr>
            <w:tcW w:w="7625" w:type="dxa"/>
            <w:tcMar>
              <w:top w:w="0" w:type="dxa"/>
              <w:left w:w="108" w:type="dxa"/>
              <w:bottom w:w="0" w:type="dxa"/>
              <w:right w:w="108" w:type="dxa"/>
            </w:tcMar>
            <w:vAlign w:val="center"/>
          </w:tcPr>
          <w:p w14:paraId="76809151" w14:textId="77777777" w:rsidR="00086DB9" w:rsidRDefault="00986FBA">
            <w:pPr>
              <w:pStyle w:val="Standard"/>
              <w:snapToGrid w:val="0"/>
              <w:rPr>
                <w:rFonts w:ascii="Arial" w:hAnsi="Arial" w:cs="Arial"/>
                <w:sz w:val="18"/>
                <w:szCs w:val="18"/>
              </w:rPr>
            </w:pP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Confirmed</w:t>
            </w:r>
          </w:p>
        </w:tc>
      </w:tr>
      <w:tr w:rsidR="00086DB9" w14:paraId="76809155" w14:textId="77777777">
        <w:trPr>
          <w:trHeight w:hRule="exact" w:val="284"/>
        </w:trPr>
        <w:tc>
          <w:tcPr>
            <w:tcW w:w="1431" w:type="dxa"/>
            <w:tcMar>
              <w:top w:w="0" w:type="dxa"/>
              <w:left w:w="108" w:type="dxa"/>
              <w:bottom w:w="0" w:type="dxa"/>
              <w:right w:w="108" w:type="dxa"/>
            </w:tcMar>
            <w:vAlign w:val="center"/>
          </w:tcPr>
          <w:p w14:paraId="76809153" w14:textId="77777777" w:rsidR="00086DB9" w:rsidRDefault="00986FBA">
            <w:pPr>
              <w:pStyle w:val="Standard"/>
              <w:snapToGrid w:val="0"/>
              <w:rPr>
                <w:rFonts w:ascii="Arial" w:hAnsi="Arial" w:cs="Arial"/>
                <w:b/>
                <w:sz w:val="18"/>
                <w:szCs w:val="18"/>
              </w:rPr>
            </w:pPr>
            <w:r>
              <w:rPr>
                <w:rFonts w:ascii="Arial" w:hAnsi="Arial" w:cs="Arial"/>
                <w:b/>
                <w:sz w:val="18"/>
                <w:szCs w:val="18"/>
              </w:rPr>
              <w:t>TBD</w:t>
            </w:r>
          </w:p>
        </w:tc>
        <w:tc>
          <w:tcPr>
            <w:tcW w:w="7625" w:type="dxa"/>
            <w:tcMar>
              <w:top w:w="0" w:type="dxa"/>
              <w:left w:w="108" w:type="dxa"/>
              <w:bottom w:w="0" w:type="dxa"/>
              <w:right w:w="108" w:type="dxa"/>
            </w:tcMar>
            <w:vAlign w:val="center"/>
          </w:tcPr>
          <w:p w14:paraId="76809154" w14:textId="77777777" w:rsidR="00086DB9" w:rsidRDefault="00986FBA">
            <w:pPr>
              <w:pStyle w:val="Standard"/>
              <w:snapToGrid w:val="0"/>
              <w:rPr>
                <w:rFonts w:ascii="Arial" w:hAnsi="Arial" w:cs="Arial"/>
                <w:sz w:val="18"/>
                <w:szCs w:val="18"/>
              </w:rPr>
            </w:pP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Determined</w:t>
            </w:r>
          </w:p>
        </w:tc>
      </w:tr>
      <w:tr w:rsidR="00086DB9" w14:paraId="76809158" w14:textId="77777777">
        <w:trPr>
          <w:trHeight w:hRule="exact" w:val="284"/>
        </w:trPr>
        <w:tc>
          <w:tcPr>
            <w:tcW w:w="1431" w:type="dxa"/>
            <w:tcMar>
              <w:top w:w="0" w:type="dxa"/>
              <w:left w:w="108" w:type="dxa"/>
              <w:bottom w:w="0" w:type="dxa"/>
              <w:right w:w="108" w:type="dxa"/>
            </w:tcMar>
            <w:vAlign w:val="center"/>
          </w:tcPr>
          <w:p w14:paraId="76809156"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TerraSAR</w:t>
            </w:r>
            <w:proofErr w:type="spellEnd"/>
            <w:r>
              <w:rPr>
                <w:rFonts w:ascii="Arial" w:hAnsi="Arial" w:cs="Arial"/>
                <w:b/>
                <w:sz w:val="18"/>
                <w:szCs w:val="18"/>
              </w:rPr>
              <w:t>-X</w:t>
            </w:r>
          </w:p>
        </w:tc>
        <w:tc>
          <w:tcPr>
            <w:tcW w:w="7625" w:type="dxa"/>
            <w:tcMar>
              <w:top w:w="0" w:type="dxa"/>
              <w:left w:w="108" w:type="dxa"/>
              <w:bottom w:w="0" w:type="dxa"/>
              <w:right w:w="108" w:type="dxa"/>
            </w:tcMar>
            <w:vAlign w:val="center"/>
          </w:tcPr>
          <w:p w14:paraId="76809157" w14:textId="77777777" w:rsidR="00086DB9" w:rsidRDefault="00986FBA">
            <w:pPr>
              <w:pStyle w:val="Standard"/>
              <w:snapToGrid w:val="0"/>
              <w:rPr>
                <w:rFonts w:ascii="Arial" w:hAnsi="Arial" w:cs="Arial"/>
                <w:sz w:val="18"/>
                <w:szCs w:val="18"/>
              </w:rPr>
            </w:pPr>
            <w:r>
              <w:rPr>
                <w:rFonts w:ascii="Arial" w:hAnsi="Arial" w:cs="Arial"/>
                <w:sz w:val="18"/>
                <w:szCs w:val="18"/>
              </w:rPr>
              <w:t>German</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5B" w14:textId="77777777">
        <w:trPr>
          <w:trHeight w:hRule="exact" w:val="284"/>
        </w:trPr>
        <w:tc>
          <w:tcPr>
            <w:tcW w:w="1431" w:type="dxa"/>
            <w:tcMar>
              <w:top w:w="0" w:type="dxa"/>
              <w:left w:w="108" w:type="dxa"/>
              <w:bottom w:w="0" w:type="dxa"/>
              <w:right w:w="108" w:type="dxa"/>
            </w:tcMar>
            <w:vAlign w:val="center"/>
          </w:tcPr>
          <w:p w14:paraId="76809159" w14:textId="77777777" w:rsidR="00086DB9" w:rsidRDefault="00986FBA">
            <w:pPr>
              <w:pStyle w:val="Standard"/>
              <w:snapToGrid w:val="0"/>
              <w:rPr>
                <w:rFonts w:ascii="Arial" w:hAnsi="Arial" w:cs="Arial"/>
                <w:b/>
                <w:sz w:val="18"/>
                <w:szCs w:val="18"/>
              </w:rPr>
            </w:pPr>
            <w:r>
              <w:rPr>
                <w:rFonts w:ascii="Arial" w:hAnsi="Arial" w:cs="Arial"/>
                <w:b/>
                <w:sz w:val="18"/>
                <w:szCs w:val="18"/>
              </w:rPr>
              <w:t>TP</w:t>
            </w:r>
          </w:p>
        </w:tc>
        <w:tc>
          <w:tcPr>
            <w:tcW w:w="7625" w:type="dxa"/>
            <w:tcMar>
              <w:top w:w="0" w:type="dxa"/>
              <w:left w:w="108" w:type="dxa"/>
              <w:bottom w:w="0" w:type="dxa"/>
              <w:right w:w="108" w:type="dxa"/>
            </w:tcMar>
            <w:vAlign w:val="center"/>
          </w:tcPr>
          <w:p w14:paraId="7680915A"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915E" w14:textId="77777777">
        <w:trPr>
          <w:trHeight w:hRule="exact" w:val="284"/>
        </w:trPr>
        <w:tc>
          <w:tcPr>
            <w:tcW w:w="1431" w:type="dxa"/>
            <w:tcMar>
              <w:top w:w="0" w:type="dxa"/>
              <w:left w:w="108" w:type="dxa"/>
              <w:bottom w:w="0" w:type="dxa"/>
              <w:right w:w="108" w:type="dxa"/>
            </w:tcMar>
            <w:vAlign w:val="center"/>
          </w:tcPr>
          <w:p w14:paraId="7680915C" w14:textId="77777777" w:rsidR="00086DB9" w:rsidRDefault="00986FBA">
            <w:pPr>
              <w:pStyle w:val="Standard"/>
              <w:snapToGrid w:val="0"/>
              <w:rPr>
                <w:rFonts w:ascii="Arial" w:hAnsi="Arial" w:cs="Arial"/>
                <w:b/>
                <w:sz w:val="18"/>
                <w:szCs w:val="18"/>
              </w:rPr>
            </w:pPr>
            <w:r>
              <w:rPr>
                <w:rFonts w:ascii="Arial" w:hAnsi="Arial" w:cs="Arial"/>
                <w:b/>
                <w:sz w:val="18"/>
                <w:szCs w:val="18"/>
              </w:rPr>
              <w:t>UCAR</w:t>
            </w:r>
          </w:p>
        </w:tc>
        <w:tc>
          <w:tcPr>
            <w:tcW w:w="7625" w:type="dxa"/>
            <w:tcMar>
              <w:top w:w="0" w:type="dxa"/>
              <w:left w:w="108" w:type="dxa"/>
              <w:bottom w:w="0" w:type="dxa"/>
              <w:right w:w="108" w:type="dxa"/>
            </w:tcMar>
            <w:vAlign w:val="center"/>
          </w:tcPr>
          <w:p w14:paraId="7680915D" w14:textId="77777777" w:rsidR="00086DB9" w:rsidRDefault="00986FBA">
            <w:pPr>
              <w:pStyle w:val="Standard"/>
              <w:snapToGrid w:val="0"/>
              <w:rPr>
                <w:rFonts w:ascii="Arial" w:hAnsi="Arial" w:cs="Arial"/>
                <w:sz w:val="18"/>
                <w:szCs w:val="18"/>
              </w:rPr>
            </w:pPr>
            <w:r>
              <w:rPr>
                <w:rFonts w:ascii="Arial" w:hAnsi="Arial" w:cs="Arial"/>
                <w:sz w:val="18"/>
                <w:szCs w:val="18"/>
              </w:rPr>
              <w:t>University</w:t>
            </w:r>
            <w:r>
              <w:rPr>
                <w:rFonts w:ascii="Arial" w:eastAsia="Arial" w:hAnsi="Arial" w:cs="Arial"/>
                <w:sz w:val="18"/>
                <w:szCs w:val="18"/>
              </w:rPr>
              <w:t xml:space="preserve"> </w:t>
            </w:r>
            <w:r>
              <w:rPr>
                <w:rFonts w:ascii="Arial" w:hAnsi="Arial" w:cs="Arial"/>
                <w:sz w:val="18"/>
                <w:szCs w:val="18"/>
              </w:rPr>
              <w:t>Center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Research</w:t>
            </w:r>
            <w:r>
              <w:rPr>
                <w:rFonts w:ascii="Arial" w:eastAsia="Arial" w:hAnsi="Arial" w:cs="Arial"/>
                <w:sz w:val="18"/>
                <w:szCs w:val="18"/>
              </w:rPr>
              <w:t xml:space="preserve"> </w:t>
            </w:r>
            <w:r>
              <w:rPr>
                <w:rFonts w:ascii="Arial" w:hAnsi="Arial" w:cs="Arial"/>
                <w:sz w:val="18"/>
                <w:szCs w:val="18"/>
              </w:rPr>
              <w:t>(Boulder,</w:t>
            </w:r>
            <w:r>
              <w:rPr>
                <w:rFonts w:ascii="Arial" w:eastAsia="Arial" w:hAnsi="Arial" w:cs="Arial"/>
                <w:sz w:val="18"/>
                <w:szCs w:val="18"/>
              </w:rPr>
              <w:t xml:space="preserve"> </w:t>
            </w:r>
            <w:r>
              <w:rPr>
                <w:rFonts w:ascii="Arial" w:hAnsi="Arial" w:cs="Arial"/>
                <w:sz w:val="18"/>
                <w:szCs w:val="18"/>
              </w:rPr>
              <w:t>CO,</w:t>
            </w:r>
            <w:r>
              <w:rPr>
                <w:rFonts w:ascii="Arial" w:eastAsia="Arial" w:hAnsi="Arial" w:cs="Arial"/>
                <w:sz w:val="18"/>
                <w:szCs w:val="18"/>
              </w:rPr>
              <w:t xml:space="preserve"> </w:t>
            </w:r>
            <w:r>
              <w:rPr>
                <w:rFonts w:ascii="Arial" w:hAnsi="Arial" w:cs="Arial"/>
                <w:sz w:val="18"/>
                <w:szCs w:val="18"/>
              </w:rPr>
              <w:t>USA)</w:t>
            </w:r>
          </w:p>
        </w:tc>
      </w:tr>
      <w:tr w:rsidR="00086DB9" w14:paraId="76809161" w14:textId="77777777">
        <w:trPr>
          <w:trHeight w:hRule="exact" w:val="284"/>
        </w:trPr>
        <w:tc>
          <w:tcPr>
            <w:tcW w:w="1431" w:type="dxa"/>
            <w:tcMar>
              <w:top w:w="0" w:type="dxa"/>
              <w:left w:w="108" w:type="dxa"/>
              <w:bottom w:w="0" w:type="dxa"/>
              <w:right w:w="108" w:type="dxa"/>
            </w:tcMar>
            <w:vAlign w:val="center"/>
          </w:tcPr>
          <w:p w14:paraId="7680915F" w14:textId="77777777" w:rsidR="00086DB9" w:rsidRDefault="00986FBA">
            <w:pPr>
              <w:pStyle w:val="Standard"/>
              <w:snapToGrid w:val="0"/>
              <w:rPr>
                <w:rFonts w:ascii="Arial" w:hAnsi="Arial" w:cs="Arial"/>
                <w:b/>
                <w:sz w:val="18"/>
                <w:szCs w:val="18"/>
              </w:rPr>
            </w:pPr>
            <w:r>
              <w:rPr>
                <w:rFonts w:ascii="Arial" w:hAnsi="Arial" w:cs="Arial"/>
                <w:b/>
                <w:sz w:val="18"/>
                <w:szCs w:val="18"/>
              </w:rPr>
              <w:t>VAR</w:t>
            </w:r>
          </w:p>
        </w:tc>
        <w:tc>
          <w:tcPr>
            <w:tcW w:w="7625" w:type="dxa"/>
            <w:tcMar>
              <w:top w:w="0" w:type="dxa"/>
              <w:left w:w="108" w:type="dxa"/>
              <w:bottom w:w="0" w:type="dxa"/>
              <w:right w:w="108" w:type="dxa"/>
            </w:tcMar>
            <w:vAlign w:val="center"/>
          </w:tcPr>
          <w:p w14:paraId="76809160" w14:textId="77777777" w:rsidR="00086DB9" w:rsidRDefault="00986FBA">
            <w:pPr>
              <w:pStyle w:val="Standard"/>
              <w:snapToGrid w:val="0"/>
              <w:rPr>
                <w:rFonts w:ascii="Arial" w:hAnsi="Arial" w:cs="Arial"/>
                <w:sz w:val="18"/>
                <w:szCs w:val="18"/>
                <w:lang w:val="fr-FR"/>
              </w:rPr>
            </w:pPr>
            <w:proofErr w:type="spellStart"/>
            <w:r>
              <w:rPr>
                <w:rFonts w:ascii="Arial" w:hAnsi="Arial" w:cs="Arial"/>
                <w:sz w:val="18"/>
                <w:szCs w:val="18"/>
                <w:lang w:val="fr-FR"/>
              </w:rPr>
              <w:t>Variational</w:t>
            </w:r>
            <w:proofErr w:type="spellEnd"/>
            <w:r>
              <w:rPr>
                <w:rFonts w:ascii="Arial" w:eastAsia="Arial" w:hAnsi="Arial" w:cs="Arial"/>
                <w:sz w:val="18"/>
                <w:szCs w:val="18"/>
                <w:lang w:val="fr-FR"/>
              </w:rPr>
              <w:t xml:space="preserve"> </w:t>
            </w:r>
            <w:r>
              <w:rPr>
                <w:rFonts w:ascii="Arial" w:hAnsi="Arial" w:cs="Arial"/>
                <w:sz w:val="18"/>
                <w:szCs w:val="18"/>
                <w:lang w:val="fr-FR"/>
              </w:rPr>
              <w:t>(NWP</w:t>
            </w:r>
            <w:r>
              <w:rPr>
                <w:rFonts w:ascii="Arial" w:eastAsia="Arial" w:hAnsi="Arial" w:cs="Arial"/>
                <w:sz w:val="18"/>
                <w:szCs w:val="18"/>
                <w:lang w:val="fr-FR"/>
              </w:rPr>
              <w:t xml:space="preserve"> </w:t>
            </w:r>
            <w:r>
              <w:rPr>
                <w:rFonts w:ascii="Arial" w:hAnsi="Arial" w:cs="Arial"/>
                <w:sz w:val="18"/>
                <w:szCs w:val="18"/>
                <w:lang w:val="fr-FR"/>
              </w:rPr>
              <w:t>data</w:t>
            </w:r>
            <w:r>
              <w:rPr>
                <w:rFonts w:ascii="Arial" w:eastAsia="Arial" w:hAnsi="Arial" w:cs="Arial"/>
                <w:sz w:val="18"/>
                <w:szCs w:val="18"/>
                <w:lang w:val="fr-FR"/>
              </w:rPr>
              <w:t xml:space="preserve"> </w:t>
            </w:r>
            <w:r>
              <w:rPr>
                <w:rFonts w:ascii="Arial" w:hAnsi="Arial" w:cs="Arial"/>
                <w:sz w:val="18"/>
                <w:szCs w:val="18"/>
                <w:lang w:val="fr-FR"/>
              </w:rPr>
              <w:t>assimilation</w:t>
            </w:r>
            <w:r>
              <w:rPr>
                <w:rFonts w:ascii="Arial" w:eastAsia="Arial" w:hAnsi="Arial" w:cs="Arial"/>
                <w:sz w:val="18"/>
                <w:szCs w:val="18"/>
                <w:lang w:val="fr-FR"/>
              </w:rPr>
              <w:t xml:space="preserve"> </w:t>
            </w:r>
            <w:r>
              <w:rPr>
                <w:rFonts w:ascii="Arial" w:hAnsi="Arial" w:cs="Arial"/>
                <w:sz w:val="18"/>
                <w:szCs w:val="18"/>
                <w:lang w:val="fr-FR"/>
              </w:rPr>
              <w:t>technique)</w:t>
            </w:r>
          </w:p>
        </w:tc>
      </w:tr>
      <w:tr w:rsidR="00086DB9" w14:paraId="76809164" w14:textId="77777777">
        <w:trPr>
          <w:trHeight w:hRule="exact" w:val="284"/>
        </w:trPr>
        <w:tc>
          <w:tcPr>
            <w:tcW w:w="1431" w:type="dxa"/>
            <w:tcMar>
              <w:top w:w="0" w:type="dxa"/>
              <w:left w:w="108" w:type="dxa"/>
              <w:bottom w:w="0" w:type="dxa"/>
              <w:right w:w="108" w:type="dxa"/>
            </w:tcMar>
            <w:vAlign w:val="center"/>
          </w:tcPr>
          <w:p w14:paraId="76809162" w14:textId="77777777" w:rsidR="00086DB9" w:rsidRDefault="00986FBA">
            <w:pPr>
              <w:pStyle w:val="Standard"/>
              <w:snapToGrid w:val="0"/>
              <w:rPr>
                <w:rFonts w:ascii="Arial" w:hAnsi="Arial" w:cs="Arial"/>
                <w:b/>
                <w:sz w:val="18"/>
                <w:szCs w:val="18"/>
              </w:rPr>
            </w:pPr>
            <w:r>
              <w:rPr>
                <w:rFonts w:ascii="Arial" w:hAnsi="Arial" w:cs="Arial"/>
                <w:b/>
                <w:sz w:val="18"/>
                <w:szCs w:val="18"/>
              </w:rPr>
              <w:t>WMO</w:t>
            </w:r>
          </w:p>
        </w:tc>
        <w:tc>
          <w:tcPr>
            <w:tcW w:w="7625" w:type="dxa"/>
            <w:tcMar>
              <w:top w:w="0" w:type="dxa"/>
              <w:left w:w="108" w:type="dxa"/>
              <w:bottom w:w="0" w:type="dxa"/>
              <w:right w:w="108" w:type="dxa"/>
            </w:tcMar>
            <w:vAlign w:val="center"/>
          </w:tcPr>
          <w:p w14:paraId="76809163" w14:textId="77777777" w:rsidR="00086DB9" w:rsidRDefault="00986FBA">
            <w:pPr>
              <w:pStyle w:val="Standard"/>
              <w:snapToGrid w:val="0"/>
              <w:rPr>
                <w:rFonts w:ascii="Arial" w:hAnsi="Arial" w:cs="Arial"/>
                <w:sz w:val="18"/>
                <w:szCs w:val="18"/>
              </w:rPr>
            </w:pPr>
            <w:r>
              <w:rPr>
                <w:rFonts w:ascii="Arial" w:hAnsi="Arial" w:cs="Arial"/>
                <w:sz w:val="18"/>
                <w:szCs w:val="18"/>
              </w:rPr>
              <w:t>World</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Organisation</w:t>
            </w:r>
          </w:p>
        </w:tc>
      </w:tr>
      <w:tr w:rsidR="00086DB9" w14:paraId="76809167" w14:textId="77777777">
        <w:trPr>
          <w:trHeight w:hRule="exact" w:val="284"/>
        </w:trPr>
        <w:tc>
          <w:tcPr>
            <w:tcW w:w="1431" w:type="dxa"/>
            <w:tcMar>
              <w:top w:w="0" w:type="dxa"/>
              <w:left w:w="108" w:type="dxa"/>
              <w:bottom w:w="0" w:type="dxa"/>
              <w:right w:w="108" w:type="dxa"/>
            </w:tcMar>
            <w:vAlign w:val="center"/>
          </w:tcPr>
          <w:p w14:paraId="76809165" w14:textId="77777777" w:rsidR="00086DB9" w:rsidRDefault="00986FBA">
            <w:pPr>
              <w:pStyle w:val="Standard"/>
              <w:snapToGrid w:val="0"/>
              <w:rPr>
                <w:rFonts w:ascii="Arial" w:hAnsi="Arial" w:cs="Arial"/>
                <w:b/>
                <w:sz w:val="18"/>
                <w:szCs w:val="18"/>
              </w:rPr>
            </w:pPr>
            <w:r>
              <w:rPr>
                <w:rFonts w:ascii="Arial" w:hAnsi="Arial" w:cs="Arial"/>
                <w:b/>
                <w:sz w:val="18"/>
                <w:szCs w:val="18"/>
              </w:rPr>
              <w:t>WWW</w:t>
            </w:r>
          </w:p>
        </w:tc>
        <w:tc>
          <w:tcPr>
            <w:tcW w:w="7625" w:type="dxa"/>
            <w:tcMar>
              <w:top w:w="0" w:type="dxa"/>
              <w:left w:w="108" w:type="dxa"/>
              <w:bottom w:w="0" w:type="dxa"/>
              <w:right w:w="108" w:type="dxa"/>
            </w:tcMar>
            <w:vAlign w:val="center"/>
          </w:tcPr>
          <w:p w14:paraId="76809166" w14:textId="77777777" w:rsidR="00086DB9" w:rsidRDefault="00986FBA">
            <w:pPr>
              <w:pStyle w:val="Standard"/>
              <w:snapToGrid w:val="0"/>
              <w:rPr>
                <w:rFonts w:ascii="Arial" w:hAnsi="Arial" w:cs="Arial"/>
                <w:sz w:val="18"/>
                <w:szCs w:val="18"/>
              </w:rPr>
            </w:pPr>
            <w:r>
              <w:rPr>
                <w:rFonts w:ascii="Arial" w:hAnsi="Arial" w:cs="Arial"/>
                <w:sz w:val="18"/>
                <w:szCs w:val="18"/>
              </w:rPr>
              <w:t>World</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Watch</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Programme)</w:t>
            </w:r>
          </w:p>
        </w:tc>
      </w:tr>
    </w:tbl>
    <w:p w14:paraId="76809168" w14:textId="77777777" w:rsidR="00086DB9" w:rsidRDefault="00086DB9">
      <w:pPr>
        <w:pStyle w:val="Heading2"/>
        <w:numPr>
          <w:ilvl w:val="0"/>
          <w:numId w:val="0"/>
        </w:numPr>
        <w:spacing w:before="0" w:after="120"/>
        <w:jc w:val="both"/>
        <w:rPr>
          <w:rFonts w:ascii="Arial" w:hAnsi="Arial" w:cs="Arial"/>
        </w:rPr>
      </w:pPr>
    </w:p>
    <w:p w14:paraId="76809169" w14:textId="77777777" w:rsidR="00086DB9" w:rsidRDefault="00086DB9">
      <w:pPr>
        <w:pStyle w:val="Standard"/>
        <w:pageBreakBefore/>
        <w:spacing w:after="120"/>
        <w:jc w:val="both"/>
        <w:rPr>
          <w:rFonts w:ascii="Arial" w:hAnsi="Arial" w:cs="Arial"/>
        </w:rPr>
      </w:pPr>
    </w:p>
    <w:p w14:paraId="7680916A" w14:textId="77777777" w:rsidR="00086DB9" w:rsidRDefault="00986FBA">
      <w:pPr>
        <w:pStyle w:val="Heading2"/>
      </w:pPr>
      <w:bookmarkStart w:id="22" w:name="__RefHeading__51_1229796929"/>
      <w:r>
        <w:t>Definitions</w:t>
      </w:r>
      <w:r>
        <w:rPr>
          <w:rFonts w:eastAsia="Arial"/>
        </w:rPr>
        <w:t xml:space="preserve">, </w:t>
      </w:r>
      <w:proofErr w:type="gramStart"/>
      <w:r>
        <w:rPr>
          <w:rFonts w:eastAsia="Arial"/>
        </w:rPr>
        <w:t>levels</w:t>
      </w:r>
      <w:proofErr w:type="gramEnd"/>
      <w:r>
        <w:rPr>
          <w:rFonts w:eastAsia="Arial"/>
        </w:rPr>
        <w:t xml:space="preserve"> and types</w:t>
      </w:r>
      <w:bookmarkEnd w:id="22"/>
    </w:p>
    <w:p w14:paraId="7680916B" w14:textId="77777777" w:rsidR="00086DB9" w:rsidRDefault="00986FBA">
      <w:pPr>
        <w:pStyle w:val="Standard"/>
        <w:jc w:val="both"/>
        <w:rPr>
          <w:rFonts w:ascii="Arial" w:hAnsi="Arial" w:cs="Arial"/>
          <w:sz w:val="20"/>
          <w:lang w:val="en-US"/>
        </w:rPr>
      </w:pPr>
      <w:r>
        <w:rPr>
          <w:rFonts w:ascii="Arial" w:hAnsi="Arial" w:cs="Arial"/>
          <w:sz w:val="20"/>
          <w:lang w:val="en-US"/>
        </w:rPr>
        <w:t xml:space="preserve">RO data products from the </w:t>
      </w:r>
      <w:proofErr w:type="spellStart"/>
      <w:r>
        <w:rPr>
          <w:rFonts w:ascii="Arial" w:hAnsi="Arial" w:cs="Arial"/>
          <w:sz w:val="20"/>
          <w:lang w:val="en-US"/>
        </w:rPr>
        <w:t>Metop</w:t>
      </w:r>
      <w:proofErr w:type="spellEnd"/>
      <w:r>
        <w:rPr>
          <w:rFonts w:ascii="Arial" w:hAnsi="Arial" w:cs="Arial"/>
          <w:sz w:val="20"/>
          <w:lang w:val="en-US"/>
        </w:rPr>
        <w:t xml:space="preserve">, </w:t>
      </w:r>
      <w:proofErr w:type="spellStart"/>
      <w:r>
        <w:rPr>
          <w:rFonts w:ascii="Arial" w:hAnsi="Arial" w:cs="Arial"/>
          <w:sz w:val="20"/>
          <w:lang w:val="en-US"/>
        </w:rPr>
        <w:t>Metop</w:t>
      </w:r>
      <w:proofErr w:type="spellEnd"/>
      <w:r>
        <w:rPr>
          <w:rFonts w:ascii="Arial" w:hAnsi="Arial" w:cs="Arial"/>
          <w:sz w:val="20"/>
          <w:lang w:val="en-US"/>
        </w:rPr>
        <w:t>-SG and Sentinel-6 satellites and RO data from other missions are grouped in data levels (Level 0, 1, 2, or 3) and product types (NRT, offline, NTC, CDR, or ICDR). The data levels and product types are defined below.</w:t>
      </w:r>
      <w:r>
        <w:rPr>
          <w:rStyle w:val="FootnoteReference"/>
          <w:rFonts w:ascii="Arial" w:hAnsi="Arial" w:cs="Arial"/>
          <w:sz w:val="20"/>
          <w:lang w:val="en-US"/>
        </w:rPr>
        <w:footnoteReference w:id="2"/>
      </w:r>
      <w:r>
        <w:rPr>
          <w:rFonts w:ascii="Arial" w:hAnsi="Arial" w:cs="Arial"/>
          <w:sz w:val="20"/>
          <w:lang w:val="en-US"/>
        </w:rPr>
        <w:t xml:space="preserve">  The lists of variables should not be considered as the complete contents of a given data level, and not all data may be contained </w:t>
      </w:r>
      <w:proofErr w:type="gramStart"/>
      <w:r>
        <w:rPr>
          <w:rFonts w:ascii="Arial" w:hAnsi="Arial" w:cs="Arial"/>
          <w:sz w:val="20"/>
          <w:lang w:val="en-US"/>
        </w:rPr>
        <w:t>in a given</w:t>
      </w:r>
      <w:proofErr w:type="gramEnd"/>
      <w:r>
        <w:rPr>
          <w:rFonts w:ascii="Arial" w:hAnsi="Arial" w:cs="Arial"/>
          <w:sz w:val="20"/>
          <w:lang w:val="en-US"/>
        </w:rPr>
        <w:t xml:space="preserve"> data level.</w:t>
      </w:r>
    </w:p>
    <w:p w14:paraId="7680916C" w14:textId="77777777" w:rsidR="00086DB9" w:rsidRDefault="00086DB9">
      <w:pPr>
        <w:pStyle w:val="Standard"/>
        <w:rPr>
          <w:rFonts w:ascii="Arial" w:hAnsi="Arial" w:cs="Arial"/>
          <w:sz w:val="20"/>
          <w:lang w:val="en-US"/>
        </w:rPr>
      </w:pPr>
    </w:p>
    <w:p w14:paraId="7680916D" w14:textId="77777777" w:rsidR="00086DB9" w:rsidRDefault="00986FBA">
      <w:pPr>
        <w:pStyle w:val="Standard"/>
        <w:rPr>
          <w:rFonts w:ascii="Arial" w:hAnsi="Arial" w:cs="Arial"/>
          <w:b/>
          <w:sz w:val="20"/>
          <w:lang w:val="en-US"/>
        </w:rPr>
      </w:pPr>
      <w:r>
        <w:rPr>
          <w:rFonts w:ascii="Arial" w:hAnsi="Arial" w:cs="Arial"/>
          <w:b/>
          <w:sz w:val="20"/>
          <w:lang w:val="en-US"/>
        </w:rPr>
        <w:t>Data</w:t>
      </w:r>
      <w:r>
        <w:rPr>
          <w:rFonts w:ascii="Arial" w:eastAsia="Arial" w:hAnsi="Arial" w:cs="Arial"/>
          <w:b/>
          <w:sz w:val="20"/>
          <w:lang w:val="en-US"/>
        </w:rPr>
        <w:t xml:space="preserve"> </w:t>
      </w:r>
      <w:r>
        <w:rPr>
          <w:rFonts w:ascii="Arial" w:hAnsi="Arial" w:cs="Arial"/>
          <w:b/>
          <w:sz w:val="20"/>
          <w:lang w:val="en-US"/>
        </w:rPr>
        <w:t>levels:</w:t>
      </w:r>
    </w:p>
    <w:p w14:paraId="7680916E" w14:textId="77777777" w:rsidR="00086DB9" w:rsidRDefault="00086DB9">
      <w:pPr>
        <w:pStyle w:val="Standard"/>
        <w:ind w:left="426"/>
        <w:rPr>
          <w:rFonts w:ascii="Arial" w:hAnsi="Arial" w:cs="Arial"/>
          <w:sz w:val="20"/>
          <w:lang w:val="en-US"/>
        </w:rPr>
      </w:pPr>
    </w:p>
    <w:p w14:paraId="7680916F"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0</w:t>
      </w:r>
      <w:r>
        <w:rPr>
          <w:rFonts w:ascii="Arial" w:hAnsi="Arial" w:cs="Arial"/>
          <w:sz w:val="20"/>
          <w:lang w:val="en-US"/>
        </w:rPr>
        <w:t xml:space="preserve">: Raw sounding, tracking and ancillary data, and other GNSS data before clock correction and </w:t>
      </w:r>
      <w:proofErr w:type="gramStart"/>
      <w:r>
        <w:rPr>
          <w:rFonts w:ascii="Arial" w:hAnsi="Arial" w:cs="Arial"/>
          <w:sz w:val="20"/>
          <w:lang w:val="en-US"/>
        </w:rPr>
        <w:t>reconstruction;</w:t>
      </w:r>
      <w:proofErr w:type="gramEnd"/>
    </w:p>
    <w:p w14:paraId="76809170" w14:textId="77777777" w:rsidR="00086DB9" w:rsidRDefault="00086DB9">
      <w:pPr>
        <w:pStyle w:val="Standard"/>
        <w:ind w:left="426"/>
        <w:jc w:val="both"/>
        <w:rPr>
          <w:rFonts w:ascii="Arial" w:hAnsi="Arial" w:cs="Arial"/>
          <w:sz w:val="20"/>
          <w:lang w:val="en-US"/>
        </w:rPr>
      </w:pPr>
    </w:p>
    <w:p w14:paraId="76809171"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1A</w:t>
      </w:r>
      <w:r>
        <w:rPr>
          <w:rFonts w:ascii="Arial" w:hAnsi="Arial" w:cs="Arial"/>
          <w:sz w:val="20"/>
          <w:lang w:val="en-US"/>
        </w:rPr>
        <w:t xml:space="preserve">: Reconstructed full resolution excess phases, total phases, pseudo ranges, SNRs, orbit information, I, Q values, NCO (carrier) phases, navigation bits, and quality </w:t>
      </w:r>
      <w:proofErr w:type="gramStart"/>
      <w:r>
        <w:rPr>
          <w:rFonts w:ascii="Arial" w:hAnsi="Arial" w:cs="Arial"/>
          <w:sz w:val="20"/>
          <w:lang w:val="en-US"/>
        </w:rPr>
        <w:t>information;</w:t>
      </w:r>
      <w:proofErr w:type="gramEnd"/>
    </w:p>
    <w:p w14:paraId="76809172" w14:textId="77777777" w:rsidR="00086DB9" w:rsidRDefault="00086DB9">
      <w:pPr>
        <w:pStyle w:val="Standard"/>
        <w:ind w:left="426"/>
        <w:jc w:val="both"/>
        <w:rPr>
          <w:rFonts w:ascii="Arial" w:hAnsi="Arial" w:cs="Arial"/>
          <w:sz w:val="20"/>
          <w:lang w:val="en-US"/>
        </w:rPr>
      </w:pPr>
    </w:p>
    <w:p w14:paraId="76809173"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1B</w:t>
      </w:r>
      <w:r>
        <w:rPr>
          <w:rFonts w:ascii="Arial" w:hAnsi="Arial" w:cs="Arial"/>
          <w:sz w:val="20"/>
          <w:lang w:val="en-US"/>
        </w:rPr>
        <w:t xml:space="preserve">: Bending angles and impact parameters, tangent point location, and quality </w:t>
      </w:r>
      <w:proofErr w:type="gramStart"/>
      <w:r>
        <w:rPr>
          <w:rFonts w:ascii="Arial" w:hAnsi="Arial" w:cs="Arial"/>
          <w:sz w:val="20"/>
          <w:lang w:val="en-US"/>
        </w:rPr>
        <w:t>information;</w:t>
      </w:r>
      <w:proofErr w:type="gramEnd"/>
    </w:p>
    <w:p w14:paraId="76809174" w14:textId="77777777" w:rsidR="00086DB9" w:rsidRDefault="00086DB9">
      <w:pPr>
        <w:pStyle w:val="Standard"/>
        <w:ind w:left="426"/>
        <w:jc w:val="both"/>
        <w:rPr>
          <w:rFonts w:ascii="Arial" w:hAnsi="Arial" w:cs="Arial"/>
          <w:sz w:val="20"/>
          <w:lang w:val="en-US"/>
        </w:rPr>
      </w:pPr>
    </w:p>
    <w:p w14:paraId="76809175"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2</w:t>
      </w:r>
      <w:r>
        <w:rPr>
          <w:rFonts w:ascii="Arial" w:hAnsi="Arial" w:cs="Arial"/>
          <w:sz w:val="20"/>
          <w:lang w:val="en-US"/>
        </w:rPr>
        <w:t>: Refractivity, geopotential height</w:t>
      </w:r>
      <w:proofErr w:type="gramStart"/>
      <w:r>
        <w:rPr>
          <w:rFonts w:ascii="Arial" w:hAnsi="Arial" w:cs="Arial"/>
          <w:sz w:val="20"/>
          <w:lang w:val="en-US"/>
        </w:rPr>
        <w:t>, ”dry</w:t>
      </w:r>
      <w:proofErr w:type="gramEnd"/>
      <w:r>
        <w:rPr>
          <w:rFonts w:ascii="Arial" w:hAnsi="Arial" w:cs="Arial"/>
          <w:sz w:val="20"/>
          <w:lang w:val="en-US"/>
        </w:rPr>
        <w:t>'' temperature profiles (Level 2A), pressure, temperature, specific humidity profiles (Level 2B), surface pressure, tropopause height, planetary boundary layer height (Level 2C), ECMWF model level coefficients (Level 2D), quality information;</w:t>
      </w:r>
    </w:p>
    <w:p w14:paraId="76809176" w14:textId="77777777" w:rsidR="00086DB9" w:rsidRDefault="00086DB9">
      <w:pPr>
        <w:pStyle w:val="Standard"/>
        <w:ind w:left="426"/>
        <w:jc w:val="both"/>
        <w:rPr>
          <w:rFonts w:ascii="Arial" w:hAnsi="Arial" w:cs="Arial"/>
          <w:sz w:val="20"/>
          <w:lang w:val="en-US"/>
        </w:rPr>
      </w:pPr>
    </w:p>
    <w:p w14:paraId="76809177"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3</w:t>
      </w:r>
      <w:r>
        <w:rPr>
          <w:rFonts w:ascii="Arial" w:hAnsi="Arial" w:cs="Arial"/>
          <w:sz w:val="20"/>
          <w:lang w:val="en-US"/>
        </w:rPr>
        <w:t xml:space="preserve">: Gridded or resampled data, that are processed from Level 1 or 2 data, and that are provided as, e.g., daily, monthly, or seasonal means on a spatiotemporal grid, including metadata, </w:t>
      </w:r>
      <w:proofErr w:type="gramStart"/>
      <w:r>
        <w:rPr>
          <w:rFonts w:ascii="Arial" w:hAnsi="Arial" w:cs="Arial"/>
          <w:sz w:val="20"/>
          <w:lang w:val="en-US"/>
        </w:rPr>
        <w:t>uncertainties</w:t>
      </w:r>
      <w:proofErr w:type="gramEnd"/>
      <w:r>
        <w:rPr>
          <w:rFonts w:ascii="Arial" w:hAnsi="Arial" w:cs="Arial"/>
          <w:sz w:val="20"/>
          <w:lang w:val="en-US"/>
        </w:rPr>
        <w:t xml:space="preserve"> and quality information.</w:t>
      </w:r>
    </w:p>
    <w:p w14:paraId="76809178" w14:textId="77777777" w:rsidR="00086DB9" w:rsidRDefault="00086DB9">
      <w:pPr>
        <w:pStyle w:val="Standard"/>
        <w:jc w:val="both"/>
        <w:rPr>
          <w:rFonts w:ascii="Arial" w:hAnsi="Arial" w:cs="Arial"/>
          <w:sz w:val="20"/>
          <w:lang w:val="en-US"/>
        </w:rPr>
      </w:pPr>
    </w:p>
    <w:p w14:paraId="76809179" w14:textId="77777777" w:rsidR="00086DB9" w:rsidRDefault="00986FBA">
      <w:pPr>
        <w:pStyle w:val="Standard"/>
        <w:rPr>
          <w:rFonts w:ascii="Arial" w:hAnsi="Arial" w:cs="Arial"/>
          <w:b/>
          <w:sz w:val="20"/>
          <w:lang w:val="en-US"/>
        </w:rPr>
      </w:pPr>
      <w:r>
        <w:rPr>
          <w:rFonts w:ascii="Arial" w:hAnsi="Arial" w:cs="Arial"/>
          <w:b/>
          <w:sz w:val="20"/>
          <w:lang w:val="en-US"/>
        </w:rPr>
        <w:t>Product</w:t>
      </w:r>
      <w:r>
        <w:rPr>
          <w:rFonts w:ascii="Arial" w:eastAsia="Arial" w:hAnsi="Arial" w:cs="Arial"/>
          <w:b/>
          <w:sz w:val="20"/>
          <w:lang w:val="en-US"/>
        </w:rPr>
        <w:t xml:space="preserve"> </w:t>
      </w:r>
      <w:r>
        <w:rPr>
          <w:rFonts w:ascii="Arial" w:hAnsi="Arial" w:cs="Arial"/>
          <w:b/>
          <w:sz w:val="20"/>
          <w:lang w:val="en-US"/>
        </w:rPr>
        <w:t>types:</w:t>
      </w:r>
    </w:p>
    <w:p w14:paraId="7680917A" w14:textId="77777777" w:rsidR="00086DB9" w:rsidRDefault="00086DB9">
      <w:pPr>
        <w:pStyle w:val="Standard"/>
        <w:rPr>
          <w:rFonts w:ascii="Arial" w:hAnsi="Arial" w:cs="Arial"/>
          <w:sz w:val="20"/>
          <w:lang w:val="en-US"/>
        </w:rPr>
      </w:pPr>
    </w:p>
    <w:p w14:paraId="7680917B"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NRT product</w:t>
      </w:r>
      <w:r>
        <w:rPr>
          <w:rFonts w:ascii="Arial" w:hAnsi="Arial" w:cs="Arial"/>
          <w:sz w:val="20"/>
          <w:lang w:val="en-US"/>
        </w:rPr>
        <w:t>: Data product delivered less than: (</w:t>
      </w:r>
      <w:proofErr w:type="spellStart"/>
      <w:r>
        <w:rPr>
          <w:rFonts w:ascii="Arial" w:hAnsi="Arial" w:cs="Arial"/>
          <w:sz w:val="20"/>
          <w:lang w:val="en-US"/>
        </w:rPr>
        <w:t>i</w:t>
      </w:r>
      <w:proofErr w:type="spellEnd"/>
      <w:r>
        <w:rPr>
          <w:rFonts w:ascii="Arial" w:hAnsi="Arial" w:cs="Arial"/>
          <w:sz w:val="20"/>
          <w:lang w:val="en-US"/>
        </w:rPr>
        <w:t>) 3 hours after measurement (ROM SAF Level 2 for EPS); (ii) 150 min after measurement (ROM SAF Level 2 for EPS-SG Global Mission); (iii) 125 min after measurement (ROM SAF Level 2 for EPS-SG Regional Mission</w:t>
      </w:r>
      <w:proofErr w:type="gramStart"/>
      <w:r>
        <w:rPr>
          <w:rFonts w:ascii="Arial" w:hAnsi="Arial" w:cs="Arial"/>
          <w:sz w:val="20"/>
          <w:lang w:val="en-US"/>
        </w:rPr>
        <w:t>);</w:t>
      </w:r>
      <w:proofErr w:type="gramEnd"/>
    </w:p>
    <w:p w14:paraId="7680917C" w14:textId="77777777" w:rsidR="00086DB9" w:rsidRDefault="00086DB9">
      <w:pPr>
        <w:pStyle w:val="Standard"/>
        <w:ind w:left="426"/>
        <w:jc w:val="both"/>
        <w:rPr>
          <w:rFonts w:ascii="Arial" w:hAnsi="Arial" w:cs="Arial"/>
          <w:sz w:val="20"/>
          <w:lang w:val="en-US"/>
        </w:rPr>
      </w:pPr>
    </w:p>
    <w:p w14:paraId="7680917D"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Offline and NTC products</w:t>
      </w:r>
      <w:r>
        <w:rPr>
          <w:rFonts w:ascii="Arial" w:hAnsi="Arial" w:cs="Arial"/>
          <w:sz w:val="20"/>
          <w:lang w:val="en-US"/>
        </w:rPr>
        <w:t xml:space="preserve">: Data product delivered from about 5 days to up to 6 months after measurement, depending on the requirements. The evolution of this type of product is driven by new scientific developments and subsequent product </w:t>
      </w:r>
      <w:proofErr w:type="gramStart"/>
      <w:r>
        <w:rPr>
          <w:rFonts w:ascii="Arial" w:hAnsi="Arial" w:cs="Arial"/>
          <w:sz w:val="20"/>
          <w:lang w:val="en-US"/>
        </w:rPr>
        <w:t>upgrades;</w:t>
      </w:r>
      <w:proofErr w:type="gramEnd"/>
    </w:p>
    <w:p w14:paraId="7680917E" w14:textId="77777777" w:rsidR="00086DB9" w:rsidRDefault="00086DB9">
      <w:pPr>
        <w:pStyle w:val="Standard"/>
        <w:ind w:left="426"/>
        <w:jc w:val="both"/>
        <w:rPr>
          <w:rFonts w:ascii="Arial" w:hAnsi="Arial" w:cs="Arial"/>
          <w:sz w:val="20"/>
          <w:lang w:val="en-US"/>
        </w:rPr>
      </w:pPr>
    </w:p>
    <w:p w14:paraId="7680917F"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CDR</w:t>
      </w:r>
      <w:r>
        <w:rPr>
          <w:rFonts w:ascii="Arial" w:hAnsi="Arial" w:cs="Arial"/>
          <w:sz w:val="20"/>
          <w:lang w:val="en-US"/>
        </w:rPr>
        <w:t xml:space="preserve">: Climate Data Record generated from a dedicated reprocessing activity using a fixed set of processing </w:t>
      </w:r>
      <w:proofErr w:type="spellStart"/>
      <w:r>
        <w:rPr>
          <w:rFonts w:ascii="Arial" w:hAnsi="Arial" w:cs="Arial"/>
          <w:sz w:val="20"/>
          <w:lang w:val="en-US"/>
        </w:rPr>
        <w:t>sofftware</w:t>
      </w:r>
      <w:proofErr w:type="spellEnd"/>
      <w:r>
        <w:rPr>
          <w:rStyle w:val="FootnoteReference"/>
          <w:rFonts w:ascii="Arial" w:hAnsi="Arial" w:cs="Arial"/>
          <w:sz w:val="20"/>
          <w:lang w:val="en-US"/>
        </w:rPr>
        <w:footnoteReference w:id="3"/>
      </w:r>
      <w:r>
        <w:rPr>
          <w:rFonts w:ascii="Arial" w:hAnsi="Arial" w:cs="Arial"/>
          <w:sz w:val="20"/>
          <w:lang w:val="en-US"/>
        </w:rPr>
        <w:t xml:space="preserve">.  The data record covers an extended time period of several years (with a fixed end point) and constitutes a homogeneous data record appropriate for climate </w:t>
      </w:r>
      <w:proofErr w:type="gramStart"/>
      <w:r>
        <w:rPr>
          <w:rFonts w:ascii="Arial" w:hAnsi="Arial" w:cs="Arial"/>
          <w:sz w:val="20"/>
          <w:lang w:val="en-US"/>
        </w:rPr>
        <w:t>usage;</w:t>
      </w:r>
      <w:proofErr w:type="gramEnd"/>
    </w:p>
    <w:p w14:paraId="76809180" w14:textId="77777777" w:rsidR="00086DB9" w:rsidRDefault="00086DB9">
      <w:pPr>
        <w:pStyle w:val="Standard"/>
        <w:ind w:left="426"/>
        <w:jc w:val="both"/>
        <w:rPr>
          <w:rFonts w:ascii="Arial" w:hAnsi="Arial" w:cs="Arial"/>
          <w:sz w:val="20"/>
          <w:lang w:val="en-US"/>
        </w:rPr>
      </w:pPr>
    </w:p>
    <w:p w14:paraId="76809181"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ICDR</w:t>
      </w:r>
      <w:r>
        <w:rPr>
          <w:rFonts w:ascii="Arial" w:hAnsi="Arial" w:cs="Arial"/>
          <w:sz w:val="20"/>
          <w:lang w:val="en-US"/>
        </w:rPr>
        <w:t>: An Interim Climate Data Record (ICDR) regularly extends in time a (Fundamental or Thematic) CDR using a system having optimum consistency with and lower latency than the system used to generate the CDR</w:t>
      </w:r>
      <w:r>
        <w:rPr>
          <w:rStyle w:val="FootnoteReference"/>
          <w:rFonts w:ascii="Arial" w:hAnsi="Arial" w:cs="Arial"/>
          <w:sz w:val="20"/>
          <w:lang w:val="en-US"/>
        </w:rPr>
        <w:footnoteReference w:id="4"/>
      </w:r>
      <w:r>
        <w:rPr>
          <w:rFonts w:ascii="Arial" w:hAnsi="Arial" w:cs="Arial"/>
          <w:sz w:val="20"/>
          <w:lang w:val="en-US"/>
        </w:rPr>
        <w:t>.</w:t>
      </w:r>
    </w:p>
    <w:p w14:paraId="76809182" w14:textId="77777777" w:rsidR="00086DB9" w:rsidRDefault="00086DB9">
      <w:pPr>
        <w:pStyle w:val="Standard"/>
        <w:ind w:left="426"/>
        <w:jc w:val="both"/>
        <w:rPr>
          <w:rFonts w:ascii="Arial" w:hAnsi="Arial"/>
        </w:rPr>
      </w:pPr>
    </w:p>
    <w:p w14:paraId="76809183" w14:textId="77777777" w:rsidR="00086DB9" w:rsidRDefault="00086DB9">
      <w:pPr>
        <w:pStyle w:val="Standard"/>
        <w:pageBreakBefore/>
        <w:jc w:val="both"/>
        <w:rPr>
          <w:rFonts w:ascii="Arial" w:hAnsi="Arial"/>
        </w:rPr>
      </w:pPr>
    </w:p>
    <w:p w14:paraId="76809184" w14:textId="77777777" w:rsidR="00086DB9" w:rsidRDefault="00986FBA">
      <w:pPr>
        <w:pStyle w:val="Heading2"/>
        <w:rPr>
          <w:rFonts w:eastAsia="Arial"/>
        </w:rPr>
      </w:pPr>
      <w:bookmarkStart w:id="24" w:name="__RefHeading___Toc48882_2553559590"/>
      <w:r>
        <w:rPr>
          <w:rFonts w:eastAsia="Arial"/>
        </w:rPr>
        <w:t>Overview of this document</w:t>
      </w:r>
      <w:bookmarkEnd w:id="24"/>
    </w:p>
    <w:p w14:paraId="76809185" w14:textId="77777777" w:rsidR="00086DB9" w:rsidRDefault="00986FBA">
      <w:pPr>
        <w:pStyle w:val="Standard"/>
        <w:rPr>
          <w:rFonts w:ascii="Arial" w:eastAsia="Arial" w:hAnsi="Arial"/>
          <w:sz w:val="20"/>
        </w:rPr>
      </w:pPr>
      <w:r>
        <w:rPr>
          <w:rFonts w:ascii="Arial" w:eastAsia="Arial" w:hAnsi="Arial"/>
          <w:sz w:val="20"/>
        </w:rPr>
        <w:t>This document is organized as follows:</w:t>
      </w:r>
    </w:p>
    <w:p w14:paraId="76809186" w14:textId="77777777" w:rsidR="00086DB9" w:rsidRDefault="00086DB9">
      <w:pPr>
        <w:pStyle w:val="Standard"/>
        <w:rPr>
          <w:rFonts w:ascii="Arial" w:eastAsia="Arial" w:hAnsi="Arial"/>
          <w:sz w:val="20"/>
        </w:rPr>
      </w:pPr>
    </w:p>
    <w:p w14:paraId="76809187"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 xml:space="preserve">Chapter 1 </w:t>
      </w:r>
      <w:r>
        <w:rPr>
          <w:rFonts w:ascii="Arial" w:hAnsi="Arial" w:cs="Arial"/>
          <w:sz w:val="20"/>
          <w:lang w:val="en-US"/>
        </w:rPr>
        <w:t xml:space="preserve">contains the </w:t>
      </w:r>
      <w:proofErr w:type="gramStart"/>
      <w:r>
        <w:rPr>
          <w:rFonts w:ascii="Arial" w:hAnsi="Arial" w:cs="Arial"/>
          <w:sz w:val="20"/>
          <w:lang w:val="en-US"/>
        </w:rPr>
        <w:t>introduction;</w:t>
      </w:r>
      <w:proofErr w:type="gramEnd"/>
    </w:p>
    <w:p w14:paraId="76809188" w14:textId="77777777" w:rsidR="00086DB9" w:rsidRDefault="00086DB9">
      <w:pPr>
        <w:pStyle w:val="Standard"/>
        <w:ind w:left="426"/>
        <w:jc w:val="both"/>
        <w:rPr>
          <w:rFonts w:ascii="Arial" w:hAnsi="Arial" w:cs="Arial"/>
          <w:sz w:val="20"/>
          <w:lang w:val="en-US"/>
        </w:rPr>
      </w:pPr>
    </w:p>
    <w:p w14:paraId="76809189" w14:textId="77777777" w:rsidR="00086DB9" w:rsidRDefault="00986FBA">
      <w:pPr>
        <w:pStyle w:val="Standard"/>
        <w:ind w:left="426"/>
        <w:jc w:val="both"/>
        <w:rPr>
          <w:sz w:val="20"/>
        </w:rPr>
      </w:pPr>
      <w:r>
        <w:rPr>
          <w:rFonts w:ascii="Arial" w:hAnsi="Arial" w:cs="Arial"/>
          <w:b/>
          <w:bCs/>
          <w:sz w:val="20"/>
          <w:lang w:val="en-US"/>
        </w:rPr>
        <w:t>Chapter 2</w:t>
      </w:r>
      <w:r>
        <w:rPr>
          <w:rFonts w:ascii="Arial" w:hAnsi="Arial" w:cs="Arial"/>
          <w:sz w:val="20"/>
          <w:lang w:val="en-US"/>
        </w:rPr>
        <w:t xml:space="preserve"> contains a general description of BUFR </w:t>
      </w:r>
      <w:proofErr w:type="gramStart"/>
      <w:r>
        <w:rPr>
          <w:rFonts w:ascii="Arial" w:hAnsi="Arial" w:cs="Arial"/>
          <w:sz w:val="20"/>
          <w:lang w:val="en-US"/>
        </w:rPr>
        <w:t>data;</w:t>
      </w:r>
      <w:proofErr w:type="gramEnd"/>
    </w:p>
    <w:p w14:paraId="7680918A" w14:textId="77777777" w:rsidR="00086DB9" w:rsidRDefault="00086DB9">
      <w:pPr>
        <w:pStyle w:val="Standard"/>
        <w:ind w:left="426"/>
        <w:jc w:val="both"/>
        <w:rPr>
          <w:rFonts w:ascii="Arial" w:eastAsia="Arial" w:hAnsi="Arial" w:cs="Arial"/>
          <w:sz w:val="20"/>
          <w:lang w:val="en-US"/>
        </w:rPr>
      </w:pPr>
    </w:p>
    <w:p w14:paraId="7680918B" w14:textId="77777777" w:rsidR="00086DB9" w:rsidRDefault="00986FBA">
      <w:pPr>
        <w:pStyle w:val="Standard"/>
        <w:ind w:left="426"/>
        <w:jc w:val="both"/>
        <w:rPr>
          <w:sz w:val="20"/>
        </w:rPr>
      </w:pPr>
      <w:r>
        <w:rPr>
          <w:rFonts w:ascii="Arial" w:eastAsia="Arial" w:hAnsi="Arial"/>
          <w:b/>
          <w:bCs/>
          <w:sz w:val="20"/>
        </w:rPr>
        <w:t xml:space="preserve">Chapter 3 </w:t>
      </w:r>
      <w:r>
        <w:rPr>
          <w:rFonts w:ascii="Arial" w:eastAsia="Arial" w:hAnsi="Arial"/>
          <w:sz w:val="20"/>
        </w:rPr>
        <w:t xml:space="preserve">describes the elements of a radio occultation profile that are encoded in </w:t>
      </w:r>
      <w:proofErr w:type="gramStart"/>
      <w:r>
        <w:rPr>
          <w:rFonts w:ascii="Arial" w:eastAsia="Arial" w:hAnsi="Arial"/>
          <w:sz w:val="20"/>
        </w:rPr>
        <w:t>BUFR;</w:t>
      </w:r>
      <w:proofErr w:type="gramEnd"/>
    </w:p>
    <w:p w14:paraId="7680918C" w14:textId="77777777" w:rsidR="00086DB9" w:rsidRDefault="00086DB9">
      <w:pPr>
        <w:pStyle w:val="Standard"/>
        <w:ind w:left="426"/>
        <w:jc w:val="both"/>
        <w:rPr>
          <w:rFonts w:ascii="Arial" w:eastAsia="Arial" w:hAnsi="Arial"/>
          <w:sz w:val="20"/>
        </w:rPr>
      </w:pPr>
    </w:p>
    <w:p w14:paraId="7680918D" w14:textId="77777777" w:rsidR="00086DB9" w:rsidRDefault="00986FBA">
      <w:pPr>
        <w:pStyle w:val="Standard"/>
        <w:ind w:left="426"/>
        <w:jc w:val="both"/>
        <w:rPr>
          <w:sz w:val="20"/>
        </w:rPr>
      </w:pPr>
      <w:r>
        <w:rPr>
          <w:rFonts w:ascii="Arial" w:eastAsia="Arial" w:hAnsi="Arial"/>
          <w:b/>
          <w:bCs/>
          <w:sz w:val="20"/>
        </w:rPr>
        <w:t xml:space="preserve">Chapter 4 </w:t>
      </w:r>
      <w:r>
        <w:rPr>
          <w:rFonts w:ascii="Arial" w:eastAsia="Arial" w:hAnsi="Arial"/>
          <w:sz w:val="20"/>
        </w:rPr>
        <w:t xml:space="preserve">specifies the BUFR data elements used to encode RO </w:t>
      </w:r>
      <w:proofErr w:type="gramStart"/>
      <w:r>
        <w:rPr>
          <w:rFonts w:ascii="Arial" w:eastAsia="Arial" w:hAnsi="Arial"/>
          <w:sz w:val="20"/>
        </w:rPr>
        <w:t>data;</w:t>
      </w:r>
      <w:proofErr w:type="gramEnd"/>
    </w:p>
    <w:p w14:paraId="7680918E" w14:textId="77777777" w:rsidR="00086DB9" w:rsidRDefault="00086DB9">
      <w:pPr>
        <w:pStyle w:val="Standard"/>
        <w:ind w:left="426"/>
        <w:jc w:val="both"/>
        <w:rPr>
          <w:rFonts w:ascii="Arial" w:eastAsia="Arial" w:hAnsi="Arial"/>
          <w:sz w:val="20"/>
        </w:rPr>
      </w:pPr>
    </w:p>
    <w:p w14:paraId="7680918F" w14:textId="77777777" w:rsidR="00086DB9" w:rsidRDefault="00986FBA">
      <w:pPr>
        <w:pStyle w:val="Standard"/>
        <w:ind w:left="426"/>
        <w:jc w:val="both"/>
        <w:rPr>
          <w:sz w:val="20"/>
        </w:rPr>
      </w:pPr>
      <w:r>
        <w:rPr>
          <w:rFonts w:ascii="Arial" w:eastAsia="Arial" w:hAnsi="Arial"/>
          <w:b/>
          <w:bCs/>
          <w:sz w:val="20"/>
        </w:rPr>
        <w:t xml:space="preserve">Chapter 5 </w:t>
      </w:r>
      <w:r>
        <w:rPr>
          <w:rFonts w:ascii="Arial" w:eastAsia="Arial" w:hAnsi="Arial"/>
          <w:sz w:val="20"/>
        </w:rPr>
        <w:t xml:space="preserve">describes the extra data headers that need to be added to a BUFR file before it can be distributed over the </w:t>
      </w:r>
      <w:proofErr w:type="gramStart"/>
      <w:r>
        <w:rPr>
          <w:rFonts w:ascii="Arial" w:eastAsia="Arial" w:hAnsi="Arial"/>
          <w:sz w:val="20"/>
        </w:rPr>
        <w:t>GTS;</w:t>
      </w:r>
      <w:proofErr w:type="gramEnd"/>
    </w:p>
    <w:p w14:paraId="76809190" w14:textId="77777777" w:rsidR="00086DB9" w:rsidRDefault="00086DB9">
      <w:pPr>
        <w:pStyle w:val="Standard"/>
        <w:ind w:left="426"/>
        <w:jc w:val="both"/>
        <w:rPr>
          <w:rFonts w:ascii="Arial" w:eastAsia="Arial" w:hAnsi="Arial"/>
          <w:sz w:val="20"/>
        </w:rPr>
      </w:pPr>
    </w:p>
    <w:p w14:paraId="76809191" w14:textId="77777777" w:rsidR="00086DB9" w:rsidRDefault="00986FBA">
      <w:pPr>
        <w:pStyle w:val="Standard"/>
        <w:ind w:left="426"/>
        <w:jc w:val="both"/>
        <w:rPr>
          <w:sz w:val="20"/>
        </w:rPr>
      </w:pPr>
      <w:r>
        <w:rPr>
          <w:rFonts w:ascii="Arial" w:eastAsia="Arial" w:hAnsi="Arial"/>
          <w:b/>
          <w:bCs/>
          <w:sz w:val="20"/>
        </w:rPr>
        <w:t xml:space="preserve">Chapter 6 </w:t>
      </w:r>
      <w:r>
        <w:rPr>
          <w:rFonts w:ascii="Arial" w:eastAsia="Arial" w:hAnsi="Arial"/>
          <w:sz w:val="20"/>
        </w:rPr>
        <w:t>briefly describes the BUFR encoding and decoding tools that are available in the ROM SAF-produced software package ROPP.</w:t>
      </w:r>
    </w:p>
    <w:p w14:paraId="76809192" w14:textId="77777777" w:rsidR="00086DB9" w:rsidRDefault="00086DB9">
      <w:pPr>
        <w:pStyle w:val="Standard"/>
        <w:ind w:left="426"/>
        <w:jc w:val="both"/>
        <w:rPr>
          <w:rFonts w:ascii="Arial" w:eastAsia="Arial" w:hAnsi="Arial"/>
          <w:sz w:val="20"/>
        </w:rPr>
      </w:pPr>
    </w:p>
    <w:p w14:paraId="76809193" w14:textId="77777777" w:rsidR="00086DB9" w:rsidRDefault="00086DB9">
      <w:pPr>
        <w:pStyle w:val="Standard"/>
        <w:ind w:left="426"/>
        <w:jc w:val="both"/>
        <w:rPr>
          <w:rFonts w:ascii="Arial" w:eastAsia="Arial" w:hAnsi="Arial"/>
          <w:sz w:val="20"/>
        </w:rPr>
      </w:pPr>
    </w:p>
    <w:p w14:paraId="76809194" w14:textId="77777777" w:rsidR="00086DB9" w:rsidRDefault="00086DB9">
      <w:pPr>
        <w:pStyle w:val="Standard"/>
        <w:ind w:left="426"/>
        <w:jc w:val="both"/>
        <w:rPr>
          <w:rFonts w:ascii="Arial" w:eastAsia="Arial" w:hAnsi="Arial"/>
          <w:sz w:val="20"/>
        </w:rPr>
      </w:pPr>
    </w:p>
    <w:p w14:paraId="76809195" w14:textId="77777777" w:rsidR="00086DB9" w:rsidRDefault="00986FBA">
      <w:pPr>
        <w:pStyle w:val="Heading1"/>
      </w:pPr>
      <w:bookmarkStart w:id="25" w:name="__RefHeading__53_1229796929"/>
      <w:r>
        <w:lastRenderedPageBreak/>
        <w:t>BUFR</w:t>
      </w:r>
      <w:r>
        <w:rPr>
          <w:rFonts w:eastAsia="Arial"/>
        </w:rPr>
        <w:t xml:space="preserve"> – </w:t>
      </w:r>
      <w:r>
        <w:t>a</w:t>
      </w:r>
      <w:r>
        <w:rPr>
          <w:rFonts w:eastAsia="Arial"/>
        </w:rPr>
        <w:t xml:space="preserve"> </w:t>
      </w:r>
      <w:r>
        <w:t>brief</w:t>
      </w:r>
      <w:r>
        <w:rPr>
          <w:rFonts w:eastAsia="Arial"/>
        </w:rPr>
        <w:t xml:space="preserve"> </w:t>
      </w:r>
      <w:r>
        <w:t>overview</w:t>
      </w:r>
      <w:bookmarkEnd w:id="25"/>
    </w:p>
    <w:p w14:paraId="76809196"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reader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referred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publications</w:t>
      </w:r>
      <w:r>
        <w:rPr>
          <w:rFonts w:ascii="Arial" w:eastAsia="Arial" w:hAnsi="Arial" w:cs="Arial"/>
          <w:sz w:val="20"/>
        </w:rPr>
        <w:t xml:space="preserve"> </w:t>
      </w:r>
      <w:r>
        <w:rPr>
          <w:rFonts w:ascii="Arial" w:hAnsi="Arial" w:cs="Arial"/>
          <w:sz w:val="20"/>
        </w:rPr>
        <w:t>[RD.3]</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detailed</w:t>
      </w:r>
      <w:r>
        <w:rPr>
          <w:rFonts w:ascii="Arial" w:eastAsia="Arial" w:hAnsi="Arial" w:cs="Arial"/>
          <w:sz w:val="20"/>
        </w:rPr>
        <w:t xml:space="preserve"> </w:t>
      </w:r>
      <w:r>
        <w:rPr>
          <w:rFonts w:ascii="Arial" w:hAnsi="Arial" w:cs="Arial"/>
          <w:sz w:val="20"/>
        </w:rPr>
        <w:t>guidance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etc.</w:t>
      </w:r>
      <w:r>
        <w:rPr>
          <w:rFonts w:ascii="Arial" w:eastAsia="Arial" w:hAnsi="Arial" w:cs="Arial"/>
          <w:sz w:val="20"/>
        </w:rPr>
        <w:t xml:space="preserve"> </w:t>
      </w:r>
      <w:r>
        <w:rPr>
          <w:rFonts w:ascii="Arial" w:hAnsi="Arial" w:cs="Arial"/>
          <w:sz w:val="20"/>
        </w:rPr>
        <w:t>Documentation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latest</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WMO's</w:t>
      </w:r>
      <w:r>
        <w:rPr>
          <w:rFonts w:ascii="Arial" w:eastAsia="Arial" w:hAnsi="Arial" w:cs="Arial"/>
          <w:sz w:val="20"/>
        </w:rPr>
        <w:t xml:space="preserve"> </w:t>
      </w:r>
      <w:r>
        <w:rPr>
          <w:rFonts w:ascii="Arial" w:hAnsi="Arial" w:cs="Arial"/>
          <w:sz w:val="20"/>
        </w:rPr>
        <w:t>web</w:t>
      </w:r>
      <w:r>
        <w:rPr>
          <w:rFonts w:ascii="Arial" w:eastAsia="Arial" w:hAnsi="Arial" w:cs="Arial"/>
          <w:sz w:val="20"/>
        </w:rPr>
        <w:t xml:space="preserve"> </w:t>
      </w:r>
      <w:r>
        <w:rPr>
          <w:rFonts w:ascii="Arial" w:hAnsi="Arial" w:cs="Arial"/>
          <w:sz w:val="20"/>
        </w:rPr>
        <w:t>pages</w:t>
      </w:r>
      <w:r>
        <w:rPr>
          <w:rFonts w:ascii="Arial" w:eastAsia="Arial" w:hAnsi="Arial" w:cs="Arial"/>
          <w:sz w:val="20"/>
        </w:rPr>
        <w:t xml:space="preserve"> </w:t>
      </w:r>
      <w:r>
        <w:rPr>
          <w:rFonts w:ascii="Arial" w:hAnsi="Arial" w:cs="Arial"/>
          <w:sz w:val="20"/>
        </w:rPr>
        <w:t>[RD.5].</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Guide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ECMWF</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library</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[RD.11].</w:t>
      </w:r>
    </w:p>
    <w:p w14:paraId="76809197" w14:textId="77777777" w:rsidR="00086DB9" w:rsidRDefault="00086DB9">
      <w:pPr>
        <w:pStyle w:val="Standard"/>
        <w:jc w:val="both"/>
        <w:rPr>
          <w:rFonts w:ascii="Arial" w:hAnsi="Arial" w:cs="Arial"/>
          <w:sz w:val="20"/>
        </w:rPr>
      </w:pPr>
    </w:p>
    <w:p w14:paraId="76809198" w14:textId="77777777" w:rsidR="00086DB9" w:rsidRDefault="00986FBA">
      <w:pPr>
        <w:pStyle w:val="Heading2"/>
      </w:pPr>
      <w:bookmarkStart w:id="26" w:name="__RefHeading___Toc48884_2553559590"/>
      <w:r>
        <w:t>What</w:t>
      </w:r>
      <w:r>
        <w:rPr>
          <w:rFonts w:eastAsia="Arial"/>
        </w:rPr>
        <w:t xml:space="preserve"> </w:t>
      </w:r>
      <w:r>
        <w:t>is</w:t>
      </w:r>
      <w:r>
        <w:rPr>
          <w:rFonts w:eastAsia="Arial"/>
        </w:rPr>
        <w:t xml:space="preserve"> </w:t>
      </w:r>
      <w:r>
        <w:t>BUFR?</w:t>
      </w:r>
      <w:bookmarkEnd w:id="26"/>
    </w:p>
    <w:p w14:paraId="76809199" w14:textId="77777777" w:rsidR="00086DB9" w:rsidRPr="00107262" w:rsidRDefault="00986FBA">
      <w:pPr>
        <w:pStyle w:val="PlainText"/>
        <w:jc w:val="both"/>
        <w:rPr>
          <w:lang w:val="en-US"/>
          <w:rPrChange w:id="27" w:author="Stig Syndergaard" w:date="2022-10-24T18:01:00Z">
            <w:rPr/>
          </w:rPrChange>
        </w:rPr>
      </w:pPr>
      <w:r>
        <w:rPr>
          <w:rFonts w:ascii="Arial" w:hAnsi="Arial" w:cs="Arial"/>
          <w:lang w:val="en-GB"/>
        </w:rPr>
        <w:t>The</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FM94</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(otherwise</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 </w:t>
      </w:r>
      <w:r>
        <w:rPr>
          <w:rFonts w:ascii="Arial" w:hAnsi="Arial" w:cs="Arial"/>
          <w:lang w:val="en-GB"/>
        </w:rPr>
        <w:t>Binary</w:t>
      </w:r>
      <w:r>
        <w:rPr>
          <w:rFonts w:ascii="Arial" w:eastAsia="Arial" w:hAnsi="Arial" w:cs="Arial"/>
          <w:lang w:val="en-GB"/>
        </w:rPr>
        <w:t xml:space="preserve"> </w:t>
      </w:r>
      <w:r>
        <w:rPr>
          <w:rFonts w:ascii="Arial" w:hAnsi="Arial" w:cs="Arial"/>
          <w:lang w:val="en-GB"/>
        </w:rPr>
        <w:t>Universal</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Representation)</w:t>
      </w:r>
      <w:r>
        <w:rPr>
          <w:rFonts w:ascii="Arial" w:eastAsia="Arial" w:hAnsi="Arial" w:cs="Arial"/>
          <w:lang w:val="en-GB"/>
        </w:rPr>
        <w:t xml:space="preserve"> </w:t>
      </w:r>
      <w:r>
        <w:rPr>
          <w:rFonts w:ascii="Arial" w:hAnsi="Arial" w:cs="Arial"/>
          <w:lang w:val="en-GB"/>
        </w:rPr>
        <w:t>[RD.3]</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standard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encoding</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(mainly)</w:t>
      </w:r>
      <w:r>
        <w:rPr>
          <w:rFonts w:ascii="Arial" w:eastAsia="Arial" w:hAnsi="Arial" w:cs="Arial"/>
          <w:lang w:val="en-GB"/>
        </w:rPr>
        <w:t xml:space="preserve"> </w:t>
      </w:r>
      <w:r>
        <w:rPr>
          <w:rFonts w:ascii="Arial" w:hAnsi="Arial" w:cs="Arial"/>
          <w:lang w:val="en-GB"/>
        </w:rPr>
        <w:t>observational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efficient</w:t>
      </w:r>
      <w:r>
        <w:rPr>
          <w:rFonts w:ascii="Arial" w:eastAsia="Arial" w:hAnsi="Arial" w:cs="Arial"/>
          <w:lang w:val="en-GB"/>
        </w:rPr>
        <w:t xml:space="preserve"> </w:t>
      </w:r>
      <w:r>
        <w:rPr>
          <w:rFonts w:ascii="Arial" w:hAnsi="Arial" w:cs="Arial"/>
          <w:lang w:val="en-GB"/>
        </w:rPr>
        <w:t>transmission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storage.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pure</w:t>
      </w:r>
      <w:r>
        <w:rPr>
          <w:rFonts w:ascii="Arial" w:eastAsia="Arial" w:hAnsi="Arial" w:cs="Arial"/>
          <w:lang w:val="en-GB"/>
        </w:rPr>
        <w:t xml:space="preserve"> </w:t>
      </w:r>
      <w:r>
        <w:rPr>
          <w:rFonts w:ascii="Arial" w:hAnsi="Arial" w:cs="Arial"/>
          <w:lang w:val="en-GB"/>
        </w:rPr>
        <w:t>binary</w:t>
      </w:r>
      <w:r>
        <w:rPr>
          <w:rFonts w:ascii="Arial" w:eastAsia="Arial" w:hAnsi="Arial" w:cs="Arial"/>
          <w:lang w:val="en-GB"/>
        </w:rPr>
        <w:t xml:space="preserve"> </w:t>
      </w:r>
      <w:r>
        <w:rPr>
          <w:rFonts w:ascii="Arial" w:hAnsi="Arial" w:cs="Arial"/>
          <w:lang w:val="en-GB"/>
        </w:rPr>
        <w:t>(bit-oriented</w:t>
      </w:r>
      <w:r>
        <w:rPr>
          <w:rFonts w:ascii="Arial" w:eastAsia="Arial" w:hAnsi="Arial" w:cs="Arial"/>
          <w:lang w:val="en-GB"/>
        </w:rPr>
        <w:t xml:space="preserve"> </w:t>
      </w:r>
      <w:r>
        <w:rPr>
          <w:rFonts w:ascii="Arial" w:hAnsi="Arial" w:cs="Arial"/>
          <w:lang w:val="en-GB"/>
        </w:rPr>
        <w:t>stream).</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encoding</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decoding</w:t>
      </w:r>
      <w:r>
        <w:rPr>
          <w:rFonts w:ascii="Arial" w:eastAsia="Arial" w:hAnsi="Arial" w:cs="Arial"/>
          <w:lang w:val="en-GB"/>
        </w:rPr>
        <w:t xml:space="preserve"> </w:t>
      </w:r>
      <w:r>
        <w:rPr>
          <w:rFonts w:ascii="Arial" w:hAnsi="Arial" w:cs="Arial"/>
          <w:lang w:val="en-GB"/>
        </w:rPr>
        <w:t>process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table-driven,</w:t>
      </w:r>
      <w:r>
        <w:rPr>
          <w:rFonts w:ascii="Arial" w:eastAsia="Arial" w:hAnsi="Arial" w:cs="Arial"/>
          <w:lang w:val="en-GB"/>
        </w:rPr>
        <w:t xml:space="preserve"> </w:t>
      </w:r>
      <w:r>
        <w:rPr>
          <w:rFonts w:ascii="Arial" w:hAnsi="Arial" w:cs="Arial"/>
          <w:lang w:val="en-GB"/>
        </w:rPr>
        <w:t>meaning</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pre-defined,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complementary</w:t>
      </w:r>
      <w:r>
        <w:rPr>
          <w:rFonts w:ascii="Arial" w:eastAsia="Arial" w:hAnsi="Arial" w:cs="Arial"/>
          <w:lang w:val="en-GB"/>
        </w:rPr>
        <w:t xml:space="preserve"> </w:t>
      </w:r>
      <w:r>
        <w:rPr>
          <w:rFonts w:ascii="Arial" w:hAnsi="Arial" w:cs="Arial"/>
          <w:lang w:val="en-GB"/>
        </w:rPr>
        <w:t>processes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same</w:t>
      </w:r>
      <w:r>
        <w:rPr>
          <w:rFonts w:ascii="Arial" w:eastAsia="Arial" w:hAnsi="Arial" w:cs="Arial"/>
          <w:lang w:val="en-GB"/>
        </w:rPr>
        <w:t xml:space="preserve"> </w:t>
      </w:r>
      <w:r>
        <w:rPr>
          <w:rFonts w:ascii="Arial" w:hAnsi="Arial" w:cs="Arial"/>
          <w:lang w:val="en-GB"/>
        </w:rPr>
        <w:t>table</w:t>
      </w:r>
      <w:r>
        <w:rPr>
          <w:rFonts w:ascii="Arial" w:eastAsia="Arial" w:hAnsi="Arial" w:cs="Arial"/>
          <w:lang w:val="en-GB"/>
        </w:rPr>
        <w:t xml:space="preserve"> </w:t>
      </w:r>
      <w:r>
        <w:rPr>
          <w:rFonts w:ascii="Arial" w:hAnsi="Arial" w:cs="Arial"/>
          <w:lang w:val="en-GB"/>
        </w:rPr>
        <w:t>definitions.</w:t>
      </w:r>
      <w:r>
        <w:rPr>
          <w:rFonts w:ascii="Arial" w:eastAsia="Arial" w:hAnsi="Arial" w:cs="Arial"/>
          <w:lang w:val="en-GB"/>
        </w:rPr>
        <w:t xml:space="preserve"> </w:t>
      </w:r>
      <w:r>
        <w:rPr>
          <w:rFonts w:ascii="Arial" w:hAnsi="Arial" w:cs="Arial"/>
          <w:lang w:val="en-GB"/>
        </w:rPr>
        <w:t>Once</w:t>
      </w:r>
      <w:r>
        <w:rPr>
          <w:rFonts w:ascii="Arial" w:eastAsia="Arial" w:hAnsi="Arial" w:cs="Arial"/>
          <w:lang w:val="en-GB"/>
        </w:rPr>
        <w:t xml:space="preserve"> </w:t>
      </w:r>
      <w:r>
        <w:rPr>
          <w:rFonts w:ascii="Arial" w:hAnsi="Arial" w:cs="Arial"/>
          <w:lang w:val="en-GB"/>
        </w:rPr>
        <w:t>parameters</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defined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way,</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(eventually)</w:t>
      </w:r>
      <w:r>
        <w:rPr>
          <w:rFonts w:ascii="Arial" w:eastAsia="Arial" w:hAnsi="Arial" w:cs="Arial"/>
          <w:lang w:val="en-GB"/>
        </w:rPr>
        <w:t xml:space="preserve"> </w:t>
      </w:r>
      <w:r>
        <w:rPr>
          <w:rFonts w:ascii="Arial" w:hAnsi="Arial" w:cs="Arial"/>
          <w:lang w:val="en-GB"/>
        </w:rPr>
        <w:t>accepted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published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(see</w:t>
      </w:r>
      <w:r>
        <w:rPr>
          <w:rFonts w:ascii="Arial" w:eastAsia="Arial" w:hAnsi="Arial" w:cs="Arial"/>
          <w:lang w:val="en-GB"/>
        </w:rPr>
        <w:t xml:space="preserve"> </w:t>
      </w:r>
      <w:r>
        <w:rPr>
          <w:rFonts w:ascii="Arial" w:hAnsi="Arial" w:cs="Arial"/>
          <w:lang w:val="en-GB"/>
        </w:rPr>
        <w:t>[RD.5]),</w:t>
      </w:r>
      <w:r>
        <w:rPr>
          <w:rFonts w:ascii="Arial" w:eastAsia="Arial" w:hAnsi="Arial" w:cs="Arial"/>
          <w:lang w:val="en-GB"/>
        </w:rPr>
        <w:t xml:space="preserve"> </w:t>
      </w:r>
      <w:r>
        <w:rPr>
          <w:rFonts w:ascii="Arial" w:hAnsi="Arial" w:cs="Arial"/>
          <w:lang w:val="en-GB"/>
        </w:rPr>
        <w:t>any</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within</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self-defining</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&amp;</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generic</w:t>
      </w:r>
      <w:r>
        <w:rPr>
          <w:rFonts w:ascii="Arial" w:eastAsia="Arial" w:hAnsi="Arial" w:cs="Arial"/>
          <w:lang w:val="en-GB"/>
        </w:rPr>
        <w:t xml:space="preserve"> </w:t>
      </w:r>
      <w:r>
        <w:rPr>
          <w:rFonts w:ascii="Arial" w:hAnsi="Arial" w:cs="Arial"/>
          <w:lang w:val="en-GB"/>
        </w:rPr>
        <w:t>routines</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suitable</w:t>
      </w:r>
      <w:r>
        <w:rPr>
          <w:rFonts w:ascii="Arial" w:eastAsia="Arial" w:hAnsi="Arial" w:cs="Arial"/>
          <w:lang w:val="en-GB"/>
        </w:rPr>
        <w:t xml:space="preserve"> </w:t>
      </w:r>
      <w:r>
        <w:rPr>
          <w:rFonts w:ascii="Arial" w:hAnsi="Arial" w:cs="Arial"/>
          <w:lang w:val="en-GB"/>
        </w:rPr>
        <w:t>wrappers</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routing</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bulletins)</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transmitted</w:t>
      </w:r>
      <w:r>
        <w:rPr>
          <w:rFonts w:ascii="Arial" w:eastAsia="Arial" w:hAnsi="Arial" w:cs="Arial"/>
          <w:lang w:val="en-GB"/>
        </w:rPr>
        <w:t xml:space="preserve"> </w:t>
      </w:r>
      <w:r>
        <w:rPr>
          <w:rFonts w:ascii="Arial" w:hAnsi="Arial" w:cs="Arial"/>
          <w:lang w:val="en-GB"/>
        </w:rPr>
        <w:t>via</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links.</w:t>
      </w:r>
    </w:p>
    <w:p w14:paraId="7680919A" w14:textId="77777777" w:rsidR="00086DB9" w:rsidRDefault="00086DB9">
      <w:pPr>
        <w:pStyle w:val="PlainText"/>
        <w:jc w:val="both"/>
        <w:rPr>
          <w:rFonts w:ascii="Arial" w:hAnsi="Arial" w:cs="Arial"/>
          <w:lang w:val="en-GB"/>
        </w:rPr>
      </w:pPr>
    </w:p>
    <w:p w14:paraId="7680919B" w14:textId="77777777" w:rsidR="00086DB9" w:rsidRPr="00107262" w:rsidRDefault="00986FBA">
      <w:pPr>
        <w:pStyle w:val="PlainText"/>
        <w:jc w:val="both"/>
        <w:rPr>
          <w:lang w:val="en-US"/>
          <w:rPrChange w:id="28" w:author="Stig Syndergaard" w:date="2022-10-24T18:01:00Z">
            <w:rPr/>
          </w:rPrChange>
        </w:rPr>
      </w:pPr>
      <w:r>
        <w:rPr>
          <w:rFonts w:ascii="Arial" w:hAnsi="Arial" w:cs="Arial"/>
          <w:lang w:val="en-GB"/>
        </w:rPr>
        <w:t>Almost</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operational</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services</w:t>
      </w:r>
      <w:r>
        <w:rPr>
          <w:rFonts w:ascii="Arial" w:eastAsia="Arial" w:hAnsi="Arial" w:cs="Arial"/>
          <w:lang w:val="en-GB"/>
        </w:rPr>
        <w:t xml:space="preserve"> </w:t>
      </w:r>
      <w:r>
        <w:rPr>
          <w:rFonts w:ascii="Arial" w:hAnsi="Arial" w:cs="Arial"/>
          <w:lang w:val="en-GB"/>
        </w:rPr>
        <w:t>now</w:t>
      </w:r>
      <w:r>
        <w:rPr>
          <w:rFonts w:ascii="Arial" w:eastAsia="Arial" w:hAnsi="Arial" w:cs="Arial"/>
          <w:lang w:val="en-GB"/>
        </w:rPr>
        <w:t xml:space="preserve"> </w:t>
      </w:r>
      <w:r>
        <w:rPr>
          <w:rFonts w:ascii="Arial" w:hAnsi="Arial" w:cs="Arial"/>
          <w:lang w:val="en-GB"/>
        </w:rPr>
        <w:t>transmit</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receive</w:t>
      </w:r>
      <w:r>
        <w:rPr>
          <w:rFonts w:ascii="Arial" w:eastAsia="Arial" w:hAnsi="Arial" w:cs="Arial"/>
          <w:lang w:val="en-GB"/>
        </w:rPr>
        <w:t xml:space="preserve"> </w:t>
      </w:r>
      <w:r>
        <w:rPr>
          <w:rFonts w:ascii="Arial" w:hAnsi="Arial" w:cs="Arial"/>
          <w:lang w:val="en-GB"/>
        </w:rPr>
        <w:t>observational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most</w:t>
      </w:r>
      <w:r>
        <w:rPr>
          <w:rFonts w:ascii="Arial" w:eastAsia="Arial" w:hAnsi="Arial" w:cs="Arial"/>
          <w:lang w:val="en-GB"/>
        </w:rPr>
        <w:t xml:space="preserve"> </w:t>
      </w:r>
      <w:r>
        <w:rPr>
          <w:rFonts w:ascii="Arial" w:hAnsi="Arial" w:cs="Arial"/>
          <w:lang w:val="en-GB"/>
        </w:rPr>
        <w:t>also</w:t>
      </w:r>
      <w:r>
        <w:rPr>
          <w:rFonts w:ascii="Arial" w:eastAsia="Arial" w:hAnsi="Arial" w:cs="Arial"/>
          <w:lang w:val="en-GB"/>
        </w:rPr>
        <w:t xml:space="preserve"> </w:t>
      </w:r>
      <w:r>
        <w:rPr>
          <w:rFonts w:ascii="Arial" w:hAnsi="Arial" w:cs="Arial"/>
          <w:lang w:val="en-GB"/>
        </w:rPr>
        <w:t>store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archive)</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retrieved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needed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models</w:t>
      </w:r>
      <w:r>
        <w:rPr>
          <w:rFonts w:ascii="Arial" w:eastAsia="Arial" w:hAnsi="Arial" w:cs="Arial"/>
          <w:lang w:val="en-GB"/>
        </w:rPr>
        <w:t xml:space="preserve"> </w:t>
      </w:r>
      <w:r>
        <w:rPr>
          <w:rFonts w:ascii="Arial" w:hAnsi="Arial" w:cs="Arial"/>
          <w:lang w:val="en-GB"/>
        </w:rPr>
        <w:t>etc.</w:t>
      </w:r>
      <w:r>
        <w:rPr>
          <w:rFonts w:ascii="Arial" w:eastAsia="Arial" w:hAnsi="Arial" w:cs="Arial"/>
          <w:lang w:val="en-GB"/>
        </w:rPr>
        <w:t xml:space="preserve"> </w:t>
      </w:r>
      <w:r>
        <w:rPr>
          <w:rFonts w:ascii="Arial" w:hAnsi="Arial" w:cs="Arial"/>
          <w:lang w:val="en-GB"/>
        </w:rPr>
        <w:t>Indeed,</w:t>
      </w:r>
      <w:r>
        <w:rPr>
          <w:rFonts w:ascii="Arial" w:eastAsia="Arial" w:hAnsi="Arial" w:cs="Arial"/>
          <w:lang w:val="en-GB"/>
        </w:rPr>
        <w:t xml:space="preserve"> </w:t>
      </w:r>
      <w:r>
        <w:rPr>
          <w:rFonts w:ascii="Arial" w:hAnsi="Arial" w:cs="Arial"/>
          <w:lang w:val="en-GB"/>
        </w:rPr>
        <w:t>several</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centres,</w:t>
      </w:r>
      <w:r>
        <w:rPr>
          <w:rFonts w:ascii="Arial" w:eastAsia="Arial" w:hAnsi="Arial" w:cs="Arial"/>
          <w:lang w:val="en-GB"/>
        </w:rPr>
        <w:t xml:space="preserve"> </w:t>
      </w:r>
      <w:r>
        <w:rPr>
          <w:rFonts w:ascii="Arial" w:hAnsi="Arial" w:cs="Arial"/>
          <w:lang w:val="en-GB"/>
        </w:rPr>
        <w:t>including</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NCEP</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ECMWF</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handle</w:t>
      </w:r>
      <w:r>
        <w:rPr>
          <w:rFonts w:ascii="Arial" w:eastAsia="Arial" w:hAnsi="Arial" w:cs="Arial"/>
          <w:lang w:val="en-GB"/>
        </w:rPr>
        <w:t xml:space="preserve"> </w:t>
      </w:r>
      <w:r>
        <w:rPr>
          <w:rFonts w:ascii="Arial" w:hAnsi="Arial" w:cs="Arial"/>
          <w:lang w:val="en-GB"/>
        </w:rPr>
        <w:t>only</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interface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their</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systems.</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new</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therefore</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before</w:t>
      </w:r>
      <w:r>
        <w:rPr>
          <w:rFonts w:ascii="Arial" w:eastAsia="Arial" w:hAnsi="Arial" w:cs="Arial"/>
          <w:lang w:val="en-GB"/>
        </w:rPr>
        <w:t xml:space="preserve"> </w:t>
      </w:r>
      <w:r>
        <w:rPr>
          <w:rFonts w:ascii="Arial" w:hAnsi="Arial" w:cs="Arial"/>
          <w:lang w:val="en-GB"/>
        </w:rPr>
        <w:t>they</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used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way.</w:t>
      </w:r>
      <w:r>
        <w:rPr>
          <w:rFonts w:ascii="Arial" w:eastAsia="Arial" w:hAnsi="Arial" w:cs="Arial"/>
          <w:lang w:val="en-GB"/>
        </w:rPr>
        <w:t xml:space="preserve"> </w:t>
      </w:r>
      <w:r>
        <w:rPr>
          <w:rFonts w:ascii="Arial" w:hAnsi="Arial" w:cs="Arial"/>
          <w:lang w:val="en-GB"/>
        </w:rPr>
        <w:t>Contact</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countries</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working</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confirmed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definition</w:t>
      </w:r>
      <w:r>
        <w:rPr>
          <w:rFonts w:ascii="Arial" w:eastAsia="Arial" w:hAnsi="Arial" w:cs="Arial"/>
          <w:lang w:val="en-GB"/>
        </w:rPr>
        <w:t xml:space="preserve"> </w:t>
      </w:r>
      <w:r>
        <w:rPr>
          <w:rFonts w:ascii="Arial" w:hAnsi="Arial" w:cs="Arial"/>
          <w:lang w:val="en-GB"/>
        </w:rPr>
        <w:t>already</w:t>
      </w:r>
      <w:r>
        <w:rPr>
          <w:rFonts w:ascii="Arial" w:eastAsia="Arial" w:hAnsi="Arial" w:cs="Arial"/>
          <w:lang w:val="en-GB"/>
        </w:rPr>
        <w:t xml:space="preserve"> </w:t>
      </w:r>
      <w:r>
        <w:rPr>
          <w:rFonts w:ascii="Arial" w:hAnsi="Arial" w:cs="Arial"/>
          <w:lang w:val="en-GB"/>
        </w:rPr>
        <w:t>existed,</w:t>
      </w:r>
      <w:r>
        <w:rPr>
          <w:rFonts w:ascii="Arial" w:eastAsia="Arial" w:hAnsi="Arial" w:cs="Arial"/>
          <w:lang w:val="en-GB"/>
        </w:rPr>
        <w:t xml:space="preserve"> </w:t>
      </w:r>
      <w:r>
        <w:rPr>
          <w:rFonts w:ascii="Arial" w:hAnsi="Arial" w:cs="Arial"/>
          <w:lang w:val="en-GB"/>
        </w:rPr>
        <w:t>or</w:t>
      </w:r>
      <w:r>
        <w:rPr>
          <w:rFonts w:ascii="Arial" w:eastAsia="Arial" w:hAnsi="Arial" w:cs="Arial"/>
          <w:lang w:val="en-GB"/>
        </w:rPr>
        <w:t xml:space="preserve"> </w:t>
      </w:r>
      <w:r>
        <w:rPr>
          <w:rFonts w:ascii="Arial" w:hAnsi="Arial" w:cs="Arial"/>
          <w:lang w:val="en-GB"/>
        </w:rPr>
        <w:t>had</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formally</w:t>
      </w:r>
      <w:r>
        <w:rPr>
          <w:rFonts w:ascii="Arial" w:eastAsia="Arial" w:hAnsi="Arial" w:cs="Arial"/>
          <w:lang w:val="en-GB"/>
        </w:rPr>
        <w:t xml:space="preserve"> </w:t>
      </w:r>
      <w:r>
        <w:rPr>
          <w:rFonts w:ascii="Arial" w:hAnsi="Arial" w:cs="Arial"/>
          <w:lang w:val="en-GB"/>
        </w:rPr>
        <w:t>proposed,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However,</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practical</w:t>
      </w:r>
      <w:r>
        <w:rPr>
          <w:rFonts w:ascii="Arial" w:eastAsia="Arial" w:hAnsi="Arial" w:cs="Arial"/>
          <w:lang w:val="en-GB"/>
        </w:rPr>
        <w:t xml:space="preserve"> – </w:t>
      </w:r>
      <w:r>
        <w:rPr>
          <w:rFonts w:ascii="Arial" w:hAnsi="Arial" w:cs="Arial"/>
          <w:lang w:val="en-GB"/>
        </w:rPr>
        <w:t>albeit</w:t>
      </w:r>
      <w:r>
        <w:rPr>
          <w:rFonts w:ascii="Arial" w:eastAsia="Arial" w:hAnsi="Arial" w:cs="Arial"/>
          <w:lang w:val="en-GB"/>
        </w:rPr>
        <w:t xml:space="preserve"> </w:t>
      </w:r>
      <w:r>
        <w:rPr>
          <w:rFonts w:ascii="Arial" w:hAnsi="Arial" w:cs="Arial"/>
          <w:lang w:val="en-GB"/>
        </w:rPr>
        <w:t>local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informal</w:t>
      </w:r>
      <w:r>
        <w:rPr>
          <w:rFonts w:ascii="Arial" w:eastAsia="Arial" w:hAnsi="Arial" w:cs="Arial"/>
          <w:lang w:val="en-GB"/>
        </w:rPr>
        <w:t xml:space="preserve"> – </w:t>
      </w:r>
      <w:r>
        <w:rPr>
          <w:rFonts w:ascii="Arial" w:hAnsi="Arial" w:cs="Arial"/>
          <w:lang w:val="en-GB"/>
        </w:rPr>
        <w:t>implementation</w:t>
      </w:r>
      <w:r>
        <w:rPr>
          <w:rFonts w:ascii="Arial" w:eastAsia="Arial" w:hAnsi="Arial" w:cs="Arial"/>
          <w:lang w:val="en-GB"/>
        </w:rPr>
        <w:t xml:space="preserve"> </w:t>
      </w:r>
      <w:r>
        <w:rPr>
          <w:rFonts w:ascii="Arial" w:hAnsi="Arial" w:cs="Arial"/>
          <w:lang w:val="en-GB"/>
        </w:rPr>
        <w:t>had</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defined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similar</w:t>
      </w:r>
      <w:r>
        <w:rPr>
          <w:rFonts w:ascii="Arial" w:eastAsia="Arial" w:hAnsi="Arial" w:cs="Arial"/>
          <w:lang w:val="en-GB"/>
        </w:rPr>
        <w:t xml:space="preserve"> </w:t>
      </w:r>
      <w:r>
        <w:rPr>
          <w:rFonts w:ascii="Arial" w:hAnsi="Arial" w:cs="Arial"/>
          <w:lang w:val="en-GB"/>
        </w:rPr>
        <w:t>CLIMAP</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([RD.2])</w:t>
      </w:r>
      <w:r>
        <w:rPr>
          <w:rFonts w:ascii="Arial" w:eastAsia="Arial" w:hAnsi="Arial" w:cs="Arial"/>
          <w:lang w:val="en-GB"/>
        </w:rPr>
        <w:t xml:space="preserve"> </w:t>
      </w:r>
      <w:r>
        <w:rPr>
          <w:rFonts w:ascii="Arial" w:hAnsi="Arial" w:cs="Arial"/>
          <w:lang w:val="en-GB"/>
        </w:rPr>
        <w:t>from</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GPS/Met</w:t>
      </w:r>
      <w:r>
        <w:rPr>
          <w:rFonts w:ascii="Arial" w:eastAsia="Arial" w:hAnsi="Arial" w:cs="Arial"/>
          <w:lang w:val="en-GB"/>
        </w:rPr>
        <w:t xml:space="preserve"> </w:t>
      </w:r>
      <w:r>
        <w:rPr>
          <w:rFonts w:ascii="Arial" w:hAnsi="Arial" w:cs="Arial"/>
          <w:lang w:val="en-GB"/>
        </w:rPr>
        <w:t>experimental</w:t>
      </w:r>
      <w:r>
        <w:rPr>
          <w:rFonts w:ascii="Arial" w:eastAsia="Arial" w:hAnsi="Arial" w:cs="Arial"/>
          <w:lang w:val="en-GB"/>
        </w:rPr>
        <w:t xml:space="preserve"> </w:t>
      </w:r>
      <w:r>
        <w:rPr>
          <w:rFonts w:ascii="Arial" w:hAnsi="Arial" w:cs="Arial"/>
          <w:lang w:val="en-GB"/>
        </w:rPr>
        <w:t>mission.</w:t>
      </w:r>
    </w:p>
    <w:p w14:paraId="7680919C" w14:textId="77777777" w:rsidR="00086DB9" w:rsidRDefault="00086DB9">
      <w:pPr>
        <w:pStyle w:val="PlainText"/>
        <w:jc w:val="both"/>
        <w:rPr>
          <w:rFonts w:ascii="Arial" w:hAnsi="Arial" w:cs="Arial"/>
          <w:lang w:val="en-GB"/>
        </w:rPr>
      </w:pPr>
    </w:p>
    <w:p w14:paraId="7680919D" w14:textId="77777777" w:rsidR="00086DB9" w:rsidRPr="00107262" w:rsidRDefault="00986FBA">
      <w:pPr>
        <w:pStyle w:val="PlainText"/>
        <w:jc w:val="both"/>
        <w:rPr>
          <w:lang w:val="en-US"/>
          <w:rPrChange w:id="29" w:author="Stig Syndergaard" w:date="2022-10-24T18:01:00Z">
            <w:rPr/>
          </w:rPrChange>
        </w:rPr>
      </w:pPr>
      <w:r>
        <w:rPr>
          <w:rFonts w:ascii="Arial" w:hAnsi="Arial" w:cs="Arial"/>
          <w:lang w:val="en-GB"/>
        </w:rPr>
        <w:t>As</w:t>
      </w:r>
      <w:r>
        <w:rPr>
          <w:rFonts w:ascii="Arial" w:eastAsia="Arial" w:hAnsi="Arial" w:cs="Arial"/>
          <w:lang w:val="en-GB"/>
        </w:rPr>
        <w:t xml:space="preserve"> </w:t>
      </w:r>
      <w:r>
        <w:rPr>
          <w:rFonts w:ascii="Arial" w:hAnsi="Arial" w:cs="Arial"/>
          <w:lang w:val="en-GB"/>
        </w:rPr>
        <w:t>part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early</w:t>
      </w:r>
      <w:r>
        <w:rPr>
          <w:rFonts w:ascii="Arial" w:eastAsia="Arial" w:hAnsi="Arial" w:cs="Arial"/>
          <w:lang w:val="en-GB"/>
        </w:rPr>
        <w:t xml:space="preserve"> </w:t>
      </w:r>
      <w:r>
        <w:rPr>
          <w:rFonts w:ascii="Arial" w:hAnsi="Arial" w:cs="Arial"/>
          <w:lang w:val="en-GB"/>
        </w:rPr>
        <w:t>GRAS</w:t>
      </w:r>
      <w:r>
        <w:rPr>
          <w:rFonts w:ascii="Arial" w:eastAsia="Arial" w:hAnsi="Arial" w:cs="Arial"/>
          <w:lang w:val="en-GB"/>
        </w:rPr>
        <w:t xml:space="preserve"> </w:t>
      </w:r>
      <w:r>
        <w:rPr>
          <w:rFonts w:ascii="Arial" w:hAnsi="Arial" w:cs="Arial"/>
          <w:lang w:val="en-GB"/>
        </w:rPr>
        <w:t>SAF</w:t>
      </w:r>
      <w:r>
        <w:rPr>
          <w:rFonts w:ascii="Arial" w:eastAsia="Arial" w:hAnsi="Arial" w:cs="Arial"/>
          <w:lang w:val="en-GB"/>
        </w:rPr>
        <w:t xml:space="preserve"> </w:t>
      </w:r>
      <w:r>
        <w:rPr>
          <w:rFonts w:ascii="Arial" w:hAnsi="Arial" w:cs="Arial"/>
          <w:lang w:val="en-GB"/>
        </w:rPr>
        <w:t>Development</w:t>
      </w:r>
      <w:r>
        <w:rPr>
          <w:rFonts w:ascii="Arial" w:eastAsia="Arial" w:hAnsi="Arial" w:cs="Arial"/>
          <w:lang w:val="en-GB"/>
        </w:rPr>
        <w:t xml:space="preserve"> </w:t>
      </w:r>
      <w:r>
        <w:rPr>
          <w:rFonts w:ascii="Arial" w:hAnsi="Arial" w:cs="Arial"/>
          <w:lang w:val="en-GB"/>
        </w:rPr>
        <w:t>Phase</w:t>
      </w:r>
      <w:r>
        <w:rPr>
          <w:rFonts w:ascii="Arial" w:eastAsia="Arial" w:hAnsi="Arial" w:cs="Arial"/>
          <w:lang w:val="en-GB"/>
        </w:rPr>
        <w:t xml:space="preserve"> </w:t>
      </w:r>
      <w:r>
        <w:rPr>
          <w:rFonts w:ascii="Arial" w:hAnsi="Arial" w:cs="Arial"/>
          <w:lang w:val="en-GB"/>
        </w:rPr>
        <w:t>activities</w:t>
      </w:r>
      <w:r>
        <w:rPr>
          <w:rFonts w:ascii="Arial" w:eastAsia="Arial" w:hAnsi="Arial" w:cs="Arial"/>
          <w:lang w:val="en-GB"/>
        </w:rPr>
        <w:t xml:space="preserve"> </w:t>
      </w:r>
      <w:r>
        <w:rPr>
          <w:rFonts w:ascii="Arial" w:hAnsi="Arial" w:cs="Arial"/>
          <w:lang w:val="en-GB"/>
        </w:rPr>
        <w:t>(1999</w:t>
      </w:r>
      <w:r>
        <w:rPr>
          <w:rFonts w:ascii="Arial" w:hAnsi="Arial" w:cs="Arial"/>
          <w:lang w:val="en-GB"/>
        </w:rPr>
        <w:softHyphen/>
      </w:r>
      <w:r>
        <w:rPr>
          <w:rFonts w:ascii="Arial" w:eastAsia="Arial" w:hAnsi="Arial" w:cs="Arial"/>
          <w:lang w:val="en-GB"/>
        </w:rPr>
        <w:t>–</w:t>
      </w:r>
      <w:r>
        <w:rPr>
          <w:rFonts w:ascii="Arial" w:hAnsi="Arial" w:cs="Arial"/>
          <w:lang w:val="en-GB"/>
        </w:rPr>
        <w:t>2007),</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developed</w:t>
      </w:r>
      <w:r>
        <w:rPr>
          <w:rFonts w:ascii="Arial" w:eastAsia="Arial" w:hAnsi="Arial" w:cs="Arial"/>
          <w:lang w:val="en-GB"/>
        </w:rPr>
        <w:t xml:space="preserve"> </w:t>
      </w:r>
      <w:r>
        <w:rPr>
          <w:rFonts w:ascii="Arial" w:hAnsi="Arial" w:cs="Arial"/>
          <w:lang w:val="en-GB"/>
        </w:rPr>
        <w:t>an</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capability</w:t>
      </w:r>
      <w:r>
        <w:rPr>
          <w:rFonts w:ascii="Arial" w:eastAsia="Arial" w:hAnsi="Arial" w:cs="Arial"/>
          <w:lang w:val="en-GB"/>
        </w:rPr>
        <w:t xml:space="preserve"> </w:t>
      </w:r>
      <w:proofErr w:type="gramStart"/>
      <w:r>
        <w:rPr>
          <w:rFonts w:ascii="Arial" w:hAnsi="Arial" w:cs="Arial"/>
          <w:lang w:val="en-GB"/>
        </w:rPr>
        <w:t>in</w:t>
      </w:r>
      <w:r>
        <w:rPr>
          <w:rFonts w:ascii="Arial" w:eastAsia="Arial" w:hAnsi="Arial" w:cs="Arial"/>
          <w:lang w:val="en-GB"/>
        </w:rPr>
        <w:t xml:space="preserve"> </w:t>
      </w:r>
      <w:r>
        <w:rPr>
          <w:rFonts w:ascii="Arial" w:hAnsi="Arial" w:cs="Arial"/>
          <w:lang w:val="en-GB"/>
        </w:rPr>
        <w:t>order</w:t>
      </w:r>
      <w:r>
        <w:rPr>
          <w:rFonts w:ascii="Arial" w:eastAsia="Arial" w:hAnsi="Arial" w:cs="Arial"/>
          <w:lang w:val="en-GB"/>
        </w:rPr>
        <w:t xml:space="preserve"> </w:t>
      </w:r>
      <w:r>
        <w:rPr>
          <w:rFonts w:ascii="Arial" w:hAnsi="Arial" w:cs="Arial"/>
          <w:lang w:val="en-GB"/>
        </w:rPr>
        <w:t>to</w:t>
      </w:r>
      <w:proofErr w:type="gramEnd"/>
      <w:r>
        <w:rPr>
          <w:rFonts w:ascii="Arial" w:eastAsia="Arial" w:hAnsi="Arial" w:cs="Arial"/>
          <w:lang w:val="en-GB"/>
        </w:rPr>
        <w:t xml:space="preserve"> </w:t>
      </w:r>
      <w:r>
        <w:rPr>
          <w:rFonts w:ascii="Arial" w:hAnsi="Arial" w:cs="Arial"/>
          <w:lang w:val="en-GB"/>
        </w:rPr>
        <w:t>assess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impact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its</w:t>
      </w:r>
      <w:r>
        <w:rPr>
          <w:rFonts w:ascii="Arial" w:eastAsia="Arial" w:hAnsi="Arial" w:cs="Arial"/>
          <w:lang w:val="en-GB"/>
        </w:rPr>
        <w:t xml:space="preserve"> </w:t>
      </w:r>
      <w:r>
        <w:rPr>
          <w:rFonts w:ascii="Arial" w:hAnsi="Arial" w:cs="Arial"/>
          <w:lang w:val="en-GB"/>
        </w:rPr>
        <w:t>global</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system.</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first</w:t>
      </w:r>
      <w:r>
        <w:rPr>
          <w:rFonts w:ascii="Arial" w:eastAsia="Arial" w:hAnsi="Arial" w:cs="Arial"/>
          <w:lang w:val="en-GB"/>
        </w:rPr>
        <w:t xml:space="preserve"> </w:t>
      </w:r>
      <w:r>
        <w:rPr>
          <w:rFonts w:ascii="Arial" w:hAnsi="Arial" w:cs="Arial"/>
          <w:lang w:val="en-GB"/>
        </w:rPr>
        <w:t>needed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added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local</w:t>
      </w:r>
      <w:r>
        <w:rPr>
          <w:rFonts w:ascii="Arial" w:eastAsia="Arial" w:hAnsi="Arial" w:cs="Arial"/>
          <w:lang w:val="en-GB"/>
        </w:rPr>
        <w:t xml:space="preserve"> </w:t>
      </w:r>
      <w:r>
        <w:rPr>
          <w:rFonts w:ascii="Arial" w:hAnsi="Arial" w:cs="Arial"/>
          <w:lang w:val="en-GB"/>
        </w:rPr>
        <w:t>on-line</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synoptic</w:t>
      </w:r>
      <w:r>
        <w:rPr>
          <w:rFonts w:ascii="Arial" w:eastAsia="Arial" w:hAnsi="Arial" w:cs="Arial"/>
          <w:lang w:val="en-GB"/>
        </w:rPr>
        <w:t xml:space="preserve"> </w:t>
      </w:r>
      <w:r>
        <w:rPr>
          <w:rFonts w:ascii="Arial" w:hAnsi="Arial" w:cs="Arial"/>
          <w:lang w:val="en-GB"/>
        </w:rPr>
        <w:t>database,</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MetDB</w:t>
      </w:r>
      <w:r>
        <w:rPr>
          <w:rFonts w:ascii="Arial" w:eastAsia="Arial" w:hAnsi="Arial" w:cs="Arial"/>
          <w:lang w:val="en-GB"/>
        </w:rPr>
        <w:t>’</w:t>
      </w:r>
      <w:r>
        <w:rPr>
          <w:rFonts w:ascii="Arial" w:hAnsi="Arial" w:cs="Arial"/>
          <w:lang w:val="en-GB"/>
        </w:rPr>
        <w:t>.</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required</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definition</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implemented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initial</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trials.</w:t>
      </w:r>
    </w:p>
    <w:p w14:paraId="7680919E" w14:textId="77777777" w:rsidR="00086DB9" w:rsidRDefault="00086DB9">
      <w:pPr>
        <w:pStyle w:val="PlainText"/>
        <w:jc w:val="both"/>
        <w:rPr>
          <w:rFonts w:ascii="Arial" w:hAnsi="Arial" w:cs="Arial"/>
          <w:lang w:val="en-GB"/>
        </w:rPr>
      </w:pPr>
    </w:p>
    <w:p w14:paraId="7680919F" w14:textId="77777777" w:rsidR="00086DB9" w:rsidRPr="00107262" w:rsidRDefault="00986FBA">
      <w:pPr>
        <w:pStyle w:val="PlainText"/>
        <w:jc w:val="both"/>
        <w:rPr>
          <w:lang w:val="en-US"/>
          <w:rPrChange w:id="30" w:author="Stig Syndergaard" w:date="2022-10-24T18:01:00Z">
            <w:rPr/>
          </w:rPrChange>
        </w:rPr>
      </w:pPr>
      <w:r>
        <w:rPr>
          <w:rFonts w:ascii="Arial" w:hAnsi="Arial" w:cs="Arial"/>
          <w:lang w:val="en-GB"/>
        </w:rPr>
        <w:t>However,</w:t>
      </w:r>
      <w:r>
        <w:rPr>
          <w:rFonts w:ascii="Arial" w:eastAsia="Arial" w:hAnsi="Arial" w:cs="Arial"/>
          <w:lang w:val="en-GB"/>
        </w:rPr>
        <w:t xml:space="preserve"> </w:t>
      </w:r>
      <w:r>
        <w:rPr>
          <w:rFonts w:ascii="Arial" w:hAnsi="Arial" w:cs="Arial"/>
          <w:lang w:val="en-GB"/>
        </w:rPr>
        <w:t>it</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always</w:t>
      </w:r>
      <w:r>
        <w:rPr>
          <w:rFonts w:ascii="Arial" w:eastAsia="Arial" w:hAnsi="Arial" w:cs="Arial"/>
          <w:lang w:val="en-GB"/>
        </w:rPr>
        <w:t xml:space="preserve"> </w:t>
      </w:r>
      <w:r>
        <w:rPr>
          <w:rFonts w:ascii="Arial" w:hAnsi="Arial" w:cs="Arial"/>
          <w:lang w:val="en-GB"/>
        </w:rPr>
        <w:t>acknowledged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suitable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more</w:t>
      </w:r>
      <w:r>
        <w:rPr>
          <w:rFonts w:ascii="Arial" w:eastAsia="Arial" w:hAnsi="Arial" w:cs="Arial"/>
          <w:lang w:val="en-GB"/>
        </w:rPr>
        <w:t xml:space="preserve"> </w:t>
      </w:r>
      <w:r>
        <w:rPr>
          <w:rFonts w:ascii="Arial" w:hAnsi="Arial" w:cs="Arial"/>
          <w:lang w:val="en-GB"/>
        </w:rPr>
        <w:t>general</w:t>
      </w:r>
      <w:r>
        <w:rPr>
          <w:rFonts w:ascii="Arial" w:eastAsia="Arial" w:hAnsi="Arial" w:cs="Arial"/>
          <w:lang w:val="en-GB"/>
        </w:rPr>
        <w:t xml:space="preserve"> </w:t>
      </w:r>
      <w:r>
        <w:rPr>
          <w:rFonts w:ascii="Arial" w:hAnsi="Arial" w:cs="Arial"/>
          <w:lang w:val="en-GB"/>
        </w:rPr>
        <w:t>dissemination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centres.</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document</w:t>
      </w:r>
      <w:r>
        <w:rPr>
          <w:rFonts w:ascii="Arial" w:eastAsia="Arial" w:hAnsi="Arial" w:cs="Arial"/>
          <w:lang w:val="en-GB"/>
        </w:rPr>
        <w:t xml:space="preserve"> </w:t>
      </w:r>
      <w:r>
        <w:rPr>
          <w:rFonts w:ascii="Arial" w:hAnsi="Arial" w:cs="Arial"/>
          <w:lang w:val="en-GB"/>
        </w:rPr>
        <w:t>describes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final</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better</w:t>
      </w:r>
      <w:r>
        <w:rPr>
          <w:rFonts w:ascii="Arial" w:eastAsia="Arial" w:hAnsi="Arial" w:cs="Arial"/>
          <w:lang w:val="en-GB"/>
        </w:rPr>
        <w:t xml:space="preserve"> </w:t>
      </w:r>
      <w:r>
        <w:rPr>
          <w:rFonts w:ascii="Arial" w:hAnsi="Arial" w:cs="Arial"/>
          <w:lang w:val="en-GB"/>
        </w:rPr>
        <w:t>suited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general</w:t>
      </w:r>
      <w:r>
        <w:rPr>
          <w:rFonts w:ascii="Arial" w:eastAsia="Arial" w:hAnsi="Arial" w:cs="Arial"/>
          <w:lang w:val="en-GB"/>
        </w:rPr>
        <w:t xml:space="preserve"> </w:t>
      </w:r>
      <w:r>
        <w:rPr>
          <w:rFonts w:ascii="Arial" w:hAnsi="Arial" w:cs="Arial"/>
          <w:lang w:val="en-GB"/>
        </w:rPr>
        <w:t>user</w:t>
      </w:r>
      <w:r>
        <w:rPr>
          <w:rFonts w:ascii="Arial" w:eastAsia="Arial" w:hAnsi="Arial" w:cs="Arial"/>
          <w:lang w:val="en-GB"/>
        </w:rPr>
        <w:t xml:space="preserve"> </w:t>
      </w:r>
      <w:r>
        <w:rPr>
          <w:rFonts w:ascii="Arial" w:hAnsi="Arial" w:cs="Arial"/>
          <w:lang w:val="en-GB"/>
        </w:rPr>
        <w:t>needs</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original</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description</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retained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prior</w:t>
      </w:r>
      <w:r>
        <w:rPr>
          <w:rFonts w:ascii="Arial" w:eastAsia="Arial" w:hAnsi="Arial" w:cs="Arial"/>
          <w:lang w:val="en-GB"/>
        </w:rPr>
        <w:t xml:space="preserve"> </w:t>
      </w:r>
      <w:r>
        <w:rPr>
          <w:rFonts w:ascii="Arial" w:hAnsi="Arial" w:cs="Arial"/>
          <w:lang w:val="en-GB"/>
        </w:rPr>
        <w:t>releases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document</w:t>
      </w:r>
      <w:r>
        <w:rPr>
          <w:rFonts w:ascii="Arial" w:eastAsia="Arial" w:hAnsi="Arial" w:cs="Arial"/>
          <w:lang w:val="en-GB"/>
        </w:rPr>
        <w:t xml:space="preserve"> </w:t>
      </w:r>
      <w:r>
        <w:rPr>
          <w:rFonts w:ascii="Arial" w:hAnsi="Arial" w:cs="Arial"/>
          <w:lang w:val="en-GB"/>
        </w:rPr>
        <w:t>(V1.7</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earlier)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highlight</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differences,</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since</w:t>
      </w:r>
      <w:r>
        <w:rPr>
          <w:rFonts w:ascii="Arial" w:eastAsia="Arial" w:hAnsi="Arial" w:cs="Arial"/>
          <w:lang w:val="en-GB"/>
        </w:rPr>
        <w:t xml:space="preserve"> </w:t>
      </w:r>
      <w:r>
        <w:rPr>
          <w:rFonts w:ascii="Arial" w:hAnsi="Arial" w:cs="Arial"/>
          <w:lang w:val="en-GB"/>
        </w:rPr>
        <w:t>it</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now</w:t>
      </w:r>
      <w:r>
        <w:rPr>
          <w:rFonts w:ascii="Arial" w:eastAsia="Arial" w:hAnsi="Arial" w:cs="Arial"/>
          <w:lang w:val="en-GB"/>
        </w:rPr>
        <w:t xml:space="preserve"> </w:t>
      </w:r>
      <w:r>
        <w:rPr>
          <w:rFonts w:ascii="Arial" w:hAnsi="Arial" w:cs="Arial"/>
          <w:lang w:val="en-GB"/>
        </w:rPr>
        <w:t>obsolete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WMO-approved</w:t>
      </w:r>
      <w:r>
        <w:rPr>
          <w:rFonts w:ascii="Arial" w:eastAsia="Arial" w:hAnsi="Arial" w:cs="Arial"/>
          <w:lang w:val="en-GB"/>
        </w:rPr>
        <w:t xml:space="preserve"> </w:t>
      </w:r>
      <w:r>
        <w:rPr>
          <w:rFonts w:ascii="Arial" w:hAnsi="Arial" w:cs="Arial"/>
          <w:lang w:val="en-GB"/>
        </w:rPr>
        <w:t>version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several</w:t>
      </w:r>
      <w:r>
        <w:rPr>
          <w:rFonts w:ascii="Arial" w:eastAsia="Arial" w:hAnsi="Arial" w:cs="Arial"/>
          <w:lang w:val="en-GB"/>
        </w:rPr>
        <w:t xml:space="preserve"> </w:t>
      </w:r>
      <w:r>
        <w:rPr>
          <w:rFonts w:ascii="Arial" w:hAnsi="Arial" w:cs="Arial"/>
          <w:lang w:val="en-GB"/>
        </w:rPr>
        <w:t>years,</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template</w:t>
      </w:r>
      <w:r>
        <w:rPr>
          <w:rFonts w:ascii="Arial" w:eastAsia="Arial" w:hAnsi="Arial" w:cs="Arial"/>
          <w:lang w:val="en-GB"/>
        </w:rPr>
        <w:t xml:space="preserve"> </w:t>
      </w:r>
      <w:r>
        <w:rPr>
          <w:rFonts w:ascii="Arial" w:hAnsi="Arial" w:cs="Arial"/>
          <w:lang w:val="en-GB"/>
        </w:rPr>
        <w:t>description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removed.</w:t>
      </w:r>
    </w:p>
    <w:p w14:paraId="768091A0" w14:textId="77777777" w:rsidR="00086DB9" w:rsidRDefault="00086DB9">
      <w:pPr>
        <w:pStyle w:val="PlainText"/>
        <w:jc w:val="both"/>
        <w:rPr>
          <w:rFonts w:ascii="Arial" w:hAnsi="Arial" w:cs="Arial"/>
          <w:lang w:val="en-GB"/>
        </w:rPr>
      </w:pPr>
    </w:p>
    <w:p w14:paraId="768091A1" w14:textId="77777777" w:rsidR="00086DB9" w:rsidRPr="00107262" w:rsidRDefault="00986FBA">
      <w:pPr>
        <w:pStyle w:val="PlainText"/>
        <w:jc w:val="both"/>
        <w:rPr>
          <w:lang w:val="en-US"/>
          <w:rPrChange w:id="31" w:author="Stig Syndergaard" w:date="2022-10-24T18:01:00Z">
            <w:rPr/>
          </w:rPrChange>
        </w:rPr>
      </w:pPr>
      <w:r>
        <w:rPr>
          <w:rFonts w:ascii="Arial" w:hAnsi="Arial" w:cs="Arial"/>
          <w:lang w:val="en-GB"/>
        </w:rPr>
        <w:t>The</w:t>
      </w:r>
      <w:r>
        <w:rPr>
          <w:rFonts w:ascii="Arial" w:eastAsia="Arial" w:hAnsi="Arial" w:cs="Arial"/>
          <w:lang w:val="en-GB"/>
        </w:rPr>
        <w:t xml:space="preserve"> </w:t>
      </w:r>
      <w:r>
        <w:rPr>
          <w:rFonts w:ascii="Arial" w:hAnsi="Arial" w:cs="Arial"/>
          <w:lang w:val="en-GB"/>
        </w:rPr>
        <w:t>final</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derived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close</w:t>
      </w:r>
      <w:r>
        <w:rPr>
          <w:rFonts w:ascii="Arial" w:eastAsia="Arial" w:hAnsi="Arial" w:cs="Arial"/>
          <w:lang w:val="en-GB"/>
        </w:rPr>
        <w:t xml:space="preserve"> </w:t>
      </w:r>
      <w:r>
        <w:rPr>
          <w:rFonts w:ascii="Arial" w:hAnsi="Arial" w:cs="Arial"/>
          <w:lang w:val="en-GB"/>
        </w:rPr>
        <w:t>consultation</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suppliers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processed</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(including</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ROM</w:t>
      </w:r>
      <w:r>
        <w:rPr>
          <w:rFonts w:ascii="Arial" w:eastAsia="Arial" w:hAnsi="Arial" w:cs="Arial"/>
          <w:lang w:val="en-GB"/>
        </w:rPr>
        <w:t xml:space="preserve"> </w:t>
      </w:r>
      <w:r>
        <w:rPr>
          <w:rFonts w:ascii="Arial" w:hAnsi="Arial" w:cs="Arial"/>
          <w:lang w:val="en-GB"/>
        </w:rPr>
        <w:t>SAF</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wide</w:t>
      </w:r>
      <w:r>
        <w:rPr>
          <w:rFonts w:ascii="Arial" w:eastAsia="Arial" w:hAnsi="Arial" w:cs="Arial"/>
          <w:lang w:val="en-GB"/>
        </w:rPr>
        <w:t xml:space="preserve"> </w:t>
      </w:r>
      <w:r>
        <w:rPr>
          <w:rFonts w:ascii="Arial" w:hAnsi="Arial" w:cs="Arial"/>
          <w:lang w:val="en-GB"/>
        </w:rPr>
        <w:t>set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potential</w:t>
      </w:r>
      <w:r>
        <w:rPr>
          <w:rFonts w:ascii="Arial" w:eastAsia="Arial" w:hAnsi="Arial" w:cs="Arial"/>
          <w:lang w:val="en-GB"/>
        </w:rPr>
        <w:t xml:space="preserve"> </w:t>
      </w:r>
      <w:r>
        <w:rPr>
          <w:rFonts w:ascii="Arial" w:hAnsi="Arial" w:cs="Arial"/>
          <w:lang w:val="en-GB"/>
        </w:rPr>
        <w:t>users</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(mostly,</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limited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community.</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implemented</w:t>
      </w:r>
      <w:r>
        <w:rPr>
          <w:rFonts w:ascii="Arial" w:eastAsia="Arial" w:hAnsi="Arial" w:cs="Arial"/>
          <w:lang w:val="en-GB"/>
        </w:rPr>
        <w:t xml:space="preserve"> </w:t>
      </w:r>
      <w:r>
        <w:rPr>
          <w:rFonts w:ascii="Arial" w:hAnsi="Arial" w:cs="Arial"/>
          <w:lang w:val="en-GB"/>
        </w:rPr>
        <w:t>via</w:t>
      </w:r>
      <w:r>
        <w:rPr>
          <w:rFonts w:ascii="Arial" w:eastAsia="Arial" w:hAnsi="Arial" w:cs="Arial"/>
          <w:lang w:val="en-GB"/>
        </w:rPr>
        <w:t xml:space="preserve"> </w:t>
      </w:r>
      <w:r>
        <w:rPr>
          <w:rFonts w:ascii="Arial" w:hAnsi="Arial" w:cs="Arial"/>
          <w:lang w:val="en-GB"/>
        </w:rPr>
        <w:t>Fortran</w:t>
      </w:r>
      <w:r>
        <w:rPr>
          <w:rFonts w:ascii="Arial" w:eastAsia="Arial" w:hAnsi="Arial" w:cs="Arial"/>
          <w:lang w:val="en-GB"/>
        </w:rPr>
        <w:t xml:space="preserve"> </w:t>
      </w:r>
      <w:r>
        <w:rPr>
          <w:rFonts w:ascii="Arial" w:hAnsi="Arial" w:cs="Arial"/>
          <w:lang w:val="en-GB"/>
        </w:rPr>
        <w:t>95</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Perl</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interfaces</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suite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generic</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kernel</w:t>
      </w:r>
      <w:r>
        <w:rPr>
          <w:rFonts w:ascii="Arial" w:eastAsia="Arial" w:hAnsi="Arial" w:cs="Arial"/>
          <w:lang w:val="en-GB"/>
        </w:rPr>
        <w:t xml:space="preserve"> </w:t>
      </w:r>
      <w:r>
        <w:rPr>
          <w:rFonts w:ascii="Arial" w:hAnsi="Arial" w:cs="Arial"/>
          <w:lang w:val="en-GB"/>
        </w:rPr>
        <w:t>encoder</w:t>
      </w:r>
      <w:r>
        <w:rPr>
          <w:rFonts w:ascii="Arial" w:eastAsia="Arial" w:hAnsi="Arial" w:cs="Arial"/>
          <w:lang w:val="en-GB"/>
        </w:rPr>
        <w:t xml:space="preserve"> and </w:t>
      </w:r>
      <w:r>
        <w:rPr>
          <w:rFonts w:ascii="Arial" w:hAnsi="Arial" w:cs="Arial"/>
          <w:lang w:val="en-GB"/>
        </w:rPr>
        <w:t>decoder</w:t>
      </w:r>
      <w:r>
        <w:rPr>
          <w:rFonts w:ascii="Arial" w:eastAsia="Arial" w:hAnsi="Arial" w:cs="Arial"/>
          <w:lang w:val="en-GB"/>
        </w:rPr>
        <w:t xml:space="preserve"> </w:t>
      </w:r>
      <w:r>
        <w:rPr>
          <w:rFonts w:ascii="Arial" w:hAnsi="Arial" w:cs="Arial"/>
          <w:lang w:val="en-GB"/>
        </w:rPr>
        <w:t>Fortran</w:t>
      </w:r>
      <w:r>
        <w:rPr>
          <w:rFonts w:ascii="Arial" w:eastAsia="Arial" w:hAnsi="Arial" w:cs="Arial"/>
          <w:lang w:val="en-GB"/>
        </w:rPr>
        <w:t xml:space="preserve"> </w:t>
      </w:r>
      <w:proofErr w:type="gramStart"/>
      <w:r>
        <w:rPr>
          <w:rFonts w:ascii="Arial" w:hAnsi="Arial" w:cs="Arial"/>
          <w:lang w:val="en-GB"/>
        </w:rPr>
        <w:t>code,</w:t>
      </w:r>
      <w:r>
        <w:rPr>
          <w:rFonts w:ascii="Arial" w:eastAsia="Arial" w:hAnsi="Arial" w:cs="Arial"/>
          <w:lang w:val="en-GB"/>
        </w:rPr>
        <w:t xml:space="preserve"> </w:t>
      </w:r>
      <w:r>
        <w:rPr>
          <w:rFonts w:ascii="Arial" w:hAnsi="Arial" w:cs="Arial"/>
          <w:lang w:val="en-GB"/>
        </w:rPr>
        <w:t>and</w:t>
      </w:r>
      <w:proofErr w:type="gramEnd"/>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demonstrated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work</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intended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real</w:t>
      </w:r>
      <w:r>
        <w:rPr>
          <w:rFonts w:ascii="Arial" w:eastAsia="Arial" w:hAnsi="Arial" w:cs="Arial"/>
          <w:lang w:val="en-GB"/>
        </w:rPr>
        <w:t xml:space="preserve"> </w:t>
      </w:r>
      <w:r>
        <w:rPr>
          <w:rFonts w:ascii="Arial" w:hAnsi="Arial" w:cs="Arial"/>
          <w:lang w:val="en-GB"/>
        </w:rPr>
        <w:t>CHAMP</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processed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GFZ</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Sample</w:t>
      </w:r>
      <w:r>
        <w:rPr>
          <w:rFonts w:ascii="Arial" w:eastAsia="Arial" w:hAnsi="Arial" w:cs="Arial"/>
          <w:lang w:val="en-GB"/>
        </w:rPr>
        <w:t xml:space="preserve"> </w:t>
      </w:r>
      <w:r>
        <w:rPr>
          <w:rFonts w:ascii="Arial" w:hAnsi="Arial" w:cs="Arial"/>
          <w:lang w:val="en-GB"/>
        </w:rPr>
        <w:t>messages</w:t>
      </w:r>
      <w:r>
        <w:rPr>
          <w:rFonts w:ascii="Arial" w:eastAsia="Arial" w:hAnsi="Arial" w:cs="Arial"/>
          <w:lang w:val="en-GB"/>
        </w:rPr>
        <w:t xml:space="preserve"> </w:t>
      </w:r>
      <w:r>
        <w:rPr>
          <w:rFonts w:ascii="Arial" w:hAnsi="Arial" w:cs="Arial"/>
          <w:lang w:val="en-GB"/>
        </w:rPr>
        <w:t>were</w:t>
      </w:r>
      <w:r>
        <w:rPr>
          <w:rFonts w:ascii="Arial" w:eastAsia="Arial" w:hAnsi="Arial" w:cs="Arial"/>
          <w:lang w:val="en-GB"/>
        </w:rPr>
        <w:t xml:space="preserve"> </w:t>
      </w:r>
      <w:r>
        <w:rPr>
          <w:rFonts w:ascii="Arial" w:hAnsi="Arial" w:cs="Arial"/>
          <w:lang w:val="en-GB"/>
        </w:rPr>
        <w:t>also</w:t>
      </w:r>
      <w:r>
        <w:rPr>
          <w:rFonts w:ascii="Arial" w:eastAsia="Arial" w:hAnsi="Arial" w:cs="Arial"/>
          <w:lang w:val="en-GB"/>
        </w:rPr>
        <w:t xml:space="preserve"> </w:t>
      </w:r>
      <w:r>
        <w:rPr>
          <w:rFonts w:ascii="Arial" w:hAnsi="Arial" w:cs="Arial"/>
          <w:lang w:val="en-GB"/>
        </w:rPr>
        <w:t>correctly</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proofErr w:type="gramStart"/>
      <w:r>
        <w:rPr>
          <w:rFonts w:ascii="Arial" w:hAnsi="Arial" w:cs="Arial"/>
          <w:lang w:val="en-GB"/>
        </w:rPr>
        <w:t>freely-available</w:t>
      </w:r>
      <w:proofErr w:type="gramEnd"/>
      <w:r>
        <w:rPr>
          <w:rFonts w:ascii="Arial" w:eastAsia="Arial" w:hAnsi="Arial" w:cs="Arial"/>
          <w:lang w:val="en-GB"/>
        </w:rPr>
        <w:t xml:space="preserve"> </w:t>
      </w:r>
      <w:r>
        <w:rPr>
          <w:rFonts w:ascii="Arial" w:hAnsi="Arial" w:cs="Arial"/>
          <w:lang w:val="en-GB"/>
        </w:rPr>
        <w:t>ECMWF</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package</w:t>
      </w:r>
      <w:r>
        <w:rPr>
          <w:rFonts w:ascii="Arial" w:eastAsia="Arial" w:hAnsi="Arial" w:cs="Arial"/>
          <w:lang w:val="en-GB"/>
        </w:rPr>
        <w:t xml:space="preserve"> </w:t>
      </w:r>
      <w:r>
        <w:rPr>
          <w:rFonts w:ascii="Arial" w:hAnsi="Arial" w:cs="Arial"/>
          <w:lang w:val="en-GB"/>
        </w:rPr>
        <w:t>([RD.11]).</w:t>
      </w:r>
    </w:p>
    <w:p w14:paraId="768091A2" w14:textId="77777777" w:rsidR="00086DB9" w:rsidRDefault="00086DB9">
      <w:pPr>
        <w:pStyle w:val="PlainText"/>
        <w:jc w:val="both"/>
        <w:rPr>
          <w:rFonts w:ascii="Arial" w:hAnsi="Arial" w:cs="Arial"/>
          <w:lang w:val="en-GB"/>
        </w:rPr>
      </w:pPr>
    </w:p>
    <w:p w14:paraId="768091A3" w14:textId="77777777" w:rsidR="00086DB9" w:rsidRDefault="00986FBA">
      <w:pPr>
        <w:pStyle w:val="PlainText"/>
        <w:jc w:val="both"/>
      </w:pPr>
      <w:r>
        <w:rPr>
          <w:rFonts w:ascii="Arial" w:hAnsi="Arial" w:cs="Arial"/>
          <w:lang w:val="en-GB"/>
        </w:rPr>
        <w:t>A</w:t>
      </w:r>
      <w:r>
        <w:rPr>
          <w:rFonts w:ascii="Arial" w:eastAsia="Arial" w:hAnsi="Arial" w:cs="Arial"/>
          <w:lang w:val="en-GB"/>
        </w:rPr>
        <w:t xml:space="preserve">t the time of writing, operational data is being exchanged over the GTS in this BUFR template from the </w:t>
      </w:r>
      <w:proofErr w:type="spellStart"/>
      <w:r>
        <w:rPr>
          <w:rFonts w:ascii="Arial" w:eastAsia="Arial" w:hAnsi="Arial" w:cs="Arial"/>
          <w:lang w:val="en-GB"/>
        </w:rPr>
        <w:t>Metop</w:t>
      </w:r>
      <w:proofErr w:type="spellEnd"/>
      <w:r>
        <w:rPr>
          <w:rFonts w:ascii="Arial" w:eastAsia="Arial" w:hAnsi="Arial" w:cs="Arial"/>
          <w:lang w:val="en-GB"/>
        </w:rPr>
        <w:t xml:space="preserve">-B /C, Sentinel-6, COSMIC-2, </w:t>
      </w:r>
      <w:proofErr w:type="spellStart"/>
      <w:r>
        <w:rPr>
          <w:rFonts w:ascii="Arial" w:eastAsia="Arial" w:hAnsi="Arial" w:cs="Arial"/>
          <w:lang w:val="en-GB"/>
        </w:rPr>
        <w:t>TerraSAR</w:t>
      </w:r>
      <w:proofErr w:type="spellEnd"/>
      <w:r>
        <w:rPr>
          <w:rFonts w:ascii="Arial" w:eastAsia="Arial" w:hAnsi="Arial" w:cs="Arial"/>
          <w:lang w:val="en-GB"/>
        </w:rPr>
        <w:t xml:space="preserve">-X, </w:t>
      </w:r>
      <w:proofErr w:type="spellStart"/>
      <w:r>
        <w:rPr>
          <w:rFonts w:ascii="Arial" w:eastAsia="Arial" w:hAnsi="Arial" w:cs="Arial"/>
          <w:lang w:val="en-GB"/>
        </w:rPr>
        <w:t>TanDEM</w:t>
      </w:r>
      <w:proofErr w:type="spellEnd"/>
      <w:r>
        <w:rPr>
          <w:rFonts w:ascii="Arial" w:eastAsia="Arial" w:hAnsi="Arial" w:cs="Arial"/>
          <w:lang w:val="en-GB"/>
        </w:rPr>
        <w:t xml:space="preserve">-X, KOMPSAT-5, GRACE-FO (follow-on), PAZ and FY-3C/D RO missions, and will also be used for data from proposed future missions like </w:t>
      </w:r>
      <w:proofErr w:type="spellStart"/>
      <w:r>
        <w:rPr>
          <w:rFonts w:ascii="Arial" w:eastAsia="Arial" w:hAnsi="Arial" w:cs="Arial"/>
          <w:lang w:val="en-GB"/>
        </w:rPr>
        <w:t>Metop</w:t>
      </w:r>
      <w:proofErr w:type="spellEnd"/>
      <w:r>
        <w:rPr>
          <w:rFonts w:ascii="Arial" w:eastAsia="Arial" w:hAnsi="Arial" w:cs="Arial"/>
          <w:lang w:val="en-GB"/>
        </w:rPr>
        <w:t xml:space="preserve">-SG. Data from terminated missions </w:t>
      </w:r>
      <w:proofErr w:type="spellStart"/>
      <w:r>
        <w:rPr>
          <w:rFonts w:ascii="Arial" w:eastAsia="Arial" w:hAnsi="Arial" w:cs="Arial"/>
          <w:lang w:val="en-GB"/>
        </w:rPr>
        <w:t>Metop</w:t>
      </w:r>
      <w:proofErr w:type="spellEnd"/>
      <w:r>
        <w:rPr>
          <w:rFonts w:ascii="Arial" w:eastAsia="Arial" w:hAnsi="Arial" w:cs="Arial"/>
          <w:lang w:val="en-GB"/>
        </w:rPr>
        <w:t>-A, COSMIC-1, CHAMP, C/NOFS, GRACE-A/B and SAC-C were also provided in the same BUFR template. See Section 5 for details of the GTS routing headers.</w:t>
      </w:r>
    </w:p>
    <w:p w14:paraId="768091A4" w14:textId="77777777" w:rsidR="00086DB9" w:rsidRDefault="00086DB9">
      <w:pPr>
        <w:pStyle w:val="PlainText"/>
        <w:jc w:val="both"/>
        <w:rPr>
          <w:rFonts w:ascii="Arial" w:hAnsi="Arial" w:cs="Arial"/>
          <w:lang w:val="en-GB"/>
        </w:rPr>
      </w:pPr>
    </w:p>
    <w:p w14:paraId="768091A5" w14:textId="77777777" w:rsidR="00086DB9" w:rsidRDefault="00086DB9">
      <w:pPr>
        <w:pStyle w:val="PlainText"/>
        <w:spacing w:after="120"/>
        <w:jc w:val="both"/>
        <w:rPr>
          <w:rFonts w:ascii="Arial" w:eastAsia="Arial" w:hAnsi="Arial" w:cs="Arial"/>
          <w:lang w:val="en-GB"/>
        </w:rPr>
      </w:pPr>
    </w:p>
    <w:p w14:paraId="768091A6" w14:textId="77777777" w:rsidR="00086DB9" w:rsidRDefault="00086DB9">
      <w:pPr>
        <w:pStyle w:val="PlainText"/>
        <w:spacing w:after="120"/>
        <w:jc w:val="both"/>
        <w:rPr>
          <w:rFonts w:ascii="Arial" w:eastAsia="Arial" w:hAnsi="Arial" w:cs="Arial"/>
          <w:lang w:val="en-GB"/>
        </w:rPr>
      </w:pPr>
    </w:p>
    <w:p w14:paraId="768091A7" w14:textId="77777777" w:rsidR="00086DB9" w:rsidRDefault="00986FBA">
      <w:pPr>
        <w:pStyle w:val="Heading2"/>
      </w:pPr>
      <w:bookmarkStart w:id="32" w:name="__RefHeading___Toc48886_2553559590"/>
      <w:r>
        <w:lastRenderedPageBreak/>
        <w:t>Sections</w:t>
      </w:r>
      <w:r>
        <w:rPr>
          <w:rFonts w:eastAsia="Arial"/>
        </w:rPr>
        <w:t xml:space="preserve"> </w:t>
      </w:r>
      <w:r>
        <w:t>of</w:t>
      </w:r>
      <w:r>
        <w:rPr>
          <w:rFonts w:eastAsia="Arial"/>
        </w:rPr>
        <w:t xml:space="preserve"> </w:t>
      </w:r>
      <w:r>
        <w:t>a</w:t>
      </w:r>
      <w:r>
        <w:rPr>
          <w:rFonts w:eastAsia="Arial"/>
        </w:rPr>
        <w:t xml:space="preserve"> </w:t>
      </w:r>
      <w:r>
        <w:t>BUFR</w:t>
      </w:r>
      <w:r>
        <w:rPr>
          <w:rFonts w:eastAsia="Arial"/>
        </w:rPr>
        <w:t xml:space="preserve"> </w:t>
      </w:r>
      <w:r>
        <w:t>message</w:t>
      </w:r>
      <w:bookmarkEnd w:id="32"/>
    </w:p>
    <w:p w14:paraId="768091A8" w14:textId="77777777" w:rsidR="00086DB9" w:rsidRDefault="00986FBA">
      <w:pPr>
        <w:pStyle w:val="PlainText"/>
        <w:jc w:val="both"/>
        <w:rPr>
          <w:rFonts w:ascii="Arial" w:hAnsi="Arial" w:cs="Arial"/>
          <w:lang w:val="en-GB"/>
        </w:rPr>
      </w:pPr>
      <w:r>
        <w:rPr>
          <w:rFonts w:ascii="Arial" w:hAnsi="Arial" w:cs="Arial"/>
          <w:lang w:val="en-GB"/>
        </w:rPr>
        <w:t>A</w:t>
      </w:r>
      <w:r>
        <w:rPr>
          <w:rFonts w:ascii="Arial" w:eastAsia="Arial" w:hAnsi="Arial" w:cs="Arial"/>
          <w:lang w:val="en-GB"/>
        </w:rPr>
        <w:t xml:space="preserve"> </w:t>
      </w:r>
      <w:r>
        <w:rPr>
          <w:rFonts w:ascii="Arial" w:hAnsi="Arial" w:cs="Arial"/>
          <w:lang w:val="en-GB"/>
        </w:rPr>
        <w:t>complete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consists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six</w:t>
      </w:r>
      <w:r>
        <w:rPr>
          <w:rFonts w:ascii="Arial" w:eastAsia="Arial" w:hAnsi="Arial" w:cs="Arial"/>
          <w:lang w:val="en-GB"/>
        </w:rPr>
        <w:t xml:space="preserve"> </w:t>
      </w:r>
      <w:r>
        <w:rPr>
          <w:rFonts w:ascii="Arial" w:hAnsi="Arial" w:cs="Arial"/>
          <w:lang w:val="en-GB"/>
        </w:rPr>
        <w:t>sections:</w:t>
      </w:r>
    </w:p>
    <w:p w14:paraId="768091A9" w14:textId="77777777" w:rsidR="00086DB9" w:rsidRPr="00107262" w:rsidRDefault="00986FBA">
      <w:pPr>
        <w:pStyle w:val="PlainText"/>
        <w:numPr>
          <w:ilvl w:val="0"/>
          <w:numId w:val="26"/>
        </w:numPr>
        <w:jc w:val="both"/>
        <w:rPr>
          <w:lang w:val="en-US"/>
          <w:rPrChange w:id="33" w:author="Stig Syndergaard" w:date="2022-10-24T18:01:00Z">
            <w:rPr/>
          </w:rPrChange>
        </w:rPr>
      </w:pPr>
      <w:r>
        <w:rPr>
          <w:rFonts w:ascii="Arial" w:hAnsi="Arial" w:cs="Arial"/>
          <w:lang w:val="en-GB"/>
        </w:rPr>
        <w:t>Section</w:t>
      </w:r>
      <w:r>
        <w:rPr>
          <w:rFonts w:ascii="Arial" w:eastAsia="Arial" w:hAnsi="Arial" w:cs="Arial"/>
          <w:lang w:val="en-GB"/>
        </w:rPr>
        <w:t xml:space="preserve"> </w:t>
      </w:r>
      <w:r>
        <w:rPr>
          <w:rFonts w:ascii="Arial" w:hAnsi="Arial" w:cs="Arial"/>
          <w:lang w:val="en-GB"/>
        </w:rPr>
        <w:t>0</w:t>
      </w:r>
      <w:r>
        <w:rPr>
          <w:rFonts w:ascii="Arial" w:eastAsia="Arial" w:hAnsi="Arial" w:cs="Arial"/>
          <w:lang w:val="en-GB"/>
        </w:rPr>
        <w:t xml:space="preserve"> </w:t>
      </w:r>
      <w:r>
        <w:rPr>
          <w:rFonts w:ascii="Arial" w:hAnsi="Arial" w:cs="Arial"/>
          <w:lang w:val="en-GB"/>
        </w:rPr>
        <w:t>starts</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characters</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total</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length</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Edition</w:t>
      </w:r>
      <w:r>
        <w:rPr>
          <w:rFonts w:ascii="Arial" w:eastAsia="Arial" w:hAnsi="Arial" w:cs="Arial"/>
          <w:lang w:val="en-GB"/>
        </w:rPr>
        <w:t xml:space="preserve"> </w:t>
      </w:r>
      <w:r>
        <w:rPr>
          <w:rFonts w:ascii="Arial" w:hAnsi="Arial" w:cs="Arial"/>
          <w:lang w:val="en-GB"/>
        </w:rPr>
        <w:t>number</w:t>
      </w:r>
    </w:p>
    <w:p w14:paraId="768091AA" w14:textId="77777777" w:rsidR="00086DB9" w:rsidRPr="00107262" w:rsidRDefault="00986FBA">
      <w:pPr>
        <w:pStyle w:val="PlainText"/>
        <w:numPr>
          <w:ilvl w:val="0"/>
          <w:numId w:val="6"/>
        </w:numPr>
        <w:jc w:val="both"/>
        <w:rPr>
          <w:lang w:val="en-US"/>
          <w:rPrChange w:id="34" w:author="Stig Syndergaard" w:date="2022-10-24T18:01:00Z">
            <w:rPr/>
          </w:rPrChange>
        </w:rPr>
      </w:pPr>
      <w:r>
        <w:rPr>
          <w:rFonts w:ascii="Arial" w:hAnsi="Arial" w:cs="Arial"/>
          <w:lang w:val="en-GB"/>
        </w:rPr>
        <w:t>Section</w:t>
      </w:r>
      <w:r>
        <w:rPr>
          <w:rFonts w:ascii="Arial" w:eastAsia="Arial" w:hAnsi="Arial" w:cs="Arial"/>
          <w:lang w:val="en-GB"/>
        </w:rPr>
        <w:t xml:space="preserve"> </w:t>
      </w:r>
      <w:r>
        <w:rPr>
          <w:rFonts w:ascii="Arial" w:hAnsi="Arial" w:cs="Arial"/>
          <w:lang w:val="en-GB"/>
        </w:rPr>
        <w:t>1</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identifier</w:t>
      </w:r>
      <w:r>
        <w:rPr>
          <w:rFonts w:ascii="Arial" w:eastAsia="Arial" w:hAnsi="Arial" w:cs="Arial"/>
          <w:lang w:val="en-GB"/>
        </w:rPr>
        <w:t xml:space="preserve"> </w:t>
      </w:r>
      <w:r>
        <w:rPr>
          <w:rFonts w:ascii="Arial" w:hAnsi="Arial" w:cs="Arial"/>
          <w:lang w:val="en-GB"/>
        </w:rPr>
        <w:t>section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header</w:t>
      </w:r>
      <w:r>
        <w:rPr>
          <w:rFonts w:ascii="Arial" w:eastAsia="Arial" w:hAnsi="Arial" w:cs="Arial"/>
          <w:lang w:val="en-GB"/>
        </w:rPr>
        <w:t xml:space="preserve"> </w:t>
      </w:r>
      <w:r>
        <w:rPr>
          <w:rFonts w:ascii="Arial" w:hAnsi="Arial" w:cs="Arial"/>
          <w:lang w:val="en-GB"/>
        </w:rPr>
        <w:t>information,</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date</w:t>
      </w:r>
      <w:r>
        <w:rPr>
          <w:rFonts w:ascii="Arial" w:eastAsia="Arial" w:hAnsi="Arial" w:cs="Arial"/>
          <w:lang w:val="en-GB"/>
        </w:rPr>
        <w:t xml:space="preserve"> </w:t>
      </w:r>
      <w:r>
        <w:rPr>
          <w:rFonts w:ascii="Arial" w:hAnsi="Arial" w:cs="Arial"/>
          <w:lang w:val="en-GB"/>
        </w:rPr>
        <w:t>etc.,</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detailed</w:t>
      </w:r>
      <w:r>
        <w:rPr>
          <w:rFonts w:ascii="Arial" w:eastAsia="Arial" w:hAnsi="Arial" w:cs="Arial"/>
          <w:lang w:val="en-GB"/>
        </w:rPr>
        <w:t xml:space="preserve"> </w:t>
      </w:r>
      <w:r>
        <w:rPr>
          <w:rFonts w:ascii="Arial" w:hAnsi="Arial" w:cs="Arial"/>
          <w:lang w:val="en-GB"/>
        </w:rPr>
        <w:t>content</w:t>
      </w:r>
      <w:r>
        <w:rPr>
          <w:rFonts w:ascii="Arial" w:eastAsia="Arial" w:hAnsi="Arial" w:cs="Arial"/>
          <w:lang w:val="en-GB"/>
        </w:rPr>
        <w:t xml:space="preserve"> </w:t>
      </w:r>
      <w:r>
        <w:rPr>
          <w:rFonts w:ascii="Arial" w:hAnsi="Arial" w:cs="Arial"/>
          <w:lang w:val="en-GB"/>
        </w:rPr>
        <w:t>depending</w:t>
      </w:r>
      <w:r>
        <w:rPr>
          <w:rFonts w:ascii="Arial" w:eastAsia="Arial" w:hAnsi="Arial" w:cs="Arial"/>
          <w:lang w:val="en-GB"/>
        </w:rPr>
        <w:t xml:space="preserve"> </w:t>
      </w:r>
      <w:r>
        <w:rPr>
          <w:rFonts w:ascii="Arial" w:hAnsi="Arial" w:cs="Arial"/>
          <w:lang w:val="en-GB"/>
        </w:rPr>
        <w:t>on</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Edition.</w:t>
      </w:r>
    </w:p>
    <w:p w14:paraId="768091AB"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2</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optional,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used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application</w:t>
      </w:r>
    </w:p>
    <w:p w14:paraId="768091AC" w14:textId="77777777" w:rsidR="00086DB9" w:rsidRPr="00107262" w:rsidRDefault="00986FBA">
      <w:pPr>
        <w:pStyle w:val="PlainText"/>
        <w:numPr>
          <w:ilvl w:val="0"/>
          <w:numId w:val="6"/>
        </w:numPr>
        <w:jc w:val="both"/>
        <w:rPr>
          <w:lang w:val="en-US"/>
          <w:rPrChange w:id="35" w:author="Stig Syndergaard" w:date="2022-10-24T18:01:00Z">
            <w:rPr/>
          </w:rPrChange>
        </w:rPr>
      </w:pPr>
      <w:r>
        <w:rPr>
          <w:rFonts w:ascii="Arial" w:hAnsi="Arial" w:cs="Arial"/>
          <w:lang w:val="en-GB"/>
        </w:rPr>
        <w:t>Section</w:t>
      </w:r>
      <w:r>
        <w:rPr>
          <w:rFonts w:ascii="Arial" w:eastAsia="Arial" w:hAnsi="Arial" w:cs="Arial"/>
          <w:lang w:val="en-GB"/>
        </w:rPr>
        <w:t xml:space="preserve"> </w:t>
      </w:r>
      <w:r>
        <w:rPr>
          <w:rFonts w:ascii="Arial" w:hAnsi="Arial" w:cs="Arial"/>
          <w:lang w:val="en-GB"/>
        </w:rPr>
        <w:t>3</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one</w:t>
      </w:r>
      <w:r>
        <w:rPr>
          <w:rFonts w:ascii="Arial" w:eastAsia="Arial" w:hAnsi="Arial" w:cs="Arial"/>
          <w:lang w:val="en-GB"/>
        </w:rPr>
        <w:t xml:space="preserve"> </w:t>
      </w:r>
      <w:r>
        <w:rPr>
          <w:rFonts w:ascii="Arial" w:hAnsi="Arial" w:cs="Arial"/>
          <w:lang w:val="en-GB"/>
        </w:rPr>
        <w:t>or</w:t>
      </w:r>
      <w:r>
        <w:rPr>
          <w:rFonts w:ascii="Arial" w:eastAsia="Arial" w:hAnsi="Arial" w:cs="Arial"/>
          <w:lang w:val="en-GB"/>
        </w:rPr>
        <w:t xml:space="preserve"> </w:t>
      </w:r>
      <w:r>
        <w:rPr>
          <w:rFonts w:ascii="Arial" w:hAnsi="Arial" w:cs="Arial"/>
          <w:lang w:val="en-GB"/>
        </w:rPr>
        <w:t>more</w:t>
      </w:r>
      <w:r>
        <w:rPr>
          <w:rFonts w:ascii="Arial" w:eastAsia="Arial" w:hAnsi="Arial" w:cs="Arial"/>
          <w:lang w:val="en-GB"/>
        </w:rPr>
        <w:t xml:space="preserve"> ‘</w:t>
      </w:r>
      <w:r>
        <w:rPr>
          <w:rFonts w:ascii="Arial" w:hAnsi="Arial" w:cs="Arial"/>
          <w:lang w:val="en-GB"/>
        </w:rPr>
        <w:t>descriptors</w:t>
      </w:r>
      <w:r>
        <w:rPr>
          <w:rFonts w:ascii="Arial" w:eastAsia="Arial" w:hAnsi="Arial" w:cs="Arial"/>
          <w:lang w:val="en-GB"/>
        </w:rPr>
        <w:t xml:space="preserve">’ </w:t>
      </w:r>
      <w:r>
        <w:rPr>
          <w:rFonts w:ascii="Arial" w:hAnsi="Arial" w:cs="Arial"/>
          <w:lang w:val="en-GB"/>
        </w:rPr>
        <w:t>(see</w:t>
      </w:r>
      <w:r>
        <w:rPr>
          <w:rFonts w:ascii="Arial" w:eastAsia="Arial" w:hAnsi="Arial" w:cs="Arial"/>
          <w:lang w:val="en-GB"/>
        </w:rPr>
        <w:t xml:space="preserve"> </w:t>
      </w:r>
      <w:r>
        <w:rPr>
          <w:rFonts w:ascii="Arial" w:hAnsi="Arial" w:cs="Arial"/>
          <w:lang w:val="en-GB"/>
        </w:rPr>
        <w:t>later)</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entries</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look-up</w:t>
      </w:r>
      <w:r>
        <w:rPr>
          <w:rFonts w:ascii="Arial" w:eastAsia="Arial" w:hAnsi="Arial" w:cs="Arial"/>
          <w:lang w:val="en-GB"/>
        </w:rPr>
        <w:t xml:space="preserve"> </w:t>
      </w:r>
      <w:r>
        <w:rPr>
          <w:rFonts w:ascii="Arial" w:hAnsi="Arial" w:cs="Arial"/>
          <w:lang w:val="en-GB"/>
        </w:rPr>
        <w:t>tables</w:t>
      </w:r>
    </w:p>
    <w:p w14:paraId="768091AD"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4</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(observation)</w:t>
      </w:r>
      <w:r>
        <w:rPr>
          <w:rFonts w:ascii="Arial" w:eastAsia="Arial" w:hAnsi="Arial" w:cs="Arial"/>
          <w:lang w:val="en-GB"/>
        </w:rPr>
        <w:t xml:space="preserve"> </w:t>
      </w:r>
      <w:r>
        <w:rPr>
          <w:rFonts w:ascii="Arial" w:hAnsi="Arial" w:cs="Arial"/>
          <w:lang w:val="en-GB"/>
        </w:rPr>
        <w:t>data</w:t>
      </w:r>
    </w:p>
    <w:p w14:paraId="768091AE"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5</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terminator</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characters</w:t>
      </w:r>
      <w:r>
        <w:rPr>
          <w:rFonts w:ascii="Arial" w:eastAsia="Arial" w:hAnsi="Arial" w:cs="Arial"/>
          <w:lang w:val="en-GB"/>
        </w:rPr>
        <w:t xml:space="preserve"> ‘</w:t>
      </w:r>
      <w:r>
        <w:rPr>
          <w:rFonts w:ascii="Arial" w:hAnsi="Arial" w:cs="Arial"/>
          <w:lang w:val="en-GB"/>
        </w:rPr>
        <w:t>7777</w:t>
      </w:r>
      <w:r>
        <w:rPr>
          <w:rFonts w:ascii="Arial" w:eastAsia="Arial" w:hAnsi="Arial" w:cs="Arial"/>
          <w:lang w:val="en-GB"/>
        </w:rPr>
        <w:t>’</w:t>
      </w:r>
    </w:p>
    <w:p w14:paraId="768091AF" w14:textId="77777777" w:rsidR="00086DB9" w:rsidRDefault="00086DB9">
      <w:pPr>
        <w:pStyle w:val="PlainText"/>
        <w:ind w:left="142"/>
        <w:rPr>
          <w:rFonts w:ascii="Arial" w:hAnsi="Arial" w:cs="Arial"/>
          <w:lang w:val="en-GB"/>
        </w:rPr>
      </w:pPr>
    </w:p>
    <w:p w14:paraId="768091B0" w14:textId="77777777" w:rsidR="00086DB9" w:rsidRDefault="00986FBA">
      <w:pPr>
        <w:pStyle w:val="Heading2"/>
      </w:pPr>
      <w:bookmarkStart w:id="36" w:name="__RefHeading__57_1229796929"/>
      <w:r>
        <w:t>BUFR</w:t>
      </w:r>
      <w:r>
        <w:rPr>
          <w:rFonts w:eastAsia="Arial"/>
        </w:rPr>
        <w:t xml:space="preserve"> </w:t>
      </w:r>
      <w:r>
        <w:t>Tables</w:t>
      </w:r>
      <w:bookmarkEnd w:id="36"/>
    </w:p>
    <w:p w14:paraId="768091B1" w14:textId="77777777" w:rsidR="00086DB9" w:rsidRDefault="00986FBA">
      <w:pPr>
        <w:pStyle w:val="Textbody"/>
        <w:spacing w:before="0"/>
        <w:jc w:val="both"/>
      </w:pP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driven</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C,</w:t>
      </w:r>
      <w:r>
        <w:rPr>
          <w:rFonts w:ascii="Arial" w:eastAsia="Arial" w:hAnsi="Arial" w:cs="Arial"/>
          <w:sz w:val="20"/>
        </w:rPr>
        <w:t xml:space="preserve"> </w:t>
      </w:r>
      <w:proofErr w:type="gramStart"/>
      <w:r>
        <w:rPr>
          <w:rFonts w:ascii="Arial" w:hAnsi="Arial" w:cs="Arial"/>
          <w:sz w:val="20"/>
        </w:rPr>
        <w:t>D</w:t>
      </w:r>
      <w:proofErr w:type="gramEnd"/>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forms</w:t>
      </w:r>
      <w:r>
        <w:rPr>
          <w:rFonts w:ascii="Arial" w:eastAsia="Arial" w:hAnsi="Arial" w:cs="Arial"/>
          <w:sz w:val="20"/>
        </w:rPr>
        <w:t xml:space="preserve"> </w:t>
      </w:r>
      <w:r>
        <w:rPr>
          <w:rFonts w:ascii="Arial" w:hAnsi="Arial" w:cs="Arial"/>
          <w:sz w:val="20"/>
        </w:rPr>
        <w:t>(notably</w:t>
      </w:r>
      <w:r>
        <w:rPr>
          <w:rFonts w:ascii="Arial" w:eastAsia="Arial" w:hAnsi="Arial" w:cs="Arial"/>
          <w:sz w:val="20"/>
        </w:rPr>
        <w:t xml:space="preserve"> </w:t>
      </w:r>
      <w:r>
        <w:rPr>
          <w:rFonts w:ascii="Arial" w:hAnsi="Arial" w:cs="Arial"/>
          <w:sz w:val="20"/>
        </w:rPr>
        <w:t>CREX)</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latest</w:t>
      </w:r>
      <w:r>
        <w:rPr>
          <w:rFonts w:ascii="Arial" w:eastAsia="Arial" w:hAnsi="Arial" w:cs="Arial"/>
          <w:sz w:val="20"/>
        </w:rPr>
        <w:t xml:space="preserve"> </w:t>
      </w:r>
      <w:r>
        <w:rPr>
          <w:rFonts w:ascii="Arial" w:hAnsi="Arial" w:cs="Arial"/>
          <w:sz w:val="20"/>
        </w:rPr>
        <w:t>ratified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[RD.</w:t>
      </w:r>
      <w:proofErr w:type="gramStart"/>
      <w:r>
        <w:rPr>
          <w:rFonts w:ascii="Arial" w:hAnsi="Arial" w:cs="Arial"/>
          <w:sz w:val="20"/>
        </w:rPr>
        <w:t>4][</w:t>
      </w:r>
      <w:proofErr w:type="gramEnd"/>
      <w:r>
        <w:rPr>
          <w:rFonts w:ascii="Arial" w:hAnsi="Arial" w:cs="Arial"/>
          <w:sz w:val="20"/>
        </w:rPr>
        <w:t>RD.5]</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computer-compatible</w:t>
      </w:r>
      <w:r>
        <w:rPr>
          <w:rFonts w:ascii="Arial" w:eastAsia="Arial" w:hAnsi="Arial" w:cs="Arial"/>
          <w:sz w:val="20"/>
        </w:rPr>
        <w:t xml:space="preserve"> </w:t>
      </w:r>
      <w:r>
        <w:rPr>
          <w:rFonts w:ascii="Arial" w:hAnsi="Arial" w:cs="Arial"/>
          <w:sz w:val="20"/>
        </w:rPr>
        <w:t>versions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process.</w:t>
      </w:r>
    </w:p>
    <w:p w14:paraId="768091B2" w14:textId="77777777" w:rsidR="00086DB9" w:rsidRDefault="00086DB9">
      <w:pPr>
        <w:pStyle w:val="Textbody"/>
        <w:spacing w:before="0"/>
        <w:rPr>
          <w:rFonts w:ascii="Arial" w:hAnsi="Arial" w:cs="Arial"/>
          <w:sz w:val="20"/>
        </w:rPr>
      </w:pPr>
    </w:p>
    <w:p w14:paraId="768091B3" w14:textId="77777777" w:rsidR="00086DB9" w:rsidRDefault="00986FBA">
      <w:pPr>
        <w:pStyle w:val="Textbody"/>
        <w:numPr>
          <w:ilvl w:val="0"/>
          <w:numId w:val="27"/>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A</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list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categories,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sounding</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surface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C-13</w:t>
      </w:r>
      <w:r>
        <w:rPr>
          <w:rFonts w:ascii="Arial" w:eastAsia="Arial" w:hAnsi="Arial" w:cs="Arial"/>
          <w:sz w:val="20"/>
        </w:rPr>
        <w:t xml:space="preserve"> </w:t>
      </w:r>
      <w:r>
        <w:rPr>
          <w:rFonts w:ascii="Arial" w:hAnsi="Arial" w:cs="Arial"/>
          <w:sz w:val="20"/>
        </w:rPr>
        <w:t>lists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sub-categories</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entries,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necessary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interpreting</w:t>
      </w:r>
      <w:r>
        <w:rPr>
          <w:rStyle w:val="FootnoteSymbol"/>
          <w:rFonts w:ascii="Arial" w:eastAsia="Arial" w:hAnsi="Arial" w:cs="Arial"/>
          <w:sz w:val="20"/>
        </w:rPr>
        <w:footnoteReference w:id="5"/>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decoded</w:t>
      </w:r>
      <w:r>
        <w:rPr>
          <w:rFonts w:ascii="Arial" w:eastAsia="Arial" w:hAnsi="Arial" w:cs="Arial"/>
          <w:sz w:val="20"/>
        </w:rPr>
        <w:t xml:space="preserve"> </w:t>
      </w:r>
      <w:r>
        <w:rPr>
          <w:rFonts w:ascii="Arial" w:hAnsi="Arial" w:cs="Arial"/>
          <w:sz w:val="20"/>
        </w:rPr>
        <w:t>message.</w:t>
      </w:r>
    </w:p>
    <w:p w14:paraId="768091B4" w14:textId="77777777" w:rsidR="00086DB9" w:rsidRDefault="00086DB9">
      <w:pPr>
        <w:pStyle w:val="Textbody"/>
        <w:spacing w:before="0"/>
        <w:ind w:left="142"/>
        <w:jc w:val="both"/>
        <w:rPr>
          <w:rFonts w:ascii="Arial" w:hAnsi="Arial" w:cs="Arial"/>
          <w:sz w:val="20"/>
        </w:rPr>
      </w:pPr>
    </w:p>
    <w:p w14:paraId="768091B5"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B</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temperature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below).</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points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w:t>
      </w:r>
      <w:r>
        <w:rPr>
          <w:rFonts w:ascii="Arial" w:hAnsi="Arial" w:cs="Arial"/>
          <w:sz w:val="20"/>
        </w:rPr>
        <w:t>s</w:t>
      </w:r>
      <w:r>
        <w:rPr>
          <w:rFonts w:ascii="Arial" w:eastAsia="Arial" w:hAnsi="Arial" w:cs="Arial"/>
          <w:sz w:val="20"/>
        </w:rPr>
        <w:t xml:space="preserve"> </w:t>
      </w:r>
      <w:r>
        <w:rPr>
          <w:rFonts w:ascii="Arial" w:hAnsi="Arial" w:cs="Arial"/>
          <w:sz w:val="20"/>
        </w:rPr>
        <w:t>name,</w:t>
      </w:r>
      <w:r>
        <w:rPr>
          <w:rFonts w:ascii="Arial" w:eastAsia="Arial" w:hAnsi="Arial" w:cs="Arial"/>
          <w:sz w:val="20"/>
        </w:rPr>
        <w:t xml:space="preserve"> </w:t>
      </w:r>
      <w:r>
        <w:rPr>
          <w:rFonts w:ascii="Arial" w:hAnsi="Arial" w:cs="Arial"/>
          <w:sz w:val="20"/>
        </w:rPr>
        <w:t>units,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scaling</w:t>
      </w:r>
      <w:r>
        <w:rPr>
          <w:rFonts w:ascii="Arial" w:eastAsia="Arial" w:hAnsi="Arial" w:cs="Arial"/>
          <w:sz w:val="20"/>
        </w:rPr>
        <w:t xml:space="preserve"> </w:t>
      </w:r>
      <w:r>
        <w:rPr>
          <w:rFonts w:ascii="Arial" w:hAnsi="Arial" w:cs="Arial"/>
          <w:sz w:val="20"/>
        </w:rPr>
        <w:t>factor,</w:t>
      </w:r>
      <w:r>
        <w:rPr>
          <w:rFonts w:ascii="Arial" w:eastAsia="Arial" w:hAnsi="Arial" w:cs="Arial"/>
          <w:sz w:val="20"/>
        </w:rPr>
        <w:t xml:space="preserve"> </w:t>
      </w:r>
      <w:r>
        <w:rPr>
          <w:rFonts w:ascii="Arial" w:hAnsi="Arial" w:cs="Arial"/>
          <w:sz w:val="20"/>
        </w:rPr>
        <w:t>reference</w:t>
      </w:r>
      <w:r>
        <w:rPr>
          <w:rFonts w:ascii="Arial" w:eastAsia="Arial" w:hAnsi="Arial" w:cs="Arial"/>
          <w:sz w:val="20"/>
        </w:rPr>
        <w:t xml:space="preserve"> </w:t>
      </w:r>
      <w:r>
        <w:rPr>
          <w:rFonts w:ascii="Arial" w:hAnsi="Arial" w:cs="Arial"/>
          <w:sz w:val="20"/>
        </w:rPr>
        <w:t>offset</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represent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scaled</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refer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integer</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w:t>
      </w:r>
      <w:proofErr w:type="gramStart"/>
      <w:r>
        <w:rPr>
          <w:rFonts w:ascii="Arial" w:hAnsi="Arial" w:cs="Arial"/>
          <w:sz w:val="20"/>
        </w:rPr>
        <w:t>e.g.</w:t>
      </w:r>
      <w:proofErr w:type="gramEnd"/>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identifier)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latter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related</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(binary)</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Most</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variables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RO-specific</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did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exist</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added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p>
    <w:p w14:paraId="768091B6" w14:textId="77777777" w:rsidR="00086DB9" w:rsidRDefault="00086DB9">
      <w:pPr>
        <w:pStyle w:val="Textbody"/>
        <w:spacing w:before="0"/>
        <w:jc w:val="both"/>
        <w:rPr>
          <w:rFonts w:ascii="Arial" w:hAnsi="Arial" w:cs="Arial"/>
          <w:sz w:val="20"/>
        </w:rPr>
      </w:pPr>
    </w:p>
    <w:p w14:paraId="768091B7"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C</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usage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operator</w:t>
      </w:r>
      <w:r>
        <w:rPr>
          <w:rFonts w:ascii="Arial" w:eastAsia="Arial" w:hAnsi="Arial" w:cs="Arial"/>
          <w:sz w:val="20"/>
        </w:rPr>
        <w:t xml:space="preserve"> </w:t>
      </w:r>
      <w:proofErr w:type="gramStart"/>
      <w:r>
        <w:rPr>
          <w:rFonts w:ascii="Arial" w:hAnsi="Arial" w:cs="Arial"/>
          <w:sz w:val="20"/>
        </w:rPr>
        <w:t>descriptors</w:t>
      </w:r>
      <w:r>
        <w:rPr>
          <w:rFonts w:ascii="Arial" w:eastAsia="Arial" w:hAnsi="Arial" w:cs="Arial"/>
          <w:sz w:val="20"/>
        </w:rPr>
        <w:t>’</w:t>
      </w:r>
      <w:proofErr w:type="gramEnd"/>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directly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encoders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decoders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computer-compatible</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functions</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core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software.</w:t>
      </w:r>
    </w:p>
    <w:p w14:paraId="768091B8" w14:textId="77777777" w:rsidR="00086DB9" w:rsidRDefault="00086DB9">
      <w:pPr>
        <w:pStyle w:val="Textbody"/>
        <w:spacing w:before="0"/>
        <w:jc w:val="both"/>
        <w:rPr>
          <w:rFonts w:ascii="Arial" w:hAnsi="Arial" w:cs="Arial"/>
          <w:sz w:val="20"/>
        </w:rPr>
      </w:pPr>
    </w:p>
    <w:p w14:paraId="768091B9"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D</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define</w:t>
      </w:r>
      <w:r>
        <w:rPr>
          <w:rFonts w:ascii="Arial" w:eastAsia="Arial" w:hAnsi="Arial" w:cs="Arial"/>
          <w:sz w:val="20"/>
        </w:rPr>
        <w:t xml:space="preserve"> </w:t>
      </w:r>
      <w:r>
        <w:rPr>
          <w:rFonts w:ascii="Arial" w:hAnsi="Arial" w:cs="Arial"/>
          <w:sz w:val="20"/>
        </w:rPr>
        <w:t>short,</w:t>
      </w:r>
      <w:r>
        <w:rPr>
          <w:rFonts w:ascii="Arial" w:eastAsia="Arial" w:hAnsi="Arial" w:cs="Arial"/>
          <w:sz w:val="20"/>
        </w:rPr>
        <w:t xml:space="preserve"> </w:t>
      </w:r>
      <w:r>
        <w:rPr>
          <w:rFonts w:ascii="Arial" w:hAnsi="Arial" w:cs="Arial"/>
          <w:sz w:val="20"/>
        </w:rPr>
        <w:t>commonly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sub-sequences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date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whole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w:t>
      </w:r>
      <w:proofErr w:type="gramStart"/>
      <w:r>
        <w:rPr>
          <w:rFonts w:ascii="Arial" w:hAnsi="Arial" w:cs="Arial"/>
          <w:sz w:val="20"/>
        </w:rPr>
        <w:t>e.g.</w:t>
      </w:r>
      <w:proofErr w:type="gramEnd"/>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sounding).</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entry</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put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complete</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just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master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data.</w:t>
      </w:r>
    </w:p>
    <w:p w14:paraId="768091BA" w14:textId="77777777" w:rsidR="00086DB9" w:rsidRDefault="00086DB9">
      <w:pPr>
        <w:pStyle w:val="Textbody"/>
        <w:spacing w:before="0"/>
        <w:jc w:val="both"/>
        <w:rPr>
          <w:rFonts w:ascii="Arial" w:hAnsi="Arial" w:cs="Arial"/>
          <w:sz w:val="20"/>
        </w:rPr>
      </w:pPr>
    </w:p>
    <w:p w14:paraId="768091BB" w14:textId="77777777" w:rsidR="00086DB9" w:rsidRDefault="00986FBA">
      <w:pPr>
        <w:pStyle w:val="Textbody"/>
        <w:numPr>
          <w:ilvl w:val="0"/>
          <w:numId w:val="5"/>
        </w:numPr>
        <w:spacing w:before="0"/>
        <w:ind w:hanging="218"/>
        <w:jc w:val="both"/>
      </w:pPr>
      <w:r>
        <w:rPr>
          <w:rFonts w:ascii="Arial" w:hAnsi="Arial" w:cs="Arial"/>
          <w:b/>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textual</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proofErr w:type="gramStart"/>
      <w:r>
        <w:rPr>
          <w:rFonts w:ascii="Arial" w:hAnsi="Arial" w:cs="Arial"/>
          <w:sz w:val="20"/>
        </w:rPr>
        <w:t>e.g.</w:t>
      </w:r>
      <w:proofErr w:type="gramEnd"/>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classification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401</w:t>
      </w:r>
      <w:r>
        <w:rPr>
          <w:rFonts w:ascii="Arial" w:eastAsia="Arial" w:hAnsi="Arial" w:cs="Arial"/>
          <w:sz w:val="20"/>
        </w:rPr>
        <w:t xml:space="preserve"> </w:t>
      </w:r>
      <w:r>
        <w:rPr>
          <w:rFonts w:ascii="Arial" w:hAnsi="Arial" w:cs="Arial"/>
          <w:sz w:val="20"/>
        </w:rPr>
        <w:t>means</w:t>
      </w:r>
      <w:r>
        <w:rPr>
          <w:rFonts w:ascii="Arial" w:eastAsia="Arial" w:hAnsi="Arial" w:cs="Arial"/>
          <w:sz w:val="20"/>
        </w:rPr>
        <w:t xml:space="preserve"> </w:t>
      </w:r>
      <w:r>
        <w:rPr>
          <w:rFonts w:ascii="Arial" w:hAnsi="Arial" w:cs="Arial"/>
          <w:sz w:val="20"/>
        </w:rPr>
        <w:t>GPS.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proofErr w:type="gramStart"/>
      <w:r>
        <w:rPr>
          <w:rFonts w:ascii="Arial" w:hAnsi="Arial" w:cs="Arial"/>
          <w:sz w:val="20"/>
        </w:rPr>
        <w:t>encoding,</w:t>
      </w:r>
      <w:r>
        <w:rPr>
          <w:rFonts w:ascii="Arial" w:eastAsia="Arial" w:hAnsi="Arial" w:cs="Arial"/>
          <w:sz w:val="20"/>
        </w:rPr>
        <w:t xml:space="preserve"> </w:t>
      </w:r>
      <w:r>
        <w:rPr>
          <w:rFonts w:ascii="Arial" w:hAnsi="Arial" w:cs="Arial"/>
          <w:sz w:val="20"/>
        </w:rPr>
        <w:t>and</w:t>
      </w:r>
      <w:proofErr w:type="gramEnd"/>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interpreting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decoded</w:t>
      </w:r>
      <w:r>
        <w:rPr>
          <w:rFonts w:ascii="Arial" w:eastAsia="Arial" w:hAnsi="Arial" w:cs="Arial"/>
          <w:sz w:val="20"/>
        </w:rPr>
        <w:t xml:space="preserve"> </w:t>
      </w:r>
      <w:r>
        <w:rPr>
          <w:rFonts w:ascii="Arial" w:hAnsi="Arial" w:cs="Arial"/>
          <w:sz w:val="20"/>
        </w:rPr>
        <w:t>message.</w:t>
      </w:r>
    </w:p>
    <w:p w14:paraId="768091BC" w14:textId="77777777" w:rsidR="00086DB9" w:rsidRDefault="00986FBA">
      <w:pPr>
        <w:pStyle w:val="Textbody"/>
        <w:jc w:val="both"/>
      </w:pPr>
      <w:r>
        <w:rPr>
          <w:rFonts w:ascii="Arial" w:hAnsi="Arial" w:cs="Arial"/>
          <w:sz w:val="20"/>
        </w:rPr>
        <w:t>Both</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two</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internationally</w:t>
      </w:r>
      <w:r>
        <w:rPr>
          <w:rFonts w:ascii="Arial" w:eastAsia="Arial" w:hAnsi="Arial" w:cs="Arial"/>
          <w:sz w:val="20"/>
        </w:rPr>
        <w:t xml:space="preserve"> </w:t>
      </w:r>
      <w:r>
        <w:rPr>
          <w:rFonts w:ascii="Arial" w:hAnsi="Arial" w:cs="Arial"/>
          <w:sz w:val="20"/>
        </w:rPr>
        <w:t>agreed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placed,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appear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implementations.</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i/>
          <w:sz w:val="20"/>
        </w:rPr>
        <w:t>YYY</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below)</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less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192.</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t>
      </w:r>
      <w:r>
        <w:rPr>
          <w:rFonts w:ascii="Arial" w:hAnsi="Arial" w:cs="Arial"/>
          <w:i/>
          <w:sz w:val="20"/>
        </w:rPr>
        <w:t>YYY</w:t>
      </w:r>
      <w:r>
        <w:rPr>
          <w:rFonts w:ascii="Arial" w:eastAsia="Arial" w:hAnsi="Arial" w:cs="Arial"/>
          <w:i/>
          <w:sz w:val="20"/>
        </w:rPr>
        <w:t xml:space="preserve"> </w:t>
      </w:r>
      <w:r>
        <w:rPr>
          <w:rFonts w:ascii="Symbol" w:hAnsi="Symbol"/>
          <w:sz w:val="20"/>
        </w:rPr>
        <w:t></w:t>
      </w:r>
      <w:r>
        <w:rPr>
          <w:rFonts w:ascii="Arial" w:eastAsia="Arial" w:hAnsi="Arial" w:cs="Arial"/>
          <w:sz w:val="20"/>
        </w:rPr>
        <w:t xml:space="preserve"> </w:t>
      </w:r>
      <w:r>
        <w:rPr>
          <w:rFonts w:ascii="Arial" w:hAnsi="Arial" w:cs="Arial"/>
          <w:sz w:val="20"/>
        </w:rPr>
        <w:t>192)</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internal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central</w:t>
      </w:r>
      <w:r>
        <w:rPr>
          <w:rFonts w:ascii="Arial" w:eastAsia="Arial" w:hAnsi="Arial" w:cs="Arial"/>
          <w:sz w:val="20"/>
        </w:rPr>
        <w:t xml:space="preserve"> </w:t>
      </w:r>
      <w:r>
        <w:rPr>
          <w:rFonts w:ascii="Arial" w:hAnsi="Arial" w:cs="Arial"/>
          <w:sz w:val="20"/>
        </w:rPr>
        <w:t>regulation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exchange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them</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problematic</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incompatible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meta-</w:t>
      </w:r>
      <w:r>
        <w:rPr>
          <w:rFonts w:ascii="Arial" w:hAnsi="Arial" w:cs="Arial"/>
          <w:sz w:val="20"/>
        </w:rPr>
        <w:lastRenderedPageBreak/>
        <w:t>data</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implies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expanded</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reason,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1BD" w14:textId="77777777" w:rsidR="00086DB9" w:rsidRDefault="00086DB9">
      <w:pPr>
        <w:pStyle w:val="PlainText"/>
        <w:jc w:val="both"/>
        <w:rPr>
          <w:rFonts w:ascii="Arial" w:hAnsi="Arial" w:cs="Arial"/>
          <w:lang w:val="en-GB"/>
        </w:rPr>
      </w:pPr>
    </w:p>
    <w:p w14:paraId="768091BE" w14:textId="77777777" w:rsidR="00086DB9" w:rsidRDefault="00986FBA">
      <w:pPr>
        <w:pStyle w:val="Heading2"/>
      </w:pPr>
      <w:bookmarkStart w:id="37" w:name="__RefHeading__59_1229796929"/>
      <w:r>
        <w:t>BUFR</w:t>
      </w:r>
      <w:r>
        <w:rPr>
          <w:rFonts w:eastAsia="Arial"/>
        </w:rPr>
        <w:t xml:space="preserve"> </w:t>
      </w:r>
      <w:r>
        <w:t>descriptors</w:t>
      </w:r>
      <w:bookmarkEnd w:id="37"/>
    </w:p>
    <w:p w14:paraId="768091BF" w14:textId="77777777" w:rsidR="00086DB9" w:rsidRDefault="00986FBA">
      <w:pPr>
        <w:pStyle w:val="Textbody"/>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three-part</w:t>
      </w:r>
      <w:r>
        <w:rPr>
          <w:rFonts w:ascii="Arial" w:eastAsia="Arial" w:hAnsi="Arial" w:cs="Arial"/>
          <w:sz w:val="18"/>
          <w:szCs w:val="18"/>
        </w:rPr>
        <w:t xml:space="preserve"> </w:t>
      </w:r>
      <w:r>
        <w:rPr>
          <w:rFonts w:ascii="Arial" w:hAnsi="Arial" w:cs="Arial"/>
          <w:sz w:val="18"/>
          <w:szCs w:val="18"/>
        </w:rPr>
        <w:t>integer</w:t>
      </w:r>
      <w:r>
        <w:rPr>
          <w:rFonts w:ascii="Arial" w:eastAsia="Arial" w:hAnsi="Arial" w:cs="Arial"/>
          <w:sz w:val="18"/>
          <w:szCs w:val="18"/>
        </w:rPr>
        <w:t xml:space="preserve"> </w:t>
      </w:r>
      <w:r>
        <w:rPr>
          <w:rFonts w:ascii="Arial" w:hAnsi="Arial" w:cs="Arial"/>
          <w:sz w:val="18"/>
          <w:szCs w:val="18"/>
        </w:rPr>
        <w:t>denoted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b/>
          <w:i/>
          <w:sz w:val="18"/>
          <w:szCs w:val="18"/>
        </w:rPr>
        <w:t>F</w:t>
      </w:r>
      <w:r>
        <w:rPr>
          <w:rFonts w:ascii="Arial" w:eastAsia="Arial" w:hAnsi="Arial" w:cs="Arial"/>
          <w:b/>
          <w:i/>
          <w:sz w:val="18"/>
          <w:szCs w:val="18"/>
        </w:rPr>
        <w:t xml:space="preserve"> </w:t>
      </w:r>
      <w:r>
        <w:rPr>
          <w:rFonts w:ascii="Arial" w:hAnsi="Arial" w:cs="Arial"/>
          <w:b/>
          <w:i/>
          <w:sz w:val="18"/>
          <w:szCs w:val="18"/>
        </w:rPr>
        <w:t>XX</w:t>
      </w:r>
      <w:r>
        <w:rPr>
          <w:rFonts w:ascii="Arial" w:eastAsia="Arial" w:hAnsi="Arial" w:cs="Arial"/>
          <w:b/>
          <w:i/>
          <w:sz w:val="18"/>
          <w:szCs w:val="18"/>
        </w:rPr>
        <w:t xml:space="preserve"> </w:t>
      </w:r>
      <w:r>
        <w:rPr>
          <w:rFonts w:ascii="Arial" w:hAnsi="Arial" w:cs="Arial"/>
          <w:b/>
          <w:i/>
          <w:sz w:val="18"/>
          <w:szCs w:val="18"/>
        </w:rPr>
        <w:t>YYY</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first</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b/>
          <w:i/>
          <w:sz w:val="18"/>
          <w:szCs w:val="18"/>
        </w:rPr>
        <w:t>F</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defines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type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interpretation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sz w:val="18"/>
          <w:szCs w:val="18"/>
        </w:rPr>
        <w:t xml:space="preserve"> </w:t>
      </w:r>
      <w:r>
        <w:rPr>
          <w:rFonts w:ascii="Arial" w:hAnsi="Arial" w:cs="Arial"/>
          <w:sz w:val="18"/>
          <w:szCs w:val="18"/>
        </w:rPr>
        <w:t>depend</w:t>
      </w:r>
      <w:r>
        <w:rPr>
          <w:rFonts w:ascii="Arial" w:eastAsia="Arial" w:hAnsi="Arial" w:cs="Arial"/>
          <w:sz w:val="18"/>
          <w:szCs w:val="18"/>
        </w:rPr>
        <w:t xml:space="preserve"> </w:t>
      </w:r>
      <w:r>
        <w:rPr>
          <w:rFonts w:ascii="Arial" w:hAnsi="Arial" w:cs="Arial"/>
          <w:sz w:val="18"/>
          <w:szCs w:val="18"/>
        </w:rPr>
        <w:t>on</w:t>
      </w:r>
      <w:r>
        <w:rPr>
          <w:rFonts w:ascii="Arial" w:eastAsia="Arial" w:hAnsi="Arial" w:cs="Arial"/>
          <w:b/>
          <w:sz w:val="18"/>
          <w:szCs w:val="18"/>
        </w:rPr>
        <w:t xml:space="preserve"> </w:t>
      </w:r>
      <w:r>
        <w:rPr>
          <w:rFonts w:ascii="Arial" w:hAnsi="Arial" w:cs="Arial"/>
          <w:b/>
          <w:i/>
          <w:sz w:val="18"/>
          <w:szCs w:val="18"/>
        </w:rPr>
        <w:t>F</w:t>
      </w:r>
      <w:r>
        <w:rPr>
          <w:rFonts w:ascii="Arial" w:hAnsi="Arial" w:cs="Arial"/>
          <w:sz w:val="18"/>
          <w:szCs w:val="18"/>
        </w:rPr>
        <w:t>:</w:t>
      </w:r>
    </w:p>
    <w:p w14:paraId="768091C0" w14:textId="77777777" w:rsidR="00086DB9" w:rsidRDefault="00086DB9">
      <w:pPr>
        <w:pStyle w:val="PlainText"/>
        <w:jc w:val="both"/>
        <w:rPr>
          <w:rFonts w:ascii="Arial" w:hAnsi="Arial" w:cs="Arial"/>
          <w:sz w:val="18"/>
          <w:szCs w:val="18"/>
          <w:lang w:val="en-GB"/>
        </w:rPr>
      </w:pPr>
    </w:p>
    <w:tbl>
      <w:tblPr>
        <w:tblW w:w="8930" w:type="dxa"/>
        <w:jc w:val="center"/>
        <w:tblLayout w:type="fixed"/>
        <w:tblCellMar>
          <w:left w:w="10" w:type="dxa"/>
          <w:right w:w="10" w:type="dxa"/>
        </w:tblCellMar>
        <w:tblLook w:val="0000" w:firstRow="0" w:lastRow="0" w:firstColumn="0" w:lastColumn="0" w:noHBand="0" w:noVBand="0"/>
      </w:tblPr>
      <w:tblGrid>
        <w:gridCol w:w="850"/>
        <w:gridCol w:w="8080"/>
      </w:tblGrid>
      <w:tr w:rsidR="00086DB9" w14:paraId="768091C3" w14:textId="77777777">
        <w:trPr>
          <w:trHeight w:val="525"/>
          <w:jc w:val="center"/>
        </w:trPr>
        <w:tc>
          <w:tcPr>
            <w:tcW w:w="850" w:type="dxa"/>
            <w:tcMar>
              <w:top w:w="0" w:type="dxa"/>
              <w:left w:w="108" w:type="dxa"/>
              <w:bottom w:w="0" w:type="dxa"/>
              <w:right w:w="108" w:type="dxa"/>
            </w:tcMar>
          </w:tcPr>
          <w:p w14:paraId="768091C1"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proofErr w:type="gramStart"/>
            <w:r>
              <w:rPr>
                <w:rFonts w:ascii="Arial" w:hAnsi="Arial" w:cs="Arial"/>
                <w:b/>
                <w:sz w:val="18"/>
                <w:szCs w:val="18"/>
              </w:rPr>
              <w:t>0</w:t>
            </w:r>
            <w:r>
              <w:rPr>
                <w:rFonts w:ascii="Arial" w:eastAsia="Arial" w:hAnsi="Arial" w:cs="Arial"/>
                <w:b/>
                <w:sz w:val="18"/>
                <w:szCs w:val="18"/>
              </w:rPr>
              <w:t xml:space="preserve"> </w:t>
            </w:r>
            <w:r>
              <w:rPr>
                <w:rFonts w:ascii="Arial" w:hAnsi="Arial" w:cs="Arial"/>
                <w:b/>
                <w:sz w:val="18"/>
                <w:szCs w:val="18"/>
              </w:rPr>
              <w:t>:</w:t>
            </w:r>
            <w:proofErr w:type="gramEnd"/>
          </w:p>
        </w:tc>
        <w:tc>
          <w:tcPr>
            <w:tcW w:w="8080" w:type="dxa"/>
            <w:tcMar>
              <w:top w:w="0" w:type="dxa"/>
              <w:left w:w="108" w:type="dxa"/>
              <w:bottom w:w="0" w:type="dxa"/>
              <w:right w:w="108" w:type="dxa"/>
            </w:tcMar>
          </w:tcPr>
          <w:p w14:paraId="768091C2" w14:textId="77777777" w:rsidR="00086DB9" w:rsidRDefault="00986FBA">
            <w:pPr>
              <w:pStyle w:val="Textbody"/>
              <w:snapToGrid w:val="0"/>
              <w:spacing w:before="0"/>
              <w:jc w:val="both"/>
            </w:pP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B).</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within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p>
        </w:tc>
      </w:tr>
      <w:tr w:rsidR="00086DB9" w14:paraId="768091C7" w14:textId="77777777">
        <w:trPr>
          <w:jc w:val="center"/>
        </w:trPr>
        <w:tc>
          <w:tcPr>
            <w:tcW w:w="850" w:type="dxa"/>
            <w:tcMar>
              <w:top w:w="0" w:type="dxa"/>
              <w:left w:w="108" w:type="dxa"/>
              <w:bottom w:w="0" w:type="dxa"/>
              <w:right w:w="108" w:type="dxa"/>
            </w:tcMar>
          </w:tcPr>
          <w:p w14:paraId="768091C4"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proofErr w:type="gramStart"/>
            <w:r>
              <w:rPr>
                <w:rFonts w:ascii="Arial" w:hAnsi="Arial" w:cs="Arial"/>
                <w:b/>
                <w:sz w:val="18"/>
                <w:szCs w:val="18"/>
              </w:rPr>
              <w:t>1</w:t>
            </w:r>
            <w:r>
              <w:rPr>
                <w:rFonts w:ascii="Arial" w:eastAsia="Arial" w:hAnsi="Arial" w:cs="Arial"/>
                <w:b/>
                <w:sz w:val="18"/>
                <w:szCs w:val="18"/>
              </w:rPr>
              <w:t xml:space="preserve"> </w:t>
            </w:r>
            <w:r>
              <w:rPr>
                <w:rFonts w:ascii="Arial" w:hAnsi="Arial" w:cs="Arial"/>
                <w:b/>
                <w:sz w:val="18"/>
                <w:szCs w:val="18"/>
              </w:rPr>
              <w:t>:</w:t>
            </w:r>
            <w:proofErr w:type="gramEnd"/>
          </w:p>
        </w:tc>
        <w:tc>
          <w:tcPr>
            <w:tcW w:w="8080" w:type="dxa"/>
            <w:tcMar>
              <w:top w:w="0" w:type="dxa"/>
              <w:left w:w="108" w:type="dxa"/>
              <w:bottom w:w="0" w:type="dxa"/>
              <w:right w:w="108" w:type="dxa"/>
            </w:tcMar>
          </w:tcPr>
          <w:p w14:paraId="768091C5" w14:textId="77777777" w:rsidR="00086DB9" w:rsidRDefault="00986FBA">
            <w:pPr>
              <w:pStyle w:val="Textbody"/>
              <w:snapToGrid w:val="0"/>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repetition</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which</w:t>
            </w:r>
            <w:r>
              <w:rPr>
                <w:rFonts w:ascii="Arial" w:eastAsia="Arial" w:hAnsi="Arial" w:cs="Arial"/>
                <w:sz w:val="18"/>
                <w:szCs w:val="18"/>
              </w:rPr>
              <w:t xml:space="preserve"> </w:t>
            </w:r>
            <w:r>
              <w:rPr>
                <w:rFonts w:ascii="Arial" w:hAnsi="Arial" w:cs="Arial"/>
                <w:sz w:val="18"/>
                <w:szCs w:val="18"/>
              </w:rPr>
              <w:t>specifies</w:t>
            </w:r>
            <w:r>
              <w:rPr>
                <w:rFonts w:ascii="Arial" w:eastAsia="Arial" w:hAnsi="Arial" w:cs="Arial"/>
                <w:sz w:val="18"/>
                <w:szCs w:val="18"/>
              </w:rPr>
              <w:t xml:space="preserve"> </w:t>
            </w:r>
            <w:r>
              <w:rPr>
                <w:rFonts w:ascii="Arial" w:hAnsi="Arial" w:cs="Arial"/>
                <w:sz w:val="18"/>
                <w:szCs w:val="18"/>
              </w:rPr>
              <w:t>how</w:t>
            </w:r>
            <w:r>
              <w:rPr>
                <w:rFonts w:ascii="Arial" w:eastAsia="Arial" w:hAnsi="Arial" w:cs="Arial"/>
                <w:sz w:val="18"/>
                <w:szCs w:val="18"/>
              </w:rPr>
              <w:t xml:space="preserve"> </w:t>
            </w:r>
            <w:r>
              <w:rPr>
                <w:rFonts w:ascii="Arial" w:hAnsi="Arial" w:cs="Arial"/>
                <w:sz w:val="18"/>
                <w:szCs w:val="18"/>
              </w:rPr>
              <w:t>many</w:t>
            </w:r>
            <w:r>
              <w:rPr>
                <w:rFonts w:ascii="Arial" w:eastAsia="Arial" w:hAnsi="Arial" w:cs="Arial"/>
                <w:sz w:val="18"/>
                <w:szCs w:val="18"/>
              </w:rPr>
              <w:t xml:space="preserve"> </w:t>
            </w:r>
            <w:r>
              <w:rPr>
                <w:rFonts w:ascii="Arial" w:hAnsi="Arial" w:cs="Arial"/>
                <w:sz w:val="18"/>
                <w:szCs w:val="18"/>
              </w:rPr>
              <w:t>times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YYY</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following</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repeated.</w:t>
            </w:r>
          </w:p>
          <w:p w14:paraId="768091C6" w14:textId="77777777" w:rsidR="00086DB9" w:rsidRDefault="00086DB9">
            <w:pPr>
              <w:pStyle w:val="Textbody"/>
              <w:spacing w:before="0"/>
              <w:jc w:val="both"/>
              <w:rPr>
                <w:rFonts w:ascii="Arial" w:hAnsi="Arial" w:cs="Arial"/>
                <w:sz w:val="18"/>
                <w:szCs w:val="18"/>
              </w:rPr>
            </w:pPr>
          </w:p>
        </w:tc>
      </w:tr>
      <w:tr w:rsidR="00086DB9" w14:paraId="768091CB" w14:textId="77777777">
        <w:trPr>
          <w:jc w:val="center"/>
        </w:trPr>
        <w:tc>
          <w:tcPr>
            <w:tcW w:w="850" w:type="dxa"/>
            <w:tcMar>
              <w:top w:w="0" w:type="dxa"/>
              <w:left w:w="108" w:type="dxa"/>
              <w:bottom w:w="0" w:type="dxa"/>
              <w:right w:w="108" w:type="dxa"/>
            </w:tcMar>
          </w:tcPr>
          <w:p w14:paraId="768091C8"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proofErr w:type="gramStart"/>
            <w:r>
              <w:rPr>
                <w:rFonts w:ascii="Arial" w:hAnsi="Arial" w:cs="Arial"/>
                <w:b/>
                <w:sz w:val="18"/>
                <w:szCs w:val="18"/>
              </w:rPr>
              <w:t>2</w:t>
            </w:r>
            <w:r>
              <w:rPr>
                <w:rFonts w:ascii="Arial" w:eastAsia="Arial" w:hAnsi="Arial" w:cs="Arial"/>
                <w:b/>
                <w:sz w:val="18"/>
                <w:szCs w:val="18"/>
              </w:rPr>
              <w:t xml:space="preserve"> </w:t>
            </w:r>
            <w:r>
              <w:rPr>
                <w:rFonts w:ascii="Arial" w:hAnsi="Arial" w:cs="Arial"/>
                <w:b/>
                <w:sz w:val="18"/>
                <w:szCs w:val="18"/>
              </w:rPr>
              <w:t>:</w:t>
            </w:r>
            <w:proofErr w:type="gramEnd"/>
          </w:p>
        </w:tc>
        <w:tc>
          <w:tcPr>
            <w:tcW w:w="8080" w:type="dxa"/>
            <w:tcMar>
              <w:top w:w="0" w:type="dxa"/>
              <w:left w:w="108" w:type="dxa"/>
              <w:bottom w:w="0" w:type="dxa"/>
              <w:right w:w="108" w:type="dxa"/>
            </w:tcMar>
          </w:tcPr>
          <w:p w14:paraId="768091C9" w14:textId="77777777" w:rsidR="00086DB9" w:rsidRDefault="00986FBA">
            <w:pPr>
              <w:pStyle w:val="Textbody"/>
              <w:snapToGrid w:val="0"/>
              <w:spacing w:before="0"/>
              <w:jc w:val="both"/>
            </w:pP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operator</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temporary</w:t>
            </w:r>
            <w:r>
              <w:rPr>
                <w:rFonts w:ascii="Arial" w:eastAsia="Arial" w:hAnsi="Arial" w:cs="Arial"/>
                <w:sz w:val="18"/>
                <w:szCs w:val="18"/>
              </w:rPr>
              <w:t xml:space="preserve"> </w:t>
            </w:r>
            <w:r>
              <w:rPr>
                <w:rFonts w:ascii="Arial" w:hAnsi="Arial" w:cs="Arial"/>
                <w:sz w:val="18"/>
                <w:szCs w:val="18"/>
              </w:rPr>
              <w:t>change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most</w:t>
            </w:r>
            <w:r>
              <w:rPr>
                <w:rFonts w:ascii="Arial" w:eastAsia="Arial" w:hAnsi="Arial" w:cs="Arial"/>
                <w:sz w:val="18"/>
                <w:szCs w:val="18"/>
              </w:rPr>
              <w:t xml:space="preserve"> </w:t>
            </w:r>
            <w:r>
              <w:rPr>
                <w:rFonts w:ascii="Arial" w:hAnsi="Arial" w:cs="Arial"/>
                <w:sz w:val="18"/>
                <w:szCs w:val="18"/>
              </w:rPr>
              <w:t>commonly,</w:t>
            </w:r>
            <w:r>
              <w:rPr>
                <w:rFonts w:ascii="Arial" w:eastAsia="Arial" w:hAnsi="Arial" w:cs="Arial"/>
                <w:sz w:val="18"/>
                <w:szCs w:val="18"/>
              </w:rPr>
              <w:t xml:space="preserve"> </w:t>
            </w:r>
            <w:r>
              <w:rPr>
                <w:rFonts w:ascii="Arial" w:hAnsi="Arial" w:cs="Arial"/>
                <w:sz w:val="18"/>
                <w:szCs w:val="18"/>
              </w:rPr>
              <w:t>scale,</w:t>
            </w:r>
            <w:r>
              <w:rPr>
                <w:rFonts w:ascii="Arial" w:eastAsia="Arial" w:hAnsi="Arial" w:cs="Arial"/>
                <w:sz w:val="18"/>
                <w:szCs w:val="18"/>
              </w:rPr>
              <w:t xml:space="preserve"> </w:t>
            </w:r>
            <w:r>
              <w:rPr>
                <w:rFonts w:ascii="Arial" w:hAnsi="Arial" w:cs="Arial"/>
                <w:sz w:val="18"/>
                <w:szCs w:val="18"/>
              </w:rPr>
              <w:t>bit</w:t>
            </w:r>
            <w:r>
              <w:rPr>
                <w:rFonts w:ascii="Arial" w:eastAsia="Arial" w:hAnsi="Arial" w:cs="Arial"/>
                <w:sz w:val="18"/>
                <w:szCs w:val="18"/>
              </w:rPr>
              <w:t xml:space="preserve"> </w:t>
            </w:r>
            <w:r>
              <w:rPr>
                <w:rFonts w:ascii="Arial" w:hAnsi="Arial" w:cs="Arial"/>
                <w:sz w:val="18"/>
                <w:szCs w:val="18"/>
              </w:rPr>
              <w:t>width</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reference</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identifies</w:t>
            </w:r>
            <w:r>
              <w:rPr>
                <w:rFonts w:ascii="Arial" w:eastAsia="Arial" w:hAnsi="Arial" w:cs="Arial"/>
                <w:sz w:val="18"/>
                <w:szCs w:val="18"/>
              </w:rPr>
              <w:t xml:space="preserve"> </w:t>
            </w:r>
            <w:r>
              <w:rPr>
                <w:rFonts w:ascii="Arial" w:hAnsi="Arial" w:cs="Arial"/>
                <w:sz w:val="18"/>
                <w:szCs w:val="18"/>
              </w:rPr>
              <w:t>what</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change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modifying</w:t>
            </w:r>
            <w:r>
              <w:rPr>
                <w:rFonts w:ascii="Arial" w:eastAsia="Arial" w:hAnsi="Arial" w:cs="Arial"/>
                <w:sz w:val="18"/>
                <w:szCs w:val="18"/>
              </w:rPr>
              <w:t xml:space="preserve"> </w:t>
            </w:r>
            <w:r>
              <w:rPr>
                <w:rFonts w:ascii="Arial" w:hAnsi="Arial" w:cs="Arial"/>
                <w:sz w:val="18"/>
                <w:szCs w:val="18"/>
              </w:rPr>
              <w:t>value.</w:t>
            </w:r>
          </w:p>
          <w:p w14:paraId="768091CA" w14:textId="77777777" w:rsidR="00086DB9" w:rsidRDefault="00086DB9">
            <w:pPr>
              <w:pStyle w:val="Textbody"/>
              <w:spacing w:before="0"/>
              <w:jc w:val="both"/>
              <w:rPr>
                <w:rFonts w:ascii="Arial" w:hAnsi="Arial" w:cs="Arial"/>
                <w:sz w:val="18"/>
                <w:szCs w:val="18"/>
              </w:rPr>
            </w:pPr>
          </w:p>
        </w:tc>
      </w:tr>
      <w:tr w:rsidR="00086DB9" w14:paraId="768091CE" w14:textId="77777777">
        <w:trPr>
          <w:jc w:val="center"/>
        </w:trPr>
        <w:tc>
          <w:tcPr>
            <w:tcW w:w="850" w:type="dxa"/>
            <w:tcMar>
              <w:top w:w="0" w:type="dxa"/>
              <w:left w:w="108" w:type="dxa"/>
              <w:bottom w:w="0" w:type="dxa"/>
              <w:right w:w="108" w:type="dxa"/>
            </w:tcMar>
          </w:tcPr>
          <w:p w14:paraId="768091CC"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proofErr w:type="gramStart"/>
            <w:r>
              <w:rPr>
                <w:rFonts w:ascii="Arial" w:hAnsi="Arial" w:cs="Arial"/>
                <w:b/>
                <w:sz w:val="18"/>
                <w:szCs w:val="18"/>
              </w:rPr>
              <w:t>3</w:t>
            </w:r>
            <w:r>
              <w:rPr>
                <w:rFonts w:ascii="Arial" w:eastAsia="Arial" w:hAnsi="Arial" w:cs="Arial"/>
                <w:b/>
                <w:sz w:val="18"/>
                <w:szCs w:val="18"/>
              </w:rPr>
              <w:t xml:space="preserve"> </w:t>
            </w:r>
            <w:r>
              <w:rPr>
                <w:rFonts w:ascii="Arial" w:hAnsi="Arial" w:cs="Arial"/>
                <w:b/>
                <w:sz w:val="18"/>
                <w:szCs w:val="18"/>
              </w:rPr>
              <w:t>:</w:t>
            </w:r>
            <w:proofErr w:type="gramEnd"/>
          </w:p>
        </w:tc>
        <w:tc>
          <w:tcPr>
            <w:tcW w:w="8080" w:type="dxa"/>
            <w:tcMar>
              <w:top w:w="0" w:type="dxa"/>
              <w:left w:w="108" w:type="dxa"/>
              <w:bottom w:w="0" w:type="dxa"/>
              <w:right w:w="108" w:type="dxa"/>
            </w:tcMar>
          </w:tcPr>
          <w:p w14:paraId="768091CD" w14:textId="77777777" w:rsidR="00086DB9" w:rsidRDefault="00986FBA">
            <w:pPr>
              <w:pStyle w:val="Textbody"/>
              <w:snapToGrid w:val="0"/>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D).</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within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expansion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which</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recursively</w:t>
            </w:r>
            <w:r>
              <w:rPr>
                <w:rFonts w:ascii="Arial" w:eastAsia="Arial" w:hAnsi="Arial" w:cs="Arial"/>
                <w:sz w:val="18"/>
                <w:szCs w:val="18"/>
              </w:rPr>
              <w:t xml:space="preserve"> </w:t>
            </w:r>
            <w:r>
              <w:rPr>
                <w:rFonts w:ascii="Arial" w:hAnsi="Arial" w:cs="Arial"/>
                <w:sz w:val="18"/>
                <w:szCs w:val="18"/>
              </w:rPr>
              <w:t>include</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proofErr w:type="gramStart"/>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long</w:t>
            </w:r>
            <w:r>
              <w:rPr>
                <w:rFonts w:ascii="Arial" w:eastAsia="Arial" w:hAnsi="Arial" w:cs="Arial"/>
                <w:sz w:val="18"/>
                <w:szCs w:val="18"/>
              </w:rPr>
              <w:t xml:space="preserve"> </w:t>
            </w:r>
            <w:r>
              <w:rPr>
                <w:rFonts w:ascii="Arial" w:hAnsi="Arial" w:cs="Arial"/>
                <w:sz w:val="18"/>
                <w:szCs w:val="18"/>
              </w:rPr>
              <w:t>as</w:t>
            </w:r>
            <w:proofErr w:type="gramEnd"/>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definition</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circular.</w:t>
            </w:r>
          </w:p>
        </w:tc>
      </w:tr>
    </w:tbl>
    <w:p w14:paraId="768091CF" w14:textId="77777777" w:rsidR="00086DB9" w:rsidRDefault="00086DB9">
      <w:pPr>
        <w:pStyle w:val="PlainText"/>
        <w:jc w:val="both"/>
        <w:rPr>
          <w:rFonts w:ascii="Arial" w:hAnsi="Arial" w:cs="Arial"/>
          <w:sz w:val="18"/>
          <w:szCs w:val="18"/>
          <w:lang w:val="en-GB"/>
        </w:rPr>
      </w:pPr>
    </w:p>
    <w:p w14:paraId="768091D0" w14:textId="77777777" w:rsidR="00086DB9" w:rsidRDefault="00986FBA">
      <w:pPr>
        <w:pStyle w:val="Textbody"/>
        <w:spacing w:before="0"/>
        <w:jc w:val="both"/>
      </w:pP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encoders</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decoders</w:t>
      </w:r>
      <w:r>
        <w:rPr>
          <w:rFonts w:ascii="Arial" w:eastAsia="Arial" w:hAnsi="Arial" w:cs="Arial"/>
          <w:sz w:val="18"/>
          <w:szCs w:val="18"/>
        </w:rPr>
        <w:t xml:space="preserve"> </w:t>
      </w:r>
      <w:r>
        <w:rPr>
          <w:rFonts w:ascii="Arial" w:hAnsi="Arial" w:cs="Arial"/>
          <w:sz w:val="18"/>
          <w:szCs w:val="18"/>
        </w:rPr>
        <w:t>internally</w:t>
      </w:r>
      <w:r>
        <w:rPr>
          <w:rFonts w:ascii="Arial" w:eastAsia="Arial" w:hAnsi="Arial" w:cs="Arial"/>
          <w:sz w:val="18"/>
          <w:szCs w:val="18"/>
        </w:rPr>
        <w:t xml:space="preserve"> </w:t>
      </w:r>
      <w:r>
        <w:rPr>
          <w:rFonts w:ascii="Arial" w:hAnsi="Arial" w:cs="Arial"/>
          <w:sz w:val="18"/>
          <w:szCs w:val="18"/>
        </w:rPr>
        <w:t>expand</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3</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recursively.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resulting</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0</w:t>
      </w:r>
      <w:r>
        <w:rPr>
          <w:rFonts w:ascii="Arial" w:hAnsi="Arial" w:cs="Arial"/>
          <w:sz w:val="18"/>
          <w:szCs w:val="18"/>
        </w:rPr>
        <w:t>)</w:t>
      </w:r>
      <w:r>
        <w:rPr>
          <w:rFonts w:ascii="Arial" w:eastAsia="Arial" w:hAnsi="Arial" w:cs="Arial"/>
          <w:sz w:val="18"/>
          <w:szCs w:val="18"/>
        </w:rPr>
        <w:t xml:space="preserve"> – </w:t>
      </w:r>
      <w:r>
        <w:rPr>
          <w:rFonts w:ascii="Arial" w:hAnsi="Arial" w:cs="Arial"/>
          <w:sz w:val="18"/>
          <w:szCs w:val="18"/>
        </w:rPr>
        <w:t>allowing</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repetitions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1</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ignoring</w:t>
      </w:r>
      <w:r>
        <w:rPr>
          <w:rFonts w:ascii="Arial" w:eastAsia="Arial" w:hAnsi="Arial" w:cs="Arial"/>
          <w:sz w:val="18"/>
          <w:szCs w:val="18"/>
        </w:rPr>
        <w:t xml:space="preserve"> </w:t>
      </w:r>
      <w:r>
        <w:rPr>
          <w:rFonts w:ascii="Arial" w:hAnsi="Arial" w:cs="Arial"/>
          <w:sz w:val="18"/>
          <w:szCs w:val="18"/>
        </w:rPr>
        <w:t>modifying</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2</w:t>
      </w:r>
      <w:r>
        <w:rPr>
          <w:rFonts w:ascii="Arial" w:hAnsi="Arial" w:cs="Arial"/>
          <w:sz w:val="18"/>
          <w:szCs w:val="18"/>
        </w:rPr>
        <w:t>)</w:t>
      </w:r>
      <w:r>
        <w:rPr>
          <w:rFonts w:ascii="Arial" w:eastAsia="Arial" w:hAnsi="Arial" w:cs="Arial"/>
          <w:sz w:val="18"/>
          <w:szCs w:val="18"/>
        </w:rPr>
        <w:t xml:space="preserve"> – </w:t>
      </w:r>
      <w:r>
        <w:rPr>
          <w:rFonts w:ascii="Arial" w:hAnsi="Arial" w:cs="Arial"/>
          <w:sz w:val="18"/>
          <w:szCs w:val="18"/>
        </w:rPr>
        <w:t>must</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equal</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fields</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decoded.</w:t>
      </w:r>
    </w:p>
    <w:p w14:paraId="768091D1" w14:textId="77777777" w:rsidR="00086DB9" w:rsidRDefault="00086DB9">
      <w:pPr>
        <w:pStyle w:val="PlainText"/>
        <w:jc w:val="both"/>
        <w:rPr>
          <w:rFonts w:ascii="Arial" w:hAnsi="Arial" w:cs="Arial"/>
          <w:lang w:val="en-GB"/>
        </w:rPr>
      </w:pPr>
    </w:p>
    <w:p w14:paraId="768091D2" w14:textId="77777777" w:rsidR="00086DB9" w:rsidRDefault="00986FBA">
      <w:pPr>
        <w:pStyle w:val="Heading2"/>
      </w:pPr>
      <w:bookmarkStart w:id="38" w:name="__RefHeading__61_1229796929"/>
      <w:r>
        <w:t>BUFR</w:t>
      </w:r>
      <w:r>
        <w:rPr>
          <w:rFonts w:eastAsia="Arial"/>
        </w:rPr>
        <w:t xml:space="preserve"> </w:t>
      </w:r>
      <w:r>
        <w:t>compression</w:t>
      </w:r>
      <w:bookmarkEnd w:id="38"/>
    </w:p>
    <w:p w14:paraId="768091D3" w14:textId="77777777" w:rsidR="00086DB9" w:rsidRDefault="00986FBA">
      <w:pPr>
        <w:pStyle w:val="Textbody"/>
        <w:spacing w:before="0"/>
        <w:jc w:val="both"/>
      </w:pPr>
      <w:r>
        <w:rPr>
          <w:rFonts w:ascii="Arial" w:hAnsi="Arial" w:cs="Arial"/>
          <w:sz w:val="20"/>
        </w:rPr>
        <w:t>BUFR</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built-in</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mechanism</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modest</w:t>
      </w:r>
      <w:r>
        <w:rPr>
          <w:rFonts w:ascii="Arial" w:eastAsia="Arial" w:hAnsi="Arial" w:cs="Arial"/>
          <w:sz w:val="20"/>
        </w:rPr>
        <w:t xml:space="preserve"> </w:t>
      </w:r>
      <w:r>
        <w:rPr>
          <w:rFonts w:ascii="Arial" w:hAnsi="Arial" w:cs="Arial"/>
          <w:sz w:val="20"/>
        </w:rPr>
        <w:t>reductions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volume</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2:1).</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achieved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together;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smallest</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first</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increments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thus</w:t>
      </w:r>
      <w:r>
        <w:rPr>
          <w:rFonts w:ascii="Arial" w:eastAsia="Arial" w:hAnsi="Arial" w:cs="Arial"/>
          <w:sz w:val="20"/>
        </w:rPr>
        <w:t xml:space="preserve"> </w:t>
      </w:r>
      <w:r>
        <w:rPr>
          <w:rFonts w:ascii="Arial" w:hAnsi="Arial" w:cs="Arial"/>
          <w:sz w:val="20"/>
        </w:rPr>
        <w:t>requiring</w:t>
      </w:r>
      <w:r>
        <w:rPr>
          <w:rFonts w:ascii="Arial" w:eastAsia="Arial" w:hAnsi="Arial" w:cs="Arial"/>
          <w:sz w:val="20"/>
        </w:rPr>
        <w:t xml:space="preserve"> </w:t>
      </w:r>
      <w:r>
        <w:rPr>
          <w:rFonts w:ascii="Arial" w:hAnsi="Arial" w:cs="Arial"/>
          <w:sz w:val="20"/>
        </w:rPr>
        <w:t>fewer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width</w:t>
      </w:r>
      <w:r>
        <w:rPr>
          <w:rFonts w:ascii="Arial" w:eastAsia="Arial" w:hAnsi="Arial" w:cs="Arial"/>
          <w:sz w:val="20"/>
        </w:rPr>
        <w:t xml:space="preserve"> </w:t>
      </w:r>
      <w:r>
        <w:rPr>
          <w:rFonts w:ascii="Arial" w:hAnsi="Arial" w:cs="Arial"/>
          <w:sz w:val="20"/>
        </w:rPr>
        <w:t>allowed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automatic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far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concerned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significant</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constant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station,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station</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duplicated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unvarying</w:t>
      </w:r>
      <w:r>
        <w:rPr>
          <w:rFonts w:ascii="Arial" w:eastAsia="Arial" w:hAnsi="Arial" w:cs="Arial"/>
          <w:sz w:val="20"/>
        </w:rPr>
        <w:t xml:space="preserve"> – </w:t>
      </w:r>
      <w:r>
        <w:rPr>
          <w:rFonts w:ascii="Arial" w:hAnsi="Arial" w:cs="Arial"/>
          <w:sz w:val="20"/>
        </w:rPr>
        <w:t>perhaps</w:t>
      </w:r>
      <w:r>
        <w:rPr>
          <w:rFonts w:ascii="Arial" w:eastAsia="Arial" w:hAnsi="Arial" w:cs="Arial"/>
          <w:sz w:val="20"/>
        </w:rPr>
        <w:t xml:space="preserve"> </w:t>
      </w:r>
      <w:r>
        <w:rPr>
          <w:rFonts w:ascii="Arial" w:hAnsi="Arial" w:cs="Arial"/>
          <w:sz w:val="20"/>
        </w:rPr>
        <w:t>'missing'</w:t>
      </w:r>
      <w:r>
        <w:rPr>
          <w:rStyle w:val="FootnoteSymbol"/>
          <w:rFonts w:ascii="Arial" w:eastAsia="Arial" w:hAnsi="Arial" w:cs="Arial"/>
          <w:sz w:val="20"/>
        </w:rPr>
        <w:footnoteReference w:id="6"/>
      </w:r>
      <w:r>
        <w:rPr>
          <w:rFonts w:ascii="Arial" w:hAnsi="Arial" w:cs="Arial"/>
          <w:sz w:val="20"/>
        </w:rPr>
        <w:t>)</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maximal,</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once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automatically</w:t>
      </w:r>
      <w:r>
        <w:rPr>
          <w:rFonts w:ascii="Arial" w:eastAsia="Arial" w:hAnsi="Arial" w:cs="Arial"/>
          <w:sz w:val="20"/>
        </w:rPr>
        <w:t xml:space="preserve"> </w:t>
      </w:r>
      <w:r>
        <w:rPr>
          <w:rFonts w:ascii="Arial" w:hAnsi="Arial" w:cs="Arial"/>
          <w:sz w:val="20"/>
        </w:rPr>
        <w:t>replicated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decoding.</w:t>
      </w:r>
    </w:p>
    <w:p w14:paraId="768091D4" w14:textId="77777777" w:rsidR="00086DB9" w:rsidRDefault="00086DB9">
      <w:pPr>
        <w:pStyle w:val="Standard"/>
        <w:rPr>
          <w:rFonts w:ascii="Arial" w:hAnsi="Arial" w:cs="Arial"/>
        </w:rPr>
      </w:pPr>
    </w:p>
    <w:p w14:paraId="768091D5" w14:textId="77777777" w:rsidR="00086DB9" w:rsidRDefault="00986FBA">
      <w:pPr>
        <w:pStyle w:val="Heading2"/>
      </w:pPr>
      <w:bookmarkStart w:id="39" w:name="__RefHeading__63_1229796929"/>
      <w:r>
        <w:t>BUFR</w:t>
      </w:r>
      <w:r>
        <w:rPr>
          <w:rFonts w:eastAsia="Arial"/>
        </w:rPr>
        <w:t xml:space="preserve"> </w:t>
      </w:r>
      <w:r>
        <w:t>message</w:t>
      </w:r>
      <w:r>
        <w:rPr>
          <w:rFonts w:eastAsia="Arial"/>
        </w:rPr>
        <w:t xml:space="preserve"> </w:t>
      </w:r>
      <w:r>
        <w:t>length</w:t>
      </w:r>
      <w:bookmarkEnd w:id="39"/>
    </w:p>
    <w:p w14:paraId="768091D6" w14:textId="77777777" w:rsidR="00086DB9" w:rsidRDefault="00986FBA">
      <w:pPr>
        <w:pStyle w:val="Standard"/>
        <w:jc w:val="both"/>
      </w:pPr>
      <w:r>
        <w:rPr>
          <w:rFonts w:ascii="Arial" w:hAnsi="Arial" w:cs="Arial"/>
          <w:sz w:val="20"/>
        </w:rPr>
        <w:t>Compression</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greatest</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small</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smallest</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whole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present.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general,</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predict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depend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Uncompressed</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(including</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proofErr w:type="gramStart"/>
      <w:r>
        <w:rPr>
          <w:rFonts w:ascii="Arial" w:hAnsi="Arial" w:cs="Arial"/>
          <w:sz w:val="20"/>
        </w:rPr>
        <w:t>by</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cannot</w:t>
      </w:r>
      <w:proofErr w:type="gramEnd"/>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compressed),</w:t>
      </w:r>
      <w:r>
        <w:rPr>
          <w:rFonts w:ascii="Arial" w:eastAsia="Arial" w:hAnsi="Arial" w:cs="Arial"/>
          <w:sz w:val="20"/>
        </w:rPr>
        <w:t xml:space="preserve"> </w:t>
      </w:r>
      <w:r>
        <w:rPr>
          <w:rFonts w:ascii="Arial" w:hAnsi="Arial" w:cs="Arial"/>
          <w:sz w:val="20"/>
        </w:rPr>
        <w:t>however,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deterministic</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widths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summed</w:t>
      </w:r>
      <w:r>
        <w:rPr>
          <w:rFonts w:ascii="Arial" w:eastAsia="Arial" w:hAnsi="Arial" w:cs="Arial"/>
          <w:sz w:val="20"/>
        </w:rPr>
        <w:t xml:space="preserve"> </w:t>
      </w:r>
      <w:r>
        <w:rPr>
          <w:rFonts w:ascii="Arial" w:hAnsi="Arial" w:cs="Arial"/>
          <w:sz w:val="20"/>
        </w:rPr>
        <w:t>together</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overheads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0</w:t>
      </w:r>
      <w:r>
        <w:rPr>
          <w:rFonts w:ascii="Arial" w:eastAsia="Arial" w:hAnsi="Arial" w:cs="Arial"/>
          <w:sz w:val="20"/>
        </w:rPr>
        <w:t>–</w:t>
      </w:r>
      <w:r>
        <w:rPr>
          <w:rFonts w:ascii="Arial" w:hAnsi="Arial" w:cs="Arial"/>
          <w:sz w:val="20"/>
        </w:rPr>
        <w:t>3</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p>
    <w:p w14:paraId="768091D7" w14:textId="77777777" w:rsidR="00086DB9" w:rsidRDefault="00086DB9">
      <w:pPr>
        <w:pStyle w:val="PlainText"/>
        <w:jc w:val="both"/>
        <w:rPr>
          <w:rFonts w:ascii="Arial" w:hAnsi="Arial" w:cs="Arial"/>
          <w:lang w:val="en-GB"/>
        </w:rPr>
      </w:pPr>
    </w:p>
    <w:p w14:paraId="768091D8" w14:textId="77777777" w:rsidR="00086DB9" w:rsidRPr="00107262" w:rsidRDefault="00986FBA">
      <w:pPr>
        <w:pStyle w:val="PlainText"/>
        <w:jc w:val="both"/>
        <w:rPr>
          <w:lang w:val="en-US"/>
          <w:rPrChange w:id="40" w:author="Stig Syndergaard" w:date="2022-10-24T18:01:00Z">
            <w:rPr/>
          </w:rPrChange>
        </w:rPr>
      </w:pPr>
      <w:r>
        <w:rPr>
          <w:rFonts w:ascii="Arial" w:hAnsi="Arial" w:cs="Arial"/>
          <w:lang w:val="en-GB"/>
        </w:rPr>
        <w:t>There</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theoretical</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largest</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accommodated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practice</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current</w:t>
      </w:r>
      <w:r>
        <w:rPr>
          <w:rFonts w:ascii="Arial" w:eastAsia="Arial" w:hAnsi="Arial" w:cs="Arial"/>
          <w:lang w:val="en-GB"/>
        </w:rPr>
        <w:t xml:space="preserve"> </w:t>
      </w:r>
      <w:r>
        <w:rPr>
          <w:rFonts w:ascii="Arial" w:hAnsi="Arial" w:cs="Arial"/>
          <w:lang w:val="en-GB"/>
        </w:rPr>
        <w:t>(Edition</w:t>
      </w:r>
      <w:r>
        <w:rPr>
          <w:rFonts w:ascii="Arial" w:eastAsia="Arial" w:hAnsi="Arial" w:cs="Arial"/>
          <w:lang w:val="en-GB"/>
        </w:rPr>
        <w:t xml:space="preserve"> </w:t>
      </w:r>
      <w:r>
        <w:rPr>
          <w:rFonts w:ascii="Arial" w:hAnsi="Arial" w:cs="Arial"/>
          <w:lang w:val="en-GB"/>
        </w:rPr>
        <w:t>4)</w:t>
      </w:r>
      <w:r>
        <w:rPr>
          <w:rFonts w:ascii="Arial" w:eastAsia="Arial" w:hAnsi="Arial" w:cs="Arial"/>
          <w:lang w:val="en-GB"/>
        </w:rPr>
        <w:t xml:space="preserve"> </w:t>
      </w:r>
      <w:r>
        <w:rPr>
          <w:rFonts w:ascii="Arial" w:hAnsi="Arial" w:cs="Arial"/>
          <w:lang w:val="en-GB"/>
        </w:rPr>
        <w:t>Section</w:t>
      </w:r>
      <w:r>
        <w:rPr>
          <w:rFonts w:ascii="Arial" w:eastAsia="Arial" w:hAnsi="Arial" w:cs="Arial"/>
          <w:lang w:val="en-GB"/>
        </w:rPr>
        <w:t xml:space="preserve"> </w:t>
      </w:r>
      <w:r>
        <w:rPr>
          <w:rFonts w:ascii="Arial" w:hAnsi="Arial" w:cs="Arial"/>
          <w:lang w:val="en-GB"/>
        </w:rPr>
        <w:t>0</w:t>
      </w:r>
      <w:r>
        <w:rPr>
          <w:rFonts w:ascii="Arial" w:eastAsia="Arial" w:hAnsi="Arial" w:cs="Arial"/>
          <w:lang w:val="en-GB"/>
        </w:rPr>
        <w:t xml:space="preserve"> </w:t>
      </w:r>
      <w:r>
        <w:rPr>
          <w:rFonts w:ascii="Arial" w:hAnsi="Arial" w:cs="Arial"/>
          <w:lang w:val="en-GB"/>
        </w:rPr>
        <w:t>header</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almost</w:t>
      </w:r>
      <w:r>
        <w:rPr>
          <w:rFonts w:ascii="Arial" w:eastAsia="Arial" w:hAnsi="Arial" w:cs="Arial"/>
          <w:lang w:val="en-GB"/>
        </w:rPr>
        <w:t xml:space="preserve"> </w:t>
      </w:r>
      <w:r>
        <w:rPr>
          <w:rFonts w:ascii="Arial" w:hAnsi="Arial" w:cs="Arial"/>
          <w:lang w:val="en-GB"/>
        </w:rPr>
        <w:t>17</w:t>
      </w:r>
      <w:r>
        <w:rPr>
          <w:rFonts w:ascii="Arial" w:eastAsia="Arial" w:hAnsi="Arial" w:cs="Arial"/>
          <w:lang w:val="en-GB"/>
        </w:rPr>
        <w:t xml:space="preserve"> </w:t>
      </w:r>
      <w:r>
        <w:rPr>
          <w:rFonts w:ascii="Arial" w:hAnsi="Arial" w:cs="Arial"/>
          <w:lang w:val="en-GB"/>
        </w:rPr>
        <w:t>mega-octets</w:t>
      </w:r>
      <w:r>
        <w:rPr>
          <w:rFonts w:ascii="Arial" w:eastAsia="Arial" w:hAnsi="Arial" w:cs="Arial"/>
          <w:lang w:val="en-GB"/>
        </w:rPr>
        <w:t xml:space="preserve"> </w:t>
      </w:r>
      <w:r>
        <w:rPr>
          <w:rFonts w:ascii="Arial" w:hAnsi="Arial" w:cs="Arial"/>
          <w:lang w:val="en-GB"/>
        </w:rPr>
        <w:t>(megabytes</w:t>
      </w:r>
      <w:proofErr w:type="gramStart"/>
      <w:r>
        <w:rPr>
          <w:rFonts w:ascii="Arial" w:hAnsi="Arial" w:cs="Arial"/>
          <w:lang w:val="en-GB"/>
        </w:rPr>
        <w:t>)</w:t>
      </w:r>
      <w:proofErr w:type="gramEnd"/>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single</w:t>
      </w:r>
      <w:r>
        <w:rPr>
          <w:rFonts w:ascii="Arial" w:eastAsia="Arial" w:hAnsi="Arial" w:cs="Arial"/>
          <w:lang w:val="en-GB"/>
        </w:rPr>
        <w:t xml:space="preserve"> </w:t>
      </w:r>
      <w:r>
        <w:rPr>
          <w:rFonts w:ascii="Arial" w:hAnsi="Arial" w:cs="Arial"/>
          <w:lang w:val="en-GB"/>
        </w:rPr>
        <w:t>bulletin</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far</w:t>
      </w:r>
      <w:r>
        <w:rPr>
          <w:rFonts w:ascii="Arial" w:eastAsia="Arial" w:hAnsi="Arial" w:cs="Arial"/>
          <w:lang w:val="en-GB"/>
        </w:rPr>
        <w:t xml:space="preserve"> </w:t>
      </w:r>
      <w:r>
        <w:rPr>
          <w:rFonts w:ascii="Arial" w:hAnsi="Arial" w:cs="Arial"/>
          <w:lang w:val="en-GB"/>
        </w:rPr>
        <w:t>too</w:t>
      </w:r>
      <w:r>
        <w:rPr>
          <w:rFonts w:ascii="Arial" w:eastAsia="Arial" w:hAnsi="Arial" w:cs="Arial"/>
          <w:lang w:val="en-GB"/>
        </w:rPr>
        <w:t xml:space="preserve"> </w:t>
      </w:r>
      <w:r>
        <w:rPr>
          <w:rFonts w:ascii="Arial" w:hAnsi="Arial" w:cs="Arial"/>
          <w:lang w:val="en-GB"/>
        </w:rPr>
        <w:t>big</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international</w:t>
      </w:r>
      <w:r>
        <w:rPr>
          <w:rFonts w:ascii="Arial" w:eastAsia="Arial" w:hAnsi="Arial" w:cs="Arial"/>
          <w:lang w:val="en-GB"/>
        </w:rPr>
        <w:t xml:space="preserve"> </w:t>
      </w:r>
      <w:r>
        <w:rPr>
          <w:rFonts w:ascii="Arial" w:hAnsi="Arial" w:cs="Arial"/>
          <w:lang w:val="en-GB"/>
        </w:rPr>
        <w:t>agreement,</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specified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lastRenderedPageBreak/>
        <w:t>[RD.6],</w:t>
      </w:r>
      <w:r>
        <w:rPr>
          <w:rFonts w:ascii="Arial" w:eastAsia="Arial" w:hAnsi="Arial" w:cs="Arial"/>
          <w:lang w:val="en-GB"/>
        </w:rPr>
        <w:t xml:space="preserve"> </w:t>
      </w:r>
      <w:r>
        <w:rPr>
          <w:rFonts w:ascii="Arial" w:hAnsi="Arial" w:cs="Arial"/>
          <w:lang w:val="en-GB"/>
        </w:rPr>
        <w:t>single</w:t>
      </w:r>
      <w:r>
        <w:rPr>
          <w:rFonts w:ascii="Arial" w:eastAsia="Arial" w:hAnsi="Arial" w:cs="Arial"/>
          <w:lang w:val="en-GB"/>
        </w:rPr>
        <w:t xml:space="preserve"> </w:t>
      </w:r>
      <w:r>
        <w:rPr>
          <w:rFonts w:ascii="Arial" w:hAnsi="Arial" w:cs="Arial"/>
          <w:lang w:val="en-GB"/>
        </w:rPr>
        <w:t>bulletins</w:t>
      </w:r>
      <w:r>
        <w:rPr>
          <w:rStyle w:val="FootnoteSymbol"/>
          <w:rFonts w:ascii="Arial" w:eastAsia="Arial" w:hAnsi="Arial" w:cs="Arial"/>
        </w:rPr>
        <w:footnoteReference w:id="7"/>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longer</w:t>
      </w:r>
      <w:r>
        <w:rPr>
          <w:rFonts w:ascii="Arial" w:eastAsia="Arial" w:hAnsi="Arial" w:cs="Arial"/>
          <w:lang w:val="en-GB"/>
        </w:rPr>
        <w:t xml:space="preserve"> </w:t>
      </w:r>
      <w:r>
        <w:rPr>
          <w:rFonts w:ascii="Arial" w:hAnsi="Arial" w:cs="Arial"/>
          <w:lang w:val="en-GB"/>
        </w:rPr>
        <w:t>than</w:t>
      </w:r>
      <w:r>
        <w:rPr>
          <w:rFonts w:ascii="Arial" w:eastAsia="Arial" w:hAnsi="Arial" w:cs="Arial"/>
          <w:lang w:val="en-GB"/>
        </w:rPr>
        <w:t xml:space="preserve"> </w:t>
      </w:r>
      <w:r>
        <w:rPr>
          <w:rFonts w:ascii="Arial" w:hAnsi="Arial" w:cs="Arial"/>
          <w:lang w:val="en-GB"/>
        </w:rPr>
        <w:t>500,000</w:t>
      </w:r>
      <w:r>
        <w:rPr>
          <w:rFonts w:ascii="Arial" w:eastAsia="Arial" w:hAnsi="Arial" w:cs="Arial"/>
          <w:lang w:val="en-GB"/>
        </w:rPr>
        <w:t xml:space="preserve"> </w:t>
      </w:r>
      <w:r>
        <w:rPr>
          <w:rFonts w:ascii="Arial" w:hAnsi="Arial" w:cs="Arial"/>
          <w:lang w:val="en-GB"/>
        </w:rPr>
        <w:t>octets</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Prior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5</w:t>
      </w:r>
      <w:r>
        <w:rPr>
          <w:rFonts w:ascii="Arial" w:eastAsia="Arial" w:hAnsi="Arial" w:cs="Arial"/>
          <w:lang w:val="en-GB"/>
        </w:rPr>
        <w:t xml:space="preserve"> </w:t>
      </w:r>
      <w:r>
        <w:rPr>
          <w:rFonts w:ascii="Arial" w:hAnsi="Arial" w:cs="Arial"/>
          <w:lang w:val="en-GB"/>
        </w:rPr>
        <w:t>November</w:t>
      </w:r>
      <w:r>
        <w:rPr>
          <w:rFonts w:ascii="Arial" w:eastAsia="Arial" w:hAnsi="Arial" w:cs="Arial"/>
          <w:lang w:val="en-GB"/>
        </w:rPr>
        <w:t xml:space="preserve"> </w:t>
      </w:r>
      <w:r>
        <w:rPr>
          <w:rFonts w:ascii="Arial" w:hAnsi="Arial" w:cs="Arial"/>
          <w:lang w:val="en-GB"/>
        </w:rPr>
        <w:t>2007,</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15,000</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Since</w:t>
      </w:r>
      <w:r>
        <w:rPr>
          <w:rFonts w:ascii="Arial" w:eastAsia="Arial" w:hAnsi="Arial" w:cs="Arial"/>
          <w:lang w:val="en-GB"/>
        </w:rPr>
        <w:t xml:space="preserve"> </w:t>
      </w:r>
      <w:r>
        <w:rPr>
          <w:rFonts w:ascii="Arial" w:hAnsi="Arial" w:cs="Arial"/>
          <w:lang w:val="en-GB"/>
        </w:rPr>
        <w:t>there</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legacy</w:t>
      </w:r>
      <w:r>
        <w:rPr>
          <w:rFonts w:ascii="Arial" w:eastAsia="Arial" w:hAnsi="Arial" w:cs="Arial"/>
          <w:lang w:val="en-GB"/>
        </w:rPr>
        <w:t xml:space="preserve"> </w:t>
      </w:r>
      <w:r>
        <w:rPr>
          <w:rFonts w:ascii="Arial" w:hAnsi="Arial" w:cs="Arial"/>
          <w:lang w:val="en-GB"/>
        </w:rPr>
        <w:t>transmission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storage</w:t>
      </w:r>
      <w:r>
        <w:rPr>
          <w:rFonts w:ascii="Arial" w:eastAsia="Arial" w:hAnsi="Arial" w:cs="Arial"/>
          <w:lang w:val="en-GB"/>
        </w:rPr>
        <w:t xml:space="preserve"> </w:t>
      </w:r>
      <w:r>
        <w:rPr>
          <w:rFonts w:ascii="Arial" w:hAnsi="Arial" w:cs="Arial"/>
          <w:lang w:val="en-GB"/>
        </w:rPr>
        <w:t>systems</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yet</w:t>
      </w:r>
      <w:r>
        <w:rPr>
          <w:rFonts w:ascii="Arial" w:eastAsia="Arial" w:hAnsi="Arial" w:cs="Arial"/>
          <w:lang w:val="en-GB"/>
        </w:rPr>
        <w:t xml:space="preserve"> </w:t>
      </w:r>
      <w:r>
        <w:rPr>
          <w:rFonts w:ascii="Arial" w:hAnsi="Arial" w:cs="Arial"/>
          <w:lang w:val="en-GB"/>
        </w:rPr>
        <w:t>able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handle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significantly</w:t>
      </w:r>
      <w:r>
        <w:rPr>
          <w:rFonts w:ascii="Arial" w:eastAsia="Arial" w:hAnsi="Arial" w:cs="Arial"/>
          <w:lang w:val="en-GB"/>
        </w:rPr>
        <w:t xml:space="preserve"> </w:t>
      </w:r>
      <w:r>
        <w:rPr>
          <w:rFonts w:ascii="Arial" w:hAnsi="Arial" w:cs="Arial"/>
          <w:lang w:val="en-GB"/>
        </w:rPr>
        <w:t>larger</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25,000</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good</w:t>
      </w:r>
      <w:r>
        <w:rPr>
          <w:rFonts w:ascii="Arial" w:eastAsia="Arial" w:hAnsi="Arial" w:cs="Arial"/>
          <w:lang w:val="en-GB"/>
        </w:rPr>
        <w:t xml:space="preserve"> </w:t>
      </w:r>
      <w:r>
        <w:rPr>
          <w:rFonts w:ascii="Arial" w:hAnsi="Arial" w:cs="Arial"/>
          <w:lang w:val="en-GB"/>
        </w:rPr>
        <w:t>safe</w:t>
      </w:r>
      <w:r>
        <w:rPr>
          <w:rFonts w:ascii="Arial" w:eastAsia="Arial" w:hAnsi="Arial" w:cs="Arial"/>
          <w:lang w:val="en-GB"/>
        </w:rPr>
        <w:t xml:space="preserve"> </w:t>
      </w:r>
      <w:r>
        <w:rPr>
          <w:rFonts w:ascii="Arial" w:hAnsi="Arial" w:cs="Arial"/>
          <w:lang w:val="en-GB"/>
        </w:rPr>
        <w:t>upper</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practice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time</w:t>
      </w:r>
      <w:r>
        <w:rPr>
          <w:rFonts w:ascii="Arial" w:eastAsia="Arial" w:hAnsi="Arial" w:cs="Arial"/>
          <w:lang w:val="en-GB"/>
        </w:rPr>
        <w:t xml:space="preserve"> </w:t>
      </w:r>
      <w:r>
        <w:rPr>
          <w:rFonts w:ascii="Arial" w:hAnsi="Arial" w:cs="Arial"/>
          <w:lang w:val="en-GB"/>
        </w:rPr>
        <w:t>being.</w:t>
      </w:r>
    </w:p>
    <w:p w14:paraId="768091D9" w14:textId="77777777" w:rsidR="00086DB9" w:rsidRDefault="00986FBA">
      <w:pPr>
        <w:pStyle w:val="Heading1"/>
      </w:pPr>
      <w:bookmarkStart w:id="41" w:name="__RefHeading__65_1229796929"/>
      <w:r>
        <w:lastRenderedPageBreak/>
        <w:t>Radio</w:t>
      </w:r>
      <w:r>
        <w:rPr>
          <w:rFonts w:eastAsia="Arial"/>
        </w:rPr>
        <w:t xml:space="preserve"> </w:t>
      </w:r>
      <w:r>
        <w:t>occultation</w:t>
      </w:r>
      <w:r>
        <w:rPr>
          <w:rFonts w:eastAsia="Arial"/>
        </w:rPr>
        <w:t xml:space="preserve"> </w:t>
      </w:r>
      <w:r>
        <w:t>data</w:t>
      </w:r>
      <w:r>
        <w:rPr>
          <w:rFonts w:eastAsia="Arial"/>
        </w:rPr>
        <w:t xml:space="preserve"> </w:t>
      </w:r>
      <w:r>
        <w:t>in</w:t>
      </w:r>
      <w:r>
        <w:rPr>
          <w:rFonts w:eastAsia="Arial"/>
        </w:rPr>
        <w:t xml:space="preserve"> </w:t>
      </w:r>
      <w:r>
        <w:t>BUFR</w:t>
      </w:r>
      <w:bookmarkEnd w:id="41"/>
    </w:p>
    <w:p w14:paraId="768091DA" w14:textId="77777777" w:rsidR="00086DB9" w:rsidRDefault="00986FBA">
      <w:pPr>
        <w:pStyle w:val="Heading2"/>
      </w:pPr>
      <w:bookmarkStart w:id="42" w:name="__RefHeading__67_1229796929"/>
      <w:r>
        <w:t>Key</w:t>
      </w:r>
      <w:r>
        <w:rPr>
          <w:rFonts w:eastAsia="Arial"/>
        </w:rPr>
        <w:t xml:space="preserve"> </w:t>
      </w:r>
      <w:r>
        <w:t>Parameters</w:t>
      </w:r>
      <w:bookmarkEnd w:id="42"/>
    </w:p>
    <w:p w14:paraId="768091DB"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basic</w:t>
      </w:r>
      <w:r>
        <w:rPr>
          <w:rFonts w:ascii="Arial" w:eastAsia="Arial" w:hAnsi="Arial" w:cs="Arial"/>
          <w:sz w:val="20"/>
        </w:rPr>
        <w:t xml:space="preserve"> </w:t>
      </w:r>
      <w:r>
        <w:rPr>
          <w:rFonts w:ascii="Arial" w:hAnsi="Arial" w:cs="Arial"/>
          <w:sz w:val="20"/>
        </w:rPr>
        <w:t>geometry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soundings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in Figure 1.</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two</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move,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ray</w:t>
      </w:r>
      <w:r>
        <w:rPr>
          <w:rFonts w:ascii="Arial" w:eastAsia="Arial" w:hAnsi="Arial" w:cs="Arial"/>
          <w:sz w:val="20"/>
        </w:rPr>
        <w:t xml:space="preserve"> –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red</w:t>
      </w:r>
      <w:r>
        <w:rPr>
          <w:rFonts w:ascii="Arial" w:eastAsia="Arial" w:hAnsi="Arial" w:cs="Arial"/>
          <w:sz w:val="20"/>
        </w:rPr>
        <w:t xml:space="preserve"> – ‘</w:t>
      </w:r>
      <w:proofErr w:type="gramStart"/>
      <w:r>
        <w:rPr>
          <w:rFonts w:ascii="Arial" w:hAnsi="Arial" w:cs="Arial"/>
          <w:sz w:val="20"/>
        </w:rPr>
        <w:t>scans</w:t>
      </w:r>
      <w:r>
        <w:rPr>
          <w:rFonts w:ascii="Arial" w:eastAsia="Arial" w:hAnsi="Arial" w:cs="Arial"/>
          <w:sz w:val="20"/>
        </w:rPr>
        <w:t xml:space="preserve">‘ </w:t>
      </w:r>
      <w:r>
        <w:rPr>
          <w:rFonts w:ascii="Arial" w:hAnsi="Arial" w:cs="Arial"/>
          <w:sz w:val="20"/>
        </w:rPr>
        <w:t>through</w:t>
      </w:r>
      <w:proofErr w:type="gramEnd"/>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atmosphere</w:t>
      </w:r>
      <w:r>
        <w:rPr>
          <w:rFonts w:ascii="Arial" w:eastAsia="Arial" w:hAnsi="Arial" w:cs="Arial"/>
          <w:sz w:val="20"/>
        </w:rPr>
        <w:t xml:space="preserve"> </w:t>
      </w:r>
      <w:r>
        <w:rPr>
          <w:rFonts w:ascii="Arial" w:hAnsi="Arial" w:cs="Arial"/>
          <w:sz w:val="20"/>
        </w:rPr>
        <w:t>either</w:t>
      </w:r>
      <w:r>
        <w:rPr>
          <w:rFonts w:ascii="Arial" w:eastAsia="Arial" w:hAnsi="Arial" w:cs="Arial"/>
          <w:sz w:val="20"/>
        </w:rPr>
        <w:t xml:space="preserve"> </w:t>
      </w:r>
      <w:r>
        <w:rPr>
          <w:rFonts w:ascii="Arial" w:hAnsi="Arial" w:cs="Arial"/>
          <w:sz w:val="20"/>
        </w:rPr>
        <w:t>downwards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setting</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upwards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rising</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refracted</w:t>
      </w:r>
      <w:r>
        <w:rPr>
          <w:rFonts w:ascii="Arial" w:eastAsia="Arial" w:hAnsi="Arial" w:cs="Arial"/>
          <w:sz w:val="20"/>
        </w:rPr>
        <w:t xml:space="preserve"> </w:t>
      </w:r>
      <w:r>
        <w:rPr>
          <w:rFonts w:ascii="Arial" w:hAnsi="Arial" w:cs="Arial"/>
          <w:sz w:val="20"/>
        </w:rPr>
        <w:t>(</w:t>
      </w:r>
      <w:r>
        <w:rPr>
          <w:rFonts w:ascii="Arial" w:eastAsia="Arial" w:hAnsi="Arial" w:cs="Arial"/>
          <w:sz w:val="20"/>
        </w:rPr>
        <w:t>‘</w:t>
      </w:r>
      <w:r>
        <w:rPr>
          <w:rFonts w:ascii="Arial" w:hAnsi="Arial" w:cs="Arial"/>
          <w:sz w:val="20"/>
        </w:rPr>
        <w:t>bent</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density</w:t>
      </w:r>
      <w:r>
        <w:rPr>
          <w:rFonts w:ascii="Arial" w:eastAsia="Arial" w:hAnsi="Arial" w:cs="Arial"/>
          <w:sz w:val="20"/>
        </w:rPr>
        <w:t xml:space="preserve"> </w:t>
      </w:r>
      <w:r>
        <w:rPr>
          <w:rFonts w:ascii="Arial" w:hAnsi="Arial" w:cs="Arial"/>
          <w:sz w:val="20"/>
        </w:rPr>
        <w:t>gradients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atmosphere.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comparing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b/>
          <w:sz w:val="20"/>
        </w:rPr>
        <w:t>phase</w:t>
      </w:r>
      <w:r>
        <w:rPr>
          <w:rFonts w:ascii="Arial" w:eastAsia="Arial" w:hAnsi="Arial" w:cs="Arial"/>
          <w:b/>
          <w:sz w:val="20"/>
        </w:rPr>
        <w:t xml:space="preserve"> </w:t>
      </w:r>
      <w:r>
        <w:rPr>
          <w:rFonts w:ascii="Arial" w:hAnsi="Arial" w:cs="Arial"/>
          <w:b/>
          <w:sz w:val="20"/>
        </w:rPr>
        <w:t>(</w:t>
      </w:r>
      <w:r>
        <w:rPr>
          <w:rFonts w:ascii="Arial" w:hAnsi="Arial" w:cs="Arial"/>
          <w:sz w:val="20"/>
        </w:rPr>
        <w:t>or</w:t>
      </w:r>
      <w:r>
        <w:rPr>
          <w:rFonts w:ascii="Arial" w:eastAsia="Arial" w:hAnsi="Arial" w:cs="Arial"/>
          <w:b/>
          <w:sz w:val="20"/>
        </w:rPr>
        <w:t xml:space="preserve"> </w:t>
      </w:r>
      <w:r>
        <w:rPr>
          <w:rFonts w:ascii="Arial" w:hAnsi="Arial" w:cs="Arial"/>
          <w:b/>
          <w:sz w:val="20"/>
        </w:rPr>
        <w:t>Doppler)</w:t>
      </w:r>
      <w:r>
        <w:rPr>
          <w:rFonts w:ascii="Arial" w:eastAsia="Arial" w:hAnsi="Arial" w:cs="Arial"/>
          <w:b/>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received</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signal</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expected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i/>
          <w:sz w:val="20"/>
        </w:rPr>
        <w:t>in</w:t>
      </w:r>
      <w:r>
        <w:rPr>
          <w:rFonts w:ascii="Arial" w:eastAsia="Arial" w:hAnsi="Arial" w:cs="Arial"/>
          <w:i/>
          <w:sz w:val="20"/>
        </w:rPr>
        <w:t xml:space="preserve"> </w:t>
      </w:r>
      <w:proofErr w:type="spellStart"/>
      <w:r>
        <w:rPr>
          <w:rFonts w:ascii="Arial" w:hAnsi="Arial" w:cs="Arial"/>
          <w:i/>
          <w:sz w:val="20"/>
        </w:rPr>
        <w:t>vacuuo</w:t>
      </w:r>
      <w:proofErr w:type="spellEnd"/>
      <w:r>
        <w:rPr>
          <w:rFonts w:ascii="Arial" w:eastAsia="Arial" w:hAnsi="Arial" w:cs="Arial"/>
          <w:sz w:val="20"/>
        </w:rPr>
        <w:t xml:space="preserve"> </w:t>
      </w:r>
      <w:r>
        <w:rPr>
          <w:rFonts w:ascii="Arial" w:hAnsi="Arial" w:cs="Arial"/>
          <w:sz w:val="20"/>
        </w:rPr>
        <w:t>straight</w:t>
      </w:r>
      <w:r>
        <w:rPr>
          <w:rFonts w:ascii="Arial" w:eastAsia="Arial" w:hAnsi="Arial" w:cs="Arial"/>
          <w:sz w:val="20"/>
        </w:rPr>
        <w:t xml:space="preserve"> </w:t>
      </w:r>
      <w:r>
        <w:rPr>
          <w:rFonts w:ascii="Arial" w:hAnsi="Arial" w:cs="Arial"/>
          <w:sz w:val="20"/>
        </w:rPr>
        <w:t>line</w:t>
      </w:r>
      <w:r>
        <w:rPr>
          <w:rFonts w:ascii="Arial" w:eastAsia="Arial" w:hAnsi="Arial" w:cs="Arial"/>
          <w:sz w:val="20"/>
        </w:rPr>
        <w:t xml:space="preserve"> </w:t>
      </w:r>
      <w:r>
        <w:rPr>
          <w:rFonts w:ascii="Arial" w:hAnsi="Arial" w:cs="Arial"/>
          <w:sz w:val="20"/>
        </w:rPr>
        <w:t>path</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integrated</w:t>
      </w:r>
      <w:r>
        <w:rPr>
          <w:rFonts w:ascii="Arial" w:eastAsia="Arial" w:hAnsi="Arial" w:cs="Arial"/>
          <w:sz w:val="20"/>
        </w:rPr>
        <w:t xml:space="preserve"> </w:t>
      </w:r>
      <w:r>
        <w:rPr>
          <w:rFonts w:ascii="Arial" w:hAnsi="Arial" w:cs="Arial"/>
          <w:b/>
          <w:sz w:val="20"/>
        </w:rPr>
        <w:t>bending</w:t>
      </w:r>
      <w:r>
        <w:rPr>
          <w:rFonts w:ascii="Arial" w:eastAsia="Arial" w:hAnsi="Arial" w:cs="Arial"/>
          <w:b/>
          <w:sz w:val="20"/>
        </w:rPr>
        <w:t xml:space="preserve"> </w:t>
      </w:r>
      <w:r>
        <w:rPr>
          <w:rFonts w:ascii="Arial" w:hAnsi="Arial" w:cs="Arial"/>
          <w:b/>
          <w:sz w:val="20"/>
        </w:rPr>
        <w:t>angle</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calculated.</w:t>
      </w:r>
    </w:p>
    <w:p w14:paraId="768091DC" w14:textId="77777777" w:rsidR="00086DB9" w:rsidRDefault="00086DB9">
      <w:pPr>
        <w:pStyle w:val="Standard"/>
        <w:jc w:val="both"/>
        <w:rPr>
          <w:rFonts w:ascii="Arial" w:hAnsi="Arial" w:cs="Arial"/>
          <w:sz w:val="20"/>
        </w:rPr>
      </w:pPr>
    </w:p>
    <w:p w14:paraId="768091DD" w14:textId="77777777" w:rsidR="00086DB9" w:rsidRDefault="00986FBA">
      <w:pPr>
        <w:pStyle w:val="Caption"/>
        <w:jc w:val="center"/>
      </w:pPr>
      <w:r>
        <w:rPr>
          <w:rStyle w:val="Captioncharacters"/>
          <w:rFonts w:ascii="Arial" w:hAnsi="Arial" w:cs="Arial"/>
          <w:b/>
          <w:bCs/>
          <w:sz w:val="20"/>
        </w:rPr>
        <w:t xml:space="preserve">Figure 1. </w:t>
      </w:r>
      <w:r>
        <w:rPr>
          <w:rFonts w:ascii="Arial" w:hAnsi="Arial" w:cs="Arial"/>
          <w:b/>
          <w:bCs/>
          <w:sz w:val="20"/>
        </w:rPr>
        <w:t>Schematic picture of the radio occultation geometry</w:t>
      </w:r>
    </w:p>
    <w:p w14:paraId="768091DE" w14:textId="77777777" w:rsidR="00086DB9" w:rsidRDefault="00986FBA">
      <w:pPr>
        <w:pStyle w:val="Standard"/>
        <w:jc w:val="both"/>
      </w:pPr>
      <w:r>
        <w:rPr>
          <w:noProof/>
        </w:rPr>
        <mc:AlternateContent>
          <mc:Choice Requires="wps">
            <w:drawing>
              <wp:anchor distT="0" distB="0" distL="114300" distR="114300" simplePos="0" relativeHeight="32" behindDoc="0" locked="0" layoutInCell="1" allowOverlap="1" wp14:anchorId="76808F37" wp14:editId="76808F38">
                <wp:simplePos x="0" y="0"/>
                <wp:positionH relativeFrom="column">
                  <wp:posOffset>0</wp:posOffset>
                </wp:positionH>
                <wp:positionV relativeFrom="paragraph">
                  <wp:posOffset>-20848</wp:posOffset>
                </wp:positionV>
                <wp:extent cx="5759988" cy="1897928"/>
                <wp:effectExtent l="0" t="0" r="0" b="0"/>
                <wp:wrapSquare wrapText="bothSides"/>
                <wp:docPr id="4" name="Frame2"/>
                <wp:cNvGraphicFramePr/>
                <a:graphic xmlns:a="http://schemas.openxmlformats.org/drawingml/2006/main">
                  <a:graphicData uri="http://schemas.microsoft.com/office/word/2010/wordprocessingShape">
                    <wps:wsp>
                      <wps:cNvSpPr txBox="1"/>
                      <wps:spPr>
                        <a:xfrm>
                          <a:off x="0" y="0"/>
                          <a:ext cx="5759988" cy="1897928"/>
                        </a:xfrm>
                        <a:prstGeom prst="rect">
                          <a:avLst/>
                        </a:prstGeom>
                        <a:noFill/>
                      </wps:spPr>
                      <wps:txbx>
                        <w:txbxContent>
                          <w:p w14:paraId="76808F3B" w14:textId="77777777" w:rsidR="00086DB9" w:rsidRDefault="00986FBA">
                            <w:pPr>
                              <w:pStyle w:val="Figure"/>
                            </w:pPr>
                            <w:r>
                              <w:rPr>
                                <w:noProof/>
                              </w:rPr>
                              <w:drawing>
                                <wp:inline distT="0" distB="0" distL="0" distR="0" wp14:anchorId="76808F3B" wp14:editId="76808F3C">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76808F40" w14:textId="77777777">
                              <w:trPr>
                                <w:jc w:val="center"/>
                              </w:trPr>
                              <w:tc>
                                <w:tcPr>
                                  <w:tcW w:w="850" w:type="dxa"/>
                                  <w:tcMar>
                                    <w:top w:w="0" w:type="dxa"/>
                                    <w:left w:w="108" w:type="dxa"/>
                                    <w:bottom w:w="0" w:type="dxa"/>
                                    <w:right w:w="108" w:type="dxa"/>
                                  </w:tcMar>
                                </w:tcPr>
                                <w:p w14:paraId="76808F3C"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086DB9" w:rsidRDefault="00986FBA">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086DB9" w:rsidRDefault="00986FBA">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76808F45" w14:textId="77777777">
                              <w:trPr>
                                <w:jc w:val="center"/>
                              </w:trPr>
                              <w:tc>
                                <w:tcPr>
                                  <w:tcW w:w="850" w:type="dxa"/>
                                  <w:tcMar>
                                    <w:top w:w="0" w:type="dxa"/>
                                    <w:left w:w="108" w:type="dxa"/>
                                    <w:bottom w:w="0" w:type="dxa"/>
                                    <w:right w:w="108" w:type="dxa"/>
                                  </w:tcMar>
                                </w:tcPr>
                                <w:p w14:paraId="76808F41" w14:textId="77777777" w:rsidR="00086DB9" w:rsidRDefault="00986FBA">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086DB9" w:rsidRDefault="00986FBA">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8F4A" w14:textId="77777777">
                              <w:trPr>
                                <w:jc w:val="center"/>
                              </w:trPr>
                              <w:tc>
                                <w:tcPr>
                                  <w:tcW w:w="850" w:type="dxa"/>
                                  <w:tcMar>
                                    <w:top w:w="0" w:type="dxa"/>
                                    <w:left w:w="108" w:type="dxa"/>
                                    <w:bottom w:w="0" w:type="dxa"/>
                                    <w:right w:w="108" w:type="dxa"/>
                                  </w:tcMar>
                                </w:tcPr>
                                <w:p w14:paraId="76808F46"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086DB9" w:rsidRDefault="00986FBA">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086DB9" w:rsidRDefault="00986FBA">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086DB9" w:rsidRDefault="00086DB9">
                            <w:pPr>
                              <w:pStyle w:val="Standard"/>
                            </w:pPr>
                          </w:p>
                        </w:txbxContent>
                      </wps:txbx>
                      <wps:bodyPr vert="horz" wrap="none" lIns="0" tIns="0" rIns="0" bIns="0" compatLnSpc="0">
                        <a:spAutoFit/>
                      </wps:bodyPr>
                    </wps:wsp>
                  </a:graphicData>
                </a:graphic>
              </wp:anchor>
            </w:drawing>
          </mc:Choice>
          <mc:Fallback>
            <w:pict>
              <v:shapetype w14:anchorId="76808F37" id="_x0000_t202" coordsize="21600,21600" o:spt="202" path="m,l,21600r21600,l21600,xe">
                <v:stroke joinstyle="miter"/>
                <v:path gradientshapeok="t" o:connecttype="rect"/>
              </v:shapetype>
              <v:shape id="Frame2" o:spid="_x0000_s1026" type="#_x0000_t202" style="position:absolute;left:0;text-align:left;margin-left:0;margin-top:-1.65pt;width:453.55pt;height:149.45pt;z-index: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" filled="f" stroked="f">
                <v:textbox style="mso-fit-shape-to-text:t" inset="0,0,0,0">
                  <w:txbxContent>
                    <w:p w14:paraId="76808F3B" w14:textId="77777777" w:rsidR="00086DB9" w:rsidRDefault="00986FBA">
                      <w:pPr>
                        <w:pStyle w:val="Figure"/>
                      </w:pPr>
                      <w:r>
                        <w:rPr>
                          <w:noProof/>
                        </w:rPr>
                        <w:drawing>
                          <wp:inline distT="0" distB="0" distL="0" distR="0" wp14:anchorId="76808F3B" wp14:editId="76808F3C">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76808F40" w14:textId="77777777">
                        <w:trPr>
                          <w:jc w:val="center"/>
                        </w:trPr>
                        <w:tc>
                          <w:tcPr>
                            <w:tcW w:w="850" w:type="dxa"/>
                            <w:tcMar>
                              <w:top w:w="0" w:type="dxa"/>
                              <w:left w:w="108" w:type="dxa"/>
                              <w:bottom w:w="0" w:type="dxa"/>
                              <w:right w:w="108" w:type="dxa"/>
                            </w:tcMar>
                          </w:tcPr>
                          <w:p w14:paraId="76808F3C"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086DB9" w:rsidRDefault="00986FBA">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086DB9" w:rsidRDefault="00986FBA">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76808F45" w14:textId="77777777">
                        <w:trPr>
                          <w:jc w:val="center"/>
                        </w:trPr>
                        <w:tc>
                          <w:tcPr>
                            <w:tcW w:w="850" w:type="dxa"/>
                            <w:tcMar>
                              <w:top w:w="0" w:type="dxa"/>
                              <w:left w:w="108" w:type="dxa"/>
                              <w:bottom w:w="0" w:type="dxa"/>
                              <w:right w:w="108" w:type="dxa"/>
                            </w:tcMar>
                          </w:tcPr>
                          <w:p w14:paraId="76808F41" w14:textId="77777777" w:rsidR="00086DB9" w:rsidRDefault="00986FBA">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086DB9" w:rsidRDefault="00986FBA">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8F4A" w14:textId="77777777">
                        <w:trPr>
                          <w:jc w:val="center"/>
                        </w:trPr>
                        <w:tc>
                          <w:tcPr>
                            <w:tcW w:w="850" w:type="dxa"/>
                            <w:tcMar>
                              <w:top w:w="0" w:type="dxa"/>
                              <w:left w:w="108" w:type="dxa"/>
                              <w:bottom w:w="0" w:type="dxa"/>
                              <w:right w:w="108" w:type="dxa"/>
                            </w:tcMar>
                          </w:tcPr>
                          <w:p w14:paraId="76808F46"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086DB9" w:rsidRDefault="00986FBA">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086DB9" w:rsidRDefault="00986FBA">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086DB9" w:rsidRDefault="00086DB9">
                      <w:pPr>
                        <w:pStyle w:val="Standard"/>
                      </w:pPr>
                    </w:p>
                  </w:txbxContent>
                </v:textbox>
                <w10:wrap type="square"/>
              </v:shape>
            </w:pict>
          </mc:Fallback>
        </mc:AlternateContent>
      </w:r>
      <w:bookmarkStart w:id="43" w:name="__DdeLink__1574_1229796929"/>
      <w:r>
        <w:rPr>
          <w:rFonts w:ascii="Arial" w:hAnsi="Arial" w:cs="Arial"/>
          <w:sz w:val="20"/>
        </w:rPr>
        <w:t>From</w:t>
      </w:r>
      <w:bookmarkEnd w:id="43"/>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bending</w:t>
      </w:r>
      <w:r>
        <w:rPr>
          <w:rFonts w:ascii="Arial" w:eastAsia="Arial" w:hAnsi="Arial" w:cs="Arial"/>
          <w:b/>
          <w:sz w:val="20"/>
        </w:rPr>
        <w:t xml:space="preserve"> </w:t>
      </w:r>
      <w:r>
        <w:rPr>
          <w:rFonts w:ascii="Arial" w:hAnsi="Arial" w:cs="Arial"/>
          <w:b/>
          <w:sz w:val="20"/>
        </w:rPr>
        <w:t>angle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function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impact</w:t>
      </w:r>
      <w:r>
        <w:rPr>
          <w:rFonts w:ascii="Arial" w:eastAsia="Arial" w:hAnsi="Arial" w:cs="Arial"/>
          <w:b/>
          <w:sz w:val="20"/>
        </w:rPr>
        <w:t xml:space="preserve"> </w:t>
      </w:r>
      <w:r>
        <w:rPr>
          <w:rFonts w:ascii="Arial" w:hAnsi="Arial" w:cs="Arial"/>
          <w:b/>
          <w:sz w:val="20"/>
        </w:rPr>
        <w:t>parameter</w:t>
      </w:r>
      <w:r>
        <w:rPr>
          <w:rFonts w:ascii="Arial" w:hAnsi="Arial" w:cs="Arial"/>
          <w:sz w:val="20"/>
        </w:rPr>
        <w: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refractivity</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function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geometric</w:t>
      </w:r>
      <w:r>
        <w:rPr>
          <w:rFonts w:ascii="Arial" w:eastAsia="Arial" w:hAnsi="Arial" w:cs="Arial"/>
          <w:b/>
          <w:sz w:val="20"/>
        </w:rPr>
        <w:t xml:space="preserve"> </w:t>
      </w:r>
      <w:r>
        <w:rPr>
          <w:rFonts w:ascii="Arial" w:hAnsi="Arial" w:cs="Arial"/>
          <w:b/>
          <w:sz w:val="20"/>
        </w:rPr>
        <w:t>height</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obtained,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thence</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pressure</w:t>
      </w:r>
      <w:r>
        <w:rPr>
          <w:rFonts w:ascii="Arial" w:hAnsi="Arial" w:cs="Arial"/>
          <w:sz w:val="20"/>
        </w:rPr>
        <w:t>,</w:t>
      </w:r>
      <w:r>
        <w:rPr>
          <w:rFonts w:ascii="Arial" w:eastAsia="Arial" w:hAnsi="Arial" w:cs="Arial"/>
          <w:sz w:val="20"/>
        </w:rPr>
        <w:t xml:space="preserve"> </w:t>
      </w:r>
      <w:proofErr w:type="gramStart"/>
      <w:r>
        <w:rPr>
          <w:rFonts w:ascii="Arial" w:hAnsi="Arial" w:cs="Arial"/>
          <w:b/>
          <w:sz w:val="20"/>
        </w:rPr>
        <w:t>temperature</w:t>
      </w:r>
      <w:proofErr w:type="gramEnd"/>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b/>
          <w:sz w:val="20"/>
        </w:rPr>
        <w:t>humidity</w:t>
      </w:r>
      <w:r>
        <w:rPr>
          <w:rFonts w:ascii="Arial" w:eastAsia="Arial" w:hAnsi="Arial" w:cs="Arial"/>
          <w:sz w:val="20"/>
        </w:rPr>
        <w:t xml:space="preserve"> </w:t>
      </w:r>
      <w:r>
        <w:rPr>
          <w:rFonts w:ascii="Arial" w:hAnsi="Arial" w:cs="Arial"/>
          <w:sz w:val="20"/>
        </w:rPr>
        <w:t>with</w:t>
      </w:r>
      <w:r>
        <w:rPr>
          <w:rFonts w:ascii="Arial" w:eastAsia="Arial" w:hAnsi="Arial" w:cs="Arial"/>
          <w:b/>
          <w:sz w:val="20"/>
        </w:rPr>
        <w:t xml:space="preserve"> </w:t>
      </w:r>
      <w:r>
        <w:rPr>
          <w:rFonts w:ascii="Arial" w:hAnsi="Arial" w:cs="Arial"/>
          <w:b/>
          <w:sz w:val="20"/>
        </w:rPr>
        <w:t>geopotential</w:t>
      </w:r>
      <w:r>
        <w:rPr>
          <w:rFonts w:ascii="Arial" w:eastAsia="Arial" w:hAnsi="Arial" w:cs="Arial"/>
          <w:b/>
          <w:sz w:val="20"/>
        </w:rPr>
        <w:t xml:space="preserve"> </w:t>
      </w:r>
      <w:r>
        <w:rPr>
          <w:rFonts w:ascii="Arial" w:hAnsi="Arial" w:cs="Arial"/>
          <w:b/>
          <w:sz w:val="20"/>
        </w:rPr>
        <w:t>height</w:t>
      </w:r>
      <w:r>
        <w:rPr>
          <w:rFonts w:ascii="Arial" w:hAnsi="Arial" w:cs="Arial"/>
          <w:sz w:val="20"/>
        </w:rPr>
        <w:t>.</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out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scope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describe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proofErr w:type="gramStart"/>
      <w:r>
        <w:rPr>
          <w:rFonts w:ascii="Arial" w:hAnsi="Arial" w:cs="Arial"/>
          <w:sz w:val="20"/>
        </w:rPr>
        <w:t>steps,</w:t>
      </w:r>
      <w:r>
        <w:rPr>
          <w:rFonts w:ascii="Arial" w:eastAsia="Arial" w:hAnsi="Arial" w:cs="Arial"/>
          <w:sz w:val="20"/>
        </w:rPr>
        <w:t xml:space="preserve"> </w:t>
      </w:r>
      <w:r>
        <w:rPr>
          <w:rFonts w:ascii="Arial" w:hAnsi="Arial" w:cs="Arial"/>
          <w:sz w:val="20"/>
        </w:rPr>
        <w:t>but</w:t>
      </w:r>
      <w:proofErr w:type="gramEnd"/>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[RD.9]</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description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technique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derivation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geophysical</w:t>
      </w:r>
      <w:r>
        <w:rPr>
          <w:rFonts w:ascii="Arial" w:eastAsia="Arial" w:hAnsi="Arial" w:cs="Arial"/>
          <w:sz w:val="20"/>
        </w:rPr>
        <w:t xml:space="preserve"> </w:t>
      </w:r>
      <w:r>
        <w:rPr>
          <w:rFonts w:ascii="Arial" w:hAnsi="Arial" w:cs="Arial"/>
          <w:sz w:val="20"/>
        </w:rPr>
        <w:t>quantities.</w:t>
      </w:r>
    </w:p>
    <w:p w14:paraId="768091DF" w14:textId="77777777" w:rsidR="00086DB9" w:rsidRDefault="00086DB9">
      <w:pPr>
        <w:pStyle w:val="Standard"/>
        <w:jc w:val="both"/>
        <w:rPr>
          <w:rFonts w:ascii="Arial" w:hAnsi="Arial" w:cs="Arial"/>
        </w:rPr>
      </w:pPr>
    </w:p>
    <w:p w14:paraId="768091E0" w14:textId="77777777" w:rsidR="00086DB9" w:rsidRDefault="00986FBA">
      <w:pPr>
        <w:pStyle w:val="Heading2"/>
      </w:pPr>
      <w:bookmarkStart w:id="44" w:name="__RefHeading__69_1229796929"/>
      <w:r>
        <w:t>Design</w:t>
      </w:r>
      <w:r>
        <w:rPr>
          <w:rFonts w:eastAsia="Arial"/>
        </w:rPr>
        <w:t xml:space="preserve"> </w:t>
      </w:r>
      <w:r>
        <w:t>Guidelines</w:t>
      </w:r>
      <w:bookmarkEnd w:id="44"/>
    </w:p>
    <w:p w14:paraId="768091E1"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guiding</w:t>
      </w:r>
      <w:r>
        <w:rPr>
          <w:rFonts w:ascii="Arial" w:eastAsia="Arial" w:hAnsi="Arial" w:cs="Arial"/>
          <w:sz w:val="20"/>
        </w:rPr>
        <w:t xml:space="preserve"> </w:t>
      </w:r>
      <w:r>
        <w:rPr>
          <w:rFonts w:ascii="Arial" w:hAnsi="Arial" w:cs="Arial"/>
          <w:sz w:val="20"/>
        </w:rPr>
        <w:t>principles,</w:t>
      </w:r>
      <w:r>
        <w:rPr>
          <w:rFonts w:ascii="Arial" w:eastAsia="Arial" w:hAnsi="Arial" w:cs="Arial"/>
          <w:sz w:val="20"/>
        </w:rPr>
        <w:t xml:space="preserve"> </w:t>
      </w:r>
      <w:proofErr w:type="gramStart"/>
      <w:r>
        <w:rPr>
          <w:rFonts w:ascii="Arial" w:hAnsi="Arial" w:cs="Arial"/>
          <w:sz w:val="20"/>
        </w:rPr>
        <w:t>assumptions</w:t>
      </w:r>
      <w:proofErr w:type="gramEnd"/>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objectives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developing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 </w:t>
      </w:r>
      <w:r>
        <w:rPr>
          <w:rFonts w:ascii="Arial" w:hAnsi="Arial" w:cs="Arial"/>
          <w:sz w:val="20"/>
        </w:rPr>
        <w:t>and</w:t>
      </w:r>
      <w:r>
        <w:rPr>
          <w:rFonts w:ascii="Arial" w:eastAsia="Arial" w:hAnsi="Arial" w:cs="Arial"/>
          <w:sz w:val="20"/>
        </w:rPr>
        <w:t xml:space="preserve"> </w:t>
      </w:r>
      <w:r>
        <w:rPr>
          <w:rFonts w:ascii="Arial" w:hAnsi="Arial" w:cs="Arial"/>
          <w:sz w:val="20"/>
        </w:rPr>
        <w:t>hence</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 </w:t>
      </w:r>
      <w:r>
        <w:rPr>
          <w:rFonts w:ascii="Arial" w:hAnsi="Arial" w:cs="Arial"/>
          <w:sz w:val="20"/>
        </w:rPr>
        <w:t>were:</w:t>
      </w:r>
    </w:p>
    <w:p w14:paraId="768091E2" w14:textId="77777777" w:rsidR="00086DB9" w:rsidRDefault="00986FBA">
      <w:pPr>
        <w:pStyle w:val="Standard"/>
        <w:numPr>
          <w:ilvl w:val="0"/>
          <w:numId w:val="28"/>
        </w:numPr>
        <w:ind w:hanging="218"/>
        <w:jc w:val="both"/>
        <w:rPr>
          <w:rFonts w:ascii="Arial" w:hAnsi="Arial" w:cs="Arial"/>
          <w:sz w:val="20"/>
        </w:rPr>
      </w:pPr>
      <w:r>
        <w:rPr>
          <w:rFonts w:ascii="Arial" w:hAnsi="Arial" w:cs="Arial"/>
          <w:sz w:val="20"/>
        </w:rPr>
        <w:t xml:space="preserve">the BUFR-encoded version of RO data is intended for dissemination in near real-time via the GTS, and to be used operationally by NWP </w:t>
      </w:r>
      <w:proofErr w:type="gramStart"/>
      <w:r>
        <w:rPr>
          <w:rFonts w:ascii="Arial" w:hAnsi="Arial" w:cs="Arial"/>
          <w:sz w:val="20"/>
        </w:rPr>
        <w:t>centres;</w:t>
      </w:r>
      <w:proofErr w:type="gramEnd"/>
    </w:p>
    <w:p w14:paraId="768091E3" w14:textId="77777777" w:rsidR="00086DB9" w:rsidRDefault="00986FBA">
      <w:pPr>
        <w:pStyle w:val="Standard"/>
        <w:numPr>
          <w:ilvl w:val="0"/>
          <w:numId w:val="7"/>
        </w:numPr>
        <w:ind w:hanging="218"/>
        <w:jc w:val="both"/>
      </w:pP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users/applications,</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formats</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proofErr w:type="gramStart"/>
      <w:r>
        <w:rPr>
          <w:rFonts w:ascii="Arial" w:hAnsi="Arial" w:cs="Arial"/>
          <w:sz w:val="20"/>
        </w:rPr>
        <w:t>methods;</w:t>
      </w:r>
      <w:proofErr w:type="gramEnd"/>
    </w:p>
    <w:p w14:paraId="768091E4" w14:textId="77777777" w:rsidR="00086DB9" w:rsidRDefault="00986FBA">
      <w:pPr>
        <w:pStyle w:val="Standard"/>
        <w:numPr>
          <w:ilvl w:val="0"/>
          <w:numId w:val="7"/>
        </w:numPr>
        <w:ind w:hanging="218"/>
        <w:jc w:val="both"/>
      </w:pPr>
      <w:proofErr w:type="gramStart"/>
      <w:r>
        <w:rPr>
          <w:rFonts w:ascii="Arial" w:hAnsi="Arial" w:cs="Arial"/>
          <w:sz w:val="20"/>
        </w:rPr>
        <w:t>the</w:t>
      </w:r>
      <w:r>
        <w:rPr>
          <w:rFonts w:ascii="Arial" w:eastAsia="Arial" w:hAnsi="Arial" w:cs="Arial"/>
          <w:sz w:val="20"/>
        </w:rPr>
        <w:t xml:space="preserve"> </w:t>
      </w:r>
      <w:r>
        <w:rPr>
          <w:rFonts w:ascii="Arial" w:hAnsi="Arial" w:cs="Arial"/>
          <w:sz w:val="20"/>
        </w:rPr>
        <w:t>majority</w:t>
      </w:r>
      <w:r>
        <w:rPr>
          <w:rFonts w:ascii="Arial" w:eastAsia="Arial" w:hAnsi="Arial" w:cs="Arial"/>
          <w:sz w:val="20"/>
        </w:rPr>
        <w:t xml:space="preserve"> </w:t>
      </w:r>
      <w:r>
        <w:rPr>
          <w:rFonts w:ascii="Arial" w:hAnsi="Arial" w:cs="Arial"/>
          <w:sz w:val="20"/>
        </w:rPr>
        <w:t>of</w:t>
      </w:r>
      <w:proofErr w:type="gramEnd"/>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apply</w:t>
      </w:r>
      <w:r>
        <w:rPr>
          <w:rFonts w:ascii="Arial" w:eastAsia="Arial" w:hAnsi="Arial" w:cs="Arial"/>
          <w:sz w:val="20"/>
        </w:rPr>
        <w:t xml:space="preserve"> </w:t>
      </w:r>
      <w:r>
        <w:rPr>
          <w:rFonts w:ascii="Arial" w:hAnsi="Arial" w:cs="Arial"/>
          <w:sz w:val="20"/>
        </w:rPr>
        <w:t>variational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methods</w:t>
      </w:r>
      <w:r>
        <w:rPr>
          <w:rFonts w:ascii="Arial" w:eastAsia="Arial" w:hAnsi="Arial" w:cs="Arial"/>
          <w:sz w:val="20"/>
        </w:rPr>
        <w:t xml:space="preserve"> </w:t>
      </w:r>
      <w:r>
        <w:rPr>
          <w:rFonts w:ascii="Arial" w:hAnsi="Arial" w:cs="Arial"/>
          <w:sz w:val="20"/>
        </w:rPr>
        <w:t>(either</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4DVAR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1DVAR</w:t>
      </w:r>
      <w:r>
        <w:rPr>
          <w:rFonts w:ascii="Arial" w:eastAsia="Arial" w:hAnsi="Arial" w:cs="Arial"/>
          <w:sz w:val="20"/>
        </w:rPr>
        <w:t xml:space="preserve"> </w:t>
      </w:r>
      <w:r>
        <w:rPr>
          <w:rFonts w:ascii="Arial" w:hAnsi="Arial" w:cs="Arial"/>
          <w:sz w:val="20"/>
        </w:rPr>
        <w:t>pre-processing),</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input</w:t>
      </w:r>
      <w:r>
        <w:rPr>
          <w:rFonts w:ascii="Arial" w:eastAsia="Arial" w:hAnsi="Arial" w:cs="Arial"/>
          <w:sz w:val="20"/>
        </w:rPr>
        <w:t xml:space="preserve"> </w:t>
      </w:r>
      <w:r>
        <w:rPr>
          <w:rFonts w:ascii="Arial" w:hAnsi="Arial" w:cs="Arial"/>
          <w:sz w:val="20"/>
        </w:rPr>
        <w:t>Refractivity</w:t>
      </w:r>
      <w:r>
        <w:rPr>
          <w:rFonts w:ascii="Arial" w:eastAsia="Arial" w:hAnsi="Arial" w:cs="Arial"/>
          <w:sz w:val="20"/>
        </w:rPr>
        <w:t xml:space="preserve"> </w:t>
      </w:r>
      <w:r>
        <w:rPr>
          <w:rFonts w:ascii="Arial" w:hAnsi="Arial" w:cs="Arial"/>
          <w:sz w:val="20"/>
        </w:rPr>
        <w:t>(</w:t>
      </w:r>
      <w:r>
        <w:rPr>
          <w:rFonts w:ascii="Arial" w:hAnsi="Arial" w:cs="Arial"/>
          <w:i/>
          <w:sz w:val="20"/>
        </w:rPr>
        <w:t>N</w:t>
      </w:r>
      <w:r>
        <w:rPr>
          <w:rFonts w:ascii="Arial" w:hAnsi="Arial" w:cs="Arial"/>
          <w:sz w:val="20"/>
        </w:rPr>
        <w: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sub-sampled</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w:t>
      </w:r>
      <w:r>
        <w:rPr>
          <w:rFonts w:ascii="Arial" w:hAnsi="Arial" w:cs="Arial"/>
          <w:i/>
          <w:sz w:val="20"/>
        </w:rPr>
        <w:t>α</w:t>
      </w:r>
      <w:r>
        <w:rPr>
          <w:rFonts w:ascii="Arial" w:hAnsi="Arial" w:cs="Arial"/>
          <w:sz w:val="20"/>
        </w:rPr>
        <w: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preference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pre-retrieved</w:t>
      </w:r>
      <w:r>
        <w:rPr>
          <w:rFonts w:ascii="Arial" w:eastAsia="Arial" w:hAnsi="Arial" w:cs="Arial"/>
          <w:sz w:val="20"/>
        </w:rPr>
        <w:t xml:space="preserve"> </w:t>
      </w:r>
      <w:r>
        <w:rPr>
          <w:rFonts w:ascii="Arial" w:hAnsi="Arial" w:cs="Arial"/>
          <w:sz w:val="20"/>
        </w:rPr>
        <w:t>pressure</w:t>
      </w:r>
      <w:r>
        <w:rPr>
          <w:rFonts w:ascii="Arial" w:eastAsia="Arial" w:hAnsi="Arial" w:cs="Arial"/>
          <w:sz w:val="20"/>
        </w:rPr>
        <w:t xml:space="preserve"> </w:t>
      </w:r>
      <w:r>
        <w:rPr>
          <w:rFonts w:ascii="Arial" w:hAnsi="Arial" w:cs="Arial"/>
          <w:sz w:val="20"/>
        </w:rPr>
        <w:t>(</w:t>
      </w:r>
      <w:r>
        <w:rPr>
          <w:rFonts w:ascii="Arial" w:hAnsi="Arial" w:cs="Arial"/>
          <w:i/>
          <w:sz w:val="20"/>
        </w:rPr>
        <w:t>P</w:t>
      </w:r>
      <w:r>
        <w:rPr>
          <w:rFonts w:ascii="Arial" w:hAnsi="Arial" w:cs="Arial"/>
          <w:sz w:val="20"/>
        </w:rPr>
        <w:t>),</w:t>
      </w:r>
      <w:r>
        <w:rPr>
          <w:rFonts w:ascii="Arial" w:eastAsia="Arial" w:hAnsi="Arial" w:cs="Arial"/>
          <w:sz w:val="20"/>
        </w:rPr>
        <w:t xml:space="preserve"> </w:t>
      </w:r>
      <w:r>
        <w:rPr>
          <w:rFonts w:ascii="Arial" w:hAnsi="Arial" w:cs="Arial"/>
          <w:sz w:val="20"/>
        </w:rPr>
        <w:t>temperature</w:t>
      </w:r>
      <w:r>
        <w:rPr>
          <w:rFonts w:ascii="Arial" w:eastAsia="Arial" w:hAnsi="Arial" w:cs="Arial"/>
          <w:sz w:val="20"/>
        </w:rPr>
        <w:t xml:space="preserve"> </w:t>
      </w:r>
      <w:r>
        <w:rPr>
          <w:rFonts w:ascii="Arial" w:hAnsi="Arial" w:cs="Arial"/>
          <w:sz w:val="20"/>
        </w:rPr>
        <w:t>(</w:t>
      </w:r>
      <w:r>
        <w:rPr>
          <w:rFonts w:ascii="Arial" w:hAnsi="Arial" w:cs="Arial"/>
          <w:i/>
          <w:sz w:val="20"/>
        </w:rPr>
        <w:t>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humidity</w:t>
      </w:r>
      <w:r>
        <w:rPr>
          <w:rFonts w:ascii="Arial" w:eastAsia="Arial" w:hAnsi="Arial" w:cs="Arial"/>
          <w:sz w:val="20"/>
        </w:rPr>
        <w:t xml:space="preserve"> </w:t>
      </w:r>
      <w:r>
        <w:rPr>
          <w:rFonts w:ascii="Arial" w:hAnsi="Arial" w:cs="Arial"/>
          <w:sz w:val="20"/>
        </w:rPr>
        <w:t>(</w:t>
      </w:r>
      <w:r>
        <w:rPr>
          <w:rFonts w:ascii="Arial" w:hAnsi="Arial" w:cs="Arial"/>
          <w:i/>
          <w:sz w:val="20"/>
        </w:rPr>
        <w:t>q</w:t>
      </w:r>
      <w:r>
        <w:rPr>
          <w:rFonts w:ascii="Arial" w:hAnsi="Arial" w:cs="Arial"/>
          <w:sz w:val="20"/>
        </w:rPr>
        <w:t>)</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Doppler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phase</w:t>
      </w:r>
      <w:r>
        <w:rPr>
          <w:rFonts w:ascii="Arial" w:eastAsia="Arial" w:hAnsi="Arial" w:cs="Arial"/>
          <w:sz w:val="20"/>
        </w:rPr>
        <w:t xml:space="preserve"> </w:t>
      </w:r>
      <w:r>
        <w:rPr>
          <w:rFonts w:ascii="Arial" w:hAnsi="Arial" w:cs="Arial"/>
          <w:sz w:val="20"/>
        </w:rPr>
        <w:t>time-series.</w:t>
      </w:r>
      <w:r>
        <w:rPr>
          <w:rFonts w:ascii="Arial" w:eastAsia="Arial" w:hAnsi="Arial" w:cs="Arial"/>
          <w:sz w:val="20"/>
        </w:rPr>
        <w:t xml:space="preserve"> </w:t>
      </w:r>
      <w:r>
        <w:rPr>
          <w:rFonts w:ascii="Arial" w:hAnsi="Arial" w:cs="Arial"/>
          <w:sz w:val="20"/>
        </w:rPr>
        <w:t>While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final</w:t>
      </w:r>
      <w:r>
        <w:rPr>
          <w:rFonts w:ascii="Arial" w:eastAsia="Arial" w:hAnsi="Arial" w:cs="Arial"/>
          <w:sz w:val="20"/>
        </w:rPr>
        <w:t xml:space="preserve"> </w:t>
      </w:r>
      <w:r>
        <w:rPr>
          <w:rFonts w:ascii="Arial" w:hAnsi="Arial" w:cs="Arial"/>
          <w:sz w:val="20"/>
        </w:rPr>
        <w:t>retrieved</w:t>
      </w:r>
      <w:r>
        <w:rPr>
          <w:rFonts w:ascii="Arial" w:eastAsia="Arial" w:hAnsi="Arial" w:cs="Arial"/>
          <w:sz w:val="20"/>
        </w:rPr>
        <w:t xml:space="preserve"> </w:t>
      </w:r>
      <w:proofErr w:type="spellStart"/>
      <w:proofErr w:type="gramStart"/>
      <w:r>
        <w:rPr>
          <w:rFonts w:ascii="Arial" w:hAnsi="Arial" w:cs="Arial"/>
          <w:i/>
          <w:sz w:val="20"/>
        </w:rPr>
        <w:t>P,T</w:t>
      </w:r>
      <w:proofErr w:type="gramEnd"/>
      <w:r>
        <w:rPr>
          <w:rFonts w:ascii="Arial" w:hAnsi="Arial" w:cs="Arial"/>
          <w:i/>
          <w:sz w:val="20"/>
        </w:rPr>
        <w:t>,q</w:t>
      </w:r>
      <w:proofErr w:type="spellEnd"/>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comparison</w:t>
      </w:r>
      <w:r>
        <w:rPr>
          <w:rFonts w:ascii="Arial" w:eastAsia="Arial" w:hAnsi="Arial" w:cs="Arial"/>
          <w:sz w:val="20"/>
        </w:rPr>
        <w:t xml:space="preserve"> </w:t>
      </w:r>
      <w:r>
        <w:rPr>
          <w:rFonts w:ascii="Arial" w:hAnsi="Arial" w:cs="Arial"/>
          <w:sz w:val="20"/>
        </w:rPr>
        <w:t>purposes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unlikely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limitations</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precision</w:t>
      </w:r>
      <w:r>
        <w:rPr>
          <w:rFonts w:ascii="Arial" w:eastAsia="Arial" w:hAnsi="Arial" w:cs="Arial"/>
          <w:sz w:val="20"/>
        </w:rPr>
        <w:t xml:space="preserve"> </w:t>
      </w:r>
      <w:r>
        <w:rPr>
          <w:rFonts w:ascii="Arial" w:hAnsi="Arial" w:cs="Arial"/>
          <w:sz w:val="20"/>
        </w:rPr>
        <w:t>(critical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POD),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excluded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definition;</w:t>
      </w:r>
    </w:p>
    <w:p w14:paraId="768091E5" w14:textId="77777777" w:rsidR="00086DB9" w:rsidRDefault="00986FBA">
      <w:pPr>
        <w:pStyle w:val="Standard"/>
        <w:numPr>
          <w:ilvl w:val="0"/>
          <w:numId w:val="7"/>
        </w:numPr>
        <w:ind w:hanging="218"/>
        <w:jc w:val="both"/>
      </w:pP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re-use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scale/bit-width</w:t>
      </w:r>
      <w:r>
        <w:rPr>
          <w:rFonts w:ascii="Arial" w:eastAsia="Arial" w:hAnsi="Arial" w:cs="Arial"/>
          <w:sz w:val="20"/>
        </w:rPr>
        <w:t xml:space="preserve"> </w:t>
      </w:r>
      <w:r>
        <w:rPr>
          <w:rFonts w:ascii="Arial" w:hAnsi="Arial" w:cs="Arial"/>
          <w:sz w:val="20"/>
        </w:rPr>
        <w:t>changes</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extend</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proofErr w:type="gramStart"/>
      <w:r>
        <w:rPr>
          <w:rFonts w:ascii="Arial" w:hAnsi="Arial" w:cs="Arial"/>
          <w:sz w:val="20"/>
        </w:rPr>
        <w:t>tables;</w:t>
      </w:r>
      <w:proofErr w:type="gramEnd"/>
    </w:p>
    <w:p w14:paraId="768091E6" w14:textId="77777777" w:rsidR="00086DB9" w:rsidRDefault="00986FBA">
      <w:pPr>
        <w:pStyle w:val="Standard"/>
        <w:numPr>
          <w:ilvl w:val="0"/>
          <w:numId w:val="7"/>
        </w:numPr>
        <w:ind w:hanging="218"/>
        <w:jc w:val="both"/>
      </w:pPr>
      <w:r>
        <w:rPr>
          <w:rFonts w:ascii="Arial" w:hAnsi="Arial" w:cs="Arial"/>
          <w:sz w:val="20"/>
        </w:rPr>
        <w:t>not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include</w:t>
      </w:r>
      <w:r>
        <w:rPr>
          <w:rFonts w:ascii="Arial" w:eastAsia="Arial" w:hAnsi="Arial" w:cs="Arial"/>
          <w:sz w:val="20"/>
        </w:rPr>
        <w:t xml:space="preserve"> </w:t>
      </w:r>
      <w:r>
        <w:rPr>
          <w:rFonts w:ascii="Arial" w:hAnsi="Arial" w:cs="Arial"/>
          <w:sz w:val="20"/>
        </w:rPr>
        <w:t>static</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little</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provided</w:t>
      </w:r>
      <w:r>
        <w:rPr>
          <w:rFonts w:ascii="Arial" w:eastAsia="Arial" w:hAnsi="Arial" w:cs="Arial"/>
          <w:sz w:val="20"/>
        </w:rPr>
        <w:t xml:space="preserve"> </w:t>
      </w:r>
      <w:r>
        <w:rPr>
          <w:rFonts w:ascii="Arial" w:hAnsi="Arial" w:cs="Arial"/>
          <w:sz w:val="20"/>
        </w:rPr>
        <w:t>off-line</w:t>
      </w:r>
      <w:r>
        <w:rPr>
          <w:rFonts w:ascii="Arial" w:eastAsia="Arial" w:hAnsi="Arial" w:cs="Arial"/>
          <w:sz w:val="20"/>
        </w:rPr>
        <w:t xml:space="preserve"> </w:t>
      </w:r>
      <w:proofErr w:type="gramStart"/>
      <w:r>
        <w:rPr>
          <w:rFonts w:ascii="Arial" w:hAnsi="Arial" w:cs="Arial"/>
          <w:sz w:val="20"/>
        </w:rPr>
        <w:t>e.g.</w:t>
      </w:r>
      <w:proofErr w:type="gramEnd"/>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look-up</w:t>
      </w:r>
      <w:r>
        <w:rPr>
          <w:rFonts w:ascii="Arial" w:eastAsia="Arial" w:hAnsi="Arial" w:cs="Arial"/>
          <w:sz w:val="20"/>
        </w:rPr>
        <w:t xml:space="preserve"> </w:t>
      </w:r>
      <w:r>
        <w:rPr>
          <w:rFonts w:ascii="Arial" w:hAnsi="Arial" w:cs="Arial"/>
          <w:sz w:val="20"/>
        </w:rPr>
        <w:t>table;</w:t>
      </w:r>
    </w:p>
    <w:p w14:paraId="768091E7" w14:textId="77777777" w:rsidR="00086DB9" w:rsidRDefault="00986FBA">
      <w:pPr>
        <w:pStyle w:val="Standard"/>
        <w:numPr>
          <w:ilvl w:val="0"/>
          <w:numId w:val="7"/>
        </w:numPr>
        <w:ind w:hanging="218"/>
        <w:jc w:val="both"/>
      </w:pPr>
      <w:r>
        <w:rPr>
          <w:rFonts w:ascii="Arial" w:hAnsi="Arial" w:cs="Arial"/>
          <w:sz w:val="20"/>
        </w:rPr>
        <w:lastRenderedPageBreak/>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missions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instruments</w:t>
      </w:r>
      <w:r>
        <w:rPr>
          <w:rFonts w:ascii="Arial" w:eastAsia="Arial" w:hAnsi="Arial" w:cs="Arial"/>
          <w:sz w:val="20"/>
        </w:rPr>
        <w:t xml:space="preserve"> </w:t>
      </w:r>
      <w:r>
        <w:rPr>
          <w:rFonts w:ascii="Arial" w:hAnsi="Arial" w:cs="Arial"/>
          <w:sz w:val="20"/>
        </w:rPr>
        <w:t>(</w:t>
      </w:r>
      <w:proofErr w:type="gramStart"/>
      <w:r>
        <w:rPr>
          <w:rFonts w:ascii="Arial" w:hAnsi="Arial" w:cs="Arial"/>
          <w:sz w:val="20"/>
        </w:rPr>
        <w:t>e.g.</w:t>
      </w:r>
      <w:proofErr w:type="gramEnd"/>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w:t>
      </w:r>
      <w:r>
        <w:rPr>
          <w:rFonts w:ascii="Arial" w:hAnsi="Arial" w:cs="Arial"/>
          <w:sz w:val="20"/>
        </w:rPr>
        <w:t>etc)</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accommodated</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needing</w:t>
      </w:r>
      <w:r>
        <w:rPr>
          <w:rFonts w:ascii="Arial" w:eastAsia="Arial" w:hAnsi="Arial" w:cs="Arial"/>
          <w:sz w:val="20"/>
        </w:rPr>
        <w:t xml:space="preserve"> </w:t>
      </w:r>
      <w:r>
        <w:rPr>
          <w:rFonts w:ascii="Arial" w:hAnsi="Arial" w:cs="Arial"/>
          <w:sz w:val="20"/>
        </w:rPr>
        <w:t>mission-specific</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p>
    <w:p w14:paraId="768091E8"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future-proof</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proofErr w:type="gramStart"/>
      <w:r>
        <w:rPr>
          <w:rFonts w:ascii="Arial" w:hAnsi="Arial" w:cs="Arial"/>
          <w:sz w:val="20"/>
        </w:rPr>
        <w:t>i.e.</w:t>
      </w:r>
      <w:proofErr w:type="gramEnd"/>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even</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initially</w:t>
      </w:r>
      <w:r>
        <w:rPr>
          <w:rFonts w:ascii="Arial" w:eastAsia="Arial" w:hAnsi="Arial" w:cs="Arial"/>
          <w:sz w:val="20"/>
        </w:rPr>
        <w:t xml:space="preserve"> </w:t>
      </w:r>
      <w:r>
        <w:rPr>
          <w:rFonts w:ascii="Arial" w:hAnsi="Arial" w:cs="Arial"/>
          <w:sz w:val="20"/>
        </w:rPr>
        <w:t>'missing',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avoid</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go</w:t>
      </w:r>
      <w:r>
        <w:rPr>
          <w:rFonts w:ascii="Arial" w:eastAsia="Arial" w:hAnsi="Arial" w:cs="Arial"/>
          <w:sz w:val="20"/>
        </w:rPr>
        <w:t xml:space="preserve"> </w:t>
      </w:r>
      <w:r>
        <w:rPr>
          <w:rFonts w:ascii="Arial" w:hAnsi="Arial" w:cs="Arial"/>
          <w:sz w:val="20"/>
        </w:rPr>
        <w:t>back</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modifications</w:t>
      </w:r>
      <w:r>
        <w:rPr>
          <w:rFonts w:ascii="Arial" w:eastAsia="Arial" w:hAnsi="Arial" w:cs="Arial"/>
          <w:sz w:val="20"/>
        </w:rPr>
        <w:t xml:space="preserve"> </w:t>
      </w:r>
      <w:r>
        <w:rPr>
          <w:rFonts w:ascii="Arial" w:hAnsi="Arial" w:cs="Arial"/>
          <w:sz w:val="20"/>
        </w:rPr>
        <w:t>later;</w:t>
      </w:r>
    </w:p>
    <w:p w14:paraId="768091E9"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be </w:t>
      </w:r>
      <w:r>
        <w:rPr>
          <w:rFonts w:ascii="Arial" w:hAnsi="Arial" w:cs="Arial"/>
          <w:sz w:val="20"/>
        </w:rPr>
        <w:t>kept</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development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interfaces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complexity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end-users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familiar</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proofErr w:type="gramStart"/>
      <w:r>
        <w:rPr>
          <w:rFonts w:ascii="Arial" w:hAnsi="Arial" w:cs="Arial"/>
          <w:sz w:val="20"/>
        </w:rPr>
        <w:t>details;</w:t>
      </w:r>
      <w:proofErr w:type="gramEnd"/>
    </w:p>
    <w:p w14:paraId="768091EA"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based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content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obsolete)</w:t>
      </w:r>
      <w:r>
        <w:rPr>
          <w:rFonts w:ascii="Arial" w:eastAsia="Arial" w:hAnsi="Arial" w:cs="Arial"/>
          <w:sz w:val="20"/>
        </w:rPr>
        <w:t xml:space="preserve"> </w:t>
      </w:r>
      <w:proofErr w:type="gramStart"/>
      <w:r>
        <w:rPr>
          <w:rFonts w:ascii="Arial" w:hAnsi="Arial" w:cs="Arial"/>
          <w:sz w:val="20"/>
        </w:rPr>
        <w:t>text-based</w:t>
      </w:r>
      <w:proofErr w:type="gramEnd"/>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[RD.7]</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modified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earlier</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[RD.1])</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prototype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p>
    <w:p w14:paraId="768091EB" w14:textId="77777777" w:rsidR="00086DB9" w:rsidRDefault="00086DB9">
      <w:pPr>
        <w:pStyle w:val="Standard"/>
        <w:rPr>
          <w:rFonts w:ascii="Arial" w:hAnsi="Arial" w:cs="Arial"/>
          <w:sz w:val="20"/>
        </w:rPr>
      </w:pPr>
    </w:p>
    <w:p w14:paraId="768091EC" w14:textId="77777777" w:rsidR="00086DB9" w:rsidRDefault="00986FBA">
      <w:pPr>
        <w:pStyle w:val="Heading2"/>
      </w:pPr>
      <w:bookmarkStart w:id="45" w:name="__RefHeading___Toc48888_2553559590"/>
      <w:r>
        <w:t>Rationale</w:t>
      </w:r>
      <w:bookmarkEnd w:id="45"/>
    </w:p>
    <w:p w14:paraId="768091ED" w14:textId="77777777" w:rsidR="00086DB9" w:rsidRDefault="00986FBA">
      <w:pPr>
        <w:pStyle w:val="Standard"/>
        <w:jc w:val="both"/>
      </w:pPr>
      <w:r>
        <w:rPr>
          <w:rFonts w:ascii="Arial" w:hAnsi="Arial" w:cs="Arial"/>
          <w:sz w:val="20"/>
        </w:rPr>
        <w:t>Our</w:t>
      </w:r>
      <w:r>
        <w:rPr>
          <w:rFonts w:ascii="Arial" w:eastAsia="Arial" w:hAnsi="Arial" w:cs="Arial"/>
          <w:sz w:val="20"/>
        </w:rPr>
        <w:t xml:space="preserve"> </w:t>
      </w:r>
      <w:r>
        <w:rPr>
          <w:rFonts w:ascii="Arial" w:hAnsi="Arial" w:cs="Arial"/>
          <w:sz w:val="20"/>
        </w:rPr>
        <w:t>starting</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generating</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[RD.1],</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agreed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distribution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GPS/Met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validation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trial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widest</w:t>
      </w:r>
      <w:r>
        <w:rPr>
          <w:rFonts w:ascii="Arial" w:eastAsia="Arial" w:hAnsi="Arial" w:cs="Arial"/>
          <w:sz w:val="20"/>
        </w:rPr>
        <w:t xml:space="preserve"> </w:t>
      </w:r>
      <w:r>
        <w:rPr>
          <w:rFonts w:ascii="Arial" w:hAnsi="Arial" w:cs="Arial"/>
          <w:sz w:val="20"/>
        </w:rPr>
        <w:t>portability,</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contained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formatted</w:t>
      </w:r>
      <w:r>
        <w:rPr>
          <w:rFonts w:ascii="Arial" w:eastAsia="Arial" w:hAnsi="Arial" w:cs="Arial"/>
          <w:sz w:val="20"/>
        </w:rPr>
        <w:t xml:space="preserve"> </w:t>
      </w:r>
      <w:r>
        <w:rPr>
          <w:rFonts w:ascii="Arial" w:hAnsi="Arial" w:cs="Arial"/>
          <w:sz w:val="20"/>
        </w:rPr>
        <w:t>ASCII</w:t>
      </w:r>
      <w:r>
        <w:rPr>
          <w:rFonts w:ascii="Arial" w:eastAsia="Arial" w:hAnsi="Arial" w:cs="Arial"/>
          <w:sz w:val="20"/>
        </w:rPr>
        <w:t xml:space="preserve"> </w:t>
      </w:r>
      <w:r>
        <w:rPr>
          <w:rFonts w:ascii="Arial" w:hAnsi="Arial" w:cs="Arial"/>
          <w:sz w:val="20"/>
        </w:rPr>
        <w:t>representation.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later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widely</w:t>
      </w:r>
      <w:r>
        <w:rPr>
          <w:rFonts w:ascii="Arial" w:eastAsia="Arial" w:hAnsi="Arial" w:cs="Arial"/>
          <w:sz w:val="20"/>
        </w:rPr>
        <w:t xml:space="preserve"> </w:t>
      </w:r>
      <w:r>
        <w:rPr>
          <w:rFonts w:ascii="Arial" w:hAnsi="Arial" w:cs="Arial"/>
          <w:sz w:val="20"/>
        </w:rPr>
        <w:t>reviewed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potential</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proofErr w:type="gramStart"/>
      <w:r>
        <w:rPr>
          <w:rFonts w:ascii="Arial" w:hAnsi="Arial" w:cs="Arial"/>
          <w:sz w:val="20"/>
        </w:rPr>
        <w:t>suppliers,</w:t>
      </w:r>
      <w:r>
        <w:rPr>
          <w:rFonts w:ascii="Arial" w:eastAsia="Arial" w:hAnsi="Arial" w:cs="Arial"/>
          <w:sz w:val="20"/>
        </w:rPr>
        <w:t xml:space="preserve"> </w:t>
      </w:r>
      <w:r>
        <w:rPr>
          <w:rFonts w:ascii="Arial" w:hAnsi="Arial" w:cs="Arial"/>
          <w:sz w:val="20"/>
        </w:rPr>
        <w:t>and</w:t>
      </w:r>
      <w:proofErr w:type="gramEnd"/>
      <w:r>
        <w:rPr>
          <w:rFonts w:ascii="Arial" w:eastAsia="Arial" w:hAnsi="Arial" w:cs="Arial"/>
          <w:sz w:val="20"/>
        </w:rPr>
        <w:t xml:space="preserve"> </w:t>
      </w:r>
      <w:r>
        <w:rPr>
          <w:rFonts w:ascii="Arial" w:hAnsi="Arial" w:cs="Arial"/>
          <w:sz w:val="20"/>
        </w:rPr>
        <w:t>evolved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ROPP-format</w:t>
      </w:r>
      <w:r>
        <w:rPr>
          <w:rFonts w:ascii="Arial" w:eastAsia="Arial" w:hAnsi="Arial" w:cs="Arial"/>
          <w:sz w:val="20"/>
        </w:rPr>
        <w:t xml:space="preserve">’ </w:t>
      </w:r>
      <w:r>
        <w:rPr>
          <w:rFonts w:ascii="Arial" w:hAnsi="Arial" w:cs="Arial"/>
          <w:sz w:val="20"/>
        </w:rPr>
        <w:t>[RD.7].</w:t>
      </w:r>
      <w:r>
        <w:rPr>
          <w:rFonts w:ascii="Arial" w:eastAsia="Arial" w:hAnsi="Arial" w:cs="Arial"/>
          <w:sz w:val="20"/>
        </w:rPr>
        <w:t xml:space="preserve"> </w:t>
      </w:r>
      <w:r>
        <w:rPr>
          <w:rFonts w:ascii="Arial" w:hAnsi="Arial" w:cs="Arial"/>
          <w:sz w:val="20"/>
        </w:rPr>
        <w:t>Similar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non-CLIMAP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sources</w:t>
      </w:r>
      <w:r>
        <w:rPr>
          <w:rFonts w:ascii="Arial" w:eastAsia="Arial" w:hAnsi="Arial" w:cs="Arial"/>
          <w:sz w:val="20"/>
        </w:rPr>
        <w:t xml:space="preserve"> </w:t>
      </w:r>
      <w:r>
        <w:rPr>
          <w:rFonts w:ascii="Arial" w:hAnsi="Arial" w:cs="Arial"/>
          <w:sz w:val="20"/>
        </w:rPr>
        <w:t>(</w:t>
      </w:r>
      <w:proofErr w:type="gramStart"/>
      <w:r>
        <w:rPr>
          <w:rFonts w:ascii="Arial" w:hAnsi="Arial" w:cs="Arial"/>
          <w:sz w:val="20"/>
        </w:rPr>
        <w:t>e.g.</w:t>
      </w:r>
      <w:proofErr w:type="gramEnd"/>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[RD.8])</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require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front-end</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interface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application.</w:t>
      </w:r>
    </w:p>
    <w:p w14:paraId="768091EE" w14:textId="77777777" w:rsidR="00086DB9" w:rsidRDefault="00986FBA">
      <w:pPr>
        <w:pStyle w:val="Textbody"/>
        <w:jc w:val="both"/>
      </w:pPr>
      <w:r>
        <w:rPr>
          <w:rFonts w:ascii="Arial" w:hAnsi="Arial" w:cs="Arial"/>
          <w:sz w:val="20"/>
        </w:rPr>
        <w:t>Some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specified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near real</w:t>
      </w:r>
      <w:r>
        <w:rPr>
          <w:rFonts w:ascii="Arial" w:eastAsia="Arial" w:hAnsi="Arial" w:cs="Arial"/>
          <w:sz w:val="20"/>
        </w:rPr>
        <w:t>-</w:t>
      </w:r>
      <w:r>
        <w:rPr>
          <w:rFonts w:ascii="Arial" w:hAnsi="Arial" w:cs="Arial"/>
          <w:sz w:val="20"/>
        </w:rPr>
        <w:t>time,</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Omitted</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include</w:t>
      </w:r>
      <w:r>
        <w:rPr>
          <w:rFonts w:ascii="Arial" w:eastAsia="Arial" w:hAnsi="Arial" w:cs="Arial"/>
          <w:sz w:val="20"/>
        </w:rPr>
        <w:t xml:space="preserve"> </w:t>
      </w:r>
      <w:r>
        <w:rPr>
          <w:rFonts w:ascii="Arial" w:hAnsi="Arial" w:cs="Arial"/>
          <w:sz w:val="20"/>
        </w:rPr>
        <w:t>static</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POD</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method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SNR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phase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Doppler.</w:t>
      </w:r>
    </w:p>
    <w:p w14:paraId="768091EF" w14:textId="77777777" w:rsidR="00086DB9" w:rsidRDefault="00986FBA">
      <w:pPr>
        <w:pStyle w:val="Textbody"/>
        <w:jc w:val="both"/>
      </w:pP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needing</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many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ones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re-used.</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entries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seconds)</w:t>
      </w:r>
      <w:r>
        <w:rPr>
          <w:rFonts w:ascii="Arial" w:eastAsia="Arial" w:hAnsi="Arial" w:cs="Arial"/>
          <w:sz w:val="20"/>
        </w:rPr>
        <w:t xml:space="preserve"> </w:t>
      </w:r>
      <w:r>
        <w:rPr>
          <w:rFonts w:ascii="Arial" w:hAnsi="Arial" w:cs="Arial"/>
          <w:sz w:val="20"/>
        </w:rPr>
        <w:t>did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precision</w:t>
      </w:r>
      <w:r>
        <w:rPr>
          <w:rFonts w:ascii="Arial" w:eastAsia="Arial" w:hAnsi="Arial" w:cs="Arial"/>
          <w:sz w:val="20"/>
        </w:rPr>
        <w:t xml:space="preserve"> </w:t>
      </w:r>
      <w:r>
        <w:rPr>
          <w:rFonts w:ascii="Arial" w:hAnsi="Arial" w:cs="Arial"/>
          <w:sz w:val="20"/>
        </w:rPr>
        <w:t>(scaling)</w:t>
      </w:r>
      <w:r>
        <w:rPr>
          <w:rFonts w:ascii="Arial" w:eastAsia="Arial" w:hAnsi="Arial" w:cs="Arial"/>
          <w:sz w:val="20"/>
        </w:rPr>
        <w:t xml:space="preserve"> </w:t>
      </w:r>
      <w:r>
        <w:rPr>
          <w:rFonts w:ascii="Arial" w:hAnsi="Arial" w:cs="Arial"/>
          <w:sz w:val="20"/>
        </w:rPr>
        <w:t>and/or</w:t>
      </w:r>
      <w:r>
        <w:rPr>
          <w:rFonts w:ascii="Arial" w:eastAsia="Arial" w:hAnsi="Arial" w:cs="Arial"/>
          <w:sz w:val="20"/>
        </w:rPr>
        <w:t xml:space="preserve"> </w:t>
      </w:r>
      <w:r>
        <w:rPr>
          <w:rFonts w:ascii="Arial" w:hAnsi="Arial" w:cs="Arial"/>
          <w:sz w:val="20"/>
        </w:rPr>
        <w:t>(re-)scaled</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(bit-width);</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sequences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allow</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defining</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changes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cases,</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existed</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entry</w:t>
      </w:r>
      <w:r>
        <w:rPr>
          <w:rFonts w:ascii="Arial" w:eastAsia="Arial" w:hAnsi="Arial" w:cs="Arial"/>
          <w:sz w:val="20"/>
        </w:rPr>
        <w:t xml:space="preserve"> </w:t>
      </w:r>
      <w:r>
        <w:rPr>
          <w:rFonts w:ascii="Arial" w:hAnsi="Arial" w:cs="Arial"/>
          <w:sz w:val="20"/>
        </w:rPr>
        <w:t>(</w:t>
      </w:r>
      <w:proofErr w:type="gramStart"/>
      <w:r>
        <w:rPr>
          <w:rFonts w:ascii="Arial" w:hAnsi="Arial" w:cs="Arial"/>
          <w:sz w:val="20"/>
        </w:rPr>
        <w:t>e.g.</w:t>
      </w:r>
      <w:proofErr w:type="gramEnd"/>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list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classifiers),</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extending</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relevant</w:t>
      </w:r>
      <w:r>
        <w:rPr>
          <w:rFonts w:ascii="Arial" w:eastAsia="Arial" w:hAnsi="Arial" w:cs="Arial"/>
          <w:sz w:val="20"/>
        </w:rPr>
        <w:t xml:space="preserve"> </w:t>
      </w:r>
      <w:r>
        <w:rPr>
          <w:rFonts w:ascii="Arial" w:hAnsi="Arial" w:cs="Arial"/>
          <w:sz w:val="20"/>
        </w:rPr>
        <w:t>table.</w:t>
      </w:r>
    </w:p>
    <w:p w14:paraId="768091F0" w14:textId="77777777" w:rsidR="00086DB9" w:rsidRDefault="00986FBA">
      <w:pPr>
        <w:pStyle w:val="Textbody"/>
        <w:jc w:val="both"/>
      </w:pP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many</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often</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way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something.</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proofErr w:type="gramStart"/>
      <w:r>
        <w:rPr>
          <w:rFonts w:ascii="Arial" w:hAnsi="Arial" w:cs="Arial"/>
          <w:sz w:val="20"/>
        </w:rPr>
        <w:t>instance</w:t>
      </w:r>
      <w:proofErr w:type="gramEnd"/>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employ</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delayed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count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generate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sample</w:t>
      </w:r>
      <w:r>
        <w:rPr>
          <w:rFonts w:ascii="Arial" w:eastAsia="Arial" w:hAnsi="Arial" w:cs="Arial"/>
          <w:sz w:val="20"/>
        </w:rPr>
        <w:t xml:space="preserve"> </w:t>
      </w:r>
      <w:r>
        <w:rPr>
          <w:rFonts w:ascii="Arial" w:hAnsi="Arial" w:cs="Arial"/>
          <w:sz w:val="20"/>
        </w:rPr>
        <w:t>rate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50Hz;</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far</w:t>
      </w:r>
      <w:r>
        <w:rPr>
          <w:rFonts w:ascii="Arial" w:eastAsia="Arial" w:hAnsi="Arial" w:cs="Arial"/>
          <w:sz w:val="20"/>
        </w:rPr>
        <w:t xml:space="preserve"> </w:t>
      </w:r>
      <w:proofErr w:type="gramStart"/>
      <w:r>
        <w:rPr>
          <w:rFonts w:ascii="Arial" w:hAnsi="Arial" w:cs="Arial"/>
          <w:sz w:val="20"/>
        </w:rPr>
        <w:t>in</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of</w:t>
      </w:r>
      <w:proofErr w:type="gramEnd"/>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5Hz</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equivalent</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sampling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sufficient.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lower</w:t>
      </w:r>
      <w:r>
        <w:rPr>
          <w:rFonts w:ascii="Arial" w:eastAsia="Arial" w:hAnsi="Arial" w:cs="Arial"/>
          <w:sz w:val="20"/>
        </w:rPr>
        <w:t xml:space="preserve"> </w:t>
      </w:r>
      <w:r>
        <w:rPr>
          <w:rFonts w:ascii="Arial" w:hAnsi="Arial" w:cs="Arial"/>
          <w:sz w:val="20"/>
        </w:rPr>
        <w:t>rate</w:t>
      </w:r>
      <w:r>
        <w:rPr>
          <w:rFonts w:ascii="Arial" w:eastAsia="Arial" w:hAnsi="Arial" w:cs="Arial"/>
          <w:sz w:val="20"/>
        </w:rPr>
        <w:t xml:space="preserve"> </w:t>
      </w:r>
      <w:r>
        <w:rPr>
          <w:rFonts w:ascii="Arial" w:hAnsi="Arial" w:cs="Arial"/>
          <w:sz w:val="20"/>
        </w:rPr>
        <w:t>means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500</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adequate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meet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[AD.1],</w:t>
      </w:r>
      <w:r>
        <w:rPr>
          <w:rFonts w:ascii="Arial" w:eastAsia="Arial" w:hAnsi="Arial" w:cs="Arial"/>
          <w:sz w:val="20"/>
        </w:rPr>
        <w:t xml:space="preserve"> </w:t>
      </w:r>
      <w:r>
        <w:rPr>
          <w:rFonts w:ascii="Arial" w:hAnsi="Arial" w:cs="Arial"/>
          <w:sz w:val="20"/>
        </w:rPr>
        <w:t>while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maximum</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254</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accommodated</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count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prototype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200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150</w:t>
      </w:r>
      <w:r>
        <w:rPr>
          <w:rFonts w:ascii="Arial" w:eastAsia="Arial" w:hAnsi="Arial" w:cs="Arial"/>
          <w:i/>
          <w:sz w:val="20"/>
        </w:rPr>
        <w:t xml:space="preserve"> </w:t>
      </w:r>
      <w:proofErr w:type="spellStart"/>
      <w:proofErr w:type="gramStart"/>
      <w:r>
        <w:rPr>
          <w:rFonts w:ascii="Arial" w:hAnsi="Arial" w:cs="Arial"/>
          <w:i/>
          <w:sz w:val="20"/>
        </w:rPr>
        <w:t>P,T</w:t>
      </w:r>
      <w:proofErr w:type="gramEnd"/>
      <w:r>
        <w:rPr>
          <w:rFonts w:ascii="Arial" w:hAnsi="Arial" w:cs="Arial"/>
          <w:i/>
          <w:sz w:val="20"/>
        </w:rPr>
        <w:t>,q</w:t>
      </w:r>
      <w:proofErr w:type="spellEnd"/>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felt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adequate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seen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too</w:t>
      </w:r>
      <w:r>
        <w:rPr>
          <w:rFonts w:ascii="Arial" w:eastAsia="Arial" w:hAnsi="Arial" w:cs="Arial"/>
          <w:sz w:val="20"/>
        </w:rPr>
        <w:t xml:space="preserve"> </w:t>
      </w:r>
      <w:r>
        <w:rPr>
          <w:rFonts w:ascii="Arial" w:hAnsi="Arial" w:cs="Arial"/>
          <w:sz w:val="20"/>
        </w:rPr>
        <w:t>inflexible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use.)</w:t>
      </w:r>
    </w:p>
    <w:p w14:paraId="768091F1" w14:textId="77777777" w:rsidR="00086DB9" w:rsidRDefault="00986FBA">
      <w:pPr>
        <w:pStyle w:val="Textbody"/>
        <w:jc w:val="both"/>
      </w:pPr>
      <w:r>
        <w:rPr>
          <w:rFonts w:ascii="Arial" w:hAnsi="Arial" w:cs="Arial"/>
          <w:sz w:val="20"/>
        </w:rPr>
        <w:t>Since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nature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independent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widely</w:t>
      </w:r>
      <w:r>
        <w:rPr>
          <w:rFonts w:ascii="Arial" w:eastAsia="Arial" w:hAnsi="Arial" w:cs="Arial"/>
          <w:sz w:val="20"/>
        </w:rPr>
        <w:t xml:space="preserve"> </w:t>
      </w:r>
      <w:r>
        <w:rPr>
          <w:rFonts w:ascii="Arial" w:hAnsi="Arial" w:cs="Arial"/>
          <w:sz w:val="20"/>
        </w:rPr>
        <w:t>separated,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day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small</w:t>
      </w:r>
      <w:r>
        <w:rPr>
          <w:rFonts w:ascii="Arial" w:eastAsia="Arial" w:hAnsi="Arial" w:cs="Arial"/>
          <w:sz w:val="20"/>
        </w:rPr>
        <w:t xml:space="preserve"> </w:t>
      </w:r>
      <w:r>
        <w:rPr>
          <w:rFonts w:ascii="Arial" w:hAnsi="Arial" w:cs="Arial"/>
          <w:sz w:val="20"/>
        </w:rPr>
        <w:t>(around</w:t>
      </w:r>
      <w:r>
        <w:rPr>
          <w:rFonts w:ascii="Arial" w:eastAsia="Arial" w:hAnsi="Arial" w:cs="Arial"/>
          <w:sz w:val="20"/>
        </w:rPr>
        <w:t xml:space="preserve"> </w:t>
      </w:r>
      <w:r>
        <w:rPr>
          <w:rFonts w:ascii="Arial" w:hAnsi="Arial" w:cs="Arial"/>
          <w:sz w:val="20"/>
        </w:rPr>
        <w:t>500</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day</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receiver)</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proposed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implies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Tests</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sample</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confirmed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final</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approximately</w:t>
      </w:r>
      <w:r>
        <w:rPr>
          <w:rFonts w:ascii="Arial" w:eastAsia="Arial" w:hAnsi="Arial" w:cs="Arial"/>
          <w:sz w:val="20"/>
        </w:rPr>
        <w:t xml:space="preserve"> </w:t>
      </w:r>
      <w:r>
        <w:rPr>
          <w:rFonts w:ascii="Arial" w:hAnsi="Arial" w:cs="Arial"/>
          <w:sz w:val="20"/>
        </w:rPr>
        <w:t>12Kbytes</w:t>
      </w:r>
      <w:r>
        <w:rPr>
          <w:rFonts w:ascii="Arial" w:eastAsia="Arial" w:hAnsi="Arial" w:cs="Arial"/>
          <w:b/>
          <w:color w:val="FF0000"/>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200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(L1+L2+Corrected)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150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refractivity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proofErr w:type="spellStart"/>
      <w:proofErr w:type="gramStart"/>
      <w:r>
        <w:rPr>
          <w:rFonts w:ascii="Arial" w:hAnsi="Arial" w:cs="Arial"/>
          <w:i/>
          <w:sz w:val="20"/>
        </w:rPr>
        <w:t>P,T</w:t>
      </w:r>
      <w:proofErr w:type="gramEnd"/>
      <w:r>
        <w:rPr>
          <w:rFonts w:ascii="Arial" w:hAnsi="Arial" w:cs="Arial"/>
          <w:i/>
          <w:sz w:val="20"/>
        </w:rPr>
        <w:t>,q</w:t>
      </w:r>
      <w:proofErr w:type="spellEnd"/>
      <w:r>
        <w:rPr>
          <w:rFonts w:ascii="Arial" w:hAnsi="Arial" w:cs="Arial"/>
          <w:sz w:val="20"/>
        </w:rPr>
        <w:t>.</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employed</w:t>
      </w:r>
      <w:r>
        <w:rPr>
          <w:rFonts w:ascii="Arial" w:eastAsia="Arial" w:hAnsi="Arial" w:cs="Arial"/>
          <w:sz w:val="20"/>
        </w:rPr>
        <w:t xml:space="preserve"> </w:t>
      </w:r>
      <w:r>
        <w:rPr>
          <w:rFonts w:ascii="Arial" w:hAnsi="Arial" w:cs="Arial"/>
          <w:sz w:val="20"/>
        </w:rPr>
        <w:t>delayed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L1+L2+Corrected</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L1+L2</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skipped,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indeed</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additional</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frequencies</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desired,</w:t>
      </w:r>
      <w:r>
        <w:rPr>
          <w:rFonts w:ascii="Arial" w:eastAsia="Arial" w:hAnsi="Arial" w:cs="Arial"/>
          <w:sz w:val="20"/>
        </w:rPr>
        <w:t xml:space="preserve"> </w:t>
      </w:r>
      <w:r>
        <w:rPr>
          <w:rFonts w:ascii="Arial" w:hAnsi="Arial" w:cs="Arial"/>
          <w:sz w:val="20"/>
        </w:rPr>
        <w:t>giving</w:t>
      </w:r>
      <w:r>
        <w:rPr>
          <w:rFonts w:ascii="Arial" w:eastAsia="Arial" w:hAnsi="Arial" w:cs="Arial"/>
          <w:sz w:val="20"/>
        </w:rPr>
        <w:t xml:space="preserve"> </w:t>
      </w:r>
      <w:r>
        <w:rPr>
          <w:rFonts w:ascii="Arial" w:hAnsi="Arial" w:cs="Arial"/>
          <w:sz w:val="20"/>
        </w:rPr>
        <w:t>flexibility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trade-off</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resolution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Indicative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combinations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_Ref192315717 </w:instrText>
      </w:r>
      <w:r>
        <w:rPr>
          <w:rFonts w:ascii="Arial" w:eastAsia="Arial" w:hAnsi="Arial" w:cs="Arial"/>
          <w:sz w:val="20"/>
        </w:rPr>
        <w:fldChar w:fldCharType="separate"/>
      </w:r>
      <w:r>
        <w:rPr>
          <w:rFonts w:ascii="Arial" w:eastAsia="Arial" w:hAnsi="Arial" w:cs="Arial"/>
          <w:sz w:val="20"/>
        </w:rPr>
        <w:t>Table 11</w:t>
      </w:r>
      <w:r>
        <w:rPr>
          <w:rFonts w:ascii="Arial" w:eastAsia="Arial" w:hAnsi="Arial" w:cs="Arial"/>
          <w:sz w:val="20"/>
        </w:rPr>
        <w:fldChar w:fldCharType="end"/>
      </w:r>
      <w:r>
        <w:rPr>
          <w:rFonts w:ascii="Arial" w:hAnsi="Arial" w:cs="Arial"/>
          <w:sz w:val="20"/>
        </w:rPr>
        <w:t>.</w:t>
      </w:r>
    </w:p>
    <w:p w14:paraId="768091F2" w14:textId="77777777" w:rsidR="00086DB9" w:rsidRDefault="00986FBA">
      <w:pPr>
        <w:pStyle w:val="Textbody"/>
        <w:jc w:val="both"/>
      </w:pPr>
      <w:r>
        <w:rPr>
          <w:rFonts w:ascii="Arial" w:hAnsi="Arial" w:cs="Arial"/>
          <w:sz w:val="20"/>
        </w:rPr>
        <w:t>In</w:t>
      </w:r>
      <w:r>
        <w:rPr>
          <w:rFonts w:ascii="Arial" w:eastAsia="Arial" w:hAnsi="Arial" w:cs="Arial"/>
          <w:sz w:val="20"/>
        </w:rPr>
        <w:t xml:space="preserve"> </w:t>
      </w:r>
      <w:r>
        <w:rPr>
          <w:rFonts w:ascii="Arial" w:hAnsi="Arial" w:cs="Arial"/>
          <w:sz w:val="20"/>
        </w:rPr>
        <w:t>summary,</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kept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consistent</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usage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defining</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sequences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necessary,</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initially</w:t>
      </w:r>
      <w:r>
        <w:rPr>
          <w:rFonts w:ascii="Arial" w:eastAsia="Arial" w:hAnsi="Arial" w:cs="Arial"/>
          <w:sz w:val="20"/>
        </w:rPr>
        <w:t xml:space="preserve"> </w:t>
      </w:r>
      <w:r>
        <w:rPr>
          <w:rFonts w:ascii="Arial" w:hAnsi="Arial" w:cs="Arial"/>
          <w:sz w:val="20"/>
        </w:rPr>
        <w:t>placed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Wider</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lastRenderedPageBreak/>
        <w:t>proto-operational</w:t>
      </w:r>
      <w:r>
        <w:rPr>
          <w:rFonts w:ascii="Arial" w:eastAsia="Arial" w:hAnsi="Arial" w:cs="Arial"/>
          <w:sz w:val="20"/>
        </w:rPr>
        <w:t xml:space="preserve"> </w:t>
      </w:r>
      <w:r>
        <w:rPr>
          <w:rFonts w:ascii="Arial" w:hAnsi="Arial" w:cs="Arial"/>
          <w:sz w:val="20"/>
        </w:rPr>
        <w:t>environment</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proposed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inclusion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minor</w:t>
      </w:r>
      <w:r>
        <w:rPr>
          <w:rFonts w:ascii="Arial" w:eastAsia="Arial" w:hAnsi="Arial" w:cs="Arial"/>
          <w:sz w:val="20"/>
        </w:rPr>
        <w:t xml:space="preserve"> </w:t>
      </w:r>
      <w:r>
        <w:rPr>
          <w:rFonts w:ascii="Arial" w:hAnsi="Arial" w:cs="Arial"/>
          <w:sz w:val="20"/>
        </w:rPr>
        <w:t>modifications</w:t>
      </w:r>
      <w:r>
        <w:rPr>
          <w:rFonts w:ascii="Arial" w:eastAsia="Arial" w:hAnsi="Arial" w:cs="Arial"/>
          <w:sz w:val="20"/>
        </w:rPr>
        <w:t xml:space="preserve"> </w:t>
      </w:r>
      <w:r>
        <w:rPr>
          <w:rFonts w:ascii="Arial" w:hAnsi="Arial" w:cs="Arial"/>
          <w:sz w:val="20"/>
        </w:rPr>
        <w:t>(reflected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accepted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[RD.5],</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November</w:t>
      </w:r>
      <w:r>
        <w:rPr>
          <w:rFonts w:ascii="Arial" w:eastAsia="Arial" w:hAnsi="Arial" w:cs="Arial"/>
          <w:sz w:val="20"/>
        </w:rPr>
        <w:t xml:space="preserve"> </w:t>
      </w:r>
      <w:r>
        <w:rPr>
          <w:rFonts w:ascii="Arial" w:hAnsi="Arial" w:cs="Arial"/>
          <w:sz w:val="20"/>
        </w:rPr>
        <w:t>2005</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12).</w:t>
      </w:r>
    </w:p>
    <w:p w14:paraId="768091F3" w14:textId="77777777" w:rsidR="00086DB9" w:rsidRDefault="00086DB9">
      <w:pPr>
        <w:pStyle w:val="Textbody"/>
        <w:spacing w:before="0"/>
        <w:jc w:val="both"/>
        <w:rPr>
          <w:rFonts w:ascii="Arial" w:hAnsi="Arial" w:cs="Arial"/>
          <w:sz w:val="20"/>
        </w:rPr>
      </w:pPr>
    </w:p>
    <w:p w14:paraId="768091F4" w14:textId="77777777" w:rsidR="00086DB9" w:rsidRDefault="00986FBA">
      <w:pPr>
        <w:pStyle w:val="Heading2"/>
      </w:pPr>
      <w:bookmarkStart w:id="46" w:name="__RefHeading__73_1229796929"/>
      <w:r>
        <w:t>Levels</w:t>
      </w:r>
      <w:r>
        <w:rPr>
          <w:rFonts w:eastAsia="Arial"/>
        </w:rPr>
        <w:t xml:space="preserve"> and S</w:t>
      </w:r>
      <w:r>
        <w:t>teps</w:t>
      </w:r>
      <w:bookmarkEnd w:id="46"/>
    </w:p>
    <w:p w14:paraId="768091F5" w14:textId="77777777" w:rsidR="00086DB9" w:rsidRDefault="00986FBA">
      <w:pPr>
        <w:pStyle w:val="Header"/>
        <w:tabs>
          <w:tab w:val="clear" w:pos="4819"/>
          <w:tab w:val="clear" w:pos="9638"/>
        </w:tabs>
        <w:jc w:val="both"/>
        <w:rPr>
          <w:rFonts w:ascii="Arial" w:hAnsi="Arial" w:cs="Arial"/>
          <w:sz w:val="20"/>
        </w:rPr>
      </w:pPr>
      <w:r>
        <w:rPr>
          <w:rFonts w:ascii="Arial" w:hAnsi="Arial" w:cs="Arial"/>
          <w:sz w:val="20"/>
        </w:rPr>
        <w:t>Following</w:t>
      </w:r>
      <w:r>
        <w:rPr>
          <w:rFonts w:ascii="Arial" w:eastAsia="Arial" w:hAnsi="Arial" w:cs="Arial"/>
          <w:sz w:val="20"/>
        </w:rPr>
        <w:t xml:space="preserve"> </w:t>
      </w:r>
      <w:r>
        <w:rPr>
          <w:rFonts w:ascii="Arial" w:hAnsi="Arial" w:cs="Arial"/>
          <w:sz w:val="20"/>
        </w:rPr>
        <w:t>CEOS</w:t>
      </w:r>
      <w:r>
        <w:rPr>
          <w:rFonts w:ascii="Arial" w:eastAsia="Arial" w:hAnsi="Arial" w:cs="Arial"/>
          <w:sz w:val="20"/>
        </w:rPr>
        <w:t xml:space="preserve"> </w:t>
      </w:r>
      <w:r>
        <w:rPr>
          <w:rFonts w:ascii="Arial" w:hAnsi="Arial" w:cs="Arial"/>
          <w:sz w:val="20"/>
        </w:rPr>
        <w:t>practice,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conventionally</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p>
    <w:p w14:paraId="768091F6" w14:textId="77777777" w:rsidR="00086DB9" w:rsidRDefault="00086DB9">
      <w:pPr>
        <w:pStyle w:val="Header"/>
        <w:tabs>
          <w:tab w:val="clear" w:pos="4819"/>
          <w:tab w:val="clear" w:pos="9638"/>
        </w:tabs>
        <w:jc w:val="both"/>
        <w:rPr>
          <w:rFonts w:ascii="Arial" w:hAnsi="Arial" w:cs="Arial"/>
        </w:rPr>
      </w:pPr>
    </w:p>
    <w:tbl>
      <w:tblPr>
        <w:tblW w:w="9101" w:type="dxa"/>
        <w:tblInd w:w="-5" w:type="dxa"/>
        <w:tblLayout w:type="fixed"/>
        <w:tblCellMar>
          <w:left w:w="10" w:type="dxa"/>
          <w:right w:w="10" w:type="dxa"/>
        </w:tblCellMar>
        <w:tblLook w:val="0000" w:firstRow="0" w:lastRow="0" w:firstColumn="0" w:lastColumn="0" w:noHBand="0" w:noVBand="0"/>
      </w:tblPr>
      <w:tblGrid>
        <w:gridCol w:w="1057"/>
        <w:gridCol w:w="3690"/>
        <w:gridCol w:w="4354"/>
      </w:tblGrid>
      <w:tr w:rsidR="00086DB9" w14:paraId="768091FA" w14:textId="77777777">
        <w:tc>
          <w:tcPr>
            <w:tcW w:w="1057" w:type="dxa"/>
            <w:tcMar>
              <w:top w:w="0" w:type="dxa"/>
              <w:left w:w="108" w:type="dxa"/>
              <w:bottom w:w="0" w:type="dxa"/>
              <w:right w:w="108" w:type="dxa"/>
            </w:tcMar>
          </w:tcPr>
          <w:p w14:paraId="768091F7"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Level</w:t>
            </w:r>
          </w:p>
        </w:tc>
        <w:tc>
          <w:tcPr>
            <w:tcW w:w="3690" w:type="dxa"/>
            <w:tcMar>
              <w:top w:w="0" w:type="dxa"/>
              <w:left w:w="108" w:type="dxa"/>
              <w:bottom w:w="0" w:type="dxa"/>
              <w:right w:w="108" w:type="dxa"/>
            </w:tcMar>
          </w:tcPr>
          <w:p w14:paraId="768091F8"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Generic</w:t>
            </w:r>
            <w:r>
              <w:rPr>
                <w:rFonts w:ascii="Arial" w:eastAsia="Arial" w:hAnsi="Arial" w:cs="Arial"/>
                <w:b/>
                <w:bCs/>
                <w:i/>
                <w:iCs/>
                <w:sz w:val="18"/>
                <w:szCs w:val="18"/>
              </w:rPr>
              <w:t xml:space="preserve"> </w:t>
            </w:r>
            <w:r>
              <w:rPr>
                <w:rFonts w:ascii="Arial" w:hAnsi="Arial" w:cs="Arial"/>
                <w:b/>
                <w:bCs/>
                <w:i/>
                <w:iCs/>
                <w:sz w:val="18"/>
                <w:szCs w:val="18"/>
              </w:rPr>
              <w:t>definition</w:t>
            </w:r>
          </w:p>
        </w:tc>
        <w:tc>
          <w:tcPr>
            <w:tcW w:w="4354" w:type="dxa"/>
            <w:tcMar>
              <w:top w:w="0" w:type="dxa"/>
              <w:left w:w="108" w:type="dxa"/>
              <w:bottom w:w="0" w:type="dxa"/>
              <w:right w:w="108" w:type="dxa"/>
            </w:tcMar>
          </w:tcPr>
          <w:p w14:paraId="768091F9" w14:textId="77777777" w:rsidR="00086DB9" w:rsidRDefault="00986FBA">
            <w:pPr>
              <w:pStyle w:val="Header"/>
              <w:tabs>
                <w:tab w:val="clear" w:pos="4819"/>
                <w:tab w:val="clear" w:pos="9638"/>
              </w:tabs>
              <w:snapToGrid w:val="0"/>
              <w:jc w:val="center"/>
              <w:rPr>
                <w:rFonts w:ascii="Arial" w:hAnsi="Arial" w:cs="Arial"/>
                <w:b/>
                <w:bCs/>
                <w:i/>
                <w:iCs/>
                <w:sz w:val="18"/>
                <w:szCs w:val="18"/>
              </w:rPr>
            </w:pPr>
            <w:r>
              <w:rPr>
                <w:rFonts w:ascii="Arial" w:hAnsi="Arial" w:cs="Arial"/>
                <w:b/>
                <w:bCs/>
                <w:i/>
                <w:iCs/>
                <w:sz w:val="18"/>
                <w:szCs w:val="18"/>
              </w:rPr>
              <w:t>Applied</w:t>
            </w:r>
            <w:r>
              <w:rPr>
                <w:rFonts w:ascii="Arial" w:eastAsia="Arial" w:hAnsi="Arial" w:cs="Arial"/>
                <w:b/>
                <w:bCs/>
                <w:i/>
                <w:iCs/>
                <w:sz w:val="18"/>
                <w:szCs w:val="18"/>
              </w:rPr>
              <w:t xml:space="preserve"> </w:t>
            </w:r>
            <w:r>
              <w:rPr>
                <w:rFonts w:ascii="Arial" w:hAnsi="Arial" w:cs="Arial"/>
                <w:b/>
                <w:bCs/>
                <w:i/>
                <w:iCs/>
                <w:sz w:val="18"/>
                <w:szCs w:val="18"/>
              </w:rPr>
              <w:t>to</w:t>
            </w:r>
            <w:r>
              <w:rPr>
                <w:rFonts w:ascii="Arial" w:eastAsia="Arial" w:hAnsi="Arial" w:cs="Arial"/>
                <w:b/>
                <w:bCs/>
                <w:i/>
                <w:iCs/>
                <w:sz w:val="18"/>
                <w:szCs w:val="18"/>
              </w:rPr>
              <w:t xml:space="preserve"> </w:t>
            </w:r>
            <w:r>
              <w:rPr>
                <w:rFonts w:ascii="Arial" w:hAnsi="Arial" w:cs="Arial"/>
                <w:b/>
                <w:bCs/>
                <w:i/>
                <w:iCs/>
                <w:sz w:val="18"/>
                <w:szCs w:val="18"/>
              </w:rPr>
              <w:t>RO</w:t>
            </w:r>
          </w:p>
        </w:tc>
      </w:tr>
      <w:tr w:rsidR="00086DB9" w14:paraId="768091FE" w14:textId="77777777">
        <w:tc>
          <w:tcPr>
            <w:tcW w:w="1057" w:type="dxa"/>
            <w:tcMar>
              <w:top w:w="0" w:type="dxa"/>
              <w:left w:w="108" w:type="dxa"/>
              <w:bottom w:w="0" w:type="dxa"/>
              <w:right w:w="108" w:type="dxa"/>
            </w:tcMar>
          </w:tcPr>
          <w:p w14:paraId="768091FB" w14:textId="77777777" w:rsidR="00086DB9" w:rsidRDefault="00986FBA">
            <w:pPr>
              <w:pStyle w:val="Standard"/>
              <w:snapToGrid w:val="0"/>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0</w:t>
            </w:r>
            <w:r>
              <w:rPr>
                <w:rFonts w:ascii="Arial" w:hAnsi="Arial" w:cs="Arial"/>
                <w:sz w:val="18"/>
                <w:szCs w:val="18"/>
              </w:rPr>
              <w:t>:</w:t>
            </w:r>
          </w:p>
        </w:tc>
        <w:tc>
          <w:tcPr>
            <w:tcW w:w="3690" w:type="dxa"/>
            <w:tcMar>
              <w:top w:w="0" w:type="dxa"/>
              <w:left w:w="108" w:type="dxa"/>
              <w:bottom w:w="0" w:type="dxa"/>
              <w:right w:w="108" w:type="dxa"/>
            </w:tcMar>
          </w:tcPr>
          <w:p w14:paraId="768091FC" w14:textId="77777777" w:rsidR="00086DB9" w:rsidRDefault="00986FBA">
            <w:pPr>
              <w:pStyle w:val="Header"/>
              <w:tabs>
                <w:tab w:val="clear" w:pos="4819"/>
                <w:tab w:val="clear" w:pos="9638"/>
              </w:tabs>
              <w:snapToGrid w:val="0"/>
              <w:jc w:val="both"/>
              <w:rPr>
                <w:rFonts w:ascii="Arial" w:hAnsi="Arial" w:cs="Arial"/>
                <w:sz w:val="18"/>
                <w:szCs w:val="18"/>
              </w:rPr>
            </w:pPr>
            <w:r>
              <w:rPr>
                <w:rFonts w:ascii="Arial" w:hAnsi="Arial" w:cs="Arial"/>
                <w:sz w:val="18"/>
                <w:szCs w:val="18"/>
              </w:rPr>
              <w:t>Raw</w:t>
            </w:r>
            <w:r>
              <w:rPr>
                <w:rFonts w:ascii="Arial" w:eastAsia="Arial" w:hAnsi="Arial" w:cs="Arial"/>
                <w:sz w:val="18"/>
                <w:szCs w:val="18"/>
              </w:rPr>
              <w:t xml:space="preserve"> </w:t>
            </w:r>
            <w:r>
              <w:rPr>
                <w:rFonts w:ascii="Arial" w:hAnsi="Arial" w:cs="Arial"/>
                <w:sz w:val="18"/>
                <w:szCs w:val="18"/>
              </w:rPr>
              <w:t>source</w:t>
            </w:r>
            <w:r>
              <w:rPr>
                <w:rFonts w:ascii="Arial" w:eastAsia="Arial" w:hAnsi="Arial" w:cs="Arial"/>
                <w:sz w:val="18"/>
                <w:szCs w:val="18"/>
              </w:rPr>
              <w:t xml:space="preserve"> </w:t>
            </w:r>
            <w:r>
              <w:rPr>
                <w:rFonts w:ascii="Arial" w:hAnsi="Arial" w:cs="Arial"/>
                <w:sz w:val="18"/>
                <w:szCs w:val="18"/>
              </w:rPr>
              <w:t>data</w:t>
            </w:r>
          </w:p>
        </w:tc>
        <w:tc>
          <w:tcPr>
            <w:tcW w:w="4354" w:type="dxa"/>
            <w:tcMar>
              <w:top w:w="0" w:type="dxa"/>
              <w:left w:w="108" w:type="dxa"/>
              <w:bottom w:w="0" w:type="dxa"/>
              <w:right w:w="108" w:type="dxa"/>
            </w:tcMar>
          </w:tcPr>
          <w:p w14:paraId="768091FD" w14:textId="77777777" w:rsidR="00086DB9" w:rsidRDefault="00986FBA">
            <w:pPr>
              <w:pStyle w:val="Header"/>
              <w:tabs>
                <w:tab w:val="clear" w:pos="4819"/>
                <w:tab w:val="clear" w:pos="9638"/>
              </w:tabs>
              <w:snapToGrid w:val="0"/>
              <w:jc w:val="both"/>
            </w:pPr>
            <w:r>
              <w:rPr>
                <w:rFonts w:ascii="Arial" w:hAnsi="Arial" w:cs="Arial"/>
                <w:sz w:val="18"/>
                <w:szCs w:val="18"/>
              </w:rPr>
              <w:t>Raw</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tracking</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ancillary</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before</w:t>
            </w:r>
            <w:r>
              <w:rPr>
                <w:rFonts w:ascii="Arial" w:eastAsia="Arial" w:hAnsi="Arial" w:cs="Arial"/>
                <w:sz w:val="18"/>
                <w:szCs w:val="18"/>
              </w:rPr>
              <w:t xml:space="preserve"> </w:t>
            </w:r>
            <w:r>
              <w:rPr>
                <w:rFonts w:ascii="Arial" w:hAnsi="Arial" w:cs="Arial"/>
                <w:sz w:val="18"/>
                <w:szCs w:val="18"/>
              </w:rPr>
              <w:t>clock</w:t>
            </w:r>
            <w:r>
              <w:rPr>
                <w:rFonts w:ascii="Arial" w:eastAsia="Arial" w:hAnsi="Arial" w:cs="Arial"/>
                <w:sz w:val="18"/>
                <w:szCs w:val="18"/>
              </w:rPr>
              <w:t xml:space="preserve"> </w:t>
            </w:r>
            <w:r>
              <w:rPr>
                <w:rFonts w:ascii="Arial" w:hAnsi="Arial" w:cs="Arial"/>
                <w:sz w:val="18"/>
                <w:szCs w:val="18"/>
              </w:rPr>
              <w:t>correction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reconstruction</w:t>
            </w:r>
          </w:p>
        </w:tc>
      </w:tr>
      <w:tr w:rsidR="00086DB9" w14:paraId="76809202" w14:textId="77777777">
        <w:tc>
          <w:tcPr>
            <w:tcW w:w="1057" w:type="dxa"/>
            <w:tcMar>
              <w:top w:w="0" w:type="dxa"/>
              <w:left w:w="108" w:type="dxa"/>
              <w:bottom w:w="0" w:type="dxa"/>
              <w:right w:w="108" w:type="dxa"/>
            </w:tcMar>
          </w:tcPr>
          <w:p w14:paraId="768091FF" w14:textId="77777777" w:rsidR="00086DB9" w:rsidRDefault="00986FBA">
            <w:pPr>
              <w:pStyle w:val="Standard"/>
              <w:snapToGrid w:val="0"/>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1a</w:t>
            </w:r>
            <w:r>
              <w:rPr>
                <w:rFonts w:ascii="Arial" w:hAnsi="Arial" w:cs="Arial"/>
                <w:sz w:val="18"/>
                <w:szCs w:val="18"/>
              </w:rPr>
              <w:t>:</w:t>
            </w:r>
          </w:p>
        </w:tc>
        <w:tc>
          <w:tcPr>
            <w:tcW w:w="3690" w:type="dxa"/>
            <w:tcMar>
              <w:top w:w="0" w:type="dxa"/>
              <w:left w:w="108" w:type="dxa"/>
              <w:bottom w:w="0" w:type="dxa"/>
              <w:right w:w="108" w:type="dxa"/>
            </w:tcMar>
          </w:tcPr>
          <w:p w14:paraId="76809200" w14:textId="77777777" w:rsidR="00086DB9" w:rsidRDefault="00986FBA">
            <w:pPr>
              <w:pStyle w:val="Standard"/>
              <w:snapToGrid w:val="0"/>
              <w:jc w:val="both"/>
            </w:pPr>
            <w:r>
              <w:rPr>
                <w:rFonts w:ascii="Arial" w:hAnsi="Arial" w:cs="Arial"/>
                <w:sz w:val="18"/>
                <w:szCs w:val="18"/>
              </w:rPr>
              <w:t>Geo-located</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engineering</w:t>
            </w:r>
            <w:r>
              <w:rPr>
                <w:rFonts w:ascii="Arial" w:eastAsia="Arial" w:hAnsi="Arial" w:cs="Arial"/>
                <w:sz w:val="18"/>
                <w:szCs w:val="18"/>
              </w:rPr>
              <w:t xml:space="preserve"> </w:t>
            </w:r>
            <w:r>
              <w:rPr>
                <w:rFonts w:ascii="Arial" w:hAnsi="Arial" w:cs="Arial"/>
                <w:sz w:val="18"/>
                <w:szCs w:val="18"/>
              </w:rPr>
              <w:t>units</w:t>
            </w:r>
            <w:r>
              <w:rPr>
                <w:rFonts w:ascii="Arial" w:eastAsia="Arial" w:hAnsi="Arial" w:cs="Arial"/>
                <w:sz w:val="18"/>
                <w:szCs w:val="18"/>
              </w:rPr>
              <w:t xml:space="preserve"> </w:t>
            </w:r>
            <w:r>
              <w:rPr>
                <w:rFonts w:ascii="Arial" w:hAnsi="Arial" w:cs="Arial"/>
                <w:sz w:val="18"/>
                <w:szCs w:val="18"/>
              </w:rPr>
              <w:t>complete</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ancillary</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t>
            </w:r>
            <w:proofErr w:type="gramStart"/>
            <w:r>
              <w:rPr>
                <w:rFonts w:ascii="Arial" w:hAnsi="Arial" w:cs="Arial"/>
                <w:sz w:val="18"/>
                <w:szCs w:val="18"/>
              </w:rPr>
              <w:t>e.g.</w:t>
            </w:r>
            <w:proofErr w:type="gramEnd"/>
            <w:r>
              <w:rPr>
                <w:rFonts w:ascii="Arial" w:eastAsia="Arial" w:hAnsi="Arial" w:cs="Arial"/>
                <w:sz w:val="18"/>
                <w:szCs w:val="18"/>
              </w:rPr>
              <w:t xml:space="preserve"> </w:t>
            </w:r>
            <w:r>
              <w:rPr>
                <w:rFonts w:ascii="Arial" w:hAnsi="Arial" w:cs="Arial"/>
                <w:sz w:val="18"/>
                <w:szCs w:val="18"/>
              </w:rPr>
              <w:t>calibration</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applied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p>
        </w:tc>
        <w:tc>
          <w:tcPr>
            <w:tcW w:w="4354" w:type="dxa"/>
            <w:tcMar>
              <w:top w:w="0" w:type="dxa"/>
              <w:left w:w="108" w:type="dxa"/>
              <w:bottom w:w="0" w:type="dxa"/>
              <w:right w:w="108" w:type="dxa"/>
            </w:tcMar>
          </w:tcPr>
          <w:p w14:paraId="76809201" w14:textId="77777777" w:rsidR="00086DB9" w:rsidRDefault="00986FBA">
            <w:pPr>
              <w:pStyle w:val="Standard"/>
              <w:snapToGrid w:val="0"/>
              <w:jc w:val="both"/>
            </w:pPr>
            <w:r>
              <w:rPr>
                <w:rFonts w:ascii="Arial" w:hAnsi="Arial" w:cs="Arial"/>
                <w:sz w:val="18"/>
                <w:szCs w:val="18"/>
              </w:rPr>
              <w:t>Reconstructed</w:t>
            </w:r>
            <w:r>
              <w:rPr>
                <w:rFonts w:ascii="Arial" w:eastAsia="Arial" w:hAnsi="Arial" w:cs="Arial"/>
                <w:sz w:val="18"/>
                <w:szCs w:val="18"/>
              </w:rPr>
              <w:t xml:space="preserve"> </w:t>
            </w:r>
            <w:r>
              <w:rPr>
                <w:rFonts w:ascii="Arial" w:hAnsi="Arial" w:cs="Arial"/>
                <w:sz w:val="18"/>
                <w:szCs w:val="18"/>
              </w:rPr>
              <w:t>full-resolution</w:t>
            </w:r>
            <w:r>
              <w:rPr>
                <w:rFonts w:ascii="Arial" w:eastAsia="Arial" w:hAnsi="Arial" w:cs="Arial"/>
                <w:sz w:val="18"/>
                <w:szCs w:val="18"/>
              </w:rPr>
              <w:t xml:space="preserve"> </w:t>
            </w:r>
            <w:r>
              <w:rPr>
                <w:rFonts w:ascii="Arial" w:hAnsi="Arial" w:cs="Arial"/>
                <w:sz w:val="18"/>
                <w:szCs w:val="18"/>
              </w:rPr>
              <w:t>excess</w:t>
            </w:r>
            <w:r>
              <w:rPr>
                <w:rFonts w:ascii="Arial" w:eastAsia="Arial" w:hAnsi="Arial" w:cs="Arial"/>
                <w:sz w:val="18"/>
                <w:szCs w:val="18"/>
              </w:rPr>
              <w:t xml:space="preserve"> </w:t>
            </w:r>
            <w:r>
              <w:rPr>
                <w:rFonts w:ascii="Arial" w:hAnsi="Arial" w:cs="Arial"/>
                <w:sz w:val="18"/>
                <w:szCs w:val="18"/>
              </w:rPr>
              <w:t>phases;</w:t>
            </w:r>
            <w:r>
              <w:rPr>
                <w:rFonts w:ascii="Arial" w:eastAsia="Arial" w:hAnsi="Arial" w:cs="Arial"/>
                <w:sz w:val="18"/>
                <w:szCs w:val="18"/>
              </w:rPr>
              <w:t xml:space="preserve"> </w:t>
            </w:r>
            <w:r>
              <w:rPr>
                <w:rFonts w:ascii="Arial" w:hAnsi="Arial" w:cs="Arial"/>
                <w:sz w:val="18"/>
                <w:szCs w:val="18"/>
              </w:rPr>
              <w:t>SNRs;</w:t>
            </w:r>
            <w:r>
              <w:rPr>
                <w:rFonts w:ascii="Arial" w:eastAsia="Arial" w:hAnsi="Arial" w:cs="Arial"/>
                <w:sz w:val="18"/>
                <w:szCs w:val="18"/>
              </w:rPr>
              <w:t xml:space="preserve"> </w:t>
            </w:r>
            <w:r>
              <w:rPr>
                <w:rFonts w:ascii="Arial" w:hAnsi="Arial" w:cs="Arial"/>
                <w:sz w:val="18"/>
                <w:szCs w:val="18"/>
              </w:rPr>
              <w:t>amplitudes;</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I,</w:t>
            </w:r>
            <w:r>
              <w:rPr>
                <w:rFonts w:ascii="Arial" w:eastAsia="Arial" w:hAnsi="Arial" w:cs="Arial"/>
                <w:sz w:val="18"/>
                <w:szCs w:val="18"/>
              </w:rPr>
              <w:t xml:space="preserve"> </w:t>
            </w:r>
            <w:r>
              <w:rPr>
                <w:rFonts w:ascii="Arial" w:hAnsi="Arial" w:cs="Arial"/>
                <w:sz w:val="18"/>
                <w:szCs w:val="18"/>
              </w:rPr>
              <w:t>Q</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NCO</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navigation</w:t>
            </w:r>
            <w:r>
              <w:rPr>
                <w:rFonts w:ascii="Arial" w:eastAsia="Arial" w:hAnsi="Arial" w:cs="Arial"/>
                <w:sz w:val="18"/>
                <w:szCs w:val="18"/>
              </w:rPr>
              <w:t xml:space="preserve"> </w:t>
            </w:r>
            <w:r>
              <w:rPr>
                <w:rFonts w:ascii="Arial" w:hAnsi="Arial" w:cs="Arial"/>
                <w:sz w:val="18"/>
                <w:szCs w:val="18"/>
              </w:rPr>
              <w:t>bits</w:t>
            </w:r>
          </w:p>
        </w:tc>
      </w:tr>
      <w:tr w:rsidR="00086DB9" w14:paraId="76809206" w14:textId="77777777">
        <w:tc>
          <w:tcPr>
            <w:tcW w:w="1057" w:type="dxa"/>
            <w:tcMar>
              <w:top w:w="0" w:type="dxa"/>
              <w:left w:w="108" w:type="dxa"/>
              <w:bottom w:w="0" w:type="dxa"/>
              <w:right w:w="108" w:type="dxa"/>
            </w:tcMar>
          </w:tcPr>
          <w:p w14:paraId="76809203" w14:textId="77777777" w:rsidR="00086DB9" w:rsidRDefault="00986FBA">
            <w:pPr>
              <w:pStyle w:val="Standard"/>
              <w:snapToGrid w:val="0"/>
              <w:rPr>
                <w:rFonts w:ascii="Arial" w:hAnsi="Arial" w:cs="Arial"/>
                <w:b/>
                <w:bCs/>
                <w:sz w:val="18"/>
                <w:szCs w:val="18"/>
              </w:rPr>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1b:</w:t>
            </w:r>
          </w:p>
        </w:tc>
        <w:tc>
          <w:tcPr>
            <w:tcW w:w="3690" w:type="dxa"/>
            <w:tcMar>
              <w:top w:w="0" w:type="dxa"/>
              <w:left w:w="108" w:type="dxa"/>
              <w:bottom w:w="0" w:type="dxa"/>
              <w:right w:w="108" w:type="dxa"/>
            </w:tcMar>
          </w:tcPr>
          <w:p w14:paraId="76809204" w14:textId="77777777" w:rsidR="00086DB9" w:rsidRDefault="00986FBA">
            <w:pPr>
              <w:pStyle w:val="Header"/>
              <w:tabs>
                <w:tab w:val="clear" w:pos="4819"/>
                <w:tab w:val="clear" w:pos="9638"/>
              </w:tabs>
              <w:snapToGrid w:val="0"/>
              <w:jc w:val="both"/>
              <w:rPr>
                <w:rFonts w:ascii="Arial" w:hAnsi="Arial" w:cs="Arial"/>
                <w:sz w:val="18"/>
                <w:szCs w:val="18"/>
              </w:rPr>
            </w:pP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calibration</w:t>
            </w:r>
            <w:r>
              <w:rPr>
                <w:rFonts w:ascii="Arial" w:eastAsia="Arial" w:hAnsi="Arial" w:cs="Arial"/>
                <w:sz w:val="18"/>
                <w:szCs w:val="18"/>
              </w:rPr>
              <w:t xml:space="preserve"> </w:t>
            </w:r>
            <w:r>
              <w:rPr>
                <w:rFonts w:ascii="Arial" w:hAnsi="Arial" w:cs="Arial"/>
                <w:sz w:val="18"/>
                <w:szCs w:val="18"/>
              </w:rPr>
              <w:t>applied</w:t>
            </w:r>
          </w:p>
        </w:tc>
        <w:tc>
          <w:tcPr>
            <w:tcW w:w="4354" w:type="dxa"/>
            <w:tcMar>
              <w:top w:w="0" w:type="dxa"/>
              <w:left w:w="108" w:type="dxa"/>
              <w:bottom w:w="0" w:type="dxa"/>
              <w:right w:w="108" w:type="dxa"/>
            </w:tcMar>
          </w:tcPr>
          <w:p w14:paraId="76809205" w14:textId="77777777" w:rsidR="00086DB9" w:rsidRDefault="00986FBA">
            <w:pPr>
              <w:pStyle w:val="Standard"/>
              <w:snapToGrid w:val="0"/>
              <w:jc w:val="both"/>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function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location,</w:t>
            </w:r>
            <w:r>
              <w:rPr>
                <w:rFonts w:ascii="Arial" w:eastAsia="Arial" w:hAnsi="Arial" w:cs="Arial"/>
                <w:sz w:val="18"/>
                <w:szCs w:val="18"/>
              </w:rPr>
              <w:t xml:space="preserve"> </w:t>
            </w:r>
            <w:proofErr w:type="gramStart"/>
            <w:r>
              <w:rPr>
                <w:rFonts w:ascii="Arial" w:hAnsi="Arial" w:cs="Arial"/>
                <w:sz w:val="18"/>
                <w:szCs w:val="18"/>
              </w:rPr>
              <w:t>metadata</w:t>
            </w:r>
            <w:proofErr w:type="gramEnd"/>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quality</w:t>
            </w:r>
            <w:r>
              <w:rPr>
                <w:rFonts w:ascii="Arial" w:eastAsia="Arial" w:hAnsi="Arial" w:cs="Arial"/>
                <w:sz w:val="18"/>
                <w:szCs w:val="18"/>
              </w:rPr>
              <w:t xml:space="preserve"> </w:t>
            </w:r>
            <w:r>
              <w:rPr>
                <w:rFonts w:ascii="Arial" w:hAnsi="Arial" w:cs="Arial"/>
                <w:sz w:val="18"/>
                <w:szCs w:val="18"/>
              </w:rPr>
              <w:t>information.</w:t>
            </w:r>
          </w:p>
        </w:tc>
      </w:tr>
      <w:tr w:rsidR="00086DB9" w14:paraId="7680920A" w14:textId="77777777">
        <w:tc>
          <w:tcPr>
            <w:tcW w:w="1057" w:type="dxa"/>
            <w:tcMar>
              <w:top w:w="0" w:type="dxa"/>
              <w:left w:w="108" w:type="dxa"/>
              <w:bottom w:w="0" w:type="dxa"/>
              <w:right w:w="108" w:type="dxa"/>
            </w:tcMar>
          </w:tcPr>
          <w:p w14:paraId="76809207" w14:textId="77777777" w:rsidR="00086DB9" w:rsidRDefault="00986FBA">
            <w:pPr>
              <w:pStyle w:val="Standard"/>
              <w:snapToGrid w:val="0"/>
              <w:rPr>
                <w:rFonts w:ascii="Arial" w:hAnsi="Arial" w:cs="Arial"/>
                <w:b/>
                <w:bCs/>
                <w:sz w:val="18"/>
                <w:szCs w:val="18"/>
              </w:rPr>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2:</w:t>
            </w:r>
          </w:p>
        </w:tc>
        <w:tc>
          <w:tcPr>
            <w:tcW w:w="3690" w:type="dxa"/>
            <w:tcMar>
              <w:top w:w="0" w:type="dxa"/>
              <w:left w:w="108" w:type="dxa"/>
              <w:bottom w:w="0" w:type="dxa"/>
              <w:right w:w="108" w:type="dxa"/>
            </w:tcMar>
          </w:tcPr>
          <w:p w14:paraId="76809208" w14:textId="77777777" w:rsidR="00086DB9" w:rsidRDefault="00986FBA">
            <w:pPr>
              <w:pStyle w:val="Standard"/>
              <w:snapToGrid w:val="0"/>
              <w:jc w:val="both"/>
            </w:pPr>
            <w:r>
              <w:rPr>
                <w:rFonts w:ascii="Arial" w:hAnsi="Arial" w:cs="Arial"/>
                <w:sz w:val="18"/>
                <w:szCs w:val="18"/>
              </w:rPr>
              <w:t>Calibrated</w:t>
            </w:r>
            <w:r>
              <w:rPr>
                <w:rFonts w:ascii="Arial" w:eastAsia="Arial" w:hAnsi="Arial" w:cs="Arial"/>
                <w:sz w:val="18"/>
                <w:szCs w:val="18"/>
              </w:rPr>
              <w:t xml:space="preserve"> </w:t>
            </w: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retrieved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geophysical</w:t>
            </w:r>
            <w:r>
              <w:rPr>
                <w:rFonts w:ascii="Arial" w:eastAsia="Arial" w:hAnsi="Arial" w:cs="Arial"/>
                <w:sz w:val="18"/>
                <w:szCs w:val="18"/>
              </w:rPr>
              <w:t xml:space="preserve"> </w:t>
            </w:r>
            <w:r>
              <w:rPr>
                <w:rFonts w:ascii="Arial" w:hAnsi="Arial" w:cs="Arial"/>
                <w:sz w:val="18"/>
                <w:szCs w:val="18"/>
              </w:rPr>
              <w:t>units</w:t>
            </w:r>
          </w:p>
        </w:tc>
        <w:tc>
          <w:tcPr>
            <w:tcW w:w="4354" w:type="dxa"/>
            <w:tcMar>
              <w:top w:w="0" w:type="dxa"/>
              <w:left w:w="108" w:type="dxa"/>
              <w:bottom w:w="0" w:type="dxa"/>
              <w:right w:w="108" w:type="dxa"/>
            </w:tcMar>
          </w:tcPr>
          <w:p w14:paraId="76809209" w14:textId="77777777" w:rsidR="00086DB9" w:rsidRDefault="00986FBA">
            <w:pPr>
              <w:pStyle w:val="Standard"/>
              <w:snapToGrid w:val="0"/>
              <w:jc w:val="both"/>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refractivity,</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proofErr w:type="gramStart"/>
            <w:r>
              <w:rPr>
                <w:rFonts w:ascii="Arial" w:hAnsi="Arial" w:cs="Arial"/>
                <w:sz w:val="18"/>
                <w:szCs w:val="18"/>
              </w:rPr>
              <w:t>temperature</w:t>
            </w:r>
            <w:proofErr w:type="gramEnd"/>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humidity</w:t>
            </w:r>
            <w:r>
              <w:rPr>
                <w:rFonts w:ascii="Arial" w:eastAsia="Arial" w:hAnsi="Arial" w:cs="Arial"/>
                <w:sz w:val="18"/>
                <w:szCs w:val="18"/>
              </w:rPr>
              <w:t xml:space="preserve"> </w:t>
            </w: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quality</w:t>
            </w:r>
            <w:r>
              <w:rPr>
                <w:rFonts w:ascii="Arial" w:eastAsia="Arial" w:hAnsi="Arial" w:cs="Arial"/>
                <w:sz w:val="18"/>
                <w:szCs w:val="18"/>
              </w:rPr>
              <w:t xml:space="preserve"> </w:t>
            </w:r>
            <w:r>
              <w:rPr>
                <w:rFonts w:ascii="Arial" w:hAnsi="Arial" w:cs="Arial"/>
                <w:sz w:val="18"/>
                <w:szCs w:val="18"/>
              </w:rPr>
              <w:t>information.</w:t>
            </w:r>
          </w:p>
        </w:tc>
      </w:tr>
    </w:tbl>
    <w:p w14:paraId="7680920B" w14:textId="77777777" w:rsidR="00086DB9" w:rsidRDefault="00086DB9">
      <w:pPr>
        <w:pStyle w:val="Standard"/>
      </w:pPr>
    </w:p>
    <w:p w14:paraId="7680920C" w14:textId="77777777" w:rsidR="00086DB9" w:rsidRDefault="00986FBA">
      <w:pPr>
        <w:pStyle w:val="Header"/>
        <w:tabs>
          <w:tab w:val="clear" w:pos="4819"/>
          <w:tab w:val="clear" w:pos="9638"/>
        </w:tabs>
        <w:jc w:val="both"/>
      </w:pPr>
      <w:r>
        <w:rPr>
          <w:rFonts w:ascii="Arial" w:hAnsi="Arial" w:cs="Arial"/>
          <w:sz w:val="20"/>
        </w:rPr>
        <w:t>However,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nature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makes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further</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proofErr w:type="gramStart"/>
      <w:r>
        <w:rPr>
          <w:rFonts w:ascii="Arial" w:hAnsi="Arial" w:cs="Arial"/>
          <w:sz w:val="20"/>
        </w:rPr>
        <w:t>levels</w:t>
      </w:r>
      <w:r>
        <w:rPr>
          <w:rFonts w:ascii="Arial" w:eastAsia="Arial" w:hAnsi="Arial" w:cs="Arial"/>
          <w:sz w:val="20"/>
        </w:rPr>
        <w:t>’</w:t>
      </w:r>
      <w:proofErr w:type="gramEnd"/>
      <w:r>
        <w:rPr>
          <w:rFonts w:ascii="Arial" w:hAnsi="Arial" w:cs="Arial"/>
          <w:sz w:val="20"/>
        </w:rPr>
        <w: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avoid</w:t>
      </w:r>
      <w:r>
        <w:rPr>
          <w:rFonts w:ascii="Arial" w:eastAsia="Arial" w:hAnsi="Arial" w:cs="Arial"/>
          <w:sz w:val="20"/>
        </w:rPr>
        <w:t xml:space="preserve"> </w:t>
      </w:r>
      <w:r>
        <w:rPr>
          <w:rFonts w:ascii="Arial" w:hAnsi="Arial" w:cs="Arial"/>
          <w:sz w:val="20"/>
        </w:rPr>
        <w:t>confusion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CEOS</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term</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reader</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close</w:t>
      </w:r>
      <w:r>
        <w:rPr>
          <w:rFonts w:ascii="Arial" w:eastAsia="Arial" w:hAnsi="Arial" w:cs="Arial"/>
          <w:sz w:val="20"/>
        </w:rPr>
        <w:t xml:space="preserve"> </w:t>
      </w:r>
      <w:r>
        <w:rPr>
          <w:rFonts w:ascii="Arial" w:hAnsi="Arial" w:cs="Arial"/>
          <w:sz w:val="20"/>
        </w:rPr>
        <w:t>mapping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CEOS-style</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p>
    <w:p w14:paraId="7680920D" w14:textId="77777777" w:rsidR="00086DB9" w:rsidRDefault="00086DB9">
      <w:pPr>
        <w:pStyle w:val="Header"/>
        <w:tabs>
          <w:tab w:val="clear" w:pos="4819"/>
          <w:tab w:val="clear" w:pos="9638"/>
        </w:tabs>
        <w:rPr>
          <w:rFonts w:ascii="Arial" w:hAnsi="Arial" w:cs="Arial"/>
        </w:rPr>
      </w:pPr>
    </w:p>
    <w:tbl>
      <w:tblPr>
        <w:tblW w:w="9030" w:type="dxa"/>
        <w:tblInd w:w="13" w:type="dxa"/>
        <w:tblLayout w:type="fixed"/>
        <w:tblCellMar>
          <w:left w:w="10" w:type="dxa"/>
          <w:right w:w="10" w:type="dxa"/>
        </w:tblCellMar>
        <w:tblLook w:val="0000" w:firstRow="0" w:lastRow="0" w:firstColumn="0" w:lastColumn="0" w:noHBand="0" w:noVBand="0"/>
      </w:tblPr>
      <w:tblGrid>
        <w:gridCol w:w="1431"/>
        <w:gridCol w:w="7599"/>
      </w:tblGrid>
      <w:tr w:rsidR="00086DB9" w14:paraId="76809210" w14:textId="77777777">
        <w:tc>
          <w:tcPr>
            <w:tcW w:w="1431" w:type="dxa"/>
            <w:tcMar>
              <w:top w:w="0" w:type="dxa"/>
              <w:left w:w="108" w:type="dxa"/>
              <w:bottom w:w="0" w:type="dxa"/>
              <w:right w:w="108" w:type="dxa"/>
            </w:tcMar>
          </w:tcPr>
          <w:p w14:paraId="7680920E"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Step</w:t>
            </w:r>
          </w:p>
        </w:tc>
        <w:tc>
          <w:tcPr>
            <w:tcW w:w="7599" w:type="dxa"/>
            <w:tcMar>
              <w:top w:w="0" w:type="dxa"/>
              <w:left w:w="108" w:type="dxa"/>
              <w:bottom w:w="0" w:type="dxa"/>
              <w:right w:w="108" w:type="dxa"/>
            </w:tcMar>
          </w:tcPr>
          <w:p w14:paraId="7680920F" w14:textId="77777777" w:rsidR="00086DB9" w:rsidRDefault="00986FBA">
            <w:pPr>
              <w:pStyle w:val="Header"/>
              <w:tabs>
                <w:tab w:val="clear" w:pos="4819"/>
                <w:tab w:val="clear" w:pos="9638"/>
              </w:tabs>
              <w:snapToGrid w:val="0"/>
              <w:jc w:val="center"/>
              <w:rPr>
                <w:rFonts w:ascii="Arial" w:hAnsi="Arial" w:cs="Arial"/>
                <w:b/>
                <w:bCs/>
                <w:i/>
                <w:iCs/>
                <w:sz w:val="18"/>
                <w:szCs w:val="18"/>
              </w:rPr>
            </w:pPr>
            <w:r>
              <w:rPr>
                <w:rFonts w:ascii="Arial" w:hAnsi="Arial" w:cs="Arial"/>
                <w:b/>
                <w:bCs/>
                <w:i/>
                <w:iCs/>
                <w:sz w:val="18"/>
                <w:szCs w:val="18"/>
              </w:rPr>
              <w:t>Definition</w:t>
            </w:r>
          </w:p>
        </w:tc>
      </w:tr>
      <w:tr w:rsidR="00086DB9" w14:paraId="76809213" w14:textId="77777777">
        <w:tc>
          <w:tcPr>
            <w:tcW w:w="1431" w:type="dxa"/>
            <w:tcMar>
              <w:top w:w="0" w:type="dxa"/>
              <w:left w:w="108" w:type="dxa"/>
              <w:bottom w:w="0" w:type="dxa"/>
              <w:right w:w="108" w:type="dxa"/>
            </w:tcMar>
          </w:tcPr>
          <w:p w14:paraId="76809211" w14:textId="77777777" w:rsidR="00086DB9" w:rsidRDefault="00986FBA">
            <w:pPr>
              <w:pStyle w:val="Standard"/>
              <w:snapToGrid w:val="0"/>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0</w:t>
            </w:r>
            <w:r>
              <w:rPr>
                <w:rFonts w:ascii="Arial" w:hAnsi="Arial" w:cs="Arial"/>
                <w:sz w:val="18"/>
                <w:szCs w:val="18"/>
              </w:rPr>
              <w:t>:</w:t>
            </w:r>
          </w:p>
        </w:tc>
        <w:tc>
          <w:tcPr>
            <w:tcW w:w="7599" w:type="dxa"/>
            <w:tcMar>
              <w:top w:w="0" w:type="dxa"/>
              <w:left w:w="108" w:type="dxa"/>
              <w:bottom w:w="0" w:type="dxa"/>
              <w:right w:w="108" w:type="dxa"/>
            </w:tcMar>
          </w:tcPr>
          <w:p w14:paraId="76809212" w14:textId="77777777" w:rsidR="00086DB9" w:rsidRDefault="00986FBA">
            <w:pPr>
              <w:pStyle w:val="Header"/>
              <w:tabs>
                <w:tab w:val="clear" w:pos="4819"/>
                <w:tab w:val="clear" w:pos="9638"/>
              </w:tabs>
              <w:snapToGrid w:val="0"/>
              <w:rPr>
                <w:rFonts w:ascii="Arial" w:hAnsi="Arial" w:cs="Arial"/>
                <w:sz w:val="18"/>
                <w:szCs w:val="18"/>
              </w:rPr>
            </w:pPr>
            <w:r>
              <w:rPr>
                <w:rFonts w:ascii="Arial" w:hAnsi="Arial" w:cs="Arial"/>
                <w:sz w:val="18"/>
                <w:szCs w:val="18"/>
              </w:rPr>
              <w:t>Instrument</w:t>
            </w:r>
            <w:r>
              <w:rPr>
                <w:rFonts w:ascii="Arial" w:eastAsia="Arial" w:hAnsi="Arial" w:cs="Arial"/>
                <w:sz w:val="18"/>
                <w:szCs w:val="18"/>
              </w:rPr>
              <w:t xml:space="preserve"> </w:t>
            </w:r>
            <w:r>
              <w:rPr>
                <w:rFonts w:ascii="Arial" w:hAnsi="Arial" w:cs="Arial"/>
                <w:sz w:val="18"/>
                <w:szCs w:val="18"/>
              </w:rPr>
              <w:t>source</w:t>
            </w:r>
            <w:r>
              <w:rPr>
                <w:rFonts w:ascii="Arial" w:eastAsia="Arial" w:hAnsi="Arial" w:cs="Arial"/>
                <w:sz w:val="18"/>
                <w:szCs w:val="18"/>
              </w:rPr>
              <w:t xml:space="preserve"> </w:t>
            </w:r>
            <w:r>
              <w:rPr>
                <w:rFonts w:ascii="Arial" w:hAnsi="Arial" w:cs="Arial"/>
                <w:sz w:val="18"/>
                <w:szCs w:val="18"/>
              </w:rPr>
              <w:t>packets,</w:t>
            </w:r>
            <w:r>
              <w:rPr>
                <w:rFonts w:ascii="Arial" w:eastAsia="Arial" w:hAnsi="Arial" w:cs="Arial"/>
                <w:sz w:val="18"/>
                <w:szCs w:val="18"/>
              </w:rPr>
              <w:t xml:space="preserve"> </w:t>
            </w:r>
            <w:r>
              <w:rPr>
                <w:rFonts w:ascii="Arial" w:hAnsi="Arial" w:cs="Arial"/>
                <w:sz w:val="18"/>
                <w:szCs w:val="18"/>
              </w:rPr>
              <w:t>time-tagged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time-ordered</w:t>
            </w:r>
          </w:p>
        </w:tc>
      </w:tr>
      <w:tr w:rsidR="00086DB9" w14:paraId="76809216" w14:textId="77777777">
        <w:tc>
          <w:tcPr>
            <w:tcW w:w="1431" w:type="dxa"/>
            <w:tcMar>
              <w:top w:w="0" w:type="dxa"/>
              <w:left w:w="108" w:type="dxa"/>
              <w:bottom w:w="0" w:type="dxa"/>
              <w:right w:w="108" w:type="dxa"/>
            </w:tcMar>
          </w:tcPr>
          <w:p w14:paraId="76809214" w14:textId="77777777" w:rsidR="00086DB9" w:rsidRDefault="00986FBA">
            <w:pPr>
              <w:pStyle w:val="Standard"/>
              <w:snapToGrid w:val="0"/>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1a</w:t>
            </w:r>
            <w:r>
              <w:rPr>
                <w:rFonts w:ascii="Arial" w:hAnsi="Arial" w:cs="Arial"/>
                <w:sz w:val="18"/>
                <w:szCs w:val="18"/>
              </w:rPr>
              <w:t>:</w:t>
            </w:r>
          </w:p>
        </w:tc>
        <w:tc>
          <w:tcPr>
            <w:tcW w:w="7599" w:type="dxa"/>
            <w:tcMar>
              <w:top w:w="0" w:type="dxa"/>
              <w:left w:w="108" w:type="dxa"/>
              <w:bottom w:w="0" w:type="dxa"/>
              <w:right w:w="108" w:type="dxa"/>
            </w:tcMar>
          </w:tcPr>
          <w:p w14:paraId="76809215" w14:textId="77777777" w:rsidR="00086DB9" w:rsidRDefault="00986FBA">
            <w:pPr>
              <w:pStyle w:val="Header"/>
              <w:tabs>
                <w:tab w:val="clear" w:pos="4819"/>
                <w:tab w:val="clear" w:pos="9638"/>
              </w:tabs>
              <w:snapToGrid w:val="0"/>
              <w:rPr>
                <w:rFonts w:ascii="Arial" w:hAnsi="Arial" w:cs="Arial"/>
                <w:sz w:val="18"/>
                <w:szCs w:val="18"/>
              </w:rPr>
            </w:pPr>
            <w:r>
              <w:rPr>
                <w:rFonts w:ascii="Arial" w:hAnsi="Arial" w:cs="Arial"/>
                <w:sz w:val="18"/>
                <w:szCs w:val="18"/>
              </w:rPr>
              <w:t>Time</w:t>
            </w:r>
            <w:r>
              <w:rPr>
                <w:rFonts w:ascii="Arial" w:eastAsia="Arial" w:hAnsi="Arial" w:cs="Arial"/>
                <w:sz w:val="18"/>
                <w:szCs w:val="18"/>
              </w:rPr>
              <w:t xml:space="preserve"> </w:t>
            </w:r>
            <w:r>
              <w:rPr>
                <w:rFonts w:ascii="Arial" w:hAnsi="Arial" w:cs="Arial"/>
                <w:sz w:val="18"/>
                <w:szCs w:val="18"/>
              </w:rPr>
              <w:t>series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excess</w:t>
            </w:r>
            <w:r>
              <w:rPr>
                <w:rFonts w:ascii="Arial" w:eastAsia="Arial" w:hAnsi="Arial" w:cs="Arial"/>
                <w:sz w:val="18"/>
                <w:szCs w:val="18"/>
              </w:rPr>
              <w:t xml:space="preserve"> </w:t>
            </w:r>
            <w:r>
              <w:rPr>
                <w:rFonts w:ascii="Arial" w:hAnsi="Arial" w:cs="Arial"/>
                <w:sz w:val="18"/>
                <w:szCs w:val="18"/>
              </w:rPr>
              <w:t>phase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Doppler</w:t>
            </w:r>
            <w:r>
              <w:rPr>
                <w:rFonts w:ascii="Arial" w:eastAsia="Arial" w:hAnsi="Arial" w:cs="Arial"/>
                <w:sz w:val="18"/>
                <w:szCs w:val="18"/>
              </w:rPr>
              <w:t xml:space="preserve"> </w:t>
            </w:r>
            <w:r>
              <w:rPr>
                <w:rFonts w:ascii="Arial" w:hAnsi="Arial" w:cs="Arial"/>
                <w:sz w:val="18"/>
                <w:szCs w:val="18"/>
              </w:rPr>
              <w:t>plus</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information</w:t>
            </w:r>
          </w:p>
        </w:tc>
      </w:tr>
      <w:tr w:rsidR="00086DB9" w14:paraId="76809219" w14:textId="77777777">
        <w:tc>
          <w:tcPr>
            <w:tcW w:w="1431" w:type="dxa"/>
            <w:tcMar>
              <w:top w:w="0" w:type="dxa"/>
              <w:left w:w="108" w:type="dxa"/>
              <w:bottom w:w="0" w:type="dxa"/>
              <w:right w:w="108" w:type="dxa"/>
            </w:tcMar>
          </w:tcPr>
          <w:p w14:paraId="76809217"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1b:</w:t>
            </w:r>
          </w:p>
        </w:tc>
        <w:tc>
          <w:tcPr>
            <w:tcW w:w="7599" w:type="dxa"/>
            <w:tcMar>
              <w:top w:w="0" w:type="dxa"/>
              <w:left w:w="108" w:type="dxa"/>
              <w:bottom w:w="0" w:type="dxa"/>
              <w:right w:w="108" w:type="dxa"/>
            </w:tcMar>
          </w:tcPr>
          <w:p w14:paraId="76809218" w14:textId="77777777" w:rsidR="00086DB9" w:rsidRDefault="00986FBA">
            <w:pPr>
              <w:pStyle w:val="Standard"/>
              <w:snapToGrid w:val="0"/>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L1,</w:t>
            </w:r>
            <w:r>
              <w:rPr>
                <w:rFonts w:ascii="Arial" w:eastAsia="Arial" w:hAnsi="Arial" w:cs="Arial"/>
                <w:sz w:val="18"/>
                <w:szCs w:val="18"/>
              </w:rPr>
              <w:t xml:space="preserve"> </w:t>
            </w:r>
            <w:r>
              <w:rPr>
                <w:rFonts w:ascii="Arial" w:hAnsi="Arial" w:cs="Arial"/>
                <w:sz w:val="18"/>
                <w:szCs w:val="18"/>
              </w:rPr>
              <w:t>L2</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ionospheric-corrected</w:t>
            </w:r>
            <w:r>
              <w:rPr>
                <w:rFonts w:ascii="Arial" w:eastAsia="Arial" w:hAnsi="Arial" w:cs="Arial"/>
                <w:sz w:val="18"/>
                <w:szCs w:val="18"/>
              </w:rPr>
              <w:t xml:space="preserve">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r>
      <w:tr w:rsidR="00086DB9" w14:paraId="7680921C" w14:textId="77777777">
        <w:tc>
          <w:tcPr>
            <w:tcW w:w="1431" w:type="dxa"/>
            <w:tcMar>
              <w:top w:w="0" w:type="dxa"/>
              <w:left w:w="108" w:type="dxa"/>
              <w:bottom w:w="0" w:type="dxa"/>
              <w:right w:w="108" w:type="dxa"/>
            </w:tcMar>
          </w:tcPr>
          <w:p w14:paraId="7680921A"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2a:</w:t>
            </w:r>
          </w:p>
        </w:tc>
        <w:tc>
          <w:tcPr>
            <w:tcW w:w="7599" w:type="dxa"/>
            <w:tcMar>
              <w:top w:w="0" w:type="dxa"/>
              <w:left w:w="108" w:type="dxa"/>
              <w:bottom w:w="0" w:type="dxa"/>
              <w:right w:w="108" w:type="dxa"/>
            </w:tcMar>
          </w:tcPr>
          <w:p w14:paraId="7680921B" w14:textId="77777777" w:rsidR="00086DB9" w:rsidRDefault="00986FBA">
            <w:pPr>
              <w:pStyle w:val="Standard"/>
              <w:snapToGrid w:val="0"/>
              <w:rPr>
                <w:rFonts w:ascii="Arial" w:hAnsi="Arial" w:cs="Arial"/>
                <w:sz w:val="18"/>
                <w:szCs w:val="18"/>
              </w:rPr>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refractivity</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function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geometric</w:t>
            </w:r>
            <w:r>
              <w:rPr>
                <w:rFonts w:ascii="Arial" w:eastAsia="Arial" w:hAnsi="Arial" w:cs="Arial"/>
                <w:sz w:val="18"/>
                <w:szCs w:val="18"/>
              </w:rPr>
              <w:t xml:space="preserve"> </w:t>
            </w:r>
            <w:r>
              <w:rPr>
                <w:rFonts w:ascii="Arial" w:hAnsi="Arial" w:cs="Arial"/>
                <w:sz w:val="18"/>
                <w:szCs w:val="18"/>
              </w:rPr>
              <w:t>height</w:t>
            </w:r>
          </w:p>
        </w:tc>
      </w:tr>
      <w:tr w:rsidR="00086DB9" w14:paraId="7680921F" w14:textId="77777777">
        <w:tc>
          <w:tcPr>
            <w:tcW w:w="1431" w:type="dxa"/>
            <w:tcMar>
              <w:top w:w="0" w:type="dxa"/>
              <w:left w:w="108" w:type="dxa"/>
              <w:bottom w:w="0" w:type="dxa"/>
              <w:right w:w="108" w:type="dxa"/>
            </w:tcMar>
          </w:tcPr>
          <w:p w14:paraId="7680921D"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2b:</w:t>
            </w:r>
          </w:p>
        </w:tc>
        <w:tc>
          <w:tcPr>
            <w:tcW w:w="7599" w:type="dxa"/>
            <w:tcMar>
              <w:top w:w="0" w:type="dxa"/>
              <w:left w:w="108" w:type="dxa"/>
              <w:bottom w:w="0" w:type="dxa"/>
              <w:right w:w="108" w:type="dxa"/>
            </w:tcMar>
          </w:tcPr>
          <w:p w14:paraId="7680921E" w14:textId="77777777" w:rsidR="00086DB9" w:rsidRDefault="00986FBA">
            <w:pPr>
              <w:pStyle w:val="Standard"/>
              <w:snapToGrid w:val="0"/>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proofErr w:type="gramStart"/>
            <w:r>
              <w:rPr>
                <w:rFonts w:ascii="Arial" w:hAnsi="Arial" w:cs="Arial"/>
                <w:sz w:val="18"/>
                <w:szCs w:val="18"/>
              </w:rPr>
              <w:t>temperature</w:t>
            </w:r>
            <w:proofErr w:type="gramEnd"/>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humidity</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geopotential</w:t>
            </w:r>
            <w:r>
              <w:rPr>
                <w:rFonts w:ascii="Arial" w:eastAsia="Arial" w:hAnsi="Arial" w:cs="Arial"/>
                <w:sz w:val="18"/>
                <w:szCs w:val="18"/>
              </w:rPr>
              <w:t xml:space="preserve"> </w:t>
            </w:r>
            <w:r>
              <w:rPr>
                <w:rFonts w:ascii="Arial" w:hAnsi="Arial" w:cs="Arial"/>
                <w:sz w:val="18"/>
                <w:szCs w:val="18"/>
              </w:rPr>
              <w:t>height</w:t>
            </w:r>
          </w:p>
        </w:tc>
      </w:tr>
      <w:tr w:rsidR="00086DB9" w14:paraId="76809222" w14:textId="77777777">
        <w:tc>
          <w:tcPr>
            <w:tcW w:w="1431" w:type="dxa"/>
            <w:tcMar>
              <w:top w:w="0" w:type="dxa"/>
              <w:left w:w="108" w:type="dxa"/>
              <w:bottom w:w="0" w:type="dxa"/>
              <w:right w:w="108" w:type="dxa"/>
            </w:tcMar>
          </w:tcPr>
          <w:p w14:paraId="76809220"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2c:</w:t>
            </w:r>
          </w:p>
        </w:tc>
        <w:tc>
          <w:tcPr>
            <w:tcW w:w="7599" w:type="dxa"/>
            <w:tcMar>
              <w:top w:w="0" w:type="dxa"/>
              <w:left w:w="108" w:type="dxa"/>
              <w:bottom w:w="0" w:type="dxa"/>
              <w:right w:w="108" w:type="dxa"/>
            </w:tcMar>
          </w:tcPr>
          <w:p w14:paraId="76809221" w14:textId="77777777" w:rsidR="00086DB9" w:rsidRDefault="00986FBA">
            <w:pPr>
              <w:pStyle w:val="Standard"/>
              <w:snapToGrid w:val="0"/>
            </w:pP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geopotential</w:t>
            </w:r>
            <w:r>
              <w:rPr>
                <w:rFonts w:ascii="Arial" w:eastAsia="Arial" w:hAnsi="Arial" w:cs="Arial"/>
                <w:sz w:val="18"/>
                <w:szCs w:val="18"/>
              </w:rPr>
              <w:t xml:space="preserve"> </w:t>
            </w:r>
            <w:r>
              <w:rPr>
                <w:rFonts w:ascii="Arial" w:hAnsi="Arial" w:cs="Arial"/>
                <w:sz w:val="18"/>
                <w:szCs w:val="18"/>
              </w:rPr>
              <w:t>height</w:t>
            </w:r>
          </w:p>
        </w:tc>
      </w:tr>
    </w:tbl>
    <w:p w14:paraId="76809223" w14:textId="77777777" w:rsidR="00086DB9" w:rsidRDefault="00086DB9">
      <w:pPr>
        <w:pStyle w:val="Header"/>
        <w:tabs>
          <w:tab w:val="clear" w:pos="4819"/>
          <w:tab w:val="clear" w:pos="9638"/>
        </w:tabs>
        <w:rPr>
          <w:rFonts w:ascii="Arial" w:hAnsi="Arial" w:cs="Arial"/>
          <w:sz w:val="20"/>
        </w:rPr>
      </w:pPr>
    </w:p>
    <w:p w14:paraId="76809224" w14:textId="77777777" w:rsidR="00086DB9" w:rsidRDefault="00986FBA">
      <w:pPr>
        <w:pStyle w:val="Header"/>
        <w:tabs>
          <w:tab w:val="clear" w:pos="4819"/>
          <w:tab w:val="clear" w:pos="9638"/>
        </w:tabs>
        <w:jc w:val="both"/>
      </w:pPr>
      <w:r>
        <w:rPr>
          <w:rFonts w:ascii="Arial" w:hAnsi="Arial" w:cs="Arial"/>
          <w:sz w:val="20"/>
        </w:rPr>
        <w:t>Depending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context,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n</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refer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inputs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previous</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output</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intermediate</w:t>
      </w:r>
      <w:r>
        <w:rPr>
          <w:rFonts w:ascii="Arial" w:eastAsia="Arial" w:hAnsi="Arial" w:cs="Arial"/>
          <w:sz w:val="20"/>
        </w:rPr>
        <w:t xml:space="preserve"> </w:t>
      </w:r>
      <w:r>
        <w:rPr>
          <w:rFonts w:ascii="Arial" w:hAnsi="Arial" w:cs="Arial"/>
          <w:sz w:val="20"/>
        </w:rPr>
        <w:t>outputs)</w:t>
      </w:r>
      <w:r>
        <w:rPr>
          <w:rFonts w:ascii="Arial" w:eastAsia="Arial" w:hAnsi="Arial" w:cs="Arial"/>
          <w:sz w:val="20"/>
        </w:rPr>
        <w:t xml:space="preserve"> </w:t>
      </w:r>
      <w:r>
        <w:rPr>
          <w:rFonts w:ascii="Arial" w:hAnsi="Arial" w:cs="Arial"/>
          <w:sz w:val="20"/>
        </w:rPr>
        <w:t>reflect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stages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combine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skip</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serves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sub-sets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choose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applications.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reasons</w:t>
      </w:r>
      <w:r>
        <w:rPr>
          <w:rFonts w:ascii="Arial" w:eastAsia="Arial" w:hAnsi="Arial" w:cs="Arial"/>
          <w:sz w:val="20"/>
        </w:rPr>
        <w:t xml:space="preserve"> </w:t>
      </w:r>
      <w:r>
        <w:rPr>
          <w:rFonts w:ascii="Arial" w:hAnsi="Arial" w:cs="Arial"/>
          <w:sz w:val="20"/>
        </w:rPr>
        <w:t>outlined</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1a</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apart</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basic</w:t>
      </w:r>
      <w:r>
        <w:rPr>
          <w:rFonts w:ascii="Arial" w:eastAsia="Arial" w:hAnsi="Arial" w:cs="Arial"/>
          <w:sz w:val="20"/>
        </w:rPr>
        <w:t xml:space="preserve"> </w:t>
      </w:r>
      <w:r>
        <w:rPr>
          <w:rFonts w:ascii="Arial" w:hAnsi="Arial" w:cs="Arial"/>
          <w:sz w:val="20"/>
        </w:rPr>
        <w:t>annotation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orbit</w:t>
      </w:r>
      <w:r>
        <w:rPr>
          <w:rFonts w:ascii="Arial" w:eastAsia="Arial" w:hAnsi="Arial" w:cs="Arial"/>
          <w:sz w:val="20"/>
        </w:rPr>
        <w:t xml:space="preserve"> </w:t>
      </w:r>
      <w:r>
        <w:rPr>
          <w:rFonts w:ascii="Arial" w:hAnsi="Arial" w:cs="Arial"/>
          <w:sz w:val="20"/>
        </w:rPr>
        <w:t>parameters.</w:t>
      </w:r>
    </w:p>
    <w:p w14:paraId="76809225" w14:textId="77777777" w:rsidR="00086DB9" w:rsidRDefault="00086DB9">
      <w:pPr>
        <w:pStyle w:val="CommentSubject"/>
        <w:rPr>
          <w:b w:val="0"/>
          <w:bCs w:val="0"/>
        </w:rPr>
      </w:pPr>
    </w:p>
    <w:p w14:paraId="76809226" w14:textId="77777777" w:rsidR="00086DB9" w:rsidRDefault="00986FBA">
      <w:pPr>
        <w:pStyle w:val="Heading1"/>
      </w:pPr>
      <w:bookmarkStart w:id="47" w:name="__RefHeading__75_1229796929"/>
      <w:r>
        <w:lastRenderedPageBreak/>
        <w:t>BUFR</w:t>
      </w:r>
      <w:r>
        <w:rPr>
          <w:rFonts w:eastAsia="Arial"/>
        </w:rPr>
        <w:t xml:space="preserve"> </w:t>
      </w:r>
      <w:r>
        <w:t>Template</w:t>
      </w:r>
      <w:r>
        <w:rPr>
          <w:rFonts w:eastAsia="Arial"/>
        </w:rPr>
        <w:t xml:space="preserve"> </w:t>
      </w:r>
      <w:r>
        <w:t>Specification</w:t>
      </w:r>
      <w:bookmarkEnd w:id="47"/>
    </w:p>
    <w:p w14:paraId="76809227"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Manual</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formal</w:t>
      </w:r>
      <w:r>
        <w:rPr>
          <w:rFonts w:ascii="Arial" w:eastAsia="Arial" w:hAnsi="Arial" w:cs="Arial"/>
          <w:sz w:val="20"/>
        </w:rPr>
        <w:t xml:space="preserve"> </w:t>
      </w:r>
      <w:r>
        <w:rPr>
          <w:rFonts w:ascii="Arial" w:hAnsi="Arial" w:cs="Arial"/>
          <w:sz w:val="20"/>
        </w:rPr>
        <w:t>Regulations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sub-sections</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various</w:t>
      </w:r>
      <w:r>
        <w:rPr>
          <w:rFonts w:ascii="Arial" w:eastAsia="Arial" w:hAnsi="Arial" w:cs="Arial"/>
          <w:sz w:val="20"/>
        </w:rPr>
        <w:t xml:space="preserve"> </w:t>
      </w:r>
      <w:r>
        <w:rPr>
          <w:rFonts w:ascii="Arial" w:hAnsi="Arial" w:cs="Arial"/>
          <w:sz w:val="20"/>
        </w:rPr>
        <w:t>parts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p>
    <w:p w14:paraId="76809228" w14:textId="77777777" w:rsidR="00086DB9" w:rsidRDefault="00086DB9">
      <w:pPr>
        <w:pStyle w:val="Standard"/>
      </w:pPr>
    </w:p>
    <w:p w14:paraId="76809229" w14:textId="77777777" w:rsidR="00086DB9" w:rsidRDefault="00986FBA">
      <w:pPr>
        <w:pStyle w:val="Heading2"/>
      </w:pPr>
      <w:bookmarkStart w:id="48" w:name="__RefHeading__77_1229796929"/>
      <w:r>
        <w:t>BUFR</w:t>
      </w:r>
      <w:r>
        <w:rPr>
          <w:rFonts w:eastAsia="Arial"/>
        </w:rPr>
        <w:t xml:space="preserve"> </w:t>
      </w:r>
      <w:r>
        <w:t>Section</w:t>
      </w:r>
      <w:r>
        <w:rPr>
          <w:rFonts w:eastAsia="Arial"/>
        </w:rPr>
        <w:t xml:space="preserve"> </w:t>
      </w:r>
      <w:r>
        <w:t>0</w:t>
      </w:r>
      <w:r>
        <w:rPr>
          <w:rFonts w:eastAsia="Arial"/>
        </w:rPr>
        <w:t xml:space="preserve"> </w:t>
      </w:r>
      <w:r>
        <w:t>(Indicator)</w:t>
      </w:r>
      <w:bookmarkEnd w:id="48"/>
    </w:p>
    <w:p w14:paraId="7680922A" w14:textId="77777777" w:rsidR="00086DB9" w:rsidRDefault="00986FBA">
      <w:pPr>
        <w:pStyle w:val="Standard"/>
        <w:jc w:val="both"/>
      </w:pP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about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consists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introducer,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_Ref290994718 </w:instrText>
      </w:r>
      <w:r>
        <w:rPr>
          <w:rFonts w:ascii="Arial" w:eastAsia="Arial" w:hAnsi="Arial" w:cs="Arial"/>
          <w:sz w:val="20"/>
        </w:rPr>
        <w:fldChar w:fldCharType="separate"/>
      </w:r>
      <w:r>
        <w:rPr>
          <w:rFonts w:ascii="Arial" w:eastAsia="Arial" w:hAnsi="Arial" w:cs="Arial"/>
          <w:sz w:val="20"/>
        </w:rPr>
        <w:t>Table 1</w:t>
      </w:r>
      <w:r>
        <w:rPr>
          <w:rFonts w:ascii="Arial" w:eastAsia="Arial" w:hAnsi="Arial" w:cs="Arial"/>
          <w:sz w:val="20"/>
        </w:rPr>
        <w:fldChar w:fldCharType="end"/>
      </w:r>
      <w:r>
        <w:rPr>
          <w:rFonts w:ascii="Arial" w:hAnsi="Arial" w:cs="Arial"/>
          <w:sz w:val="20"/>
        </w:rPr>
        <w:t>.</w:t>
      </w:r>
    </w:p>
    <w:p w14:paraId="7680922B" w14:textId="77777777" w:rsidR="00086DB9" w:rsidRDefault="00086DB9">
      <w:pPr>
        <w:pStyle w:val="Standard"/>
        <w:jc w:val="both"/>
        <w:rPr>
          <w:rFonts w:ascii="Arial" w:hAnsi="Arial" w:cs="Arial"/>
          <w:sz w:val="20"/>
        </w:rPr>
      </w:pPr>
    </w:p>
    <w:p w14:paraId="7680922C" w14:textId="77777777" w:rsidR="00086DB9" w:rsidRDefault="00986FBA">
      <w:pPr>
        <w:pStyle w:val="Caption"/>
        <w:jc w:val="center"/>
      </w:pPr>
      <w:bookmarkStart w:id="49" w:name="_Ref290994718"/>
      <w:r>
        <w:rPr>
          <w:rFonts w:ascii="Arial" w:hAnsi="Arial" w:cs="Arial"/>
          <w:b/>
          <w:sz w:val="20"/>
        </w:rPr>
        <w:t>Table</w:t>
      </w:r>
      <w:r>
        <w:rPr>
          <w:rFonts w:ascii="Arial" w:eastAsia="Arial" w:hAnsi="Arial" w:cs="Arial"/>
          <w:b/>
          <w:sz w:val="20"/>
        </w:rPr>
        <w:t xml:space="preserve"> </w:t>
      </w:r>
      <w:r>
        <w:rPr>
          <w:rFonts w:ascii="Arial" w:hAnsi="Arial" w:cs="Arial"/>
          <w:b/>
          <w:sz w:val="20"/>
        </w:rPr>
        <w:t>1</w:t>
      </w:r>
      <w:bookmarkEnd w:id="49"/>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0</w:t>
      </w:r>
      <w:r>
        <w:rPr>
          <w:rFonts w:ascii="Arial" w:eastAsia="Arial" w:hAnsi="Arial" w:cs="Arial"/>
          <w:b/>
          <w:sz w:val="20"/>
        </w:rPr>
        <w:t xml:space="preserve"> </w:t>
      </w:r>
      <w:r>
        <w:rPr>
          <w:rFonts w:ascii="Arial" w:hAnsi="Arial" w:cs="Arial"/>
          <w:b/>
          <w:sz w:val="20"/>
        </w:rPr>
        <w:t>(Indicator)</w:t>
      </w:r>
    </w:p>
    <w:tbl>
      <w:tblPr>
        <w:tblW w:w="9072" w:type="dxa"/>
        <w:tblLayout w:type="fixed"/>
        <w:tblCellMar>
          <w:left w:w="10" w:type="dxa"/>
          <w:right w:w="10" w:type="dxa"/>
        </w:tblCellMar>
        <w:tblLook w:val="0000" w:firstRow="0" w:lastRow="0" w:firstColumn="0" w:lastColumn="0" w:noHBand="0" w:noVBand="0"/>
      </w:tblPr>
      <w:tblGrid>
        <w:gridCol w:w="1098"/>
        <w:gridCol w:w="5442"/>
        <w:gridCol w:w="2532"/>
      </w:tblGrid>
      <w:tr w:rsidR="00086DB9" w14:paraId="76809230" w14:textId="77777777">
        <w:tc>
          <w:tcPr>
            <w:tcW w:w="1098" w:type="dxa"/>
            <w:shd w:val="clear" w:color="auto" w:fill="94BD5E"/>
            <w:tcMar>
              <w:top w:w="0" w:type="dxa"/>
              <w:left w:w="108" w:type="dxa"/>
              <w:bottom w:w="0" w:type="dxa"/>
              <w:right w:w="108" w:type="dxa"/>
            </w:tcMar>
            <w:vAlign w:val="center"/>
          </w:tcPr>
          <w:p w14:paraId="7680922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42" w:type="dxa"/>
            <w:shd w:val="clear" w:color="auto" w:fill="94BD5E"/>
            <w:tcMar>
              <w:top w:w="0" w:type="dxa"/>
              <w:left w:w="108" w:type="dxa"/>
              <w:bottom w:w="0" w:type="dxa"/>
              <w:right w:w="108" w:type="dxa"/>
            </w:tcMar>
            <w:vAlign w:val="center"/>
          </w:tcPr>
          <w:p w14:paraId="7680922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32" w:type="dxa"/>
            <w:shd w:val="clear" w:color="auto" w:fill="94BD5E"/>
            <w:tcMar>
              <w:top w:w="0" w:type="dxa"/>
              <w:left w:w="108" w:type="dxa"/>
              <w:bottom w:w="0" w:type="dxa"/>
              <w:right w:w="108" w:type="dxa"/>
            </w:tcMar>
            <w:vAlign w:val="center"/>
          </w:tcPr>
          <w:p w14:paraId="7680922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34" w14:textId="77777777">
        <w:tc>
          <w:tcPr>
            <w:tcW w:w="1098" w:type="dxa"/>
            <w:shd w:val="clear" w:color="auto" w:fill="F3F3F3"/>
            <w:tcMar>
              <w:top w:w="0" w:type="dxa"/>
              <w:left w:w="108" w:type="dxa"/>
              <w:bottom w:w="0" w:type="dxa"/>
              <w:right w:w="108" w:type="dxa"/>
            </w:tcMar>
          </w:tcPr>
          <w:p w14:paraId="76809231"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w:t>
            </w:r>
          </w:p>
        </w:tc>
        <w:tc>
          <w:tcPr>
            <w:tcW w:w="5442" w:type="dxa"/>
            <w:shd w:val="clear" w:color="auto" w:fill="F3F3F3"/>
            <w:tcMar>
              <w:top w:w="0" w:type="dxa"/>
              <w:left w:w="108" w:type="dxa"/>
              <w:bottom w:w="0" w:type="dxa"/>
              <w:right w:w="108" w:type="dxa"/>
            </w:tcMar>
          </w:tcPr>
          <w:p w14:paraId="7680923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(coded in CCITT International Alphabet No. 5)</w:t>
            </w:r>
          </w:p>
        </w:tc>
        <w:tc>
          <w:tcPr>
            <w:tcW w:w="2532" w:type="dxa"/>
            <w:shd w:val="clear" w:color="auto" w:fill="F3F3F3"/>
            <w:tcMar>
              <w:top w:w="0" w:type="dxa"/>
              <w:left w:w="108" w:type="dxa"/>
              <w:bottom w:w="0" w:type="dxa"/>
              <w:right w:w="108" w:type="dxa"/>
            </w:tcMar>
          </w:tcPr>
          <w:p w14:paraId="76809233" w14:textId="77777777" w:rsidR="00086DB9" w:rsidRDefault="00986FBA">
            <w:pPr>
              <w:pStyle w:val="Caption"/>
              <w:snapToGrid w:val="0"/>
              <w:spacing w:before="40" w:after="40"/>
              <w:rPr>
                <w:rFonts w:ascii="Arial" w:hAnsi="Arial"/>
              </w:rPr>
            </w:pPr>
            <w:r>
              <w:rPr>
                <w:rFonts w:ascii="Arial" w:hAnsi="Arial"/>
                <w:i w:val="0"/>
                <w:sz w:val="16"/>
                <w:szCs w:val="16"/>
              </w:rPr>
              <w:t>‘</w:t>
            </w:r>
            <w:r>
              <w:rPr>
                <w:rFonts w:ascii="Arial" w:hAnsi="Arial" w:cs="Courier, 'Courier New'"/>
                <w:i w:val="0"/>
                <w:sz w:val="16"/>
                <w:szCs w:val="16"/>
              </w:rPr>
              <w:t>BUFR</w:t>
            </w:r>
            <w:r>
              <w:rPr>
                <w:rFonts w:ascii="Arial" w:hAnsi="Arial"/>
                <w:i w:val="0"/>
                <w:sz w:val="16"/>
                <w:szCs w:val="16"/>
              </w:rPr>
              <w:t>’</w:t>
            </w:r>
          </w:p>
        </w:tc>
      </w:tr>
      <w:tr w:rsidR="00086DB9" w14:paraId="76809238" w14:textId="77777777">
        <w:tc>
          <w:tcPr>
            <w:tcW w:w="1098" w:type="dxa"/>
            <w:shd w:val="clear" w:color="auto" w:fill="E0E0E0"/>
            <w:tcMar>
              <w:top w:w="0" w:type="dxa"/>
              <w:left w:w="108" w:type="dxa"/>
              <w:bottom w:w="0" w:type="dxa"/>
              <w:right w:w="108" w:type="dxa"/>
            </w:tcMar>
          </w:tcPr>
          <w:p w14:paraId="76809235"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5–7</w:t>
            </w:r>
          </w:p>
        </w:tc>
        <w:tc>
          <w:tcPr>
            <w:tcW w:w="5442" w:type="dxa"/>
            <w:shd w:val="clear" w:color="auto" w:fill="E0E0E0"/>
            <w:tcMar>
              <w:top w:w="0" w:type="dxa"/>
              <w:left w:w="108" w:type="dxa"/>
              <w:bottom w:w="0" w:type="dxa"/>
              <w:right w:w="108" w:type="dxa"/>
            </w:tcMar>
          </w:tcPr>
          <w:p w14:paraId="7680923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whole BUFR message (octets)</w:t>
            </w:r>
          </w:p>
        </w:tc>
        <w:tc>
          <w:tcPr>
            <w:tcW w:w="2532" w:type="dxa"/>
            <w:shd w:val="clear" w:color="auto" w:fill="E0E0E0"/>
            <w:tcMar>
              <w:top w:w="0" w:type="dxa"/>
              <w:left w:w="108" w:type="dxa"/>
              <w:bottom w:w="0" w:type="dxa"/>
              <w:right w:w="108" w:type="dxa"/>
            </w:tcMar>
          </w:tcPr>
          <w:p w14:paraId="7680923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Variable</w:t>
            </w:r>
          </w:p>
        </w:tc>
      </w:tr>
      <w:tr w:rsidR="00086DB9" w14:paraId="7680923C" w14:textId="77777777">
        <w:tc>
          <w:tcPr>
            <w:tcW w:w="1098" w:type="dxa"/>
            <w:shd w:val="clear" w:color="auto" w:fill="F3F3F3"/>
            <w:tcMar>
              <w:top w:w="0" w:type="dxa"/>
              <w:left w:w="108" w:type="dxa"/>
              <w:bottom w:w="0" w:type="dxa"/>
              <w:right w:w="108" w:type="dxa"/>
            </w:tcMar>
          </w:tcPr>
          <w:p w14:paraId="76809239"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w:t>
            </w:r>
          </w:p>
        </w:tc>
        <w:tc>
          <w:tcPr>
            <w:tcW w:w="5442" w:type="dxa"/>
            <w:shd w:val="clear" w:color="auto" w:fill="F3F3F3"/>
            <w:tcMar>
              <w:top w:w="0" w:type="dxa"/>
              <w:left w:w="108" w:type="dxa"/>
              <w:bottom w:w="0" w:type="dxa"/>
              <w:right w:w="108" w:type="dxa"/>
            </w:tcMar>
          </w:tcPr>
          <w:p w14:paraId="7680923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Edition number</w:t>
            </w:r>
          </w:p>
        </w:tc>
        <w:tc>
          <w:tcPr>
            <w:tcW w:w="2532" w:type="dxa"/>
            <w:shd w:val="clear" w:color="auto" w:fill="F3F3F3"/>
            <w:tcMar>
              <w:top w:w="0" w:type="dxa"/>
              <w:left w:w="108" w:type="dxa"/>
              <w:bottom w:w="0" w:type="dxa"/>
              <w:right w:w="108" w:type="dxa"/>
            </w:tcMar>
          </w:tcPr>
          <w:p w14:paraId="7680923B" w14:textId="77777777" w:rsidR="00086DB9" w:rsidRDefault="00986FBA">
            <w:pPr>
              <w:pStyle w:val="Caption"/>
              <w:snapToGrid w:val="0"/>
              <w:spacing w:before="40" w:after="40"/>
            </w:pPr>
            <w:r>
              <w:rPr>
                <w:rFonts w:ascii="Arial" w:hAnsi="Arial"/>
                <w:i w:val="0"/>
                <w:sz w:val="16"/>
                <w:szCs w:val="16"/>
              </w:rPr>
              <w:t>3 or 4</w:t>
            </w:r>
            <w:r>
              <w:rPr>
                <w:rStyle w:val="FootnoteSymbol"/>
                <w:rFonts w:ascii="Arial" w:hAnsi="Arial"/>
                <w:sz w:val="16"/>
                <w:szCs w:val="16"/>
              </w:rPr>
              <w:footnoteReference w:id="8"/>
            </w:r>
          </w:p>
        </w:tc>
      </w:tr>
    </w:tbl>
    <w:p w14:paraId="7680923D" w14:textId="77777777" w:rsidR="00086DB9" w:rsidRDefault="00086DB9">
      <w:pPr>
        <w:pStyle w:val="Heading2"/>
        <w:numPr>
          <w:ilvl w:val="0"/>
          <w:numId w:val="0"/>
        </w:numPr>
        <w:spacing w:before="0"/>
        <w:rPr>
          <w:rFonts w:ascii="Arial" w:hAnsi="Arial" w:cs="Arial"/>
          <w:b w:val="0"/>
          <w:sz w:val="20"/>
          <w:szCs w:val="28"/>
        </w:rPr>
      </w:pPr>
    </w:p>
    <w:p w14:paraId="7680923E" w14:textId="77777777" w:rsidR="00086DB9" w:rsidRDefault="00986FBA">
      <w:pPr>
        <w:pStyle w:val="Heading2"/>
      </w:pPr>
      <w:bookmarkStart w:id="50" w:name="__RefHeading__79_1229796929"/>
      <w:r>
        <w:t>BUFR</w:t>
      </w:r>
      <w:r>
        <w:rPr>
          <w:rFonts w:eastAsia="Arial"/>
        </w:rPr>
        <w:t xml:space="preserve"> </w:t>
      </w:r>
      <w:r>
        <w:t>Section</w:t>
      </w:r>
      <w:r>
        <w:rPr>
          <w:rFonts w:eastAsia="Arial"/>
        </w:rPr>
        <w:t xml:space="preserve"> </w:t>
      </w:r>
      <w:r>
        <w:t>1</w:t>
      </w:r>
      <w:r>
        <w:rPr>
          <w:rFonts w:eastAsia="Arial"/>
        </w:rPr>
        <w:t xml:space="preserve"> </w:t>
      </w:r>
      <w:r>
        <w:t>(Identification)</w:t>
      </w:r>
      <w:bookmarkEnd w:id="50"/>
    </w:p>
    <w:p w14:paraId="7680923F" w14:textId="77777777" w:rsidR="00086DB9" w:rsidRDefault="00986FBA">
      <w:pPr>
        <w:pStyle w:val="Standard"/>
        <w:jc w:val="both"/>
      </w:pPr>
      <w:r>
        <w:rPr>
          <w:rFonts w:ascii="Arial" w:hAnsi="Arial" w:cs="Arial"/>
          <w:sz w:val="20"/>
        </w:rPr>
        <w:t>Section 1</w:t>
      </w:r>
      <w:r>
        <w:rPr>
          <w:rFonts w:ascii="Arial" w:eastAsia="Arial" w:hAnsi="Arial" w:cs="Arial"/>
          <w:sz w:val="20"/>
        </w:rPr>
        <w:t xml:space="preserve"> </w:t>
      </w:r>
      <w:r>
        <w:rPr>
          <w:rFonts w:ascii="Arial" w:hAnsi="Arial" w:cs="Arial"/>
          <w:sz w:val="20"/>
        </w:rPr>
        <w:t>includes</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content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data-type</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previously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newer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currently).</w:t>
      </w:r>
    </w:p>
    <w:p w14:paraId="76809240" w14:textId="77777777" w:rsidR="00086DB9" w:rsidRDefault="00086DB9">
      <w:pPr>
        <w:pStyle w:val="Standard"/>
        <w:jc w:val="both"/>
        <w:rPr>
          <w:rFonts w:ascii="Arial" w:hAnsi="Arial" w:cs="Arial"/>
          <w:sz w:val="20"/>
        </w:rPr>
      </w:pPr>
    </w:p>
    <w:p w14:paraId="76809241" w14:textId="77777777" w:rsidR="00086DB9" w:rsidRDefault="00986FBA">
      <w:pPr>
        <w:pStyle w:val="Standard"/>
        <w:jc w:val="both"/>
      </w:pPr>
      <w:r>
        <w:rPr>
          <w:rFonts w:ascii="Arial" w:eastAsia="Arial" w:hAnsi="Arial" w:cs="Arial"/>
          <w:sz w:val="20"/>
        </w:rPr>
        <w:fldChar w:fldCharType="begin"/>
      </w:r>
      <w:r>
        <w:rPr>
          <w:rFonts w:ascii="Arial" w:eastAsia="Arial" w:hAnsi="Arial" w:cs="Arial"/>
          <w:sz w:val="20"/>
        </w:rPr>
        <w:instrText xml:space="preserve"> REF _Ref246326039 </w:instrText>
      </w:r>
      <w:r>
        <w:rPr>
          <w:rFonts w:ascii="Arial" w:eastAsia="Arial" w:hAnsi="Arial" w:cs="Arial"/>
          <w:sz w:val="20"/>
        </w:rPr>
        <w:fldChar w:fldCharType="separate"/>
      </w:r>
      <w:r>
        <w:rPr>
          <w:rFonts w:ascii="Arial" w:eastAsia="Arial" w:hAnsi="Arial" w:cs="Arial"/>
          <w:sz w:val="20"/>
        </w:rPr>
        <w:t>Table 2</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and</w:t>
      </w:r>
      <w:r>
        <w:rPr>
          <w:rFonts w:ascii="Arial" w:eastAsia="Arial" w:hAnsi="Arial" w:cs="Arial"/>
          <w:color w:val="000000"/>
          <w:sz w:val="20"/>
        </w:rPr>
        <w:t xml:space="preserve"> </w:t>
      </w:r>
      <w:r>
        <w:rPr>
          <w:rFonts w:ascii="Arial" w:eastAsia="Arial" w:hAnsi="Arial" w:cs="Arial"/>
          <w:color w:val="000000"/>
          <w:sz w:val="20"/>
          <w:shd w:val="clear" w:color="auto" w:fill="CCCCCC"/>
        </w:rPr>
        <w:t>Table 3</w:t>
      </w:r>
      <w:r>
        <w:rPr>
          <w:rFonts w:ascii="Arial" w:hAnsi="Arial" w:cs="Arial"/>
          <w:color w:val="000000"/>
          <w:sz w:val="20"/>
        </w:rPr>
        <w:t xml:space="preserve"> </w:t>
      </w:r>
      <w:r>
        <w:rPr>
          <w:rFonts w:ascii="Arial" w:hAnsi="Arial" w:cs="Arial"/>
          <w:sz w:val="20"/>
        </w:rPr>
        <w:t>likewise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taken</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C-11</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C-12.</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Category</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International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Sub-Category</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C-13.</w:t>
      </w:r>
    </w:p>
    <w:p w14:paraId="76809242" w14:textId="77777777" w:rsidR="00086DB9" w:rsidRDefault="00086DB9">
      <w:pPr>
        <w:pStyle w:val="Standard"/>
        <w:jc w:val="both"/>
        <w:rPr>
          <w:rFonts w:ascii="Arial" w:hAnsi="Arial" w:cs="Arial"/>
          <w:sz w:val="20"/>
        </w:rPr>
      </w:pPr>
    </w:p>
    <w:p w14:paraId="76809243" w14:textId="77777777" w:rsidR="00086DB9" w:rsidRDefault="00986FBA">
      <w:pPr>
        <w:pStyle w:val="Standard"/>
        <w:jc w:val="both"/>
      </w:pPr>
      <w:r>
        <w:rPr>
          <w:rFonts w:ascii="Arial" w:hAnsi="Arial" w:cs="Arial"/>
          <w:sz w:val="20"/>
        </w:rPr>
        <w:t>Some</w:t>
      </w:r>
      <w:r>
        <w:rPr>
          <w:rFonts w:ascii="Arial" w:eastAsia="Arial" w:hAnsi="Arial" w:cs="Arial"/>
          <w:sz w:val="20"/>
        </w:rPr>
        <w:t xml:space="preserve"> </w:t>
      </w:r>
      <w:r>
        <w:rPr>
          <w:rFonts w:ascii="Arial" w:hAnsi="Arial" w:cs="Arial"/>
          <w:sz w:val="20"/>
        </w:rPr>
        <w:t>encoder/decoder</w:t>
      </w:r>
      <w:r>
        <w:rPr>
          <w:rFonts w:ascii="Arial" w:eastAsia="Arial" w:hAnsi="Arial" w:cs="Arial"/>
          <w:sz w:val="20"/>
        </w:rPr>
        <w:t xml:space="preserve"> </w:t>
      </w:r>
      <w:r>
        <w:rPr>
          <w:rFonts w:ascii="Arial" w:hAnsi="Arial" w:cs="Arial"/>
          <w:sz w:val="20"/>
        </w:rPr>
        <w:t>implementations</w:t>
      </w:r>
      <w:r>
        <w:rPr>
          <w:rFonts w:ascii="Arial" w:eastAsia="Arial" w:hAnsi="Arial" w:cs="Arial"/>
          <w:sz w:val="20"/>
        </w:rPr>
        <w:t xml:space="preserve"> –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ECMWF</w:t>
      </w:r>
      <w:r>
        <w:rPr>
          <w:rFonts w:ascii="Arial" w:eastAsia="Arial" w:hAnsi="Arial" w:cs="Arial"/>
          <w:sz w:val="20"/>
        </w:rPr>
        <w:t xml:space="preserve"> </w:t>
      </w:r>
      <w:r>
        <w:rPr>
          <w:rFonts w:ascii="Arial" w:hAnsi="Arial" w:cs="Arial"/>
          <w:sz w:val="20"/>
        </w:rPr>
        <w:t>library</w:t>
      </w:r>
      <w:r>
        <w:rPr>
          <w:rFonts w:ascii="Arial" w:eastAsia="Arial" w:hAnsi="Arial" w:cs="Arial"/>
          <w:sz w:val="20"/>
        </w:rPr>
        <w:t xml:space="preserve"> </w:t>
      </w:r>
      <w:r>
        <w:rPr>
          <w:rFonts w:ascii="Arial" w:hAnsi="Arial" w:cs="Arial"/>
          <w:sz w:val="20"/>
        </w:rPr>
        <w:t>[RD.11]</w:t>
      </w:r>
      <w:r>
        <w:rPr>
          <w:rFonts w:ascii="Arial" w:eastAsia="Arial" w:hAnsi="Arial" w:cs="Arial"/>
          <w:sz w:val="20"/>
        </w:rPr>
        <w:t xml:space="preserve"> – </w:t>
      </w:r>
      <w:r>
        <w:rPr>
          <w:rFonts w:ascii="Arial" w:hAnsi="Arial" w:cs="Arial"/>
          <w:sz w:val="20"/>
        </w:rPr>
        <w:t>use</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generate</w:t>
      </w:r>
      <w:r>
        <w:rPr>
          <w:rFonts w:ascii="Arial" w:eastAsia="Arial" w:hAnsi="Arial" w:cs="Arial"/>
          <w:sz w:val="20"/>
        </w:rPr>
        <w:t xml:space="preserve"> </w:t>
      </w:r>
      <w:r>
        <w:rPr>
          <w:rFonts w:ascii="Arial" w:hAnsi="Arial" w:cs="Arial"/>
          <w:sz w:val="20"/>
        </w:rPr>
        <w:t>run-time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look-up</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names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depend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indicates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loaded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whatever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centre/sub-centre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Recent</w:t>
      </w:r>
      <w:r>
        <w:rPr>
          <w:rFonts w:ascii="Arial" w:eastAsia="Arial" w:hAnsi="Arial" w:cs="Arial"/>
          <w:sz w:val="20"/>
        </w:rPr>
        <w:t xml:space="preserve"> </w:t>
      </w:r>
      <w:r>
        <w:rPr>
          <w:rFonts w:ascii="Arial" w:hAnsi="Arial" w:cs="Arial"/>
          <w:sz w:val="20"/>
        </w:rPr>
        <w:t>releases</w:t>
      </w:r>
      <w:r>
        <w:rPr>
          <w:rFonts w:ascii="Arial" w:eastAsia="Arial" w:hAnsi="Arial" w:cs="Arial"/>
          <w:sz w:val="20"/>
        </w:rPr>
        <w:t xml:space="preserve"> </w:t>
      </w:r>
      <w:r>
        <w:rPr>
          <w:rFonts w:ascii="Arial" w:hAnsi="Arial" w:cs="Arial"/>
          <w:sz w:val="20"/>
        </w:rPr>
        <w:t>(v19</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later)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uses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default</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tables.</w:t>
      </w:r>
    </w:p>
    <w:p w14:paraId="76809244"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would</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National</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Service</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and/or</w:t>
      </w:r>
      <w:r>
        <w:rPr>
          <w:rFonts w:ascii="Arial" w:eastAsia="Arial" w:hAnsi="Arial" w:cs="Arial"/>
          <w:sz w:val="20"/>
        </w:rPr>
        <w:t xml:space="preserve"> </w:t>
      </w:r>
      <w:r>
        <w:rPr>
          <w:rFonts w:ascii="Arial" w:hAnsi="Arial" w:cs="Arial"/>
          <w:sz w:val="20"/>
        </w:rPr>
        <w:t>injecting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our</w:t>
      </w:r>
      <w:r>
        <w:rPr>
          <w:rFonts w:ascii="Arial" w:eastAsia="Arial" w:hAnsi="Arial" w:cs="Arial"/>
          <w:sz w:val="20"/>
        </w:rPr>
        <w:t xml:space="preserve"> </w:t>
      </w:r>
      <w:r>
        <w:rPr>
          <w:rFonts w:ascii="Arial" w:hAnsi="Arial" w:cs="Arial"/>
          <w:sz w:val="20"/>
        </w:rPr>
        <w:t>purpose,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doing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country</w:t>
      </w:r>
      <w:r>
        <w:rPr>
          <w:rFonts w:ascii="Arial" w:eastAsia="Arial" w:hAnsi="Arial" w:cs="Arial"/>
          <w:sz w:val="20"/>
        </w:rPr>
        <w:t xml:space="preserve"> </w:t>
      </w:r>
      <w:r>
        <w:rPr>
          <w:rFonts w:ascii="Arial" w:hAnsi="Arial" w:cs="Arial"/>
          <w:sz w:val="20"/>
        </w:rPr>
        <w:t>disseminating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identifier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p>
    <w:p w14:paraId="76809245" w14:textId="77777777" w:rsidR="00086DB9" w:rsidRDefault="00986FBA">
      <w:pPr>
        <w:pStyle w:val="Textbody"/>
        <w:jc w:val="both"/>
      </w:pPr>
      <w:r>
        <w:rPr>
          <w:rFonts w:ascii="Arial" w:hAnsi="Arial" w:cs="Arial"/>
          <w:sz w:val="20"/>
        </w:rPr>
        <w:t>There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currently</w:t>
      </w:r>
      <w:r>
        <w:rPr>
          <w:rFonts w:ascii="Arial" w:eastAsia="Arial" w:hAnsi="Arial" w:cs="Arial"/>
          <w:sz w:val="20"/>
        </w:rPr>
        <w:t xml:space="preserve"> six </w:t>
      </w:r>
      <w:r>
        <w:rPr>
          <w:rFonts w:ascii="Arial" w:hAnsi="Arial" w:cs="Arial"/>
          <w:sz w:val="20"/>
        </w:rPr>
        <w:t>Originating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providing</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246" w14:textId="77777777" w:rsidR="00086DB9" w:rsidRDefault="00986FBA">
      <w:pPr>
        <w:pStyle w:val="Textbody"/>
        <w:numPr>
          <w:ilvl w:val="0"/>
          <w:numId w:val="29"/>
        </w:numPr>
        <w:spacing w:before="0"/>
        <w:jc w:val="both"/>
      </w:pPr>
      <w:r>
        <w:rPr>
          <w:rFonts w:ascii="Arial" w:hAnsi="Arial" w:cs="Arial"/>
          <w:b/>
          <w:bCs/>
          <w:sz w:val="20"/>
        </w:rPr>
        <w:t>EUMETSAT</w:t>
      </w:r>
      <w:r>
        <w:rPr>
          <w:rFonts w:ascii="Arial" w:hAnsi="Arial" w:cs="Arial"/>
          <w:sz w:val="20"/>
        </w:rPr>
        <w:t>,</w:t>
      </w:r>
      <w:r>
        <w:rPr>
          <w:rFonts w:ascii="Arial" w:eastAsia="Arial" w:hAnsi="Arial" w:cs="Arial"/>
          <w:sz w:val="20"/>
        </w:rPr>
        <w:t xml:space="preserve"> </w:t>
      </w:r>
      <w:r>
        <w:rPr>
          <w:rFonts w:ascii="Arial" w:hAnsi="Arial" w:cs="Arial"/>
          <w:sz w:val="20"/>
        </w:rPr>
        <w:t>Darmstadt:</w:t>
      </w:r>
      <w:r>
        <w:rPr>
          <w:rFonts w:ascii="Arial" w:eastAsia="Arial" w:hAnsi="Arial" w:cs="Arial"/>
          <w:sz w:val="20"/>
        </w:rPr>
        <w:t xml:space="preserve"> </w:t>
      </w:r>
      <w:r>
        <w:rPr>
          <w:rFonts w:ascii="Arial" w:hAnsi="Arial" w:cs="Arial"/>
          <w:sz w:val="20"/>
        </w:rPr>
        <w:t>254,</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(Level</w:t>
      </w:r>
      <w:r>
        <w:rPr>
          <w:rFonts w:ascii="Arial" w:eastAsia="Arial" w:hAnsi="Arial" w:cs="Arial"/>
          <w:sz w:val="20"/>
        </w:rPr>
        <w:t xml:space="preserve"> </w:t>
      </w:r>
      <w:r>
        <w:rPr>
          <w:rFonts w:ascii="Arial" w:hAnsi="Arial" w:cs="Arial"/>
          <w:sz w:val="20"/>
        </w:rPr>
        <w:t>1b</w:t>
      </w:r>
      <w:r>
        <w:rPr>
          <w:rFonts w:ascii="Arial" w:eastAsia="Arial" w:hAnsi="Arial" w:cs="Arial"/>
          <w:sz w:val="20"/>
        </w:rPr>
        <w:t xml:space="preserve"> </w:t>
      </w:r>
      <w:r>
        <w:rPr>
          <w:rFonts w:ascii="Arial" w:hAnsi="Arial" w:cs="Arial"/>
          <w:sz w:val="20"/>
        </w:rPr>
        <w:t>only</w:t>
      </w:r>
      <w:proofErr w:type="gramStart"/>
      <w:r>
        <w:rPr>
          <w:rFonts w:ascii="Arial" w:hAnsi="Arial" w:cs="Arial"/>
          <w:sz w:val="20"/>
        </w:rPr>
        <w:t>);</w:t>
      </w:r>
      <w:proofErr w:type="gramEnd"/>
    </w:p>
    <w:p w14:paraId="76809247" w14:textId="77777777" w:rsidR="00086DB9" w:rsidRDefault="00986FBA">
      <w:pPr>
        <w:pStyle w:val="Textbody"/>
        <w:numPr>
          <w:ilvl w:val="0"/>
          <w:numId w:val="29"/>
        </w:numPr>
        <w:spacing w:before="0"/>
        <w:jc w:val="both"/>
      </w:pPr>
      <w:r>
        <w:rPr>
          <w:rFonts w:ascii="Arial" w:hAnsi="Arial" w:cs="Arial"/>
          <w:b/>
          <w:bCs/>
          <w:sz w:val="20"/>
        </w:rPr>
        <w:t>DMI</w:t>
      </w:r>
      <w:r>
        <w:rPr>
          <w:rFonts w:ascii="Arial" w:hAnsi="Arial" w:cs="Arial"/>
          <w:sz w:val="20"/>
        </w:rPr>
        <w:t>,</w:t>
      </w:r>
      <w:r>
        <w:rPr>
          <w:rFonts w:ascii="Arial" w:eastAsia="Arial" w:hAnsi="Arial" w:cs="Arial"/>
          <w:sz w:val="20"/>
        </w:rPr>
        <w:t xml:space="preserve"> </w:t>
      </w:r>
      <w:r>
        <w:rPr>
          <w:rFonts w:ascii="Arial" w:hAnsi="Arial" w:cs="Arial"/>
          <w:sz w:val="20"/>
        </w:rPr>
        <w:t>Copenhagen:</w:t>
      </w:r>
      <w:r>
        <w:rPr>
          <w:rFonts w:ascii="Arial" w:eastAsia="Arial" w:hAnsi="Arial" w:cs="Arial"/>
          <w:sz w:val="20"/>
        </w:rPr>
        <w:t xml:space="preserve"> </w:t>
      </w:r>
      <w:r>
        <w:rPr>
          <w:rFonts w:ascii="Arial" w:hAnsi="Arial" w:cs="Arial"/>
          <w:sz w:val="20"/>
        </w:rPr>
        <w:t>094,</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proofErr w:type="gramStart"/>
      <w:r>
        <w:rPr>
          <w:rFonts w:ascii="Arial" w:hAnsi="Arial" w:cs="Arial"/>
          <w:sz w:val="20"/>
        </w:rPr>
        <w:t>data;</w:t>
      </w:r>
      <w:proofErr w:type="gramEnd"/>
    </w:p>
    <w:p w14:paraId="76809248" w14:textId="77777777" w:rsidR="00086DB9" w:rsidRDefault="00986FBA">
      <w:pPr>
        <w:pStyle w:val="Textbody"/>
        <w:numPr>
          <w:ilvl w:val="0"/>
          <w:numId w:val="29"/>
        </w:numPr>
        <w:spacing w:before="0"/>
        <w:jc w:val="both"/>
      </w:pPr>
      <w:r>
        <w:rPr>
          <w:rFonts w:ascii="Arial" w:hAnsi="Arial" w:cs="Arial"/>
          <w:b/>
          <w:bCs/>
          <w:sz w:val="20"/>
        </w:rPr>
        <w:lastRenderedPageBreak/>
        <w:t>UCAR</w:t>
      </w:r>
      <w:r>
        <w:rPr>
          <w:rFonts w:ascii="Arial" w:hAnsi="Arial" w:cs="Arial"/>
          <w:sz w:val="20"/>
        </w:rPr>
        <w:t>,</w:t>
      </w:r>
      <w:r>
        <w:rPr>
          <w:rFonts w:ascii="Arial" w:eastAsia="Arial" w:hAnsi="Arial" w:cs="Arial"/>
          <w:sz w:val="20"/>
        </w:rPr>
        <w:t xml:space="preserve"> </w:t>
      </w:r>
      <w:r>
        <w:rPr>
          <w:rFonts w:ascii="Arial" w:hAnsi="Arial" w:cs="Arial"/>
          <w:sz w:val="20"/>
        </w:rPr>
        <w:t>Boulder</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NWS,</w:t>
      </w:r>
      <w:r>
        <w:rPr>
          <w:rFonts w:ascii="Arial" w:eastAsia="Arial" w:hAnsi="Arial" w:cs="Arial"/>
          <w:sz w:val="20"/>
        </w:rPr>
        <w:t xml:space="preserve"> </w:t>
      </w:r>
      <w:r>
        <w:rPr>
          <w:rFonts w:ascii="Arial" w:hAnsi="Arial" w:cs="Arial"/>
          <w:sz w:val="20"/>
        </w:rPr>
        <w:t>Washington):</w:t>
      </w:r>
      <w:r>
        <w:rPr>
          <w:rFonts w:ascii="Arial" w:eastAsia="Arial" w:hAnsi="Arial" w:cs="Arial"/>
          <w:sz w:val="20"/>
        </w:rPr>
        <w:t xml:space="preserve"> </w:t>
      </w:r>
      <w:r>
        <w:rPr>
          <w:rFonts w:ascii="Arial" w:hAnsi="Arial" w:cs="Arial"/>
          <w:sz w:val="20"/>
        </w:rPr>
        <w:t>060,</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and KOMPSAT-</w:t>
      </w:r>
      <w:proofErr w:type="gramStart"/>
      <w:r>
        <w:rPr>
          <w:rFonts w:ascii="Arial" w:eastAsia="Arial" w:hAnsi="Arial" w:cs="Arial"/>
          <w:sz w:val="20"/>
        </w:rPr>
        <w:t>5;</w:t>
      </w:r>
      <w:proofErr w:type="gramEnd"/>
    </w:p>
    <w:p w14:paraId="76809249" w14:textId="77777777" w:rsidR="00086DB9" w:rsidRDefault="00986FBA">
      <w:pPr>
        <w:pStyle w:val="Textbody"/>
        <w:numPr>
          <w:ilvl w:val="0"/>
          <w:numId w:val="29"/>
        </w:numPr>
        <w:spacing w:before="0"/>
        <w:jc w:val="both"/>
      </w:pPr>
      <w:r>
        <w:rPr>
          <w:rFonts w:ascii="Arial" w:hAnsi="Arial" w:cs="Arial"/>
          <w:b/>
          <w:bCs/>
          <w:sz w:val="20"/>
          <w:lang w:val="pt-PT"/>
        </w:rPr>
        <w:t>GFZ</w:t>
      </w:r>
      <w:r>
        <w:rPr>
          <w:rFonts w:ascii="Arial" w:hAnsi="Arial" w:cs="Arial"/>
          <w:sz w:val="20"/>
          <w:lang w:val="pt-PT"/>
        </w:rPr>
        <w:t>,</w:t>
      </w:r>
      <w:r>
        <w:rPr>
          <w:rFonts w:ascii="Arial" w:eastAsia="Arial" w:hAnsi="Arial" w:cs="Arial"/>
          <w:sz w:val="20"/>
          <w:lang w:val="pt-PT"/>
        </w:rPr>
        <w:t xml:space="preserve"> </w:t>
      </w:r>
      <w:r>
        <w:rPr>
          <w:rFonts w:ascii="Arial" w:hAnsi="Arial" w:cs="Arial"/>
          <w:sz w:val="20"/>
          <w:lang w:val="pt-PT"/>
        </w:rPr>
        <w:t>Potsdam</w:t>
      </w:r>
      <w:r>
        <w:rPr>
          <w:rFonts w:ascii="Arial" w:eastAsia="Arial" w:hAnsi="Arial" w:cs="Arial"/>
          <w:sz w:val="20"/>
          <w:lang w:val="pt-PT"/>
        </w:rPr>
        <w:t xml:space="preserve"> </w:t>
      </w:r>
      <w:r>
        <w:rPr>
          <w:rFonts w:ascii="Arial" w:hAnsi="Arial" w:cs="Arial"/>
          <w:sz w:val="20"/>
          <w:lang w:val="pt-PT"/>
        </w:rPr>
        <w:t>(via</w:t>
      </w:r>
      <w:r>
        <w:rPr>
          <w:rFonts w:ascii="Arial" w:eastAsia="Arial" w:hAnsi="Arial" w:cs="Arial"/>
          <w:sz w:val="20"/>
          <w:lang w:val="pt-PT"/>
        </w:rPr>
        <w:t xml:space="preserve"> </w:t>
      </w:r>
      <w:r>
        <w:rPr>
          <w:rFonts w:ascii="Arial" w:hAnsi="Arial" w:cs="Arial"/>
          <w:sz w:val="20"/>
          <w:lang w:val="pt-PT"/>
        </w:rPr>
        <w:t>DWD,</w:t>
      </w:r>
      <w:r>
        <w:rPr>
          <w:rFonts w:ascii="Arial" w:eastAsia="Arial" w:hAnsi="Arial" w:cs="Arial"/>
          <w:sz w:val="20"/>
          <w:lang w:val="pt-PT"/>
        </w:rPr>
        <w:t xml:space="preserve"> </w:t>
      </w:r>
      <w:r>
        <w:rPr>
          <w:rFonts w:ascii="Arial" w:hAnsi="Arial" w:cs="Arial"/>
          <w:sz w:val="20"/>
          <w:lang w:val="pt-PT"/>
        </w:rPr>
        <w:t>Offenbach):</w:t>
      </w:r>
      <w:r>
        <w:rPr>
          <w:rFonts w:ascii="Arial" w:eastAsia="Arial" w:hAnsi="Arial" w:cs="Arial"/>
          <w:sz w:val="20"/>
          <w:lang w:val="pt-PT"/>
        </w:rPr>
        <w:t xml:space="preserve"> </w:t>
      </w:r>
      <w:r>
        <w:rPr>
          <w:rFonts w:ascii="Arial" w:hAnsi="Arial" w:cs="Arial"/>
          <w:sz w:val="20"/>
          <w:lang w:val="pt-PT"/>
        </w:rPr>
        <w:t>078,</w:t>
      </w:r>
      <w:r>
        <w:rPr>
          <w:rFonts w:ascii="Arial" w:eastAsia="Arial" w:hAnsi="Arial" w:cs="Arial"/>
          <w:sz w:val="20"/>
          <w:lang w:val="pt-PT"/>
        </w:rPr>
        <w:t xml:space="preserve"> </w:t>
      </w:r>
      <w:r>
        <w:rPr>
          <w:rFonts w:ascii="Arial" w:hAnsi="Arial" w:cs="Arial"/>
          <w:sz w:val="20"/>
          <w:lang w:val="pt-PT"/>
        </w:rPr>
        <w:t>sub-centre</w:t>
      </w:r>
      <w:r>
        <w:rPr>
          <w:rFonts w:ascii="Arial" w:eastAsia="Arial" w:hAnsi="Arial" w:cs="Arial"/>
          <w:sz w:val="20"/>
          <w:lang w:val="pt-PT"/>
        </w:rPr>
        <w:t xml:space="preserve"> </w:t>
      </w:r>
      <w:r>
        <w:rPr>
          <w:rFonts w:ascii="Arial" w:hAnsi="Arial" w:cs="Arial"/>
          <w:sz w:val="20"/>
          <w:lang w:val="pt-PT"/>
        </w:rPr>
        <w:t>173, for TerraSAR-X and TanDEM-X;</w:t>
      </w:r>
    </w:p>
    <w:p w14:paraId="7680924A" w14:textId="77777777" w:rsidR="00086DB9" w:rsidRDefault="00986FBA">
      <w:pPr>
        <w:pStyle w:val="Textbody"/>
        <w:numPr>
          <w:ilvl w:val="0"/>
          <w:numId w:val="29"/>
        </w:numPr>
        <w:spacing w:before="0"/>
        <w:jc w:val="both"/>
      </w:pPr>
      <w:r>
        <w:rPr>
          <w:rFonts w:ascii="Arial" w:hAnsi="Arial" w:cs="Arial"/>
          <w:b/>
          <w:bCs/>
          <w:sz w:val="20"/>
          <w:lang w:val="pt-PT"/>
        </w:rPr>
        <w:t>CMA</w:t>
      </w:r>
      <w:r>
        <w:rPr>
          <w:rFonts w:ascii="Arial" w:hAnsi="Arial" w:cs="Arial"/>
          <w:sz w:val="20"/>
          <w:lang w:val="pt-PT"/>
        </w:rPr>
        <w:t>, Beijing: 038, sub-centre 0, for FY-3C/D data;</w:t>
      </w:r>
    </w:p>
    <w:p w14:paraId="7680924B" w14:textId="77777777" w:rsidR="00086DB9" w:rsidRDefault="00986FBA">
      <w:pPr>
        <w:pStyle w:val="Textbody"/>
        <w:numPr>
          <w:ilvl w:val="0"/>
          <w:numId w:val="29"/>
        </w:numPr>
        <w:spacing w:before="0"/>
        <w:jc w:val="both"/>
      </w:pPr>
      <w:r>
        <w:rPr>
          <w:rFonts w:ascii="Arial" w:hAnsi="Arial" w:cs="Arial"/>
          <w:b/>
          <w:bCs/>
          <w:sz w:val="20"/>
          <w:lang w:val="pt-PT"/>
        </w:rPr>
        <w:t>ISRO</w:t>
      </w:r>
      <w:r>
        <w:rPr>
          <w:rFonts w:ascii="Arial" w:hAnsi="Arial" w:cs="Arial"/>
          <w:sz w:val="20"/>
          <w:lang w:val="pt-PT"/>
        </w:rPr>
        <w:t>, New Delhi: 028, sub-centre 0, for Megha-Tropiques data.</w:t>
      </w:r>
    </w:p>
    <w:p w14:paraId="7680924C" w14:textId="77777777" w:rsidR="00086DB9" w:rsidRDefault="00986FBA">
      <w:pPr>
        <w:pStyle w:val="Caption"/>
        <w:pageBreakBefore/>
        <w:jc w:val="center"/>
      </w:pPr>
      <w:bookmarkStart w:id="51" w:name="_Ref246326039"/>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2</w:t>
      </w:r>
      <w:bookmarkEnd w:id="51"/>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1</w:t>
      </w:r>
      <w:r>
        <w:rPr>
          <w:rFonts w:ascii="Arial" w:eastAsia="Arial" w:hAnsi="Arial" w:cs="Arial"/>
          <w:b/>
          <w:sz w:val="20"/>
        </w:rPr>
        <w:t xml:space="preserve"> </w:t>
      </w:r>
      <w:r>
        <w:rPr>
          <w:rFonts w:ascii="Arial" w:hAnsi="Arial" w:cs="Arial"/>
          <w:b/>
          <w:sz w:val="20"/>
        </w:rPr>
        <w:t>(Identification)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older</w:t>
      </w:r>
      <w:r>
        <w:rPr>
          <w:rFonts w:ascii="Arial" w:eastAsia="Arial" w:hAnsi="Arial" w:cs="Arial"/>
          <w:b/>
          <w:sz w:val="20"/>
        </w:rPr>
        <w:t xml:space="preserve"> </w:t>
      </w:r>
      <w:r>
        <w:rPr>
          <w:rFonts w:ascii="Arial" w:hAnsi="Arial" w:cs="Arial"/>
          <w:b/>
          <w:sz w:val="20"/>
        </w:rPr>
        <w:t>Edition</w:t>
      </w:r>
      <w:r>
        <w:rPr>
          <w:rFonts w:ascii="Arial" w:eastAsia="Arial" w:hAnsi="Arial" w:cs="Arial"/>
          <w:b/>
          <w:sz w:val="20"/>
        </w:rPr>
        <w:t xml:space="preserve"> </w:t>
      </w:r>
      <w:r>
        <w:rPr>
          <w:rFonts w:ascii="Arial" w:hAnsi="Arial" w:cs="Arial"/>
          <w:b/>
          <w:sz w:val="20"/>
        </w:rPr>
        <w:t>3</w:t>
      </w:r>
      <w:r>
        <w:rPr>
          <w:rFonts w:ascii="Arial" w:eastAsia="Arial" w:hAnsi="Arial" w:cs="Arial"/>
          <w:b/>
          <w:sz w:val="20"/>
        </w:rPr>
        <w:t xml:space="preserve"> </w:t>
      </w:r>
      <w:r>
        <w:rPr>
          <w:rFonts w:ascii="Arial" w:hAnsi="Arial" w:cs="Arial"/>
          <w:b/>
          <w:sz w:val="20"/>
        </w:rPr>
        <w:t>messages</w:t>
      </w:r>
    </w:p>
    <w:tbl>
      <w:tblPr>
        <w:tblW w:w="9072" w:type="dxa"/>
        <w:tblLayout w:type="fixed"/>
        <w:tblCellMar>
          <w:left w:w="10" w:type="dxa"/>
          <w:right w:w="10" w:type="dxa"/>
        </w:tblCellMar>
        <w:tblLook w:val="0000" w:firstRow="0" w:lastRow="0" w:firstColumn="0" w:lastColumn="0" w:noHBand="0" w:noVBand="0"/>
      </w:tblPr>
      <w:tblGrid>
        <w:gridCol w:w="1097"/>
        <w:gridCol w:w="5430"/>
        <w:gridCol w:w="2545"/>
      </w:tblGrid>
      <w:tr w:rsidR="00086DB9" w14:paraId="76809250" w14:textId="77777777">
        <w:tc>
          <w:tcPr>
            <w:tcW w:w="1097" w:type="dxa"/>
            <w:shd w:val="clear" w:color="auto" w:fill="94BD5E"/>
            <w:tcMar>
              <w:top w:w="0" w:type="dxa"/>
              <w:left w:w="108" w:type="dxa"/>
              <w:bottom w:w="0" w:type="dxa"/>
              <w:right w:w="108" w:type="dxa"/>
            </w:tcMar>
            <w:vAlign w:val="center"/>
          </w:tcPr>
          <w:p w14:paraId="7680924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30" w:type="dxa"/>
            <w:shd w:val="clear" w:color="auto" w:fill="94BD5E"/>
            <w:tcMar>
              <w:top w:w="0" w:type="dxa"/>
              <w:left w:w="108" w:type="dxa"/>
              <w:bottom w:w="0" w:type="dxa"/>
              <w:right w:w="108" w:type="dxa"/>
            </w:tcMar>
            <w:vAlign w:val="center"/>
          </w:tcPr>
          <w:p w14:paraId="7680924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45" w:type="dxa"/>
            <w:shd w:val="clear" w:color="auto" w:fill="94BD5E"/>
            <w:tcMar>
              <w:top w:w="0" w:type="dxa"/>
              <w:left w:w="108" w:type="dxa"/>
              <w:bottom w:w="0" w:type="dxa"/>
              <w:right w:w="108" w:type="dxa"/>
            </w:tcMar>
            <w:vAlign w:val="center"/>
          </w:tcPr>
          <w:p w14:paraId="7680924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54" w14:textId="77777777">
        <w:tc>
          <w:tcPr>
            <w:tcW w:w="1097" w:type="dxa"/>
            <w:shd w:val="clear" w:color="auto" w:fill="F3F3F3"/>
            <w:tcMar>
              <w:top w:w="0" w:type="dxa"/>
              <w:left w:w="108" w:type="dxa"/>
              <w:bottom w:w="0" w:type="dxa"/>
              <w:right w:w="108" w:type="dxa"/>
            </w:tcMar>
          </w:tcPr>
          <w:p w14:paraId="76809251"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430" w:type="dxa"/>
            <w:shd w:val="clear" w:color="auto" w:fill="F3F3F3"/>
            <w:tcMar>
              <w:top w:w="0" w:type="dxa"/>
              <w:left w:w="108" w:type="dxa"/>
              <w:bottom w:w="0" w:type="dxa"/>
              <w:right w:w="108" w:type="dxa"/>
            </w:tcMar>
          </w:tcPr>
          <w:p w14:paraId="7680925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w:t>
            </w:r>
          </w:p>
        </w:tc>
        <w:tc>
          <w:tcPr>
            <w:tcW w:w="2545" w:type="dxa"/>
            <w:shd w:val="clear" w:color="auto" w:fill="F3F3F3"/>
            <w:tcMar>
              <w:top w:w="0" w:type="dxa"/>
              <w:left w:w="108" w:type="dxa"/>
              <w:bottom w:w="0" w:type="dxa"/>
              <w:right w:w="108" w:type="dxa"/>
            </w:tcMar>
          </w:tcPr>
          <w:p w14:paraId="76809253"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18</w:t>
            </w:r>
          </w:p>
        </w:tc>
      </w:tr>
      <w:tr w:rsidR="00086DB9" w14:paraId="76809258" w14:textId="77777777">
        <w:tc>
          <w:tcPr>
            <w:tcW w:w="1097" w:type="dxa"/>
            <w:shd w:val="clear" w:color="auto" w:fill="E0E0E0"/>
            <w:tcMar>
              <w:top w:w="0" w:type="dxa"/>
              <w:left w:w="108" w:type="dxa"/>
              <w:bottom w:w="0" w:type="dxa"/>
              <w:right w:w="108" w:type="dxa"/>
            </w:tcMar>
          </w:tcPr>
          <w:p w14:paraId="76809255"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4</w:t>
            </w:r>
          </w:p>
        </w:tc>
        <w:tc>
          <w:tcPr>
            <w:tcW w:w="5430" w:type="dxa"/>
            <w:shd w:val="clear" w:color="auto" w:fill="E0E0E0"/>
            <w:tcMar>
              <w:top w:w="0" w:type="dxa"/>
              <w:left w:w="108" w:type="dxa"/>
              <w:bottom w:w="0" w:type="dxa"/>
              <w:right w:w="108" w:type="dxa"/>
            </w:tcMar>
          </w:tcPr>
          <w:p w14:paraId="7680925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Master Table</w:t>
            </w:r>
          </w:p>
        </w:tc>
        <w:tc>
          <w:tcPr>
            <w:tcW w:w="2545" w:type="dxa"/>
            <w:shd w:val="clear" w:color="auto" w:fill="E0E0E0"/>
            <w:tcMar>
              <w:top w:w="0" w:type="dxa"/>
              <w:left w:w="108" w:type="dxa"/>
              <w:bottom w:w="0" w:type="dxa"/>
              <w:right w:w="108" w:type="dxa"/>
            </w:tcMar>
          </w:tcPr>
          <w:p w14:paraId="7680925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(Meteorology)</w:t>
            </w:r>
          </w:p>
        </w:tc>
      </w:tr>
      <w:tr w:rsidR="00086DB9" w14:paraId="7680925D" w14:textId="77777777">
        <w:tc>
          <w:tcPr>
            <w:tcW w:w="1097" w:type="dxa"/>
            <w:shd w:val="clear" w:color="auto" w:fill="F3F3F3"/>
            <w:tcMar>
              <w:top w:w="0" w:type="dxa"/>
              <w:left w:w="108" w:type="dxa"/>
              <w:bottom w:w="0" w:type="dxa"/>
              <w:right w:w="108" w:type="dxa"/>
            </w:tcMar>
          </w:tcPr>
          <w:p w14:paraId="76809259"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w:t>
            </w:r>
          </w:p>
        </w:tc>
        <w:tc>
          <w:tcPr>
            <w:tcW w:w="5430" w:type="dxa"/>
            <w:shd w:val="clear" w:color="auto" w:fill="F3F3F3"/>
            <w:tcMar>
              <w:top w:w="0" w:type="dxa"/>
              <w:left w:w="108" w:type="dxa"/>
              <w:bottom w:w="0" w:type="dxa"/>
              <w:right w:w="108" w:type="dxa"/>
            </w:tcMar>
          </w:tcPr>
          <w:p w14:paraId="7680925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Originating/Generating Sub-Centre (CCT C-12)</w:t>
            </w:r>
          </w:p>
        </w:tc>
        <w:tc>
          <w:tcPr>
            <w:tcW w:w="2545" w:type="dxa"/>
            <w:shd w:val="clear" w:color="auto" w:fill="F3F3F3"/>
            <w:tcMar>
              <w:top w:w="0" w:type="dxa"/>
              <w:left w:w="108" w:type="dxa"/>
              <w:bottom w:w="0" w:type="dxa"/>
              <w:right w:w="108" w:type="dxa"/>
            </w:tcMar>
          </w:tcPr>
          <w:p w14:paraId="7680925B"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173 = GFZ</w:t>
            </w:r>
          </w:p>
          <w:p w14:paraId="7680925C" w14:textId="77777777" w:rsidR="00086DB9" w:rsidRDefault="00986FBA">
            <w:pPr>
              <w:pStyle w:val="Standard"/>
              <w:rPr>
                <w:rFonts w:ascii="Arial" w:hAnsi="Arial"/>
                <w:sz w:val="16"/>
                <w:szCs w:val="16"/>
              </w:rPr>
            </w:pPr>
            <w:r>
              <w:rPr>
                <w:rFonts w:ascii="Arial" w:hAnsi="Arial"/>
                <w:sz w:val="16"/>
                <w:szCs w:val="16"/>
              </w:rPr>
              <w:t>0 = all others</w:t>
            </w:r>
          </w:p>
        </w:tc>
      </w:tr>
      <w:tr w:rsidR="00086DB9" w14:paraId="76809266" w14:textId="77777777">
        <w:tc>
          <w:tcPr>
            <w:tcW w:w="1097" w:type="dxa"/>
            <w:shd w:val="clear" w:color="auto" w:fill="E0E0E0"/>
            <w:tcMar>
              <w:top w:w="0" w:type="dxa"/>
              <w:left w:w="108" w:type="dxa"/>
              <w:bottom w:w="0" w:type="dxa"/>
              <w:right w:w="108" w:type="dxa"/>
            </w:tcMar>
          </w:tcPr>
          <w:p w14:paraId="7680925E"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6</w:t>
            </w:r>
          </w:p>
        </w:tc>
        <w:tc>
          <w:tcPr>
            <w:tcW w:w="5430" w:type="dxa"/>
            <w:shd w:val="clear" w:color="auto" w:fill="E0E0E0"/>
            <w:tcMar>
              <w:top w:w="0" w:type="dxa"/>
              <w:left w:w="108" w:type="dxa"/>
              <w:bottom w:w="0" w:type="dxa"/>
              <w:right w:w="108" w:type="dxa"/>
            </w:tcMar>
          </w:tcPr>
          <w:p w14:paraId="7680925F"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Originating/Generating Centre (CCT C-1)</w:t>
            </w:r>
          </w:p>
        </w:tc>
        <w:tc>
          <w:tcPr>
            <w:tcW w:w="2545" w:type="dxa"/>
            <w:shd w:val="clear" w:color="auto" w:fill="E0E0E0"/>
            <w:tcMar>
              <w:top w:w="0" w:type="dxa"/>
              <w:left w:w="108" w:type="dxa"/>
              <w:bottom w:w="0" w:type="dxa"/>
              <w:right w:w="108" w:type="dxa"/>
            </w:tcMar>
          </w:tcPr>
          <w:p w14:paraId="76809260" w14:textId="77777777" w:rsidR="00086DB9" w:rsidRPr="00107262" w:rsidRDefault="00986FBA">
            <w:pPr>
              <w:pStyle w:val="Caption"/>
              <w:snapToGrid w:val="0"/>
              <w:spacing w:before="40" w:after="40"/>
              <w:rPr>
                <w:rFonts w:ascii="Arial" w:hAnsi="Arial"/>
                <w:i w:val="0"/>
                <w:sz w:val="16"/>
                <w:szCs w:val="16"/>
                <w:lang w:val="en-US"/>
                <w:rPrChange w:id="52" w:author="Stig Syndergaard" w:date="2022-10-24T18:01:00Z">
                  <w:rPr>
                    <w:rFonts w:ascii="Arial" w:hAnsi="Arial"/>
                    <w:i w:val="0"/>
                    <w:sz w:val="16"/>
                    <w:szCs w:val="16"/>
                    <w:lang w:val="da-DK"/>
                  </w:rPr>
                </w:rPrChange>
              </w:rPr>
            </w:pPr>
            <w:r w:rsidRPr="00107262">
              <w:rPr>
                <w:rFonts w:ascii="Arial" w:hAnsi="Arial"/>
                <w:i w:val="0"/>
                <w:sz w:val="16"/>
                <w:szCs w:val="16"/>
                <w:lang w:val="en-US"/>
                <w:rPrChange w:id="53" w:author="Stig Syndergaard" w:date="2022-10-24T18:01:00Z">
                  <w:rPr>
                    <w:rFonts w:ascii="Arial" w:hAnsi="Arial"/>
                    <w:i w:val="0"/>
                    <w:sz w:val="16"/>
                    <w:szCs w:val="16"/>
                    <w:lang w:val="da-DK"/>
                  </w:rPr>
                </w:rPrChange>
              </w:rPr>
              <w:t>028 = ISRO</w:t>
            </w:r>
          </w:p>
          <w:p w14:paraId="76809261" w14:textId="77777777" w:rsidR="00086DB9" w:rsidRPr="00107262" w:rsidRDefault="00986FBA">
            <w:pPr>
              <w:pStyle w:val="Standard"/>
              <w:snapToGrid w:val="0"/>
              <w:spacing w:before="40" w:after="40"/>
              <w:rPr>
                <w:rFonts w:ascii="Arial" w:hAnsi="Arial"/>
                <w:sz w:val="16"/>
                <w:szCs w:val="16"/>
                <w:lang w:val="en-US"/>
                <w:rPrChange w:id="54" w:author="Stig Syndergaard" w:date="2022-10-24T18:01:00Z">
                  <w:rPr>
                    <w:rFonts w:ascii="Arial" w:hAnsi="Arial"/>
                    <w:sz w:val="16"/>
                    <w:szCs w:val="16"/>
                    <w:lang w:val="da-DK"/>
                  </w:rPr>
                </w:rPrChange>
              </w:rPr>
            </w:pPr>
            <w:r w:rsidRPr="00107262">
              <w:rPr>
                <w:rFonts w:ascii="Arial" w:hAnsi="Arial"/>
                <w:sz w:val="16"/>
                <w:szCs w:val="16"/>
                <w:lang w:val="en-US"/>
                <w:rPrChange w:id="55" w:author="Stig Syndergaard" w:date="2022-10-24T18:01:00Z">
                  <w:rPr>
                    <w:rFonts w:ascii="Arial" w:hAnsi="Arial"/>
                    <w:sz w:val="16"/>
                    <w:szCs w:val="16"/>
                    <w:lang w:val="da-DK"/>
                  </w:rPr>
                </w:rPrChange>
              </w:rPr>
              <w:t>038 = CMA</w:t>
            </w:r>
          </w:p>
          <w:p w14:paraId="76809262" w14:textId="77777777" w:rsidR="00086DB9" w:rsidRPr="00107262" w:rsidRDefault="00986FBA">
            <w:pPr>
              <w:pStyle w:val="Caption"/>
              <w:snapToGrid w:val="0"/>
              <w:spacing w:before="40" w:after="40"/>
              <w:rPr>
                <w:rFonts w:ascii="Arial" w:hAnsi="Arial"/>
                <w:i w:val="0"/>
                <w:sz w:val="16"/>
                <w:szCs w:val="16"/>
                <w:lang w:val="en-US"/>
                <w:rPrChange w:id="56" w:author="Stig Syndergaard" w:date="2022-10-24T18:01:00Z">
                  <w:rPr>
                    <w:rFonts w:ascii="Arial" w:hAnsi="Arial"/>
                    <w:i w:val="0"/>
                    <w:sz w:val="16"/>
                    <w:szCs w:val="16"/>
                    <w:lang w:val="da-DK"/>
                  </w:rPr>
                </w:rPrChange>
              </w:rPr>
            </w:pPr>
            <w:r w:rsidRPr="00107262">
              <w:rPr>
                <w:rFonts w:ascii="Arial" w:hAnsi="Arial"/>
                <w:i w:val="0"/>
                <w:sz w:val="16"/>
                <w:szCs w:val="16"/>
                <w:lang w:val="en-US"/>
                <w:rPrChange w:id="57" w:author="Stig Syndergaard" w:date="2022-10-24T18:01:00Z">
                  <w:rPr>
                    <w:rFonts w:ascii="Arial" w:hAnsi="Arial"/>
                    <w:i w:val="0"/>
                    <w:sz w:val="16"/>
                    <w:szCs w:val="16"/>
                    <w:lang w:val="da-DK"/>
                  </w:rPr>
                </w:rPrChange>
              </w:rPr>
              <w:t>060 = UCAR</w:t>
            </w:r>
          </w:p>
          <w:p w14:paraId="76809263" w14:textId="77777777" w:rsidR="00086DB9" w:rsidRPr="00107262" w:rsidRDefault="00986FBA">
            <w:pPr>
              <w:pStyle w:val="Standard"/>
              <w:rPr>
                <w:rFonts w:ascii="Arial" w:hAnsi="Arial"/>
                <w:sz w:val="16"/>
                <w:szCs w:val="16"/>
                <w:lang w:val="en-US"/>
                <w:rPrChange w:id="58" w:author="Stig Syndergaard" w:date="2022-10-24T18:01:00Z">
                  <w:rPr>
                    <w:rFonts w:ascii="Arial" w:hAnsi="Arial"/>
                    <w:sz w:val="16"/>
                    <w:szCs w:val="16"/>
                    <w:lang w:val="da-DK"/>
                  </w:rPr>
                </w:rPrChange>
              </w:rPr>
            </w:pPr>
            <w:r w:rsidRPr="00107262">
              <w:rPr>
                <w:rFonts w:ascii="Arial" w:hAnsi="Arial"/>
                <w:sz w:val="16"/>
                <w:szCs w:val="16"/>
                <w:lang w:val="en-US"/>
                <w:rPrChange w:id="59" w:author="Stig Syndergaard" w:date="2022-10-24T18:01:00Z">
                  <w:rPr>
                    <w:rFonts w:ascii="Arial" w:hAnsi="Arial"/>
                    <w:sz w:val="16"/>
                    <w:szCs w:val="16"/>
                    <w:lang w:val="da-DK"/>
                  </w:rPr>
                </w:rPrChange>
              </w:rPr>
              <w:t>078 = DWD (GFZ)</w:t>
            </w:r>
          </w:p>
          <w:p w14:paraId="76809264"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094 = DMI</w:t>
            </w:r>
          </w:p>
          <w:p w14:paraId="76809265" w14:textId="77777777" w:rsidR="00086DB9" w:rsidRDefault="00986FBA">
            <w:pPr>
              <w:pStyle w:val="Standard"/>
              <w:rPr>
                <w:rFonts w:ascii="Arial" w:hAnsi="Arial"/>
                <w:sz w:val="16"/>
                <w:szCs w:val="16"/>
                <w:lang w:val="da-DK"/>
              </w:rPr>
            </w:pPr>
            <w:r>
              <w:rPr>
                <w:rFonts w:ascii="Arial" w:hAnsi="Arial"/>
                <w:sz w:val="16"/>
                <w:szCs w:val="16"/>
                <w:lang w:val="da-DK"/>
              </w:rPr>
              <w:t>254 = EUMETSAT</w:t>
            </w:r>
          </w:p>
        </w:tc>
      </w:tr>
      <w:tr w:rsidR="00086DB9" w14:paraId="7680926A" w14:textId="77777777">
        <w:tc>
          <w:tcPr>
            <w:tcW w:w="1097" w:type="dxa"/>
            <w:shd w:val="clear" w:color="auto" w:fill="F3F3F3"/>
            <w:tcMar>
              <w:top w:w="0" w:type="dxa"/>
              <w:left w:w="108" w:type="dxa"/>
              <w:bottom w:w="0" w:type="dxa"/>
              <w:right w:w="108" w:type="dxa"/>
            </w:tcMar>
          </w:tcPr>
          <w:p w14:paraId="7680926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7</w:t>
            </w:r>
          </w:p>
        </w:tc>
        <w:tc>
          <w:tcPr>
            <w:tcW w:w="5430" w:type="dxa"/>
            <w:shd w:val="clear" w:color="auto" w:fill="F3F3F3"/>
            <w:tcMar>
              <w:top w:w="0" w:type="dxa"/>
              <w:left w:w="108" w:type="dxa"/>
              <w:bottom w:w="0" w:type="dxa"/>
              <w:right w:w="108" w:type="dxa"/>
            </w:tcMar>
          </w:tcPr>
          <w:p w14:paraId="76809268"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Update Sequence Number</w:t>
            </w:r>
          </w:p>
        </w:tc>
        <w:tc>
          <w:tcPr>
            <w:tcW w:w="2545" w:type="dxa"/>
            <w:shd w:val="clear" w:color="auto" w:fill="F3F3F3"/>
            <w:tcMar>
              <w:top w:w="0" w:type="dxa"/>
              <w:left w:w="108" w:type="dxa"/>
              <w:bottom w:w="0" w:type="dxa"/>
              <w:right w:w="108" w:type="dxa"/>
            </w:tcMar>
          </w:tcPr>
          <w:p w14:paraId="7680926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6E" w14:textId="77777777">
        <w:tc>
          <w:tcPr>
            <w:tcW w:w="1097" w:type="dxa"/>
            <w:shd w:val="clear" w:color="auto" w:fill="E0E0E0"/>
            <w:tcMar>
              <w:top w:w="0" w:type="dxa"/>
              <w:left w:w="108" w:type="dxa"/>
              <w:bottom w:w="0" w:type="dxa"/>
              <w:right w:w="108" w:type="dxa"/>
            </w:tcMar>
          </w:tcPr>
          <w:p w14:paraId="7680926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w:t>
            </w:r>
          </w:p>
        </w:tc>
        <w:tc>
          <w:tcPr>
            <w:tcW w:w="5430" w:type="dxa"/>
            <w:shd w:val="clear" w:color="auto" w:fill="E0E0E0"/>
            <w:tcMar>
              <w:top w:w="0" w:type="dxa"/>
              <w:left w:w="108" w:type="dxa"/>
              <w:bottom w:w="0" w:type="dxa"/>
              <w:right w:w="108" w:type="dxa"/>
            </w:tcMar>
          </w:tcPr>
          <w:p w14:paraId="7680926C"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Optional Section 2 flag</w:t>
            </w:r>
          </w:p>
        </w:tc>
        <w:tc>
          <w:tcPr>
            <w:tcW w:w="2545" w:type="dxa"/>
            <w:shd w:val="clear" w:color="auto" w:fill="E0E0E0"/>
            <w:tcMar>
              <w:top w:w="0" w:type="dxa"/>
              <w:left w:w="108" w:type="dxa"/>
              <w:bottom w:w="0" w:type="dxa"/>
              <w:right w:w="108" w:type="dxa"/>
            </w:tcMar>
          </w:tcPr>
          <w:p w14:paraId="7680926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(no Section 2 present)</w:t>
            </w:r>
          </w:p>
        </w:tc>
      </w:tr>
      <w:tr w:rsidR="00086DB9" w14:paraId="76809272" w14:textId="77777777">
        <w:tc>
          <w:tcPr>
            <w:tcW w:w="1097" w:type="dxa"/>
            <w:shd w:val="clear" w:color="auto" w:fill="F3F3F3"/>
            <w:tcMar>
              <w:top w:w="0" w:type="dxa"/>
              <w:left w:w="108" w:type="dxa"/>
              <w:bottom w:w="0" w:type="dxa"/>
              <w:right w:w="108" w:type="dxa"/>
            </w:tcMar>
          </w:tcPr>
          <w:p w14:paraId="7680926F"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9</w:t>
            </w:r>
          </w:p>
        </w:tc>
        <w:tc>
          <w:tcPr>
            <w:tcW w:w="5430" w:type="dxa"/>
            <w:shd w:val="clear" w:color="auto" w:fill="F3F3F3"/>
            <w:tcMar>
              <w:top w:w="0" w:type="dxa"/>
              <w:left w:w="108" w:type="dxa"/>
              <w:bottom w:w="0" w:type="dxa"/>
              <w:right w:w="108" w:type="dxa"/>
            </w:tcMar>
          </w:tcPr>
          <w:p w14:paraId="76809270"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Data Category (Table A)</w:t>
            </w:r>
          </w:p>
        </w:tc>
        <w:tc>
          <w:tcPr>
            <w:tcW w:w="2545" w:type="dxa"/>
            <w:shd w:val="clear" w:color="auto" w:fill="F3F3F3"/>
            <w:tcMar>
              <w:top w:w="0" w:type="dxa"/>
              <w:left w:w="108" w:type="dxa"/>
              <w:bottom w:w="0" w:type="dxa"/>
              <w:right w:w="108" w:type="dxa"/>
            </w:tcMar>
          </w:tcPr>
          <w:p w14:paraId="7680927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 (vertical sounding–satellite)</w:t>
            </w:r>
          </w:p>
        </w:tc>
      </w:tr>
      <w:tr w:rsidR="00086DB9" w14:paraId="76809276" w14:textId="77777777">
        <w:tc>
          <w:tcPr>
            <w:tcW w:w="1097" w:type="dxa"/>
            <w:shd w:val="clear" w:color="auto" w:fill="E0E0E0"/>
            <w:tcMar>
              <w:top w:w="0" w:type="dxa"/>
              <w:left w:w="108" w:type="dxa"/>
              <w:bottom w:w="0" w:type="dxa"/>
              <w:right w:w="108" w:type="dxa"/>
            </w:tcMar>
          </w:tcPr>
          <w:p w14:paraId="76809273"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10</w:t>
            </w:r>
          </w:p>
        </w:tc>
        <w:tc>
          <w:tcPr>
            <w:tcW w:w="5430" w:type="dxa"/>
            <w:shd w:val="clear" w:color="auto" w:fill="E0E0E0"/>
            <w:tcMar>
              <w:top w:w="0" w:type="dxa"/>
              <w:left w:w="108" w:type="dxa"/>
              <w:bottom w:w="0" w:type="dxa"/>
              <w:right w:w="108" w:type="dxa"/>
            </w:tcMar>
          </w:tcPr>
          <w:p w14:paraId="76809274" w14:textId="77777777" w:rsidR="00086DB9" w:rsidRDefault="00986FBA">
            <w:pPr>
              <w:pStyle w:val="Footnote"/>
              <w:rPr>
                <w:sz w:val="16"/>
                <w:szCs w:val="16"/>
              </w:rPr>
            </w:pPr>
            <w:r>
              <w:rPr>
                <w:sz w:val="16"/>
                <w:szCs w:val="16"/>
              </w:rPr>
              <w:t>Data Sub-Category (locally defined by Originating Centre)</w:t>
            </w:r>
          </w:p>
        </w:tc>
        <w:tc>
          <w:tcPr>
            <w:tcW w:w="2545" w:type="dxa"/>
            <w:shd w:val="clear" w:color="auto" w:fill="E0E0E0"/>
            <w:tcMar>
              <w:top w:w="0" w:type="dxa"/>
              <w:left w:w="108" w:type="dxa"/>
              <w:bottom w:w="0" w:type="dxa"/>
              <w:right w:w="108" w:type="dxa"/>
            </w:tcMar>
          </w:tcPr>
          <w:p w14:paraId="7680927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14 (GNSS)</w:t>
            </w:r>
          </w:p>
        </w:tc>
      </w:tr>
      <w:tr w:rsidR="00086DB9" w14:paraId="7680927A" w14:textId="77777777">
        <w:tc>
          <w:tcPr>
            <w:tcW w:w="1097" w:type="dxa"/>
            <w:shd w:val="clear" w:color="auto" w:fill="F3F3F3"/>
            <w:tcMar>
              <w:top w:w="0" w:type="dxa"/>
              <w:left w:w="108" w:type="dxa"/>
              <w:bottom w:w="0" w:type="dxa"/>
              <w:right w:w="108" w:type="dxa"/>
            </w:tcMar>
          </w:tcPr>
          <w:p w14:paraId="7680927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11</w:t>
            </w:r>
          </w:p>
        </w:tc>
        <w:tc>
          <w:tcPr>
            <w:tcW w:w="5430" w:type="dxa"/>
            <w:shd w:val="clear" w:color="auto" w:fill="F3F3F3"/>
            <w:tcMar>
              <w:top w:w="0" w:type="dxa"/>
              <w:left w:w="108" w:type="dxa"/>
              <w:bottom w:w="0" w:type="dxa"/>
              <w:right w:w="108" w:type="dxa"/>
            </w:tcMar>
          </w:tcPr>
          <w:p w14:paraId="76809278" w14:textId="77777777" w:rsidR="00086DB9" w:rsidRDefault="00986FBA">
            <w:pPr>
              <w:pStyle w:val="Caption"/>
              <w:snapToGrid w:val="0"/>
              <w:spacing w:before="40" w:after="40"/>
            </w:pPr>
            <w:r>
              <w:rPr>
                <w:rFonts w:ascii="Arial" w:hAnsi="Arial"/>
                <w:i w:val="0"/>
                <w:sz w:val="16"/>
                <w:szCs w:val="16"/>
              </w:rPr>
              <w:t>Version Number of Master Table</w:t>
            </w:r>
            <w:r>
              <w:rPr>
                <w:rStyle w:val="FootnoteSymbol"/>
                <w:rFonts w:ascii="Arial" w:hAnsi="Arial"/>
                <w:sz w:val="16"/>
                <w:szCs w:val="16"/>
              </w:rPr>
              <w:footnoteReference w:id="9"/>
            </w:r>
          </w:p>
        </w:tc>
        <w:tc>
          <w:tcPr>
            <w:tcW w:w="2545" w:type="dxa"/>
            <w:shd w:val="clear" w:color="auto" w:fill="F3F3F3"/>
            <w:tcMar>
              <w:top w:w="0" w:type="dxa"/>
              <w:left w:w="108" w:type="dxa"/>
              <w:bottom w:w="0" w:type="dxa"/>
              <w:right w:w="108" w:type="dxa"/>
            </w:tcMar>
          </w:tcPr>
          <w:p w14:paraId="7680927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12</w:t>
            </w:r>
          </w:p>
        </w:tc>
      </w:tr>
      <w:tr w:rsidR="00086DB9" w14:paraId="7680927E" w14:textId="77777777">
        <w:tc>
          <w:tcPr>
            <w:tcW w:w="1097" w:type="dxa"/>
            <w:shd w:val="clear" w:color="auto" w:fill="E0E0E0"/>
            <w:tcMar>
              <w:top w:w="0" w:type="dxa"/>
              <w:left w:w="108" w:type="dxa"/>
              <w:bottom w:w="0" w:type="dxa"/>
              <w:right w:w="108" w:type="dxa"/>
            </w:tcMar>
          </w:tcPr>
          <w:p w14:paraId="7680927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12</w:t>
            </w:r>
          </w:p>
        </w:tc>
        <w:tc>
          <w:tcPr>
            <w:tcW w:w="5430" w:type="dxa"/>
            <w:shd w:val="clear" w:color="auto" w:fill="E0E0E0"/>
            <w:tcMar>
              <w:top w:w="0" w:type="dxa"/>
              <w:left w:w="108" w:type="dxa"/>
              <w:bottom w:w="0" w:type="dxa"/>
              <w:right w:w="108" w:type="dxa"/>
            </w:tcMar>
          </w:tcPr>
          <w:p w14:paraId="7680927C"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Local Table</w:t>
            </w:r>
          </w:p>
        </w:tc>
        <w:tc>
          <w:tcPr>
            <w:tcW w:w="2545" w:type="dxa"/>
            <w:shd w:val="clear" w:color="auto" w:fill="E0E0E0"/>
            <w:tcMar>
              <w:top w:w="0" w:type="dxa"/>
              <w:left w:w="108" w:type="dxa"/>
              <w:bottom w:w="0" w:type="dxa"/>
              <w:right w:w="108" w:type="dxa"/>
            </w:tcMar>
          </w:tcPr>
          <w:p w14:paraId="7680927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(local table not used)</w:t>
            </w:r>
          </w:p>
        </w:tc>
      </w:tr>
      <w:tr w:rsidR="00086DB9" w14:paraId="76809282" w14:textId="77777777">
        <w:tc>
          <w:tcPr>
            <w:tcW w:w="1097" w:type="dxa"/>
            <w:shd w:val="clear" w:color="auto" w:fill="F3F3F3"/>
            <w:tcMar>
              <w:top w:w="0" w:type="dxa"/>
              <w:left w:w="108" w:type="dxa"/>
              <w:bottom w:w="0" w:type="dxa"/>
              <w:right w:w="108" w:type="dxa"/>
            </w:tcMar>
          </w:tcPr>
          <w:p w14:paraId="7680927F"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430" w:type="dxa"/>
            <w:shd w:val="clear" w:color="auto" w:fill="F3F3F3"/>
            <w:tcMar>
              <w:top w:w="0" w:type="dxa"/>
              <w:left w:w="108" w:type="dxa"/>
              <w:bottom w:w="0" w:type="dxa"/>
              <w:right w:w="108" w:type="dxa"/>
            </w:tcMar>
          </w:tcPr>
          <w:p w14:paraId="76809280"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Century (2-</w:t>
            </w:r>
            <w:proofErr w:type="gramStart"/>
            <w:r>
              <w:rPr>
                <w:rFonts w:ascii="Arial" w:hAnsi="Arial"/>
                <w:i w:val="0"/>
                <w:sz w:val="16"/>
                <w:szCs w:val="16"/>
              </w:rPr>
              <w:t>digit)  ‘</w:t>
            </w:r>
            <w:proofErr w:type="gramEnd"/>
            <w:r>
              <w:rPr>
                <w:rFonts w:ascii="Arial" w:hAnsi="Arial"/>
                <w:i w:val="0"/>
                <w:sz w:val="16"/>
                <w:szCs w:val="16"/>
              </w:rPr>
              <w:t>most typical for BUFR message content’</w:t>
            </w:r>
          </w:p>
        </w:tc>
        <w:tc>
          <w:tcPr>
            <w:tcW w:w="2545" w:type="dxa"/>
            <w:shd w:val="clear" w:color="auto" w:fill="F3F3F3"/>
            <w:tcMar>
              <w:top w:w="0" w:type="dxa"/>
              <w:left w:w="108" w:type="dxa"/>
              <w:bottom w:w="0" w:type="dxa"/>
              <w:right w:w="108" w:type="dxa"/>
            </w:tcMar>
          </w:tcPr>
          <w:p w14:paraId="7680928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profile</w:t>
            </w:r>
          </w:p>
        </w:tc>
      </w:tr>
      <w:tr w:rsidR="00086DB9" w14:paraId="76809286" w14:textId="77777777">
        <w:tc>
          <w:tcPr>
            <w:tcW w:w="1097" w:type="dxa"/>
            <w:shd w:val="clear" w:color="auto" w:fill="E0E0E0"/>
            <w:tcMar>
              <w:top w:w="0" w:type="dxa"/>
              <w:left w:w="108" w:type="dxa"/>
              <w:bottom w:w="0" w:type="dxa"/>
              <w:right w:w="108" w:type="dxa"/>
            </w:tcMar>
          </w:tcPr>
          <w:p w14:paraId="76809283"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14–17</w:t>
            </w:r>
          </w:p>
        </w:tc>
        <w:tc>
          <w:tcPr>
            <w:tcW w:w="5430" w:type="dxa"/>
            <w:shd w:val="clear" w:color="auto" w:fill="E0E0E0"/>
            <w:tcMar>
              <w:top w:w="0" w:type="dxa"/>
              <w:left w:w="108" w:type="dxa"/>
              <w:bottom w:w="0" w:type="dxa"/>
              <w:right w:w="108" w:type="dxa"/>
            </w:tcMar>
          </w:tcPr>
          <w:p w14:paraId="76809284"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Month, Day, Hour &amp; Minute ‘most typical for BUFR message content’</w:t>
            </w:r>
          </w:p>
        </w:tc>
        <w:tc>
          <w:tcPr>
            <w:tcW w:w="2545" w:type="dxa"/>
            <w:shd w:val="clear" w:color="auto" w:fill="E0E0E0"/>
            <w:tcMar>
              <w:top w:w="0" w:type="dxa"/>
              <w:left w:w="108" w:type="dxa"/>
              <w:bottom w:w="0" w:type="dxa"/>
              <w:right w:w="108" w:type="dxa"/>
            </w:tcMar>
          </w:tcPr>
          <w:p w14:paraId="7680928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Date/Time of profile</w:t>
            </w:r>
          </w:p>
        </w:tc>
      </w:tr>
      <w:tr w:rsidR="00086DB9" w14:paraId="7680928A" w14:textId="77777777">
        <w:tc>
          <w:tcPr>
            <w:tcW w:w="1097" w:type="dxa"/>
            <w:shd w:val="clear" w:color="auto" w:fill="F3F3F3"/>
            <w:tcMar>
              <w:top w:w="0" w:type="dxa"/>
              <w:left w:w="108" w:type="dxa"/>
              <w:bottom w:w="0" w:type="dxa"/>
              <w:right w:w="108" w:type="dxa"/>
            </w:tcMar>
          </w:tcPr>
          <w:p w14:paraId="7680928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18</w:t>
            </w:r>
          </w:p>
        </w:tc>
        <w:tc>
          <w:tcPr>
            <w:tcW w:w="5430" w:type="dxa"/>
            <w:shd w:val="clear" w:color="auto" w:fill="F3F3F3"/>
            <w:tcMar>
              <w:top w:w="0" w:type="dxa"/>
              <w:left w:w="108" w:type="dxa"/>
              <w:bottom w:w="0" w:type="dxa"/>
              <w:right w:w="108" w:type="dxa"/>
            </w:tcMar>
          </w:tcPr>
          <w:p w14:paraId="76809288"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Pad to even number of octets</w:t>
            </w:r>
          </w:p>
        </w:tc>
        <w:tc>
          <w:tcPr>
            <w:tcW w:w="2545" w:type="dxa"/>
            <w:shd w:val="clear" w:color="auto" w:fill="F3F3F3"/>
            <w:tcMar>
              <w:top w:w="0" w:type="dxa"/>
              <w:left w:w="108" w:type="dxa"/>
              <w:bottom w:w="0" w:type="dxa"/>
              <w:right w:w="108" w:type="dxa"/>
            </w:tcMar>
          </w:tcPr>
          <w:p w14:paraId="7680928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bl>
    <w:p w14:paraId="7680928B" w14:textId="77777777" w:rsidR="00086DB9" w:rsidRDefault="00086DB9">
      <w:pPr>
        <w:pStyle w:val="Caption"/>
        <w:jc w:val="center"/>
        <w:rPr>
          <w:rFonts w:ascii="Arial" w:hAnsi="Arial" w:cs="Arial"/>
          <w:b/>
          <w:sz w:val="20"/>
        </w:rPr>
      </w:pPr>
      <w:bookmarkStart w:id="60" w:name="_Ref246326049"/>
    </w:p>
    <w:p w14:paraId="7680928C" w14:textId="77777777" w:rsidR="00086DB9" w:rsidRDefault="00986FBA">
      <w:pPr>
        <w:pStyle w:val="Caption"/>
        <w:jc w:val="center"/>
      </w:pPr>
      <w:bookmarkStart w:id="61" w:name="_Ref291073538"/>
      <w:proofErr w:type="gramStart"/>
      <w:r>
        <w:rPr>
          <w:rFonts w:ascii="Arial" w:hAnsi="Arial" w:cs="Arial"/>
          <w:b/>
          <w:sz w:val="20"/>
        </w:rPr>
        <w:t>Table</w:t>
      </w:r>
      <w:r>
        <w:rPr>
          <w:rFonts w:ascii="Arial" w:eastAsia="Arial" w:hAnsi="Arial" w:cs="Arial"/>
          <w:b/>
          <w:sz w:val="20"/>
        </w:rPr>
        <w:t xml:space="preserve"> </w:t>
      </w:r>
      <w:bookmarkEnd w:id="60"/>
      <w:bookmarkEnd w:id="61"/>
      <w:r>
        <w:rPr>
          <w:rFonts w:ascii="Arial" w:eastAsia="Arial" w:hAnsi="Arial" w:cs="Arial"/>
          <w:b/>
          <w:sz w:val="20"/>
        </w:rPr>
        <w:t xml:space="preserve"> </w:t>
      </w:r>
      <w:bookmarkStart w:id="62" w:name="Table_3"/>
      <w:r>
        <w:rPr>
          <w:rFonts w:ascii="Arial" w:hAnsi="Arial" w:cs="Arial"/>
          <w:b/>
          <w:sz w:val="20"/>
        </w:rPr>
        <w:t>3</w:t>
      </w:r>
      <w:bookmarkEnd w:id="62"/>
      <w:proofErr w:type="gramEnd"/>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1</w:t>
      </w:r>
      <w:r>
        <w:rPr>
          <w:rFonts w:ascii="Arial" w:eastAsia="Arial" w:hAnsi="Arial" w:cs="Arial"/>
          <w:b/>
          <w:sz w:val="20"/>
        </w:rPr>
        <w:t xml:space="preserve"> </w:t>
      </w:r>
      <w:r>
        <w:rPr>
          <w:rFonts w:ascii="Arial" w:hAnsi="Arial" w:cs="Arial"/>
          <w:b/>
          <w:sz w:val="20"/>
        </w:rPr>
        <w:t>(Identification)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current</w:t>
      </w:r>
      <w:r>
        <w:rPr>
          <w:rFonts w:ascii="Arial" w:eastAsia="Arial" w:hAnsi="Arial" w:cs="Arial"/>
          <w:b/>
          <w:sz w:val="20"/>
        </w:rPr>
        <w:t xml:space="preserve"> </w:t>
      </w:r>
      <w:r>
        <w:rPr>
          <w:rFonts w:ascii="Arial" w:hAnsi="Arial" w:cs="Arial"/>
          <w:b/>
          <w:sz w:val="20"/>
        </w:rPr>
        <w:t>Edition</w:t>
      </w:r>
      <w:r>
        <w:rPr>
          <w:rFonts w:ascii="Arial" w:eastAsia="Arial" w:hAnsi="Arial" w:cs="Arial"/>
          <w:b/>
          <w:sz w:val="20"/>
        </w:rPr>
        <w:t xml:space="preserve"> </w:t>
      </w:r>
      <w:r>
        <w:rPr>
          <w:rFonts w:ascii="Arial" w:hAnsi="Arial" w:cs="Arial"/>
          <w:b/>
          <w:sz w:val="20"/>
        </w:rPr>
        <w:t>4</w:t>
      </w:r>
      <w:r>
        <w:rPr>
          <w:rFonts w:ascii="Arial" w:eastAsia="Arial" w:hAnsi="Arial" w:cs="Arial"/>
          <w:b/>
          <w:sz w:val="20"/>
        </w:rPr>
        <w:t xml:space="preserve"> </w:t>
      </w:r>
      <w:r>
        <w:rPr>
          <w:rFonts w:ascii="Arial" w:hAnsi="Arial" w:cs="Arial"/>
          <w:b/>
          <w:sz w:val="20"/>
        </w:rPr>
        <w:t>messages</w:t>
      </w:r>
    </w:p>
    <w:tbl>
      <w:tblPr>
        <w:tblW w:w="9072" w:type="dxa"/>
        <w:tblLayout w:type="fixed"/>
        <w:tblCellMar>
          <w:left w:w="10" w:type="dxa"/>
          <w:right w:w="10" w:type="dxa"/>
        </w:tblCellMar>
        <w:tblLook w:val="0000" w:firstRow="0" w:lastRow="0" w:firstColumn="0" w:lastColumn="0" w:noHBand="0" w:noVBand="0"/>
      </w:tblPr>
      <w:tblGrid>
        <w:gridCol w:w="1097"/>
        <w:gridCol w:w="5430"/>
        <w:gridCol w:w="2545"/>
      </w:tblGrid>
      <w:tr w:rsidR="00086DB9" w14:paraId="76809290" w14:textId="77777777">
        <w:tc>
          <w:tcPr>
            <w:tcW w:w="1097" w:type="dxa"/>
            <w:shd w:val="clear" w:color="auto" w:fill="94BD5E"/>
            <w:tcMar>
              <w:top w:w="0" w:type="dxa"/>
              <w:left w:w="108" w:type="dxa"/>
              <w:bottom w:w="0" w:type="dxa"/>
              <w:right w:w="108" w:type="dxa"/>
            </w:tcMar>
            <w:vAlign w:val="center"/>
          </w:tcPr>
          <w:p w14:paraId="7680928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30" w:type="dxa"/>
            <w:shd w:val="clear" w:color="auto" w:fill="94BD5E"/>
            <w:tcMar>
              <w:top w:w="0" w:type="dxa"/>
              <w:left w:w="108" w:type="dxa"/>
              <w:bottom w:w="0" w:type="dxa"/>
              <w:right w:w="108" w:type="dxa"/>
            </w:tcMar>
            <w:vAlign w:val="center"/>
          </w:tcPr>
          <w:p w14:paraId="7680928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45" w:type="dxa"/>
            <w:shd w:val="clear" w:color="auto" w:fill="94BD5E"/>
            <w:tcMar>
              <w:top w:w="0" w:type="dxa"/>
              <w:left w:w="108" w:type="dxa"/>
              <w:bottom w:w="0" w:type="dxa"/>
              <w:right w:w="108" w:type="dxa"/>
            </w:tcMar>
            <w:vAlign w:val="center"/>
          </w:tcPr>
          <w:p w14:paraId="7680928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94" w14:textId="77777777">
        <w:tc>
          <w:tcPr>
            <w:tcW w:w="1097" w:type="dxa"/>
            <w:shd w:val="clear" w:color="auto" w:fill="F3F3F3"/>
            <w:tcMar>
              <w:top w:w="0" w:type="dxa"/>
              <w:left w:w="108" w:type="dxa"/>
              <w:bottom w:w="0" w:type="dxa"/>
              <w:right w:w="108" w:type="dxa"/>
            </w:tcMar>
          </w:tcPr>
          <w:p w14:paraId="76809291"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1–3</w:t>
            </w:r>
          </w:p>
        </w:tc>
        <w:tc>
          <w:tcPr>
            <w:tcW w:w="5430" w:type="dxa"/>
            <w:shd w:val="clear" w:color="auto" w:fill="F3F3F3"/>
            <w:tcMar>
              <w:top w:w="0" w:type="dxa"/>
              <w:left w:w="108" w:type="dxa"/>
              <w:bottom w:w="0" w:type="dxa"/>
              <w:right w:w="108" w:type="dxa"/>
            </w:tcMar>
          </w:tcPr>
          <w:p w14:paraId="7680929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 1</w:t>
            </w:r>
          </w:p>
        </w:tc>
        <w:tc>
          <w:tcPr>
            <w:tcW w:w="2545" w:type="dxa"/>
            <w:shd w:val="clear" w:color="auto" w:fill="F3F3F3"/>
            <w:tcMar>
              <w:top w:w="0" w:type="dxa"/>
              <w:left w:w="108" w:type="dxa"/>
              <w:bottom w:w="0" w:type="dxa"/>
              <w:right w:w="108" w:type="dxa"/>
            </w:tcMar>
          </w:tcPr>
          <w:p w14:paraId="76809293"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22</w:t>
            </w:r>
          </w:p>
        </w:tc>
      </w:tr>
      <w:tr w:rsidR="00086DB9" w14:paraId="76809298" w14:textId="77777777">
        <w:tc>
          <w:tcPr>
            <w:tcW w:w="1097" w:type="dxa"/>
            <w:shd w:val="clear" w:color="auto" w:fill="E0E0E0"/>
            <w:tcMar>
              <w:top w:w="0" w:type="dxa"/>
              <w:left w:w="108" w:type="dxa"/>
              <w:bottom w:w="0" w:type="dxa"/>
              <w:right w:w="108" w:type="dxa"/>
            </w:tcMar>
          </w:tcPr>
          <w:p w14:paraId="76809295"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4</w:t>
            </w:r>
          </w:p>
        </w:tc>
        <w:tc>
          <w:tcPr>
            <w:tcW w:w="5430" w:type="dxa"/>
            <w:shd w:val="clear" w:color="auto" w:fill="E0E0E0"/>
            <w:tcMar>
              <w:top w:w="0" w:type="dxa"/>
              <w:left w:w="108" w:type="dxa"/>
              <w:bottom w:w="0" w:type="dxa"/>
              <w:right w:w="108" w:type="dxa"/>
            </w:tcMar>
          </w:tcPr>
          <w:p w14:paraId="7680929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Master Table</w:t>
            </w:r>
          </w:p>
        </w:tc>
        <w:tc>
          <w:tcPr>
            <w:tcW w:w="2545" w:type="dxa"/>
            <w:shd w:val="clear" w:color="auto" w:fill="E0E0E0"/>
            <w:tcMar>
              <w:top w:w="0" w:type="dxa"/>
              <w:left w:w="108" w:type="dxa"/>
              <w:bottom w:w="0" w:type="dxa"/>
              <w:right w:w="108" w:type="dxa"/>
            </w:tcMar>
          </w:tcPr>
          <w:p w14:paraId="7680929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(Meteorology)</w:t>
            </w:r>
          </w:p>
        </w:tc>
      </w:tr>
      <w:tr w:rsidR="00086DB9" w14:paraId="768092A2" w14:textId="77777777">
        <w:tc>
          <w:tcPr>
            <w:tcW w:w="1097" w:type="dxa"/>
            <w:shd w:val="clear" w:color="auto" w:fill="F3F3F3"/>
            <w:tcMar>
              <w:top w:w="0" w:type="dxa"/>
              <w:left w:w="108" w:type="dxa"/>
              <w:bottom w:w="0" w:type="dxa"/>
              <w:right w:w="108" w:type="dxa"/>
            </w:tcMar>
          </w:tcPr>
          <w:p w14:paraId="76809299"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5–6</w:t>
            </w:r>
          </w:p>
        </w:tc>
        <w:tc>
          <w:tcPr>
            <w:tcW w:w="5430" w:type="dxa"/>
            <w:shd w:val="clear" w:color="auto" w:fill="F3F3F3"/>
            <w:tcMar>
              <w:top w:w="0" w:type="dxa"/>
              <w:left w:w="108" w:type="dxa"/>
              <w:bottom w:w="0" w:type="dxa"/>
              <w:right w:w="108" w:type="dxa"/>
            </w:tcMar>
          </w:tcPr>
          <w:p w14:paraId="7680929A" w14:textId="77777777" w:rsidR="00086DB9" w:rsidRDefault="00986FBA">
            <w:pPr>
              <w:pStyle w:val="Caption"/>
              <w:snapToGrid w:val="0"/>
              <w:spacing w:before="40" w:after="40"/>
              <w:jc w:val="left"/>
              <w:rPr>
                <w:rFonts w:ascii="Arial" w:hAnsi="Arial"/>
                <w:i w:val="0"/>
                <w:sz w:val="16"/>
                <w:szCs w:val="16"/>
              </w:rPr>
            </w:pPr>
            <w:r>
              <w:rPr>
                <w:rFonts w:ascii="Arial" w:hAnsi="Arial"/>
                <w:i w:val="0"/>
                <w:sz w:val="16"/>
                <w:szCs w:val="16"/>
              </w:rPr>
              <w:t xml:space="preserve">Identification of Originating/Generating Centre </w:t>
            </w:r>
            <w:r>
              <w:rPr>
                <w:rFonts w:ascii="Arial" w:hAnsi="Arial"/>
                <w:i w:val="0"/>
                <w:sz w:val="16"/>
                <w:szCs w:val="16"/>
              </w:rPr>
              <w:br/>
              <w:t>(CCT C-1 or C-11)</w:t>
            </w:r>
          </w:p>
        </w:tc>
        <w:tc>
          <w:tcPr>
            <w:tcW w:w="2545" w:type="dxa"/>
            <w:shd w:val="clear" w:color="auto" w:fill="F3F3F3"/>
            <w:tcMar>
              <w:top w:w="0" w:type="dxa"/>
              <w:left w:w="108" w:type="dxa"/>
              <w:bottom w:w="0" w:type="dxa"/>
              <w:right w:w="108" w:type="dxa"/>
            </w:tcMar>
          </w:tcPr>
          <w:p w14:paraId="7680929B" w14:textId="77777777" w:rsidR="00086DB9" w:rsidRPr="00107262" w:rsidRDefault="00986FBA">
            <w:pPr>
              <w:pStyle w:val="Caption"/>
              <w:snapToGrid w:val="0"/>
              <w:spacing w:before="40" w:after="40"/>
              <w:rPr>
                <w:rFonts w:ascii="Arial" w:hAnsi="Arial"/>
                <w:i w:val="0"/>
                <w:sz w:val="16"/>
                <w:szCs w:val="16"/>
                <w:lang w:val="en-US"/>
                <w:rPrChange w:id="63" w:author="Stig Syndergaard" w:date="2022-10-24T18:01:00Z">
                  <w:rPr>
                    <w:rFonts w:ascii="Arial" w:hAnsi="Arial"/>
                    <w:i w:val="0"/>
                    <w:sz w:val="16"/>
                    <w:szCs w:val="16"/>
                    <w:lang w:val="da-DK"/>
                  </w:rPr>
                </w:rPrChange>
              </w:rPr>
            </w:pPr>
            <w:r w:rsidRPr="00107262">
              <w:rPr>
                <w:rFonts w:ascii="Arial" w:hAnsi="Arial"/>
                <w:i w:val="0"/>
                <w:sz w:val="16"/>
                <w:szCs w:val="16"/>
                <w:lang w:val="en-US"/>
                <w:rPrChange w:id="64" w:author="Stig Syndergaard" w:date="2022-10-24T18:01:00Z">
                  <w:rPr>
                    <w:rFonts w:ascii="Arial" w:hAnsi="Arial"/>
                    <w:i w:val="0"/>
                    <w:sz w:val="16"/>
                    <w:szCs w:val="16"/>
                    <w:lang w:val="da-DK"/>
                  </w:rPr>
                </w:rPrChange>
              </w:rPr>
              <w:t>028 = ISRO</w:t>
            </w:r>
          </w:p>
          <w:p w14:paraId="7680929C" w14:textId="77777777" w:rsidR="00086DB9" w:rsidRPr="00107262" w:rsidRDefault="00986FBA">
            <w:pPr>
              <w:pStyle w:val="Caption"/>
              <w:snapToGrid w:val="0"/>
              <w:spacing w:before="40" w:after="40"/>
              <w:rPr>
                <w:rFonts w:ascii="Arial" w:hAnsi="Arial"/>
                <w:i w:val="0"/>
                <w:sz w:val="16"/>
                <w:szCs w:val="16"/>
                <w:lang w:val="en-US"/>
                <w:rPrChange w:id="65" w:author="Stig Syndergaard" w:date="2022-10-24T18:01:00Z">
                  <w:rPr>
                    <w:rFonts w:ascii="Arial" w:hAnsi="Arial"/>
                    <w:i w:val="0"/>
                    <w:sz w:val="16"/>
                    <w:szCs w:val="16"/>
                    <w:lang w:val="da-DK"/>
                  </w:rPr>
                </w:rPrChange>
              </w:rPr>
            </w:pPr>
            <w:r w:rsidRPr="00107262">
              <w:rPr>
                <w:rFonts w:ascii="Arial" w:hAnsi="Arial"/>
                <w:i w:val="0"/>
                <w:sz w:val="16"/>
                <w:szCs w:val="16"/>
                <w:lang w:val="en-US"/>
                <w:rPrChange w:id="66" w:author="Stig Syndergaard" w:date="2022-10-24T18:01:00Z">
                  <w:rPr>
                    <w:rFonts w:ascii="Arial" w:hAnsi="Arial"/>
                    <w:i w:val="0"/>
                    <w:sz w:val="16"/>
                    <w:szCs w:val="16"/>
                    <w:lang w:val="da-DK"/>
                  </w:rPr>
                </w:rPrChange>
              </w:rPr>
              <w:t>038 = CMA</w:t>
            </w:r>
          </w:p>
          <w:p w14:paraId="7680929D" w14:textId="77777777" w:rsidR="00086DB9" w:rsidRPr="00107262" w:rsidRDefault="00986FBA">
            <w:pPr>
              <w:pStyle w:val="Caption"/>
              <w:snapToGrid w:val="0"/>
              <w:spacing w:before="40" w:after="40"/>
              <w:rPr>
                <w:rFonts w:ascii="Arial" w:hAnsi="Arial"/>
                <w:i w:val="0"/>
                <w:sz w:val="16"/>
                <w:szCs w:val="16"/>
                <w:lang w:val="en-US"/>
                <w:rPrChange w:id="67" w:author="Stig Syndergaard" w:date="2022-10-24T18:01:00Z">
                  <w:rPr>
                    <w:rFonts w:ascii="Arial" w:hAnsi="Arial"/>
                    <w:i w:val="0"/>
                    <w:sz w:val="16"/>
                    <w:szCs w:val="16"/>
                    <w:lang w:val="da-DK"/>
                  </w:rPr>
                </w:rPrChange>
              </w:rPr>
            </w:pPr>
            <w:r w:rsidRPr="00107262">
              <w:rPr>
                <w:rFonts w:ascii="Arial" w:hAnsi="Arial"/>
                <w:i w:val="0"/>
                <w:sz w:val="16"/>
                <w:szCs w:val="16"/>
                <w:lang w:val="en-US"/>
                <w:rPrChange w:id="68" w:author="Stig Syndergaard" w:date="2022-10-24T18:01:00Z">
                  <w:rPr>
                    <w:rFonts w:ascii="Arial" w:hAnsi="Arial"/>
                    <w:i w:val="0"/>
                    <w:sz w:val="16"/>
                    <w:szCs w:val="16"/>
                    <w:lang w:val="da-DK"/>
                  </w:rPr>
                </w:rPrChange>
              </w:rPr>
              <w:t>060 = UCAR</w:t>
            </w:r>
          </w:p>
          <w:p w14:paraId="7680929E" w14:textId="77777777" w:rsidR="00086DB9" w:rsidRPr="00107262" w:rsidRDefault="00986FBA">
            <w:pPr>
              <w:pStyle w:val="Standard"/>
              <w:rPr>
                <w:rFonts w:ascii="Arial" w:hAnsi="Arial"/>
                <w:sz w:val="16"/>
                <w:szCs w:val="16"/>
                <w:lang w:val="en-US"/>
                <w:rPrChange w:id="69" w:author="Stig Syndergaard" w:date="2022-10-24T18:01:00Z">
                  <w:rPr>
                    <w:rFonts w:ascii="Arial" w:hAnsi="Arial"/>
                    <w:sz w:val="16"/>
                    <w:szCs w:val="16"/>
                    <w:lang w:val="da-DK"/>
                  </w:rPr>
                </w:rPrChange>
              </w:rPr>
            </w:pPr>
            <w:r w:rsidRPr="00107262">
              <w:rPr>
                <w:rFonts w:ascii="Arial" w:hAnsi="Arial"/>
                <w:sz w:val="16"/>
                <w:szCs w:val="16"/>
                <w:lang w:val="en-US"/>
                <w:rPrChange w:id="70" w:author="Stig Syndergaard" w:date="2022-10-24T18:01:00Z">
                  <w:rPr>
                    <w:rFonts w:ascii="Arial" w:hAnsi="Arial"/>
                    <w:sz w:val="16"/>
                    <w:szCs w:val="16"/>
                    <w:lang w:val="da-DK"/>
                  </w:rPr>
                </w:rPrChange>
              </w:rPr>
              <w:t>078 = DWD (GFZ)</w:t>
            </w:r>
          </w:p>
          <w:p w14:paraId="7680929F"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094 = DMI</w:t>
            </w:r>
          </w:p>
          <w:p w14:paraId="768092A0" w14:textId="77777777" w:rsidR="00086DB9" w:rsidRDefault="00986FBA">
            <w:pPr>
              <w:pStyle w:val="Standard"/>
              <w:spacing w:before="40" w:after="40"/>
              <w:rPr>
                <w:rFonts w:ascii="Arial" w:hAnsi="Arial"/>
                <w:sz w:val="16"/>
                <w:szCs w:val="16"/>
                <w:lang w:val="da-DK"/>
              </w:rPr>
            </w:pPr>
            <w:r>
              <w:rPr>
                <w:rFonts w:ascii="Arial" w:hAnsi="Arial"/>
                <w:sz w:val="16"/>
                <w:szCs w:val="16"/>
                <w:lang w:val="da-DK"/>
              </w:rPr>
              <w:t>178 = SPIRE</w:t>
            </w:r>
          </w:p>
          <w:p w14:paraId="768092A1"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254 = EUMETSAT</w:t>
            </w:r>
          </w:p>
        </w:tc>
      </w:tr>
      <w:tr w:rsidR="00086DB9" w14:paraId="768092A7" w14:textId="77777777">
        <w:tc>
          <w:tcPr>
            <w:tcW w:w="1097" w:type="dxa"/>
            <w:shd w:val="clear" w:color="auto" w:fill="E0E0E0"/>
            <w:tcMar>
              <w:top w:w="0" w:type="dxa"/>
              <w:left w:w="108" w:type="dxa"/>
              <w:bottom w:w="0" w:type="dxa"/>
              <w:right w:w="108" w:type="dxa"/>
            </w:tcMar>
          </w:tcPr>
          <w:p w14:paraId="768092A3"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7–8</w:t>
            </w:r>
          </w:p>
        </w:tc>
        <w:tc>
          <w:tcPr>
            <w:tcW w:w="5430" w:type="dxa"/>
            <w:shd w:val="clear" w:color="auto" w:fill="E0E0E0"/>
            <w:tcMar>
              <w:top w:w="0" w:type="dxa"/>
              <w:left w:w="108" w:type="dxa"/>
              <w:bottom w:w="0" w:type="dxa"/>
              <w:right w:w="108" w:type="dxa"/>
            </w:tcMar>
          </w:tcPr>
          <w:p w14:paraId="768092A4"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Centre Originating/Generating Sub-Centre (CCT C-12)</w:t>
            </w:r>
          </w:p>
        </w:tc>
        <w:tc>
          <w:tcPr>
            <w:tcW w:w="2545" w:type="dxa"/>
            <w:shd w:val="clear" w:color="auto" w:fill="E0E0E0"/>
            <w:tcMar>
              <w:top w:w="0" w:type="dxa"/>
              <w:left w:w="108" w:type="dxa"/>
              <w:bottom w:w="0" w:type="dxa"/>
              <w:right w:w="108" w:type="dxa"/>
            </w:tcMar>
          </w:tcPr>
          <w:p w14:paraId="768092A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173 = GFZ</w:t>
            </w:r>
          </w:p>
          <w:p w14:paraId="768092A6" w14:textId="77777777" w:rsidR="00086DB9" w:rsidRDefault="00986FBA">
            <w:pPr>
              <w:pStyle w:val="Caption"/>
              <w:spacing w:before="40" w:after="40"/>
              <w:rPr>
                <w:rFonts w:ascii="Arial" w:hAnsi="Arial"/>
                <w:i w:val="0"/>
                <w:sz w:val="16"/>
                <w:szCs w:val="16"/>
              </w:rPr>
            </w:pPr>
            <w:r>
              <w:rPr>
                <w:rFonts w:ascii="Arial" w:hAnsi="Arial"/>
                <w:i w:val="0"/>
                <w:sz w:val="16"/>
                <w:szCs w:val="16"/>
              </w:rPr>
              <w:t>0 = all others</w:t>
            </w:r>
          </w:p>
        </w:tc>
      </w:tr>
      <w:tr w:rsidR="00086DB9" w14:paraId="768092AB" w14:textId="77777777">
        <w:tc>
          <w:tcPr>
            <w:tcW w:w="1097" w:type="dxa"/>
            <w:shd w:val="clear" w:color="auto" w:fill="F3F3F3"/>
            <w:tcMar>
              <w:top w:w="0" w:type="dxa"/>
              <w:left w:w="108" w:type="dxa"/>
              <w:bottom w:w="0" w:type="dxa"/>
              <w:right w:w="108" w:type="dxa"/>
            </w:tcMar>
          </w:tcPr>
          <w:p w14:paraId="768092A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9</w:t>
            </w:r>
          </w:p>
        </w:tc>
        <w:tc>
          <w:tcPr>
            <w:tcW w:w="5430" w:type="dxa"/>
            <w:shd w:val="clear" w:color="auto" w:fill="F3F3F3"/>
            <w:tcMar>
              <w:top w:w="0" w:type="dxa"/>
              <w:left w:w="108" w:type="dxa"/>
              <w:bottom w:w="0" w:type="dxa"/>
              <w:right w:w="108" w:type="dxa"/>
            </w:tcMar>
          </w:tcPr>
          <w:p w14:paraId="768092A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Update Sequence Number</w:t>
            </w:r>
          </w:p>
        </w:tc>
        <w:tc>
          <w:tcPr>
            <w:tcW w:w="2545" w:type="dxa"/>
            <w:shd w:val="clear" w:color="auto" w:fill="F3F3F3"/>
            <w:tcMar>
              <w:top w:w="0" w:type="dxa"/>
              <w:left w:w="108" w:type="dxa"/>
              <w:bottom w:w="0" w:type="dxa"/>
              <w:right w:w="108" w:type="dxa"/>
            </w:tcMar>
          </w:tcPr>
          <w:p w14:paraId="768092A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AF" w14:textId="77777777">
        <w:tc>
          <w:tcPr>
            <w:tcW w:w="1097" w:type="dxa"/>
            <w:shd w:val="clear" w:color="auto" w:fill="E0E0E0"/>
            <w:tcMar>
              <w:top w:w="0" w:type="dxa"/>
              <w:left w:w="108" w:type="dxa"/>
              <w:bottom w:w="0" w:type="dxa"/>
              <w:right w:w="108" w:type="dxa"/>
            </w:tcMar>
          </w:tcPr>
          <w:p w14:paraId="768092AC"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10</w:t>
            </w:r>
          </w:p>
        </w:tc>
        <w:tc>
          <w:tcPr>
            <w:tcW w:w="5430" w:type="dxa"/>
            <w:shd w:val="clear" w:color="auto" w:fill="E0E0E0"/>
            <w:tcMar>
              <w:top w:w="0" w:type="dxa"/>
              <w:left w:w="108" w:type="dxa"/>
              <w:bottom w:w="0" w:type="dxa"/>
              <w:right w:w="108" w:type="dxa"/>
            </w:tcMar>
          </w:tcPr>
          <w:p w14:paraId="768092A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Optional Section 2 flag</w:t>
            </w:r>
          </w:p>
        </w:tc>
        <w:tc>
          <w:tcPr>
            <w:tcW w:w="2545" w:type="dxa"/>
            <w:shd w:val="clear" w:color="auto" w:fill="E0E0E0"/>
            <w:tcMar>
              <w:top w:w="0" w:type="dxa"/>
              <w:left w:w="108" w:type="dxa"/>
              <w:bottom w:w="0" w:type="dxa"/>
              <w:right w:w="108" w:type="dxa"/>
            </w:tcMar>
          </w:tcPr>
          <w:p w14:paraId="768092A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(no Section 2 present)</w:t>
            </w:r>
          </w:p>
        </w:tc>
      </w:tr>
      <w:tr w:rsidR="00086DB9" w14:paraId="768092B3" w14:textId="77777777">
        <w:tc>
          <w:tcPr>
            <w:tcW w:w="1097" w:type="dxa"/>
            <w:shd w:val="clear" w:color="auto" w:fill="F3F3F3"/>
            <w:tcMar>
              <w:top w:w="0" w:type="dxa"/>
              <w:left w:w="108" w:type="dxa"/>
              <w:bottom w:w="0" w:type="dxa"/>
              <w:right w:w="108" w:type="dxa"/>
            </w:tcMar>
          </w:tcPr>
          <w:p w14:paraId="768092B0" w14:textId="77777777" w:rsidR="00086DB9" w:rsidRDefault="00986FBA">
            <w:pPr>
              <w:pStyle w:val="Caption"/>
              <w:snapToGrid w:val="0"/>
              <w:spacing w:before="40" w:after="40"/>
              <w:jc w:val="center"/>
              <w:rPr>
                <w:rFonts w:ascii="Arial" w:hAnsi="Arial"/>
                <w:i w:val="0"/>
                <w:sz w:val="16"/>
                <w:szCs w:val="16"/>
              </w:rPr>
            </w:pPr>
            <w:commentRangeStart w:id="71"/>
            <w:r>
              <w:rPr>
                <w:rFonts w:ascii="Arial" w:hAnsi="Arial"/>
                <w:i w:val="0"/>
                <w:sz w:val="16"/>
                <w:szCs w:val="16"/>
              </w:rPr>
              <w:t>11</w:t>
            </w:r>
          </w:p>
        </w:tc>
        <w:tc>
          <w:tcPr>
            <w:tcW w:w="5430" w:type="dxa"/>
            <w:shd w:val="clear" w:color="auto" w:fill="F3F3F3"/>
            <w:tcMar>
              <w:top w:w="0" w:type="dxa"/>
              <w:left w:w="108" w:type="dxa"/>
              <w:bottom w:w="0" w:type="dxa"/>
              <w:right w:w="108" w:type="dxa"/>
            </w:tcMar>
          </w:tcPr>
          <w:p w14:paraId="768092B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Data Category (Table A)</w:t>
            </w:r>
          </w:p>
        </w:tc>
        <w:tc>
          <w:tcPr>
            <w:tcW w:w="2545" w:type="dxa"/>
            <w:shd w:val="clear" w:color="auto" w:fill="F3F3F3"/>
            <w:tcMar>
              <w:top w:w="0" w:type="dxa"/>
              <w:left w:w="108" w:type="dxa"/>
              <w:bottom w:w="0" w:type="dxa"/>
              <w:right w:w="108" w:type="dxa"/>
            </w:tcMar>
          </w:tcPr>
          <w:p w14:paraId="768092B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 (vertical sounding–satellite)</w:t>
            </w:r>
            <w:commentRangeEnd w:id="71"/>
            <w:r w:rsidR="0010200C">
              <w:rPr>
                <w:rStyle w:val="CommentReference"/>
                <w:i w:val="0"/>
              </w:rPr>
              <w:commentReference w:id="71"/>
            </w:r>
          </w:p>
        </w:tc>
      </w:tr>
      <w:tr w:rsidR="00086DB9" w14:paraId="768092B7" w14:textId="77777777">
        <w:tc>
          <w:tcPr>
            <w:tcW w:w="1097" w:type="dxa"/>
            <w:shd w:val="clear" w:color="auto" w:fill="E6E6E6"/>
            <w:tcMar>
              <w:top w:w="0" w:type="dxa"/>
              <w:left w:w="108" w:type="dxa"/>
              <w:bottom w:w="0" w:type="dxa"/>
              <w:right w:w="108" w:type="dxa"/>
            </w:tcMar>
          </w:tcPr>
          <w:p w14:paraId="768092B4"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12</w:t>
            </w:r>
          </w:p>
        </w:tc>
        <w:tc>
          <w:tcPr>
            <w:tcW w:w="5430" w:type="dxa"/>
            <w:shd w:val="clear" w:color="auto" w:fill="E6E6E6"/>
            <w:tcMar>
              <w:top w:w="0" w:type="dxa"/>
              <w:left w:w="108" w:type="dxa"/>
              <w:bottom w:w="0" w:type="dxa"/>
              <w:right w:w="108" w:type="dxa"/>
            </w:tcMar>
          </w:tcPr>
          <w:p w14:paraId="768092B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International Data Sub-Category (CCT C-13)</w:t>
            </w:r>
          </w:p>
        </w:tc>
        <w:tc>
          <w:tcPr>
            <w:tcW w:w="2545" w:type="dxa"/>
            <w:shd w:val="clear" w:color="auto" w:fill="E6E6E6"/>
            <w:tcMar>
              <w:top w:w="0" w:type="dxa"/>
              <w:left w:w="108" w:type="dxa"/>
              <w:bottom w:w="0" w:type="dxa"/>
              <w:right w:w="108" w:type="dxa"/>
            </w:tcMar>
          </w:tcPr>
          <w:p w14:paraId="768092B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50 (RO)</w:t>
            </w:r>
          </w:p>
        </w:tc>
      </w:tr>
      <w:tr w:rsidR="00086DB9" w14:paraId="768092BB" w14:textId="77777777">
        <w:tc>
          <w:tcPr>
            <w:tcW w:w="1097" w:type="dxa"/>
            <w:shd w:val="clear" w:color="auto" w:fill="F3F3F3"/>
            <w:tcMar>
              <w:top w:w="0" w:type="dxa"/>
              <w:left w:w="108" w:type="dxa"/>
              <w:bottom w:w="0" w:type="dxa"/>
              <w:right w:w="108" w:type="dxa"/>
            </w:tcMar>
          </w:tcPr>
          <w:p w14:paraId="768092B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13</w:t>
            </w:r>
          </w:p>
        </w:tc>
        <w:tc>
          <w:tcPr>
            <w:tcW w:w="5430" w:type="dxa"/>
            <w:shd w:val="clear" w:color="auto" w:fill="F3F3F3"/>
            <w:tcMar>
              <w:top w:w="0" w:type="dxa"/>
              <w:left w:w="108" w:type="dxa"/>
              <w:bottom w:w="0" w:type="dxa"/>
              <w:right w:w="108" w:type="dxa"/>
            </w:tcMar>
          </w:tcPr>
          <w:p w14:paraId="768092B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Local Data Sub-Category (locally defined by Originating Centre)</w:t>
            </w:r>
          </w:p>
        </w:tc>
        <w:tc>
          <w:tcPr>
            <w:tcW w:w="2545" w:type="dxa"/>
            <w:shd w:val="clear" w:color="auto" w:fill="F3F3F3"/>
            <w:tcMar>
              <w:top w:w="0" w:type="dxa"/>
              <w:left w:w="108" w:type="dxa"/>
              <w:bottom w:w="0" w:type="dxa"/>
              <w:right w:w="108" w:type="dxa"/>
            </w:tcMar>
          </w:tcPr>
          <w:p w14:paraId="768092B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14 (GNSS)</w:t>
            </w:r>
          </w:p>
        </w:tc>
      </w:tr>
      <w:tr w:rsidR="00086DB9" w14:paraId="768092BF" w14:textId="77777777">
        <w:tc>
          <w:tcPr>
            <w:tcW w:w="1097" w:type="dxa"/>
            <w:shd w:val="clear" w:color="auto" w:fill="E0E0E0"/>
            <w:tcMar>
              <w:top w:w="0" w:type="dxa"/>
              <w:left w:w="108" w:type="dxa"/>
              <w:bottom w:w="0" w:type="dxa"/>
              <w:right w:w="108" w:type="dxa"/>
            </w:tcMar>
          </w:tcPr>
          <w:p w14:paraId="768092BC"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14</w:t>
            </w:r>
          </w:p>
        </w:tc>
        <w:tc>
          <w:tcPr>
            <w:tcW w:w="5430" w:type="dxa"/>
            <w:shd w:val="clear" w:color="auto" w:fill="E0E0E0"/>
            <w:tcMar>
              <w:top w:w="0" w:type="dxa"/>
              <w:left w:w="108" w:type="dxa"/>
              <w:bottom w:w="0" w:type="dxa"/>
              <w:right w:w="108" w:type="dxa"/>
            </w:tcMar>
          </w:tcPr>
          <w:p w14:paraId="768092B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Master Table</w:t>
            </w:r>
            <w:r>
              <w:rPr>
                <w:rFonts w:ascii="Arial" w:hAnsi="Arial"/>
                <w:i w:val="0"/>
                <w:sz w:val="16"/>
                <w:szCs w:val="16"/>
                <w:vertAlign w:val="superscript"/>
              </w:rPr>
              <w:t>9</w:t>
            </w:r>
          </w:p>
        </w:tc>
        <w:tc>
          <w:tcPr>
            <w:tcW w:w="2545" w:type="dxa"/>
            <w:shd w:val="clear" w:color="auto" w:fill="E0E0E0"/>
            <w:tcMar>
              <w:top w:w="0" w:type="dxa"/>
              <w:left w:w="108" w:type="dxa"/>
              <w:bottom w:w="0" w:type="dxa"/>
              <w:right w:w="108" w:type="dxa"/>
            </w:tcMar>
          </w:tcPr>
          <w:p w14:paraId="768092B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35</w:t>
            </w:r>
          </w:p>
        </w:tc>
      </w:tr>
      <w:tr w:rsidR="00086DB9" w14:paraId="768092C3" w14:textId="77777777">
        <w:tc>
          <w:tcPr>
            <w:tcW w:w="1097" w:type="dxa"/>
            <w:shd w:val="clear" w:color="auto" w:fill="F3F3F3"/>
            <w:tcMar>
              <w:top w:w="0" w:type="dxa"/>
              <w:left w:w="108" w:type="dxa"/>
              <w:bottom w:w="0" w:type="dxa"/>
              <w:right w:w="108" w:type="dxa"/>
            </w:tcMar>
          </w:tcPr>
          <w:p w14:paraId="768092C0"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15</w:t>
            </w:r>
          </w:p>
        </w:tc>
        <w:tc>
          <w:tcPr>
            <w:tcW w:w="5430" w:type="dxa"/>
            <w:shd w:val="clear" w:color="auto" w:fill="F3F3F3"/>
            <w:tcMar>
              <w:top w:w="0" w:type="dxa"/>
              <w:left w:w="108" w:type="dxa"/>
              <w:bottom w:w="0" w:type="dxa"/>
              <w:right w:w="108" w:type="dxa"/>
            </w:tcMar>
          </w:tcPr>
          <w:p w14:paraId="768092C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Local Table</w:t>
            </w:r>
          </w:p>
        </w:tc>
        <w:tc>
          <w:tcPr>
            <w:tcW w:w="2545" w:type="dxa"/>
            <w:shd w:val="clear" w:color="auto" w:fill="F3F3F3"/>
            <w:tcMar>
              <w:top w:w="0" w:type="dxa"/>
              <w:left w:w="108" w:type="dxa"/>
              <w:bottom w:w="0" w:type="dxa"/>
              <w:right w:w="108" w:type="dxa"/>
            </w:tcMar>
          </w:tcPr>
          <w:p w14:paraId="768092C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(local table not used)</w:t>
            </w:r>
          </w:p>
        </w:tc>
      </w:tr>
      <w:tr w:rsidR="00086DB9" w14:paraId="768092C7" w14:textId="77777777">
        <w:tc>
          <w:tcPr>
            <w:tcW w:w="1097" w:type="dxa"/>
            <w:shd w:val="clear" w:color="auto" w:fill="E0E0E0"/>
            <w:tcMar>
              <w:top w:w="0" w:type="dxa"/>
              <w:left w:w="108" w:type="dxa"/>
              <w:bottom w:w="0" w:type="dxa"/>
              <w:right w:w="108" w:type="dxa"/>
            </w:tcMar>
          </w:tcPr>
          <w:p w14:paraId="768092C4"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16-17</w:t>
            </w:r>
          </w:p>
        </w:tc>
        <w:tc>
          <w:tcPr>
            <w:tcW w:w="5430" w:type="dxa"/>
            <w:shd w:val="clear" w:color="auto" w:fill="E0E0E0"/>
            <w:tcMar>
              <w:top w:w="0" w:type="dxa"/>
              <w:left w:w="108" w:type="dxa"/>
              <w:bottom w:w="0" w:type="dxa"/>
              <w:right w:w="108" w:type="dxa"/>
            </w:tcMar>
          </w:tcPr>
          <w:p w14:paraId="768092C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(4-digit) ‘most typical for BUFR message content’</w:t>
            </w:r>
          </w:p>
        </w:tc>
        <w:tc>
          <w:tcPr>
            <w:tcW w:w="2545" w:type="dxa"/>
            <w:shd w:val="clear" w:color="auto" w:fill="E0E0E0"/>
            <w:tcMar>
              <w:top w:w="0" w:type="dxa"/>
              <w:left w:w="108" w:type="dxa"/>
              <w:bottom w:w="0" w:type="dxa"/>
              <w:right w:w="108" w:type="dxa"/>
            </w:tcMar>
          </w:tcPr>
          <w:p w14:paraId="768092C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profile</w:t>
            </w:r>
          </w:p>
        </w:tc>
      </w:tr>
      <w:tr w:rsidR="00086DB9" w14:paraId="768092CB" w14:textId="77777777">
        <w:tc>
          <w:tcPr>
            <w:tcW w:w="1097" w:type="dxa"/>
            <w:shd w:val="clear" w:color="auto" w:fill="F3F3F3"/>
            <w:tcMar>
              <w:top w:w="0" w:type="dxa"/>
              <w:left w:w="108" w:type="dxa"/>
              <w:bottom w:w="0" w:type="dxa"/>
              <w:right w:w="108" w:type="dxa"/>
            </w:tcMar>
          </w:tcPr>
          <w:p w14:paraId="768092C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18-22</w:t>
            </w:r>
          </w:p>
        </w:tc>
        <w:tc>
          <w:tcPr>
            <w:tcW w:w="5430" w:type="dxa"/>
            <w:shd w:val="clear" w:color="auto" w:fill="F3F3F3"/>
            <w:tcMar>
              <w:top w:w="0" w:type="dxa"/>
              <w:left w:w="108" w:type="dxa"/>
              <w:bottom w:w="0" w:type="dxa"/>
              <w:right w:w="108" w:type="dxa"/>
            </w:tcMar>
          </w:tcPr>
          <w:p w14:paraId="768092C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Month, Day, Hour, Minute and Second ‘most typical for BUFR message content</w:t>
            </w:r>
          </w:p>
        </w:tc>
        <w:tc>
          <w:tcPr>
            <w:tcW w:w="2545" w:type="dxa"/>
            <w:shd w:val="clear" w:color="auto" w:fill="F3F3F3"/>
            <w:tcMar>
              <w:top w:w="0" w:type="dxa"/>
              <w:left w:w="108" w:type="dxa"/>
              <w:bottom w:w="0" w:type="dxa"/>
              <w:right w:w="108" w:type="dxa"/>
            </w:tcMar>
          </w:tcPr>
          <w:p w14:paraId="768092C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Date/Time of profile</w:t>
            </w:r>
          </w:p>
        </w:tc>
      </w:tr>
    </w:tbl>
    <w:p w14:paraId="768092CC" w14:textId="77777777" w:rsidR="00086DB9" w:rsidRDefault="00986FBA">
      <w:pPr>
        <w:pStyle w:val="Heading2"/>
      </w:pPr>
      <w:bookmarkStart w:id="72" w:name="__RefHeading__81_1229796929"/>
      <w:r>
        <w:lastRenderedPageBreak/>
        <w:t>BUFR</w:t>
      </w:r>
      <w:r>
        <w:rPr>
          <w:rFonts w:eastAsia="Arial"/>
        </w:rPr>
        <w:t xml:space="preserve"> </w:t>
      </w:r>
      <w:r>
        <w:t>Section</w:t>
      </w:r>
      <w:r>
        <w:rPr>
          <w:rFonts w:eastAsia="Arial"/>
        </w:rPr>
        <w:t xml:space="preserve"> </w:t>
      </w:r>
      <w:r>
        <w:t>2</w:t>
      </w:r>
      <w:r>
        <w:rPr>
          <w:rFonts w:eastAsia="Arial"/>
        </w:rPr>
        <w:t xml:space="preserve"> </w:t>
      </w:r>
      <w:r>
        <w:t>(Optional</w:t>
      </w:r>
      <w:r>
        <w:rPr>
          <w:rFonts w:eastAsia="Arial"/>
        </w:rPr>
        <w:t xml:space="preserve"> </w:t>
      </w:r>
      <w:r>
        <w:t>Data)</w:t>
      </w:r>
      <w:bookmarkEnd w:id="72"/>
    </w:p>
    <w:p w14:paraId="768092CD" w14:textId="77777777" w:rsidR="00086DB9" w:rsidRDefault="00986FBA">
      <w:pPr>
        <w:pStyle w:val="Standard"/>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proofErr w:type="gramStart"/>
      <w:r>
        <w:rPr>
          <w:rFonts w:ascii="Arial" w:hAnsi="Arial" w:cs="Arial"/>
          <w:sz w:val="20"/>
        </w:rPr>
        <w:t>RO,</w:t>
      </w:r>
      <w:r>
        <w:rPr>
          <w:rFonts w:ascii="Arial" w:eastAsia="Arial" w:hAnsi="Arial" w:cs="Arial"/>
          <w:sz w:val="20"/>
        </w:rPr>
        <w:t xml:space="preserve"> </w:t>
      </w:r>
      <w:r>
        <w:rPr>
          <w:rFonts w:ascii="Arial" w:hAnsi="Arial" w:cs="Arial"/>
          <w:sz w:val="20"/>
        </w:rPr>
        <w:t>and</w:t>
      </w:r>
      <w:proofErr w:type="gramEnd"/>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present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p>
    <w:p w14:paraId="768092CE" w14:textId="77777777" w:rsidR="00086DB9" w:rsidRDefault="00086DB9">
      <w:pPr>
        <w:pStyle w:val="Standard"/>
        <w:rPr>
          <w:rFonts w:ascii="Arial" w:hAnsi="Arial" w:cs="Arial"/>
        </w:rPr>
      </w:pPr>
    </w:p>
    <w:p w14:paraId="768092CF" w14:textId="77777777" w:rsidR="00086DB9" w:rsidRDefault="00986FBA">
      <w:pPr>
        <w:pStyle w:val="Heading2"/>
      </w:pPr>
      <w:bookmarkStart w:id="73" w:name="__RefHeading__83_1229796929"/>
      <w:r>
        <w:t>BUFR</w:t>
      </w:r>
      <w:r>
        <w:rPr>
          <w:rFonts w:eastAsia="Arial"/>
        </w:rPr>
        <w:t xml:space="preserve"> </w:t>
      </w:r>
      <w:r>
        <w:t>Section</w:t>
      </w:r>
      <w:r>
        <w:rPr>
          <w:rFonts w:eastAsia="Arial"/>
        </w:rPr>
        <w:t xml:space="preserve"> </w:t>
      </w:r>
      <w:r>
        <w:t>3</w:t>
      </w:r>
      <w:r>
        <w:rPr>
          <w:rFonts w:eastAsia="Arial"/>
        </w:rPr>
        <w:t xml:space="preserve"> </w:t>
      </w:r>
      <w:r>
        <w:t>(Data</w:t>
      </w:r>
      <w:r>
        <w:rPr>
          <w:rFonts w:eastAsia="Arial"/>
        </w:rPr>
        <w:t xml:space="preserve"> </w:t>
      </w:r>
      <w:r>
        <w:t>Description)</w:t>
      </w:r>
      <w:bookmarkEnd w:id="73"/>
    </w:p>
    <w:p w14:paraId="768092D0"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sets</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commentRangeStart w:id="74"/>
      <w:r>
        <w:rPr>
          <w:rFonts w:ascii="Arial" w:hAnsi="Arial" w:cs="Arial"/>
          <w:sz w:val="20"/>
        </w:rPr>
        <w:t>(</w:t>
      </w:r>
      <w:r>
        <w:rPr>
          <w:rFonts w:ascii="Arial" w:hAnsi="Arial" w:cs="Arial"/>
          <w:i/>
          <w:sz w:val="20"/>
        </w:rPr>
        <w:t>1</w:t>
      </w:r>
      <w:r>
        <w:rPr>
          <w:rFonts w:ascii="Arial" w:eastAsia="Arial" w:hAnsi="Arial" w:cs="Arial"/>
          <w:i/>
          <w:sz w:val="20"/>
        </w:rPr>
        <w:t xml:space="preserve"> </w:t>
      </w:r>
      <w:r>
        <w:rPr>
          <w:rFonts w:ascii="Arial" w:hAnsi="Arial" w:cs="Arial"/>
          <w:i/>
          <w:sz w:val="20"/>
        </w:rPr>
        <w:t>for</w:t>
      </w:r>
      <w:r>
        <w:rPr>
          <w:rFonts w:ascii="Arial" w:eastAsia="Arial" w:hAnsi="Arial" w:cs="Arial"/>
          <w:i/>
          <w:sz w:val="20"/>
        </w:rPr>
        <w:t xml:space="preserve"> </w:t>
      </w:r>
      <w:r>
        <w:rPr>
          <w:rFonts w:ascii="Arial" w:hAnsi="Arial" w:cs="Arial"/>
          <w:i/>
          <w:sz w:val="20"/>
        </w:rPr>
        <w:t>RO</w:t>
      </w:r>
      <w:r>
        <w:rPr>
          <w:rFonts w:ascii="Arial" w:hAnsi="Arial" w:cs="Arial"/>
          <w:sz w:val="20"/>
        </w:rPr>
        <w:t>)</w:t>
      </w:r>
      <w:r>
        <w:rPr>
          <w:rFonts w:ascii="Arial" w:eastAsia="Arial" w:hAnsi="Arial" w:cs="Arial"/>
          <w:sz w:val="20"/>
        </w:rPr>
        <w:t xml:space="preserve"> </w:t>
      </w:r>
      <w:commentRangeEnd w:id="74"/>
      <w:r w:rsidR="00107262">
        <w:rPr>
          <w:rStyle w:val="CommentReference"/>
        </w:rPr>
        <w:commentReference w:id="74"/>
      </w:r>
      <w:r>
        <w:rPr>
          <w:rFonts w:ascii="Arial" w:hAnsi="Arial" w:cs="Arial"/>
          <w:sz w:val="20"/>
        </w:rPr>
        <w:t>and</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indicating</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w:t>
      </w:r>
      <w:r>
        <w:rPr>
          <w:rFonts w:ascii="Arial" w:hAnsi="Arial" w:cs="Arial"/>
          <w:i/>
          <w:sz w:val="20"/>
        </w:rPr>
        <w:t>yes</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w:t>
      </w:r>
      <w:r>
        <w:rPr>
          <w:rFonts w:ascii="Arial" w:hAnsi="Arial" w:cs="Arial"/>
          <w:i/>
          <w:sz w:val="20"/>
        </w:rPr>
        <w:t>no</w:t>
      </w:r>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Courier New" w:hAnsi="Courier New" w:cs="Courier New"/>
          <w:b/>
          <w:color w:val="3366FF"/>
          <w:sz w:val="20"/>
        </w:rPr>
        <w:t>3 10 026</w:t>
      </w:r>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master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illustrated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_Ref291066086 </w:instrText>
      </w:r>
      <w:r>
        <w:rPr>
          <w:rFonts w:ascii="Arial" w:eastAsia="Arial" w:hAnsi="Arial" w:cs="Arial"/>
          <w:sz w:val="20"/>
        </w:rPr>
        <w:fldChar w:fldCharType="separate"/>
      </w:r>
      <w:r>
        <w:rPr>
          <w:rFonts w:ascii="Arial" w:eastAsia="Arial" w:hAnsi="Arial" w:cs="Arial"/>
          <w:sz w:val="20"/>
        </w:rPr>
        <w:t>Table 4</w:t>
      </w:r>
      <w:r>
        <w:rPr>
          <w:rFonts w:ascii="Arial" w:eastAsia="Arial" w:hAnsi="Arial" w:cs="Arial"/>
          <w:sz w:val="20"/>
        </w:rPr>
        <w:fldChar w:fldCharType="end"/>
      </w:r>
      <w:r>
        <w:rPr>
          <w:rFonts w:ascii="Arial" w:hAnsi="Arial" w:cs="Arial"/>
          <w:sz w:val="20"/>
        </w:rPr>
        <w:t>.</w:t>
      </w:r>
    </w:p>
    <w:p w14:paraId="768092D1" w14:textId="77777777" w:rsidR="00086DB9" w:rsidRDefault="00086DB9">
      <w:pPr>
        <w:pStyle w:val="Standard"/>
        <w:jc w:val="both"/>
        <w:rPr>
          <w:rFonts w:ascii="Arial" w:hAnsi="Arial" w:cs="Arial"/>
          <w:sz w:val="20"/>
        </w:rPr>
      </w:pPr>
    </w:p>
    <w:p w14:paraId="768092D2" w14:textId="77777777" w:rsidR="00086DB9" w:rsidRDefault="00086DB9">
      <w:pPr>
        <w:pStyle w:val="Standard"/>
        <w:jc w:val="both"/>
        <w:rPr>
          <w:rFonts w:ascii="Arial" w:hAnsi="Arial" w:cs="Arial"/>
          <w:sz w:val="20"/>
        </w:rPr>
      </w:pPr>
    </w:p>
    <w:p w14:paraId="768092D3" w14:textId="77777777" w:rsidR="00086DB9" w:rsidRDefault="00986FBA">
      <w:pPr>
        <w:pStyle w:val="Caption"/>
        <w:jc w:val="center"/>
      </w:pPr>
      <w:bookmarkStart w:id="75" w:name="_Ref291066086"/>
      <w:r>
        <w:rPr>
          <w:rFonts w:ascii="Arial" w:hAnsi="Arial" w:cs="Arial"/>
          <w:b/>
          <w:sz w:val="20"/>
        </w:rPr>
        <w:t>Table</w:t>
      </w:r>
      <w:r>
        <w:rPr>
          <w:rFonts w:ascii="Arial" w:eastAsia="Arial" w:hAnsi="Arial" w:cs="Arial"/>
          <w:b/>
          <w:sz w:val="20"/>
        </w:rPr>
        <w:t xml:space="preserve"> </w:t>
      </w:r>
      <w:r>
        <w:rPr>
          <w:rFonts w:ascii="Arial" w:hAnsi="Arial" w:cs="Arial"/>
          <w:b/>
          <w:sz w:val="20"/>
        </w:rPr>
        <w:t>4</w:t>
      </w:r>
      <w:bookmarkEnd w:id="75"/>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3</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Description)</w:t>
      </w:r>
    </w:p>
    <w:tbl>
      <w:tblPr>
        <w:tblW w:w="9072" w:type="dxa"/>
        <w:tblLayout w:type="fixed"/>
        <w:tblCellMar>
          <w:left w:w="10" w:type="dxa"/>
          <w:right w:w="10" w:type="dxa"/>
        </w:tblCellMar>
        <w:tblLook w:val="0000" w:firstRow="0" w:lastRow="0" w:firstColumn="0" w:lastColumn="0" w:noHBand="0" w:noVBand="0"/>
      </w:tblPr>
      <w:tblGrid>
        <w:gridCol w:w="1098"/>
        <w:gridCol w:w="5281"/>
        <w:gridCol w:w="2693"/>
      </w:tblGrid>
      <w:tr w:rsidR="00086DB9" w14:paraId="768092D7" w14:textId="77777777">
        <w:tc>
          <w:tcPr>
            <w:tcW w:w="1098" w:type="dxa"/>
            <w:shd w:val="clear" w:color="auto" w:fill="94BD5E"/>
            <w:tcMar>
              <w:top w:w="0" w:type="dxa"/>
              <w:left w:w="108" w:type="dxa"/>
              <w:bottom w:w="0" w:type="dxa"/>
              <w:right w:w="108" w:type="dxa"/>
            </w:tcMar>
            <w:vAlign w:val="center"/>
          </w:tcPr>
          <w:p w14:paraId="768092D4"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281" w:type="dxa"/>
            <w:shd w:val="clear" w:color="auto" w:fill="94BD5E"/>
            <w:tcMar>
              <w:top w:w="0" w:type="dxa"/>
              <w:left w:w="108" w:type="dxa"/>
              <w:bottom w:w="0" w:type="dxa"/>
              <w:right w:w="108" w:type="dxa"/>
            </w:tcMar>
            <w:vAlign w:val="center"/>
          </w:tcPr>
          <w:p w14:paraId="768092D5"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693" w:type="dxa"/>
            <w:shd w:val="clear" w:color="auto" w:fill="94BD5E"/>
            <w:tcMar>
              <w:top w:w="0" w:type="dxa"/>
              <w:left w:w="108" w:type="dxa"/>
              <w:bottom w:w="0" w:type="dxa"/>
              <w:right w:w="108" w:type="dxa"/>
            </w:tcMar>
            <w:vAlign w:val="center"/>
          </w:tcPr>
          <w:p w14:paraId="768092D6"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DB" w14:textId="77777777">
        <w:tc>
          <w:tcPr>
            <w:tcW w:w="1098" w:type="dxa"/>
            <w:shd w:val="clear" w:color="auto" w:fill="F3F3F3"/>
            <w:tcMar>
              <w:top w:w="0" w:type="dxa"/>
              <w:left w:w="108" w:type="dxa"/>
              <w:bottom w:w="0" w:type="dxa"/>
              <w:right w:w="108" w:type="dxa"/>
            </w:tcMar>
          </w:tcPr>
          <w:p w14:paraId="768092D8"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281" w:type="dxa"/>
            <w:shd w:val="clear" w:color="auto" w:fill="F3F3F3"/>
            <w:tcMar>
              <w:top w:w="0" w:type="dxa"/>
              <w:left w:w="108" w:type="dxa"/>
              <w:bottom w:w="0" w:type="dxa"/>
              <w:right w:w="108" w:type="dxa"/>
            </w:tcMar>
          </w:tcPr>
          <w:p w14:paraId="768092D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 xml:space="preserve">Length of Section </w:t>
            </w:r>
            <w:proofErr w:type="gramStart"/>
            <w:r>
              <w:rPr>
                <w:rFonts w:ascii="Arial" w:hAnsi="Arial"/>
                <w:i w:val="0"/>
                <w:sz w:val="16"/>
                <w:szCs w:val="16"/>
              </w:rPr>
              <w:t>3  (</w:t>
            </w:r>
            <w:proofErr w:type="gramEnd"/>
            <w:r>
              <w:rPr>
                <w:rFonts w:ascii="Arial" w:hAnsi="Arial"/>
                <w:i w:val="0"/>
                <w:sz w:val="16"/>
                <w:szCs w:val="16"/>
              </w:rPr>
              <w:t>octets)</w:t>
            </w:r>
          </w:p>
        </w:tc>
        <w:tc>
          <w:tcPr>
            <w:tcW w:w="2693" w:type="dxa"/>
            <w:shd w:val="clear" w:color="auto" w:fill="F3F3F3"/>
            <w:tcMar>
              <w:top w:w="0" w:type="dxa"/>
              <w:left w:w="108" w:type="dxa"/>
              <w:bottom w:w="0" w:type="dxa"/>
              <w:right w:w="108" w:type="dxa"/>
            </w:tcMar>
          </w:tcPr>
          <w:p w14:paraId="768092DA" w14:textId="77777777" w:rsidR="00086DB9" w:rsidRDefault="00986FBA">
            <w:pPr>
              <w:pStyle w:val="Caption"/>
              <w:snapToGrid w:val="0"/>
              <w:spacing w:before="40" w:after="40"/>
            </w:pPr>
            <w:r>
              <w:rPr>
                <w:rFonts w:ascii="Arial" w:hAnsi="Arial"/>
                <w:i w:val="0"/>
                <w:sz w:val="16"/>
                <w:szCs w:val="16"/>
              </w:rPr>
              <w:t>9 or 10</w:t>
            </w:r>
            <w:r>
              <w:rPr>
                <w:rStyle w:val="FootnoteSymbol"/>
                <w:rFonts w:ascii="Arial" w:hAnsi="Arial"/>
                <w:sz w:val="16"/>
                <w:szCs w:val="16"/>
              </w:rPr>
              <w:footnoteReference w:id="10"/>
            </w:r>
          </w:p>
        </w:tc>
      </w:tr>
      <w:tr w:rsidR="00086DB9" w14:paraId="768092DF" w14:textId="77777777">
        <w:tc>
          <w:tcPr>
            <w:tcW w:w="1098" w:type="dxa"/>
            <w:shd w:val="clear" w:color="auto" w:fill="E0E0E0"/>
            <w:tcMar>
              <w:top w:w="0" w:type="dxa"/>
              <w:left w:w="108" w:type="dxa"/>
              <w:bottom w:w="0" w:type="dxa"/>
              <w:right w:w="108" w:type="dxa"/>
            </w:tcMar>
          </w:tcPr>
          <w:p w14:paraId="768092DC"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4</w:t>
            </w:r>
          </w:p>
        </w:tc>
        <w:tc>
          <w:tcPr>
            <w:tcW w:w="5281" w:type="dxa"/>
            <w:shd w:val="clear" w:color="auto" w:fill="E0E0E0"/>
            <w:tcMar>
              <w:top w:w="0" w:type="dxa"/>
              <w:left w:w="108" w:type="dxa"/>
              <w:bottom w:w="0" w:type="dxa"/>
              <w:right w:w="108" w:type="dxa"/>
            </w:tcMar>
          </w:tcPr>
          <w:p w14:paraId="768092D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Reserved</w:t>
            </w:r>
          </w:p>
        </w:tc>
        <w:tc>
          <w:tcPr>
            <w:tcW w:w="2693" w:type="dxa"/>
            <w:shd w:val="clear" w:color="auto" w:fill="E0E0E0"/>
            <w:tcMar>
              <w:top w:w="0" w:type="dxa"/>
              <w:left w:w="108" w:type="dxa"/>
              <w:bottom w:w="0" w:type="dxa"/>
              <w:right w:w="108" w:type="dxa"/>
            </w:tcMar>
          </w:tcPr>
          <w:p w14:paraId="768092D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E3" w14:textId="77777777">
        <w:tc>
          <w:tcPr>
            <w:tcW w:w="1098" w:type="dxa"/>
            <w:shd w:val="clear" w:color="auto" w:fill="F3F3F3"/>
            <w:tcMar>
              <w:top w:w="0" w:type="dxa"/>
              <w:left w:w="108" w:type="dxa"/>
              <w:bottom w:w="0" w:type="dxa"/>
              <w:right w:w="108" w:type="dxa"/>
            </w:tcMar>
          </w:tcPr>
          <w:p w14:paraId="768092E0"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5–6</w:t>
            </w:r>
          </w:p>
        </w:tc>
        <w:tc>
          <w:tcPr>
            <w:tcW w:w="5281" w:type="dxa"/>
            <w:shd w:val="clear" w:color="auto" w:fill="F3F3F3"/>
            <w:tcMar>
              <w:top w:w="0" w:type="dxa"/>
              <w:left w:w="108" w:type="dxa"/>
              <w:bottom w:w="0" w:type="dxa"/>
              <w:right w:w="108" w:type="dxa"/>
            </w:tcMar>
          </w:tcPr>
          <w:p w14:paraId="768092E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Number of datasets (observations)</w:t>
            </w:r>
          </w:p>
        </w:tc>
        <w:tc>
          <w:tcPr>
            <w:tcW w:w="2693" w:type="dxa"/>
            <w:shd w:val="clear" w:color="auto" w:fill="F3F3F3"/>
            <w:tcMar>
              <w:top w:w="0" w:type="dxa"/>
              <w:left w:w="108" w:type="dxa"/>
              <w:bottom w:w="0" w:type="dxa"/>
              <w:right w:w="108" w:type="dxa"/>
            </w:tcMar>
          </w:tcPr>
          <w:p w14:paraId="768092E2" w14:textId="24D98C24" w:rsidR="00086DB9" w:rsidRDefault="00E87EB3">
            <w:pPr>
              <w:pStyle w:val="Caption"/>
              <w:snapToGrid w:val="0"/>
              <w:spacing w:before="40" w:after="40"/>
              <w:rPr>
                <w:rFonts w:ascii="Arial" w:hAnsi="Arial"/>
                <w:i w:val="0"/>
                <w:sz w:val="16"/>
                <w:szCs w:val="16"/>
              </w:rPr>
            </w:pPr>
            <w:commentRangeStart w:id="76"/>
            <w:ins w:id="77" w:author="Bowler, Neill" w:date="2022-09-12T09:17:00Z">
              <w:r>
                <w:rPr>
                  <w:rFonts w:ascii="Arial" w:hAnsi="Arial"/>
                  <w:i w:val="0"/>
                  <w:sz w:val="16"/>
                  <w:szCs w:val="16"/>
                </w:rPr>
                <w:t>Integer &gt; 0</w:t>
              </w:r>
            </w:ins>
            <w:commentRangeEnd w:id="76"/>
            <w:r w:rsidR="00107262">
              <w:rPr>
                <w:rStyle w:val="CommentReference"/>
                <w:i w:val="0"/>
              </w:rPr>
              <w:commentReference w:id="76"/>
            </w:r>
            <w:del w:id="78" w:author="Bowler, Neill" w:date="2022-09-12T09:17:00Z">
              <w:r w:rsidR="00986FBA" w:rsidDel="00E87EB3">
                <w:rPr>
                  <w:rFonts w:ascii="Arial" w:hAnsi="Arial"/>
                  <w:i w:val="0"/>
                  <w:sz w:val="16"/>
                  <w:szCs w:val="16"/>
                </w:rPr>
                <w:delText>1</w:delText>
              </w:r>
            </w:del>
          </w:p>
        </w:tc>
      </w:tr>
      <w:tr w:rsidR="00086DB9" w14:paraId="768092EA" w14:textId="77777777">
        <w:tc>
          <w:tcPr>
            <w:tcW w:w="1098" w:type="dxa"/>
            <w:shd w:val="clear" w:color="auto" w:fill="E0E0E0"/>
            <w:tcMar>
              <w:top w:w="0" w:type="dxa"/>
              <w:left w:w="108" w:type="dxa"/>
              <w:bottom w:w="0" w:type="dxa"/>
              <w:right w:w="108" w:type="dxa"/>
            </w:tcMar>
          </w:tcPr>
          <w:p w14:paraId="768092E4"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7</w:t>
            </w:r>
          </w:p>
        </w:tc>
        <w:tc>
          <w:tcPr>
            <w:tcW w:w="5281" w:type="dxa"/>
            <w:shd w:val="clear" w:color="auto" w:fill="E0E0E0"/>
            <w:tcMar>
              <w:top w:w="0" w:type="dxa"/>
              <w:left w:w="108" w:type="dxa"/>
              <w:bottom w:w="0" w:type="dxa"/>
              <w:right w:w="108" w:type="dxa"/>
            </w:tcMar>
          </w:tcPr>
          <w:p w14:paraId="768092E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Section 4 Data flags:</w:t>
            </w:r>
          </w:p>
          <w:p w14:paraId="768092E6" w14:textId="77777777" w:rsidR="00086DB9" w:rsidRDefault="00986FBA">
            <w:pPr>
              <w:pStyle w:val="Standard"/>
              <w:rPr>
                <w:rFonts w:ascii="Arial" w:hAnsi="Arial"/>
                <w:sz w:val="16"/>
                <w:szCs w:val="16"/>
              </w:rPr>
            </w:pPr>
            <w:r>
              <w:rPr>
                <w:rFonts w:ascii="Arial" w:hAnsi="Arial"/>
                <w:sz w:val="16"/>
                <w:szCs w:val="16"/>
              </w:rPr>
              <w:t xml:space="preserve">Bit 1 = 1 for Observed data, 0 for </w:t>
            </w:r>
            <w:proofErr w:type="gramStart"/>
            <w:r>
              <w:rPr>
                <w:rFonts w:ascii="Arial" w:hAnsi="Arial"/>
                <w:sz w:val="16"/>
                <w:szCs w:val="16"/>
              </w:rPr>
              <w:t>Other</w:t>
            </w:r>
            <w:proofErr w:type="gramEnd"/>
            <w:r>
              <w:rPr>
                <w:rFonts w:ascii="Arial" w:hAnsi="Arial"/>
                <w:sz w:val="16"/>
                <w:szCs w:val="16"/>
              </w:rPr>
              <w:t xml:space="preserve"> data</w:t>
            </w:r>
          </w:p>
          <w:p w14:paraId="768092E7" w14:textId="77777777" w:rsidR="00086DB9" w:rsidRDefault="00986FBA">
            <w:pPr>
              <w:pStyle w:val="Standard"/>
              <w:rPr>
                <w:rFonts w:ascii="Arial" w:hAnsi="Arial"/>
                <w:sz w:val="16"/>
                <w:szCs w:val="16"/>
              </w:rPr>
            </w:pPr>
            <w:r>
              <w:rPr>
                <w:rFonts w:ascii="Arial" w:hAnsi="Arial"/>
                <w:sz w:val="16"/>
                <w:szCs w:val="16"/>
              </w:rPr>
              <w:t>Bit 2 = 1 for Compressed, 0 for Uncompressed</w:t>
            </w:r>
          </w:p>
          <w:p w14:paraId="768092E8" w14:textId="77777777" w:rsidR="00086DB9" w:rsidRDefault="00986FBA">
            <w:pPr>
              <w:pStyle w:val="Standard"/>
              <w:rPr>
                <w:rFonts w:ascii="Arial" w:hAnsi="Arial"/>
                <w:sz w:val="16"/>
                <w:szCs w:val="16"/>
              </w:rPr>
            </w:pPr>
            <w:r>
              <w:rPr>
                <w:rFonts w:ascii="Arial" w:hAnsi="Arial"/>
                <w:sz w:val="16"/>
                <w:szCs w:val="16"/>
              </w:rPr>
              <w:t>Bits 3–8: Reserved (set to 0)</w:t>
            </w:r>
          </w:p>
        </w:tc>
        <w:tc>
          <w:tcPr>
            <w:tcW w:w="2693" w:type="dxa"/>
            <w:shd w:val="clear" w:color="auto" w:fill="E0E0E0"/>
            <w:tcMar>
              <w:top w:w="0" w:type="dxa"/>
              <w:left w:w="108" w:type="dxa"/>
              <w:bottom w:w="0" w:type="dxa"/>
              <w:right w:w="108" w:type="dxa"/>
            </w:tcMar>
          </w:tcPr>
          <w:p w14:paraId="768092E9" w14:textId="77777777" w:rsidR="00086DB9" w:rsidRDefault="00986FBA">
            <w:pPr>
              <w:pStyle w:val="Caption"/>
              <w:snapToGrid w:val="0"/>
              <w:spacing w:before="40" w:after="40"/>
              <w:rPr>
                <w:rFonts w:ascii="Arial" w:hAnsi="Arial"/>
                <w:i w:val="0"/>
                <w:sz w:val="16"/>
                <w:szCs w:val="16"/>
              </w:rPr>
            </w:pPr>
            <w:commentRangeStart w:id="79"/>
            <w:r>
              <w:rPr>
                <w:rFonts w:ascii="Arial" w:hAnsi="Arial"/>
                <w:i w:val="0"/>
                <w:sz w:val="16"/>
                <w:szCs w:val="16"/>
              </w:rPr>
              <w:t>1 (</w:t>
            </w:r>
            <w:commentRangeEnd w:id="79"/>
            <w:r w:rsidR="00107262">
              <w:rPr>
                <w:rStyle w:val="CommentReference"/>
                <w:i w:val="0"/>
              </w:rPr>
              <w:commentReference w:id="79"/>
            </w:r>
            <w:r>
              <w:rPr>
                <w:rFonts w:ascii="Arial" w:hAnsi="Arial"/>
                <w:i w:val="0"/>
                <w:sz w:val="16"/>
                <w:szCs w:val="16"/>
              </w:rPr>
              <w:t>Observed, Uncompressed)</w:t>
            </w:r>
          </w:p>
        </w:tc>
      </w:tr>
      <w:tr w:rsidR="00086DB9" w14:paraId="768092EF" w14:textId="77777777">
        <w:tc>
          <w:tcPr>
            <w:tcW w:w="1098" w:type="dxa"/>
            <w:shd w:val="clear" w:color="auto" w:fill="F3F3F3"/>
            <w:tcMar>
              <w:top w:w="0" w:type="dxa"/>
              <w:left w:w="108" w:type="dxa"/>
              <w:bottom w:w="0" w:type="dxa"/>
              <w:right w:w="108" w:type="dxa"/>
            </w:tcMar>
          </w:tcPr>
          <w:p w14:paraId="768092E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8–9</w:t>
            </w:r>
          </w:p>
          <w:p w14:paraId="768092EC" w14:textId="77777777" w:rsidR="00086DB9" w:rsidRDefault="00986FBA">
            <w:pPr>
              <w:pStyle w:val="Standard"/>
              <w:jc w:val="center"/>
              <w:rPr>
                <w:rFonts w:ascii="Arial" w:hAnsi="Arial"/>
                <w:b/>
                <w:sz w:val="16"/>
                <w:szCs w:val="16"/>
              </w:rPr>
            </w:pPr>
            <w:r>
              <w:rPr>
                <w:rFonts w:ascii="Arial" w:hAnsi="Arial"/>
                <w:b/>
                <w:sz w:val="16"/>
                <w:szCs w:val="16"/>
              </w:rPr>
              <w:t>[10–]</w:t>
            </w:r>
          </w:p>
        </w:tc>
        <w:tc>
          <w:tcPr>
            <w:tcW w:w="5281" w:type="dxa"/>
            <w:shd w:val="clear" w:color="auto" w:fill="F3F3F3"/>
            <w:tcMar>
              <w:top w:w="0" w:type="dxa"/>
              <w:left w:w="108" w:type="dxa"/>
              <w:bottom w:w="0" w:type="dxa"/>
              <w:right w:w="108" w:type="dxa"/>
            </w:tcMar>
          </w:tcPr>
          <w:p w14:paraId="768092ED" w14:textId="77777777" w:rsidR="00086DB9" w:rsidRDefault="00986FBA">
            <w:pPr>
              <w:pStyle w:val="Standard"/>
              <w:snapToGrid w:val="0"/>
              <w:rPr>
                <w:rFonts w:ascii="Arial" w:hAnsi="Arial"/>
              </w:rPr>
            </w:pPr>
            <w:r>
              <w:rPr>
                <w:rFonts w:ascii="Arial" w:hAnsi="Arial"/>
                <w:sz w:val="16"/>
                <w:szCs w:val="16"/>
              </w:rPr>
              <w:t>Descriptor</w:t>
            </w:r>
            <w:r>
              <w:rPr>
                <w:rFonts w:ascii="Arial" w:hAnsi="Arial"/>
                <w:sz w:val="16"/>
                <w:szCs w:val="16"/>
              </w:rPr>
              <w:br/>
            </w:r>
            <w:r>
              <w:rPr>
                <w:rFonts w:ascii="Arial" w:hAnsi="Arial"/>
                <w:i/>
                <w:sz w:val="16"/>
                <w:szCs w:val="16"/>
              </w:rPr>
              <w:t>Repeat 2-octets per descriptor</w:t>
            </w:r>
            <w:r>
              <w:rPr>
                <w:rFonts w:ascii="Arial" w:hAnsi="Arial"/>
                <w:i/>
                <w:sz w:val="16"/>
                <w:szCs w:val="16"/>
              </w:rPr>
              <w:br/>
            </w:r>
            <w:r>
              <w:rPr>
                <w:rFonts w:ascii="Arial" w:hAnsi="Arial"/>
                <w:sz w:val="16"/>
                <w:szCs w:val="16"/>
              </w:rPr>
              <w:t>Total number of descriptors = (Section length - 7) / 2</w:t>
            </w:r>
          </w:p>
        </w:tc>
        <w:tc>
          <w:tcPr>
            <w:tcW w:w="2693" w:type="dxa"/>
            <w:shd w:val="clear" w:color="auto" w:fill="F3F3F3"/>
            <w:tcMar>
              <w:top w:w="0" w:type="dxa"/>
              <w:left w:w="108" w:type="dxa"/>
              <w:bottom w:w="0" w:type="dxa"/>
              <w:right w:w="108" w:type="dxa"/>
            </w:tcMar>
          </w:tcPr>
          <w:p w14:paraId="768092EE" w14:textId="77777777" w:rsidR="00086DB9" w:rsidRDefault="00986FBA">
            <w:pPr>
              <w:pStyle w:val="Caption"/>
              <w:snapToGrid w:val="0"/>
              <w:spacing w:before="40" w:after="40"/>
              <w:rPr>
                <w:rFonts w:ascii="Arial" w:hAnsi="Arial"/>
              </w:rPr>
            </w:pPr>
            <w:r>
              <w:rPr>
                <w:rFonts w:ascii="Arial" w:hAnsi="Arial"/>
                <w:i w:val="0"/>
                <w:sz w:val="16"/>
                <w:szCs w:val="16"/>
              </w:rPr>
              <w:t>51738 (</w:t>
            </w:r>
            <w:r>
              <w:rPr>
                <w:rFonts w:ascii="Arial" w:hAnsi="Arial"/>
                <w:b/>
                <w:i w:val="0"/>
                <w:color w:val="3366FF"/>
                <w:sz w:val="16"/>
                <w:szCs w:val="16"/>
              </w:rPr>
              <w:t>3 </w:t>
            </w:r>
            <w:r>
              <w:rPr>
                <w:rFonts w:ascii="Arial" w:hAnsi="Arial"/>
                <w:i w:val="0"/>
                <w:sz w:val="16"/>
                <w:szCs w:val="16"/>
              </w:rPr>
              <w:t>x 16384 +</w:t>
            </w:r>
            <w:r>
              <w:rPr>
                <w:rFonts w:ascii="Arial" w:hAnsi="Arial"/>
                <w:i w:val="0"/>
                <w:color w:val="3366FF"/>
                <w:sz w:val="16"/>
                <w:szCs w:val="16"/>
              </w:rPr>
              <w:t> </w:t>
            </w:r>
            <w:r>
              <w:rPr>
                <w:rFonts w:ascii="Arial" w:hAnsi="Arial"/>
                <w:b/>
                <w:i w:val="0"/>
                <w:color w:val="3366FF"/>
                <w:sz w:val="16"/>
                <w:szCs w:val="16"/>
              </w:rPr>
              <w:t>10 </w:t>
            </w:r>
            <w:r>
              <w:rPr>
                <w:rFonts w:ascii="Arial" w:hAnsi="Arial"/>
                <w:i w:val="0"/>
                <w:sz w:val="16"/>
                <w:szCs w:val="16"/>
              </w:rPr>
              <w:t>x 256 +</w:t>
            </w:r>
            <w:r>
              <w:rPr>
                <w:rFonts w:ascii="Arial" w:hAnsi="Arial"/>
                <w:i w:val="0"/>
                <w:color w:val="3366FF"/>
                <w:sz w:val="16"/>
                <w:szCs w:val="16"/>
              </w:rPr>
              <w:t> </w:t>
            </w:r>
            <w:r>
              <w:rPr>
                <w:rFonts w:ascii="Arial" w:hAnsi="Arial"/>
                <w:b/>
                <w:i w:val="0"/>
                <w:color w:val="3366FF"/>
                <w:sz w:val="16"/>
                <w:szCs w:val="16"/>
              </w:rPr>
              <w:t>26</w:t>
            </w:r>
            <w:r>
              <w:rPr>
                <w:rFonts w:ascii="Arial" w:hAnsi="Arial"/>
                <w:i w:val="0"/>
                <w:sz w:val="16"/>
                <w:szCs w:val="16"/>
              </w:rPr>
              <w:t>)</w:t>
            </w:r>
          </w:p>
        </w:tc>
      </w:tr>
      <w:tr w:rsidR="00086DB9" w14:paraId="768092F3" w14:textId="77777777">
        <w:tc>
          <w:tcPr>
            <w:tcW w:w="1098" w:type="dxa"/>
            <w:shd w:val="clear" w:color="auto" w:fill="E0E0E0"/>
            <w:tcMar>
              <w:top w:w="0" w:type="dxa"/>
              <w:left w:w="108" w:type="dxa"/>
              <w:bottom w:w="0" w:type="dxa"/>
              <w:right w:w="108" w:type="dxa"/>
            </w:tcMar>
          </w:tcPr>
          <w:p w14:paraId="768092F0"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[10]</w:t>
            </w:r>
          </w:p>
        </w:tc>
        <w:tc>
          <w:tcPr>
            <w:tcW w:w="5281" w:type="dxa"/>
            <w:shd w:val="clear" w:color="auto" w:fill="E0E0E0"/>
            <w:tcMar>
              <w:top w:w="0" w:type="dxa"/>
              <w:left w:w="108" w:type="dxa"/>
              <w:bottom w:w="0" w:type="dxa"/>
              <w:right w:w="108" w:type="dxa"/>
            </w:tcMar>
          </w:tcPr>
          <w:p w14:paraId="768092F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Pad byte (set to 0) – optional for Edition 4</w:t>
            </w:r>
          </w:p>
        </w:tc>
        <w:tc>
          <w:tcPr>
            <w:tcW w:w="2693" w:type="dxa"/>
            <w:shd w:val="clear" w:color="auto" w:fill="E0E0E0"/>
            <w:tcMar>
              <w:top w:w="0" w:type="dxa"/>
              <w:left w:w="108" w:type="dxa"/>
              <w:bottom w:w="0" w:type="dxa"/>
              <w:right w:w="108" w:type="dxa"/>
            </w:tcMar>
          </w:tcPr>
          <w:p w14:paraId="768092F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(if Section length = 10)</w:t>
            </w:r>
          </w:p>
        </w:tc>
      </w:tr>
    </w:tbl>
    <w:p w14:paraId="768092F4" w14:textId="77777777" w:rsidR="00086DB9" w:rsidRDefault="00086DB9">
      <w:pPr>
        <w:pStyle w:val="Standard"/>
        <w:jc w:val="both"/>
        <w:rPr>
          <w:rFonts w:ascii="Arial" w:hAnsi="Arial" w:cs="Arial"/>
          <w:sz w:val="20"/>
        </w:rPr>
      </w:pPr>
    </w:p>
    <w:p w14:paraId="768092F5" w14:textId="77777777" w:rsidR="00086DB9" w:rsidRDefault="00086DB9">
      <w:pPr>
        <w:pStyle w:val="Standard"/>
        <w:jc w:val="both"/>
        <w:rPr>
          <w:rFonts w:ascii="Arial" w:hAnsi="Arial" w:cs="Arial"/>
          <w:sz w:val="20"/>
        </w:rPr>
      </w:pPr>
    </w:p>
    <w:p w14:paraId="768092F6" w14:textId="77777777" w:rsidR="00086DB9" w:rsidRDefault="00086DB9">
      <w:pPr>
        <w:pStyle w:val="Standard"/>
        <w:jc w:val="both"/>
        <w:rPr>
          <w:rFonts w:ascii="Arial" w:hAnsi="Arial" w:cs="Arial"/>
        </w:rPr>
      </w:pPr>
    </w:p>
    <w:p w14:paraId="768092F7" w14:textId="77777777" w:rsidR="00086DB9" w:rsidRDefault="00986FBA">
      <w:pPr>
        <w:pStyle w:val="Heading2"/>
      </w:pPr>
      <w:bookmarkStart w:id="80" w:name="__RefHeading__85_1229796929"/>
      <w:r>
        <w:t>BUFR</w:t>
      </w:r>
      <w:r>
        <w:rPr>
          <w:rFonts w:eastAsia="Arial"/>
        </w:rPr>
        <w:t xml:space="preserve"> </w:t>
      </w:r>
      <w:r>
        <w:t>Section</w:t>
      </w:r>
      <w:r>
        <w:rPr>
          <w:rFonts w:eastAsia="Arial"/>
        </w:rPr>
        <w:t xml:space="preserve"> </w:t>
      </w:r>
      <w:r>
        <w:t>4</w:t>
      </w:r>
      <w:r>
        <w:rPr>
          <w:rFonts w:eastAsia="Arial"/>
        </w:rPr>
        <w:t xml:space="preserve"> </w:t>
      </w:r>
      <w:r>
        <w:t>(Data</w:t>
      </w:r>
      <w:r>
        <w:rPr>
          <w:rFonts w:eastAsia="Arial"/>
        </w:rPr>
        <w:t xml:space="preserve"> </w:t>
      </w:r>
      <w:r>
        <w:t>Template)</w:t>
      </w:r>
      <w:bookmarkEnd w:id="80"/>
    </w:p>
    <w:p w14:paraId="768092F8" w14:textId="77777777" w:rsidR="00086DB9" w:rsidRDefault="00986FBA">
      <w:pPr>
        <w:pStyle w:val="Caption"/>
        <w:spacing w:before="0" w:after="0"/>
      </w:pPr>
      <w:bookmarkStart w:id="81" w:name="_Ref54593718"/>
      <w:bookmarkStart w:id="82" w:name="_Ref156285813"/>
      <w:bookmarkStart w:id="83" w:name="_Ref192315754"/>
      <w:r>
        <w:rPr>
          <w:rFonts w:ascii="Arial" w:hAnsi="Arial" w:cs="Arial"/>
          <w:i w:val="0"/>
          <w:sz w:val="20"/>
        </w:rPr>
        <w:t>The</w:t>
      </w:r>
      <w:r>
        <w:rPr>
          <w:rFonts w:ascii="Arial" w:eastAsia="Arial" w:hAnsi="Arial" w:cs="Arial"/>
          <w:i w:val="0"/>
          <w:sz w:val="20"/>
        </w:rPr>
        <w:t xml:space="preserve"> </w:t>
      </w:r>
      <w:r>
        <w:rPr>
          <w:rFonts w:ascii="Arial" w:hAnsi="Arial" w:cs="Arial"/>
          <w:i w:val="0"/>
          <w:sz w:val="20"/>
        </w:rPr>
        <w:t>WMO-approved</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published</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template</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definition</w:t>
      </w:r>
      <w:r>
        <w:rPr>
          <w:rFonts w:ascii="Arial" w:eastAsia="Arial" w:hAnsi="Arial" w:cs="Arial"/>
          <w:i w:val="0"/>
          <w:sz w:val="20"/>
        </w:rPr>
        <w:t xml:space="preserve"> </w:t>
      </w:r>
      <w:r>
        <w:rPr>
          <w:rFonts w:ascii="Arial" w:hAnsi="Arial" w:cs="Arial"/>
          <w:i w:val="0"/>
          <w:sz w:val="20"/>
        </w:rPr>
        <w:t>for</w:t>
      </w:r>
      <w:r>
        <w:rPr>
          <w:rFonts w:ascii="Arial" w:eastAsia="Arial" w:hAnsi="Arial" w:cs="Arial"/>
          <w:i w:val="0"/>
          <w:sz w:val="20"/>
        </w:rPr>
        <w:t xml:space="preserve"> </w:t>
      </w:r>
      <w:r>
        <w:rPr>
          <w:rFonts w:ascii="Arial" w:hAnsi="Arial" w:cs="Arial"/>
          <w:i w:val="0"/>
          <w:sz w:val="20"/>
        </w:rPr>
        <w:t>RO</w:t>
      </w:r>
      <w:r>
        <w:rPr>
          <w:rFonts w:ascii="Arial" w:eastAsia="Arial" w:hAnsi="Arial" w:cs="Arial"/>
          <w:i w:val="0"/>
          <w:sz w:val="20"/>
        </w:rPr>
        <w:t xml:space="preserve"> </w:t>
      </w:r>
      <w:r>
        <w:rPr>
          <w:rFonts w:ascii="Arial" w:hAnsi="Arial" w:cs="Arial"/>
          <w:i w:val="0"/>
          <w:sz w:val="20"/>
        </w:rPr>
        <w:t>data</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shown</w:t>
      </w:r>
      <w:r>
        <w:rPr>
          <w:rFonts w:ascii="Arial" w:eastAsia="Arial" w:hAnsi="Arial" w:cs="Arial"/>
          <w:i w:val="0"/>
          <w:sz w:val="20"/>
        </w:rPr>
        <w:t xml:space="preserve"> </w:t>
      </w:r>
      <w:r>
        <w:rPr>
          <w:rFonts w:ascii="Arial" w:hAnsi="Arial" w:cs="Arial"/>
          <w:i w:val="0"/>
          <w:sz w:val="20"/>
        </w:rPr>
        <w:t xml:space="preserve">in </w:t>
      </w:r>
      <w:r>
        <w:rPr>
          <w:rFonts w:ascii="Arial" w:eastAsia="Arial" w:hAnsi="Arial" w:cs="Arial"/>
          <w:i w:val="0"/>
          <w:sz w:val="20"/>
        </w:rPr>
        <w:fldChar w:fldCharType="begin"/>
      </w:r>
      <w:r>
        <w:rPr>
          <w:rFonts w:ascii="Arial" w:eastAsia="Arial" w:hAnsi="Arial" w:cs="Arial"/>
          <w:i w:val="0"/>
          <w:sz w:val="20"/>
        </w:rPr>
        <w:instrText xml:space="preserve"> REF _Ref291067470 </w:instrText>
      </w:r>
      <w:r>
        <w:rPr>
          <w:rFonts w:ascii="Arial" w:eastAsia="Arial" w:hAnsi="Arial" w:cs="Arial"/>
          <w:i w:val="0"/>
          <w:sz w:val="20"/>
        </w:rPr>
        <w:fldChar w:fldCharType="separate"/>
      </w:r>
      <w:r>
        <w:rPr>
          <w:rFonts w:ascii="Arial" w:eastAsia="Arial" w:hAnsi="Arial" w:cs="Arial"/>
          <w:i w:val="0"/>
          <w:sz w:val="20"/>
        </w:rPr>
        <w:t>Table 5</w:t>
      </w:r>
      <w:r>
        <w:rPr>
          <w:rFonts w:ascii="Arial" w:eastAsia="Arial" w:hAnsi="Arial" w:cs="Arial"/>
          <w:i w:val="0"/>
          <w:sz w:val="20"/>
        </w:rPr>
        <w:fldChar w:fldCharType="end"/>
      </w:r>
      <w:r>
        <w:rPr>
          <w:rFonts w:ascii="Arial" w:hAnsi="Arial" w:cs="Arial"/>
          <w:i w:val="0"/>
          <w:sz w:val="20"/>
        </w:rPr>
        <w:t>.</w:t>
      </w:r>
      <w:r>
        <w:rPr>
          <w:rFonts w:ascii="Arial" w:eastAsia="Arial" w:hAnsi="Arial" w:cs="Arial"/>
          <w:i w:val="0"/>
          <w:sz w:val="20"/>
        </w:rPr>
        <w:t xml:space="preserve"> </w:t>
      </w:r>
      <w:r>
        <w:rPr>
          <w:rFonts w:ascii="Arial" w:hAnsi="Arial" w:cs="Arial"/>
          <w:i w:val="0"/>
          <w:sz w:val="20"/>
        </w:rPr>
        <w:t>This</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form</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Table D</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descriptors</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their</w:t>
      </w:r>
      <w:r>
        <w:rPr>
          <w:rFonts w:ascii="Arial" w:eastAsia="Arial" w:hAnsi="Arial" w:cs="Arial"/>
          <w:i w:val="0"/>
          <w:sz w:val="20"/>
        </w:rPr>
        <w:t xml:space="preserve"> </w:t>
      </w:r>
      <w:r>
        <w:rPr>
          <w:rFonts w:ascii="Arial" w:hAnsi="Arial" w:cs="Arial"/>
          <w:i w:val="0"/>
          <w:sz w:val="20"/>
        </w:rPr>
        <w:t>individual</w:t>
      </w:r>
      <w:r>
        <w:rPr>
          <w:rFonts w:ascii="Arial" w:eastAsia="Arial" w:hAnsi="Arial" w:cs="Arial"/>
          <w:i w:val="0"/>
          <w:sz w:val="20"/>
        </w:rPr>
        <w:t xml:space="preserve"> </w:t>
      </w:r>
      <w:r>
        <w:rPr>
          <w:rFonts w:ascii="Arial" w:hAnsi="Arial" w:cs="Arial"/>
          <w:i w:val="0"/>
          <w:sz w:val="20"/>
        </w:rPr>
        <w:t>Table B</w:t>
      </w:r>
      <w:r>
        <w:rPr>
          <w:rFonts w:ascii="Arial" w:eastAsia="Arial" w:hAnsi="Arial" w:cs="Arial"/>
          <w:i w:val="0"/>
          <w:sz w:val="20"/>
        </w:rPr>
        <w:t xml:space="preserve"> </w:t>
      </w:r>
      <w:r>
        <w:rPr>
          <w:rFonts w:ascii="Arial" w:hAnsi="Arial" w:cs="Arial"/>
          <w:i w:val="0"/>
          <w:sz w:val="20"/>
        </w:rPr>
        <w:t>specifications.</w:t>
      </w:r>
      <w:r>
        <w:rPr>
          <w:rFonts w:ascii="Arial" w:eastAsia="Arial" w:hAnsi="Arial" w:cs="Arial"/>
          <w:i w:val="0"/>
          <w:sz w:val="20"/>
        </w:rPr>
        <w:t xml:space="preserve"> </w:t>
      </w:r>
      <w:r>
        <w:rPr>
          <w:rFonts w:ascii="Arial" w:hAnsi="Arial" w:cs="Arial"/>
          <w:i w:val="0"/>
          <w:sz w:val="20"/>
        </w:rPr>
        <w:t>Entries</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b/>
          <w:i w:val="0"/>
          <w:color w:val="3366FF"/>
          <w:sz w:val="20"/>
        </w:rPr>
        <w:t>bold</w:t>
      </w:r>
      <w:r>
        <w:rPr>
          <w:rFonts w:ascii="Arial" w:eastAsia="Arial" w:hAnsi="Arial" w:cs="Arial"/>
          <w:b/>
          <w:i w:val="0"/>
          <w:color w:val="3366FF"/>
          <w:sz w:val="20"/>
        </w:rPr>
        <w:t xml:space="preserve"> </w:t>
      </w:r>
      <w:r>
        <w:rPr>
          <w:rFonts w:ascii="Arial" w:hAnsi="Arial" w:cs="Arial"/>
          <w:b/>
          <w:i w:val="0"/>
          <w:color w:val="3366FF"/>
          <w:sz w:val="20"/>
        </w:rPr>
        <w:t>(blue)</w:t>
      </w:r>
      <w:r>
        <w:rPr>
          <w:rFonts w:ascii="Arial" w:eastAsia="Arial" w:hAnsi="Arial" w:cs="Arial"/>
          <w:b/>
          <w:i w:val="0"/>
          <w:color w:val="3366FF"/>
          <w:sz w:val="20"/>
        </w:rPr>
        <w:t xml:space="preserve"> </w:t>
      </w:r>
      <w:r>
        <w:rPr>
          <w:rFonts w:ascii="Arial" w:hAnsi="Arial" w:cs="Arial"/>
          <w:b/>
          <w:i w:val="0"/>
          <w:color w:val="3366FF"/>
          <w:sz w:val="20"/>
        </w:rPr>
        <w:t>text</w:t>
      </w:r>
      <w:r>
        <w:rPr>
          <w:rFonts w:ascii="Arial" w:eastAsia="Arial" w:hAnsi="Arial" w:cs="Arial"/>
          <w:i w:val="0"/>
          <w:sz w:val="20"/>
        </w:rPr>
        <w:t xml:space="preserve"> </w:t>
      </w:r>
      <w:r>
        <w:rPr>
          <w:rFonts w:ascii="Arial" w:hAnsi="Arial" w:cs="Arial"/>
          <w:i w:val="0"/>
          <w:sz w:val="20"/>
        </w:rPr>
        <w:t>denote</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a</w:t>
      </w:r>
      <w:r>
        <w:rPr>
          <w:rFonts w:ascii="Arial" w:eastAsia="Arial" w:hAnsi="Arial" w:cs="Arial"/>
          <w:i w:val="0"/>
          <w:sz w:val="20"/>
        </w:rPr>
        <w:t xml:space="preserve"> </w:t>
      </w:r>
      <w:r>
        <w:rPr>
          <w:rFonts w:ascii="Arial" w:hAnsi="Arial" w:cs="Arial"/>
          <w:i w:val="0"/>
          <w:sz w:val="20"/>
        </w:rPr>
        <w:t>new</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B</w:t>
      </w:r>
      <w:r>
        <w:rPr>
          <w:rFonts w:ascii="Arial" w:eastAsia="Arial" w:hAnsi="Arial" w:cs="Arial"/>
          <w:i w:val="0"/>
          <w:sz w:val="20"/>
        </w:rPr>
        <w:t xml:space="preserve"> </w:t>
      </w:r>
      <w:r>
        <w:rPr>
          <w:rFonts w:ascii="Arial" w:hAnsi="Arial" w:cs="Arial"/>
          <w:i w:val="0"/>
          <w:sz w:val="20"/>
        </w:rPr>
        <w:t>and/or</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entry</w:t>
      </w:r>
      <w:r>
        <w:rPr>
          <w:rFonts w:ascii="Arial" w:eastAsia="Arial" w:hAnsi="Arial" w:cs="Arial"/>
          <w:i w:val="0"/>
          <w:sz w:val="20"/>
        </w:rPr>
        <w:t xml:space="preserve"> </w:t>
      </w:r>
      <w:r>
        <w:rPr>
          <w:rFonts w:ascii="Arial" w:hAnsi="Arial" w:cs="Arial"/>
          <w:i w:val="0"/>
          <w:sz w:val="20"/>
        </w:rPr>
        <w:t>was</w:t>
      </w:r>
      <w:r>
        <w:rPr>
          <w:rFonts w:ascii="Arial" w:eastAsia="Arial" w:hAnsi="Arial" w:cs="Arial"/>
          <w:i w:val="0"/>
          <w:sz w:val="20"/>
        </w:rPr>
        <w:t xml:space="preserve"> </w:t>
      </w:r>
      <w:r>
        <w:rPr>
          <w:rFonts w:ascii="Arial" w:hAnsi="Arial" w:cs="Arial"/>
          <w:i w:val="0"/>
          <w:sz w:val="20"/>
        </w:rPr>
        <w:t>required,</w:t>
      </w:r>
      <w:r>
        <w:rPr>
          <w:rFonts w:ascii="Arial" w:eastAsia="Arial" w:hAnsi="Arial" w:cs="Arial"/>
          <w:i w:val="0"/>
          <w:sz w:val="20"/>
        </w:rPr>
        <w:t xml:space="preserve"> </w:t>
      </w:r>
      <w:r>
        <w:rPr>
          <w:rFonts w:ascii="Arial" w:hAnsi="Arial" w:cs="Arial"/>
          <w:i w:val="0"/>
          <w:sz w:val="20"/>
        </w:rPr>
        <w:t>or</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an</w:t>
      </w:r>
      <w:r>
        <w:rPr>
          <w:rFonts w:ascii="Arial" w:eastAsia="Arial" w:hAnsi="Arial" w:cs="Arial"/>
          <w:i w:val="0"/>
          <w:sz w:val="20"/>
        </w:rPr>
        <w:t xml:space="preserve"> </w:t>
      </w:r>
      <w:r>
        <w:rPr>
          <w:rFonts w:ascii="Arial" w:hAnsi="Arial" w:cs="Arial"/>
          <w:i w:val="0"/>
          <w:sz w:val="20"/>
        </w:rPr>
        <w:t>existing</w:t>
      </w:r>
      <w:r>
        <w:rPr>
          <w:rFonts w:ascii="Arial" w:eastAsia="Arial" w:hAnsi="Arial" w:cs="Arial"/>
          <w:i w:val="0"/>
          <w:sz w:val="20"/>
        </w:rPr>
        <w:t xml:space="preserve"> </w:t>
      </w:r>
      <w:r>
        <w:rPr>
          <w:rFonts w:ascii="Arial" w:hAnsi="Arial" w:cs="Arial"/>
          <w:i w:val="0"/>
          <w:sz w:val="20"/>
        </w:rPr>
        <w:t>entry</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relevant</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needed</w:t>
      </w:r>
      <w:r>
        <w:rPr>
          <w:rFonts w:ascii="Arial" w:eastAsia="Arial" w:hAnsi="Arial" w:cs="Arial"/>
          <w:i w:val="0"/>
          <w:sz w:val="20"/>
        </w:rPr>
        <w:t xml:space="preserve"> </w:t>
      </w:r>
      <w:r>
        <w:rPr>
          <w:rFonts w:ascii="Arial" w:hAnsi="Arial" w:cs="Arial"/>
          <w:i w:val="0"/>
          <w:sz w:val="20"/>
        </w:rPr>
        <w:t>to</w:t>
      </w:r>
      <w:r>
        <w:rPr>
          <w:rFonts w:ascii="Arial" w:eastAsia="Arial" w:hAnsi="Arial" w:cs="Arial"/>
          <w:i w:val="0"/>
          <w:sz w:val="20"/>
        </w:rPr>
        <w:t xml:space="preserve"> </w:t>
      </w:r>
      <w:r>
        <w:rPr>
          <w:rFonts w:ascii="Arial" w:hAnsi="Arial" w:cs="Arial"/>
          <w:i w:val="0"/>
          <w:sz w:val="20"/>
        </w:rPr>
        <w:t>be</w:t>
      </w:r>
      <w:r>
        <w:rPr>
          <w:rFonts w:ascii="Arial" w:eastAsia="Arial" w:hAnsi="Arial" w:cs="Arial"/>
          <w:i w:val="0"/>
          <w:sz w:val="20"/>
        </w:rPr>
        <w:t xml:space="preserve"> </w:t>
      </w:r>
      <w:r>
        <w:rPr>
          <w:rFonts w:ascii="Arial" w:hAnsi="Arial" w:cs="Arial"/>
          <w:i w:val="0"/>
          <w:sz w:val="20"/>
        </w:rPr>
        <w:t>extended.</w:t>
      </w:r>
      <w:r>
        <w:rPr>
          <w:rFonts w:ascii="Arial" w:eastAsia="Arial" w:hAnsi="Arial" w:cs="Arial"/>
          <w:i w:val="0"/>
          <w:sz w:val="20"/>
        </w:rPr>
        <w:t xml:space="preserve"> </w:t>
      </w:r>
      <w:r>
        <w:rPr>
          <w:rFonts w:ascii="Arial" w:hAnsi="Arial" w:cs="Arial"/>
          <w:i w:val="0"/>
          <w:sz w:val="20"/>
        </w:rPr>
        <w:t>These</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defined</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Table 7</w:t>
      </w:r>
      <w:r>
        <w:rPr>
          <w:rFonts w:ascii="Arial" w:hAnsi="Arial" w:cs="Arial"/>
          <w:i w:val="0"/>
          <w:sz w:val="20"/>
        </w:rPr>
        <w:t>, Table 8</w:t>
      </w:r>
      <w:r>
        <w:rPr>
          <w:rFonts w:ascii="Arial" w:eastAsia="Arial" w:hAnsi="Arial" w:cs="Arial"/>
          <w:i w:val="0"/>
          <w:sz w:val="20"/>
        </w:rPr>
        <w:t xml:space="preserve"> </w:t>
      </w:r>
      <w:r>
        <w:rPr>
          <w:rFonts w:ascii="Arial" w:hAnsi="Arial" w:cs="Arial"/>
          <w:i w:val="0"/>
          <w:sz w:val="20"/>
        </w:rPr>
        <w:t xml:space="preserve">and </w:t>
      </w:r>
      <w:r>
        <w:rPr>
          <w:rFonts w:ascii="Arial" w:hAnsi="Arial" w:cs="Arial"/>
          <w:i w:val="0"/>
          <w:sz w:val="20"/>
        </w:rPr>
        <w:fldChar w:fldCharType="begin"/>
      </w:r>
      <w:r>
        <w:rPr>
          <w:rFonts w:ascii="Arial" w:hAnsi="Arial" w:cs="Arial"/>
          <w:i w:val="0"/>
          <w:sz w:val="20"/>
        </w:rPr>
        <w:instrText xml:space="preserve"> REF _Ref291066935 </w:instrText>
      </w:r>
      <w:r>
        <w:rPr>
          <w:rFonts w:ascii="Arial" w:hAnsi="Arial" w:cs="Arial"/>
          <w:i w:val="0"/>
          <w:sz w:val="20"/>
        </w:rPr>
        <w:fldChar w:fldCharType="separate"/>
      </w:r>
      <w:r>
        <w:rPr>
          <w:rFonts w:ascii="Arial" w:hAnsi="Arial" w:cs="Arial"/>
          <w:i w:val="0"/>
          <w:sz w:val="20"/>
        </w:rPr>
        <w:t>Table 9</w:t>
      </w:r>
      <w:r>
        <w:rPr>
          <w:rFonts w:ascii="Arial" w:hAnsi="Arial" w:cs="Arial"/>
          <w:i w:val="0"/>
          <w:sz w:val="20"/>
        </w:rPr>
        <w:fldChar w:fldCharType="end"/>
      </w:r>
      <w:r>
        <w:rPr>
          <w:rFonts w:ascii="Arial" w:hAnsi="Arial" w:cs="Arial"/>
          <w:i w:val="0"/>
          <w:sz w:val="20"/>
        </w:rPr>
        <w:t>.</w:t>
      </w:r>
      <w:r>
        <w:rPr>
          <w:rFonts w:ascii="Arial" w:eastAsia="Arial" w:hAnsi="Arial" w:cs="Arial"/>
          <w:i w:val="0"/>
          <w:sz w:val="20"/>
        </w:rPr>
        <w:t xml:space="preserve"> </w:t>
      </w:r>
      <w:r>
        <w:rPr>
          <w:rFonts w:ascii="Arial" w:hAnsi="Arial" w:cs="Arial"/>
          <w:i w:val="0"/>
          <w:sz w:val="20"/>
        </w:rPr>
        <w:t>Note</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Tables</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not</w:t>
      </w:r>
      <w:r>
        <w:rPr>
          <w:rFonts w:ascii="Arial" w:eastAsia="Arial" w:hAnsi="Arial" w:cs="Arial"/>
          <w:i w:val="0"/>
          <w:sz w:val="20"/>
        </w:rPr>
        <w:t xml:space="preserve"> </w:t>
      </w:r>
      <w:r>
        <w:rPr>
          <w:rFonts w:ascii="Arial" w:hAnsi="Arial" w:cs="Arial"/>
          <w:i w:val="0"/>
          <w:sz w:val="20"/>
        </w:rPr>
        <w:t>necessary</w:t>
      </w:r>
      <w:r>
        <w:rPr>
          <w:rFonts w:ascii="Arial" w:eastAsia="Arial" w:hAnsi="Arial" w:cs="Arial"/>
          <w:i w:val="0"/>
          <w:sz w:val="20"/>
        </w:rPr>
        <w:t xml:space="preserve"> </w:t>
      </w:r>
      <w:r>
        <w:rPr>
          <w:rFonts w:ascii="Arial" w:hAnsi="Arial" w:cs="Arial"/>
          <w:i w:val="0"/>
          <w:sz w:val="20"/>
        </w:rPr>
        <w:t>for</w:t>
      </w:r>
      <w:r>
        <w:rPr>
          <w:rFonts w:ascii="Arial" w:eastAsia="Arial" w:hAnsi="Arial" w:cs="Arial"/>
          <w:i w:val="0"/>
          <w:sz w:val="20"/>
        </w:rPr>
        <w:t xml:space="preserve"> </w:t>
      </w:r>
      <w:r>
        <w:rPr>
          <w:rFonts w:ascii="Arial" w:hAnsi="Arial" w:cs="Arial"/>
          <w:i w:val="0"/>
          <w:sz w:val="20"/>
        </w:rPr>
        <w:t>correct</w:t>
      </w:r>
      <w:r>
        <w:rPr>
          <w:rFonts w:ascii="Arial" w:eastAsia="Arial" w:hAnsi="Arial" w:cs="Arial"/>
          <w:i w:val="0"/>
          <w:sz w:val="20"/>
        </w:rPr>
        <w:t xml:space="preserve"> </w:t>
      </w:r>
      <w:r>
        <w:rPr>
          <w:rFonts w:ascii="Arial" w:hAnsi="Arial" w:cs="Arial"/>
          <w:i w:val="0"/>
          <w:sz w:val="20"/>
        </w:rPr>
        <w:t>decoding</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proofErr w:type="gramStart"/>
      <w:r>
        <w:rPr>
          <w:rFonts w:ascii="Arial" w:hAnsi="Arial" w:cs="Arial"/>
          <w:i w:val="0"/>
          <w:sz w:val="20"/>
        </w:rPr>
        <w:t>messages,</w:t>
      </w:r>
      <w:r>
        <w:rPr>
          <w:rFonts w:ascii="Arial" w:eastAsia="Arial" w:hAnsi="Arial" w:cs="Arial"/>
          <w:i w:val="0"/>
          <w:sz w:val="20"/>
        </w:rPr>
        <w:t xml:space="preserve"> </w:t>
      </w:r>
      <w:r>
        <w:rPr>
          <w:rFonts w:ascii="Arial" w:hAnsi="Arial" w:cs="Arial"/>
          <w:i w:val="0"/>
          <w:sz w:val="20"/>
        </w:rPr>
        <w:t>but</w:t>
      </w:r>
      <w:proofErr w:type="gramEnd"/>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used</w:t>
      </w:r>
      <w:r>
        <w:rPr>
          <w:rFonts w:ascii="Arial" w:eastAsia="Arial" w:hAnsi="Arial" w:cs="Arial"/>
          <w:i w:val="0"/>
          <w:sz w:val="20"/>
        </w:rPr>
        <w:t xml:space="preserve"> </w:t>
      </w:r>
      <w:r>
        <w:rPr>
          <w:rFonts w:ascii="Arial" w:hAnsi="Arial" w:cs="Arial"/>
          <w:i w:val="0"/>
          <w:sz w:val="20"/>
        </w:rPr>
        <w:t>only</w:t>
      </w:r>
      <w:r>
        <w:rPr>
          <w:rFonts w:ascii="Arial" w:eastAsia="Arial" w:hAnsi="Arial" w:cs="Arial"/>
          <w:i w:val="0"/>
          <w:sz w:val="20"/>
        </w:rPr>
        <w:t xml:space="preserve"> </w:t>
      </w:r>
      <w:r>
        <w:rPr>
          <w:rFonts w:ascii="Arial" w:hAnsi="Arial" w:cs="Arial"/>
          <w:i w:val="0"/>
          <w:sz w:val="20"/>
        </w:rPr>
        <w:t>when</w:t>
      </w:r>
      <w:r>
        <w:rPr>
          <w:rFonts w:ascii="Arial" w:eastAsia="Arial" w:hAnsi="Arial" w:cs="Arial"/>
          <w:i w:val="0"/>
          <w:sz w:val="20"/>
        </w:rPr>
        <w:t xml:space="preserve"> </w:t>
      </w:r>
      <w:r>
        <w:rPr>
          <w:rFonts w:ascii="Arial" w:hAnsi="Arial" w:cs="Arial"/>
          <w:i w:val="0"/>
          <w:sz w:val="20"/>
        </w:rPr>
        <w:t>interpreting</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decoded</w:t>
      </w:r>
      <w:r>
        <w:rPr>
          <w:rFonts w:ascii="Arial" w:eastAsia="Arial" w:hAnsi="Arial" w:cs="Arial"/>
          <w:i w:val="0"/>
          <w:sz w:val="20"/>
        </w:rPr>
        <w:t xml:space="preserve"> </w:t>
      </w:r>
      <w:r>
        <w:rPr>
          <w:rFonts w:ascii="Arial" w:hAnsi="Arial" w:cs="Arial"/>
          <w:i w:val="0"/>
          <w:sz w:val="20"/>
        </w:rPr>
        <w:t>data.</w:t>
      </w:r>
    </w:p>
    <w:p w14:paraId="768092F9" w14:textId="77777777" w:rsidR="00086DB9" w:rsidRDefault="00986FBA">
      <w:pPr>
        <w:pStyle w:val="Caption"/>
      </w:pPr>
      <w:r>
        <w:rPr>
          <w:rFonts w:ascii="Arial" w:hAnsi="Arial" w:cs="Arial"/>
          <w:i w:val="0"/>
          <w:sz w:val="20"/>
        </w:rPr>
        <w:t>The</w:t>
      </w:r>
      <w:r>
        <w:rPr>
          <w:rFonts w:ascii="Arial" w:eastAsia="Arial" w:hAnsi="Arial" w:cs="Arial"/>
          <w:i w:val="0"/>
          <w:sz w:val="20"/>
        </w:rPr>
        <w:t xml:space="preserve"> </w:t>
      </w:r>
      <w:r>
        <w:rPr>
          <w:rFonts w:ascii="Arial" w:hAnsi="Arial" w:cs="Arial"/>
          <w:i w:val="0"/>
          <w:sz w:val="20"/>
        </w:rPr>
        <w:t>complete</w:t>
      </w:r>
      <w:r>
        <w:rPr>
          <w:rFonts w:ascii="Arial" w:eastAsia="Arial" w:hAnsi="Arial" w:cs="Arial"/>
          <w:i w:val="0"/>
          <w:sz w:val="20"/>
        </w:rPr>
        <w:t xml:space="preserve"> </w:t>
      </w:r>
      <w:r>
        <w:rPr>
          <w:rFonts w:ascii="Arial" w:hAnsi="Arial" w:cs="Arial"/>
          <w:i w:val="0"/>
          <w:sz w:val="20"/>
        </w:rPr>
        <w:t>RO</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master</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82</w:t>
      </w:r>
      <w:r>
        <w:rPr>
          <w:rFonts w:ascii="Arial" w:eastAsia="Arial" w:hAnsi="Arial" w:cs="Arial"/>
          <w:i w:val="0"/>
          <w:sz w:val="20"/>
        </w:rPr>
        <w:t xml:space="preserve"> </w:t>
      </w:r>
      <w:r>
        <w:rPr>
          <w:rFonts w:ascii="Arial" w:hAnsi="Arial" w:cs="Arial"/>
          <w:i w:val="0"/>
          <w:sz w:val="20"/>
        </w:rPr>
        <w:t>element,</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operator</w:t>
      </w:r>
      <w:r>
        <w:rPr>
          <w:rFonts w:ascii="Arial" w:eastAsia="Arial" w:hAnsi="Arial" w:cs="Arial"/>
          <w:i w:val="0"/>
          <w:sz w:val="20"/>
        </w:rPr>
        <w:t xml:space="preserve"> </w:t>
      </w:r>
      <w:r>
        <w:rPr>
          <w:rFonts w:ascii="Arial" w:hAnsi="Arial" w:cs="Arial"/>
          <w:i w:val="0"/>
          <w:sz w:val="20"/>
        </w:rPr>
        <w:t>descriptors</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assigned</w:t>
      </w:r>
      <w:r>
        <w:rPr>
          <w:rFonts w:ascii="Arial" w:eastAsia="Arial" w:hAnsi="Arial" w:cs="Arial"/>
          <w:i w:val="0"/>
          <w:sz w:val="20"/>
        </w:rPr>
        <w:t xml:space="preserve"> </w:t>
      </w:r>
      <w:r>
        <w:rPr>
          <w:rFonts w:ascii="Arial" w:hAnsi="Arial" w:cs="Arial"/>
          <w:i w:val="0"/>
          <w:sz w:val="20"/>
        </w:rPr>
        <w:t>to</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global</w:t>
      </w:r>
      <w:r>
        <w:rPr>
          <w:rFonts w:ascii="Arial" w:eastAsia="Arial" w:hAnsi="Arial" w:cs="Arial"/>
          <w:i w:val="0"/>
          <w:sz w:val="20"/>
        </w:rPr>
        <w:t xml:space="preserve"> </w:t>
      </w:r>
      <w:r>
        <w:rPr>
          <w:rFonts w:ascii="Arial" w:hAnsi="Arial" w:cs="Arial"/>
          <w:i w:val="0"/>
          <w:sz w:val="20"/>
        </w:rPr>
        <w:t>section</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Table D</w:t>
      </w:r>
      <w:r>
        <w:rPr>
          <w:rFonts w:ascii="Arial" w:eastAsia="Arial" w:hAnsi="Arial" w:cs="Arial"/>
          <w:i w:val="0"/>
          <w:sz w:val="20"/>
        </w:rPr>
        <w:t xml:space="preserve"> </w:t>
      </w:r>
      <w:r>
        <w:rPr>
          <w:rFonts w:ascii="Arial" w:hAnsi="Arial" w:cs="Arial"/>
          <w:i w:val="0"/>
          <w:sz w:val="20"/>
        </w:rPr>
        <w:t>as</w:t>
      </w:r>
      <w:r>
        <w:rPr>
          <w:rFonts w:ascii="Arial" w:eastAsia="Arial" w:hAnsi="Arial" w:cs="Arial"/>
          <w:i w:val="0"/>
          <w:sz w:val="20"/>
        </w:rPr>
        <w:t xml:space="preserve"> </w:t>
      </w:r>
      <w:r>
        <w:rPr>
          <w:rFonts w:ascii="Arial" w:hAnsi="Arial" w:cs="Arial"/>
          <w:i w:val="0"/>
          <w:sz w:val="20"/>
        </w:rPr>
        <w:t>descriptor</w:t>
      </w:r>
      <w:r>
        <w:rPr>
          <w:rFonts w:ascii="Arial" w:eastAsia="Arial" w:hAnsi="Arial" w:cs="Arial"/>
          <w:i w:val="0"/>
          <w:sz w:val="20"/>
        </w:rPr>
        <w:t xml:space="preserve"> </w:t>
      </w:r>
      <w:r>
        <w:rPr>
          <w:rFonts w:ascii="Courier New" w:hAnsi="Courier New" w:cs="Courier New"/>
          <w:b/>
          <w:i w:val="0"/>
          <w:color w:val="3366FF"/>
          <w:sz w:val="20"/>
        </w:rPr>
        <w:t>3 10 026</w:t>
      </w:r>
      <w:r>
        <w:rPr>
          <w:rFonts w:ascii="Arial" w:hAnsi="Arial" w:cs="Arial"/>
          <w:i w:val="0"/>
          <w:sz w:val="20"/>
        </w:rPr>
        <w:t>.</w:t>
      </w:r>
      <w:r>
        <w:rPr>
          <w:rFonts w:ascii="Arial" w:eastAsia="Arial" w:hAnsi="Arial" w:cs="Arial"/>
          <w:i w:val="0"/>
          <w:sz w:val="20"/>
        </w:rPr>
        <w:t xml:space="preserve"> </w:t>
      </w:r>
      <w:r>
        <w:rPr>
          <w:rFonts w:ascii="Arial" w:hAnsi="Arial" w:cs="Arial"/>
          <w:i w:val="0"/>
          <w:sz w:val="20"/>
        </w:rPr>
        <w:t>This</w:t>
      </w:r>
      <w:r>
        <w:rPr>
          <w:rFonts w:ascii="Arial" w:eastAsia="Arial" w:hAnsi="Arial" w:cs="Arial"/>
          <w:i w:val="0"/>
          <w:sz w:val="20"/>
        </w:rPr>
        <w:t xml:space="preserve"> </w:t>
      </w:r>
      <w:r>
        <w:rPr>
          <w:rFonts w:ascii="Arial" w:hAnsi="Arial" w:cs="Arial"/>
          <w:i w:val="0"/>
          <w:sz w:val="20"/>
        </w:rPr>
        <w:t>single</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descriptor</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encoded</w:t>
      </w:r>
      <w:r>
        <w:rPr>
          <w:rFonts w:ascii="Arial" w:eastAsia="Arial" w:hAnsi="Arial" w:cs="Arial"/>
          <w:i w:val="0"/>
          <w:sz w:val="20"/>
        </w:rPr>
        <w:t xml:space="preserve"> </w:t>
      </w:r>
      <w:r>
        <w:rPr>
          <w:rFonts w:ascii="Arial" w:hAnsi="Arial" w:cs="Arial"/>
          <w:i w:val="0"/>
          <w:sz w:val="20"/>
        </w:rPr>
        <w:t>into</w:t>
      </w:r>
      <w:r>
        <w:rPr>
          <w:rFonts w:ascii="Arial" w:eastAsia="Arial" w:hAnsi="Arial" w:cs="Arial"/>
          <w:i w:val="0"/>
          <w:sz w:val="20"/>
        </w:rPr>
        <w:t xml:space="preserve"> </w:t>
      </w:r>
      <w:r>
        <w:rPr>
          <w:rFonts w:ascii="Arial" w:hAnsi="Arial" w:cs="Arial"/>
          <w:i w:val="0"/>
          <w:sz w:val="20"/>
        </w:rPr>
        <w:t>Section 3</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message.</w:t>
      </w:r>
    </w:p>
    <w:p w14:paraId="768092FA" w14:textId="77777777" w:rsidR="00086DB9" w:rsidRDefault="00986FBA">
      <w:pPr>
        <w:pStyle w:val="Caption"/>
        <w:pageBreakBefore/>
        <w:jc w:val="center"/>
      </w:pPr>
      <w:bookmarkStart w:id="84" w:name="_Ref291067470"/>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5</w:t>
      </w:r>
      <w:bookmarkEnd w:id="81"/>
      <w:bookmarkEnd w:id="82"/>
      <w:bookmarkEnd w:id="83"/>
      <w:bookmarkEnd w:id="84"/>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4</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Template)</w:t>
      </w:r>
    </w:p>
    <w:tbl>
      <w:tblPr>
        <w:tblW w:w="10348" w:type="dxa"/>
        <w:jc w:val="center"/>
        <w:tblLayout w:type="fixed"/>
        <w:tblCellMar>
          <w:left w:w="10" w:type="dxa"/>
          <w:right w:w="10" w:type="dxa"/>
        </w:tblCellMar>
        <w:tblLook w:val="0000" w:firstRow="0" w:lastRow="0" w:firstColumn="0" w:lastColumn="0" w:noHBand="0" w:noVBand="0"/>
      </w:tblPr>
      <w:tblGrid>
        <w:gridCol w:w="709"/>
        <w:gridCol w:w="2085"/>
        <w:gridCol w:w="1013"/>
        <w:gridCol w:w="845"/>
        <w:gridCol w:w="1265"/>
        <w:gridCol w:w="887"/>
        <w:gridCol w:w="1063"/>
        <w:gridCol w:w="2481"/>
        <w:tblGridChange w:id="85">
          <w:tblGrid>
            <w:gridCol w:w="709"/>
            <w:gridCol w:w="2085"/>
            <w:gridCol w:w="1013"/>
            <w:gridCol w:w="845"/>
            <w:gridCol w:w="1265"/>
            <w:gridCol w:w="887"/>
            <w:gridCol w:w="1063"/>
            <w:gridCol w:w="2481"/>
          </w:tblGrid>
        </w:tblGridChange>
      </w:tblGrid>
      <w:tr w:rsidR="00086DB9" w14:paraId="76809307" w14:textId="77777777">
        <w:trPr>
          <w:cantSplit/>
          <w:tblHeader/>
          <w:jc w:val="center"/>
        </w:trPr>
        <w:tc>
          <w:tcPr>
            <w:tcW w:w="709" w:type="dxa"/>
            <w:shd w:val="clear" w:color="auto" w:fill="94BD5E"/>
            <w:tcMar>
              <w:top w:w="0" w:type="dxa"/>
              <w:left w:w="108" w:type="dxa"/>
              <w:bottom w:w="0" w:type="dxa"/>
              <w:right w:w="108" w:type="dxa"/>
            </w:tcMar>
            <w:vAlign w:val="center"/>
          </w:tcPr>
          <w:p w14:paraId="768092F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Data</w:t>
            </w:r>
          </w:p>
          <w:p w14:paraId="768092FC" w14:textId="77777777" w:rsidR="00086DB9" w:rsidRDefault="00986FBA">
            <w:pPr>
              <w:pStyle w:val="Standard"/>
              <w:jc w:val="center"/>
              <w:rPr>
                <w:rFonts w:ascii="Arial" w:hAnsi="Arial" w:cs="Arial"/>
                <w:b/>
                <w:sz w:val="16"/>
                <w:szCs w:val="16"/>
              </w:rPr>
            </w:pPr>
            <w:r>
              <w:rPr>
                <w:rFonts w:ascii="Arial" w:hAnsi="Arial" w:cs="Arial"/>
                <w:b/>
                <w:sz w:val="16"/>
                <w:szCs w:val="16"/>
              </w:rPr>
              <w:t>Field</w:t>
            </w:r>
          </w:p>
        </w:tc>
        <w:tc>
          <w:tcPr>
            <w:tcW w:w="2085" w:type="dxa"/>
            <w:shd w:val="clear" w:color="auto" w:fill="94BD5E"/>
            <w:tcMar>
              <w:top w:w="0" w:type="dxa"/>
              <w:left w:w="108" w:type="dxa"/>
              <w:bottom w:w="0" w:type="dxa"/>
              <w:right w:w="108" w:type="dxa"/>
            </w:tcMar>
            <w:vAlign w:val="center"/>
          </w:tcPr>
          <w:p w14:paraId="768092FD"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Element</w:t>
            </w:r>
            <w:r>
              <w:rPr>
                <w:rFonts w:ascii="Arial" w:eastAsia="Arial" w:hAnsi="Arial" w:cs="Arial"/>
                <w:b/>
                <w:sz w:val="16"/>
                <w:szCs w:val="16"/>
              </w:rPr>
              <w:t xml:space="preserve"> </w:t>
            </w:r>
            <w:r>
              <w:rPr>
                <w:rFonts w:ascii="Arial" w:hAnsi="Arial" w:cs="Arial"/>
                <w:b/>
                <w:sz w:val="16"/>
                <w:szCs w:val="16"/>
              </w:rPr>
              <w:t>Name</w:t>
            </w:r>
          </w:p>
        </w:tc>
        <w:tc>
          <w:tcPr>
            <w:tcW w:w="1013" w:type="dxa"/>
            <w:shd w:val="clear" w:color="auto" w:fill="94BD5E"/>
            <w:tcMar>
              <w:top w:w="0" w:type="dxa"/>
              <w:left w:w="108" w:type="dxa"/>
              <w:bottom w:w="0" w:type="dxa"/>
              <w:right w:w="108" w:type="dxa"/>
            </w:tcMar>
            <w:vAlign w:val="center"/>
          </w:tcPr>
          <w:p w14:paraId="768092FE" w14:textId="77777777" w:rsidR="00086DB9" w:rsidRDefault="00986FBA">
            <w:pPr>
              <w:pStyle w:val="Standard"/>
              <w:snapToGrid w:val="0"/>
              <w:jc w:val="center"/>
              <w:rPr>
                <w:rFonts w:ascii="Arial" w:hAnsi="Arial" w:cs="Arial"/>
                <w:b/>
                <w:sz w:val="16"/>
                <w:szCs w:val="16"/>
              </w:rPr>
            </w:pPr>
            <w:proofErr w:type="spellStart"/>
            <w:r>
              <w:rPr>
                <w:rFonts w:ascii="Arial" w:hAnsi="Arial" w:cs="Arial"/>
                <w:b/>
                <w:sz w:val="16"/>
                <w:szCs w:val="16"/>
              </w:rPr>
              <w:t>Descrip</w:t>
            </w:r>
            <w:proofErr w:type="spellEnd"/>
            <w:r>
              <w:rPr>
                <w:rFonts w:ascii="Arial" w:hAnsi="Arial" w:cs="Arial"/>
                <w:b/>
                <w:sz w:val="16"/>
                <w:szCs w:val="16"/>
              </w:rPr>
              <w:t>.</w:t>
            </w:r>
          </w:p>
        </w:tc>
        <w:tc>
          <w:tcPr>
            <w:tcW w:w="845" w:type="dxa"/>
            <w:shd w:val="clear" w:color="auto" w:fill="94BD5E"/>
            <w:tcMar>
              <w:top w:w="0" w:type="dxa"/>
              <w:left w:w="108" w:type="dxa"/>
              <w:bottom w:w="0" w:type="dxa"/>
              <w:right w:w="108" w:type="dxa"/>
            </w:tcMar>
            <w:vAlign w:val="center"/>
          </w:tcPr>
          <w:p w14:paraId="768092FF"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0" w14:textId="77777777" w:rsidR="00086DB9" w:rsidRDefault="00986FBA">
            <w:pPr>
              <w:pStyle w:val="Standard"/>
              <w:jc w:val="center"/>
              <w:rPr>
                <w:rFonts w:ascii="Arial" w:hAnsi="Arial" w:cs="Arial"/>
                <w:b/>
                <w:sz w:val="16"/>
                <w:szCs w:val="16"/>
              </w:rPr>
            </w:pPr>
            <w:r>
              <w:rPr>
                <w:rFonts w:ascii="Arial" w:hAnsi="Arial" w:cs="Arial"/>
                <w:b/>
                <w:sz w:val="16"/>
                <w:szCs w:val="16"/>
              </w:rPr>
              <w:t>Scale</w:t>
            </w:r>
          </w:p>
        </w:tc>
        <w:tc>
          <w:tcPr>
            <w:tcW w:w="1265" w:type="dxa"/>
            <w:shd w:val="clear" w:color="auto" w:fill="94BD5E"/>
            <w:tcMar>
              <w:top w:w="0" w:type="dxa"/>
              <w:left w:w="108" w:type="dxa"/>
              <w:bottom w:w="0" w:type="dxa"/>
              <w:right w:w="108" w:type="dxa"/>
            </w:tcMar>
            <w:vAlign w:val="center"/>
          </w:tcPr>
          <w:p w14:paraId="76809301"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2" w14:textId="77777777" w:rsidR="00086DB9" w:rsidRDefault="00986FBA">
            <w:pPr>
              <w:pStyle w:val="Standard"/>
              <w:jc w:val="center"/>
              <w:rPr>
                <w:rFonts w:ascii="Arial" w:hAnsi="Arial" w:cs="Arial"/>
                <w:b/>
                <w:sz w:val="16"/>
                <w:szCs w:val="16"/>
              </w:rPr>
            </w:pPr>
            <w:r>
              <w:rPr>
                <w:rFonts w:ascii="Arial" w:hAnsi="Arial" w:cs="Arial"/>
                <w:b/>
                <w:sz w:val="16"/>
                <w:szCs w:val="16"/>
              </w:rPr>
              <w:t>Ref.</w:t>
            </w:r>
            <w:r>
              <w:rPr>
                <w:rFonts w:ascii="Arial" w:eastAsia="Arial" w:hAnsi="Arial" w:cs="Arial"/>
                <w:b/>
                <w:sz w:val="16"/>
                <w:szCs w:val="16"/>
              </w:rPr>
              <w:t xml:space="preserve"> </w:t>
            </w:r>
            <w:r>
              <w:rPr>
                <w:rFonts w:ascii="Arial" w:hAnsi="Arial" w:cs="Arial"/>
                <w:b/>
                <w:sz w:val="16"/>
                <w:szCs w:val="16"/>
              </w:rPr>
              <w:t>Val.</w:t>
            </w:r>
          </w:p>
        </w:tc>
        <w:tc>
          <w:tcPr>
            <w:tcW w:w="887" w:type="dxa"/>
            <w:shd w:val="clear" w:color="auto" w:fill="94BD5E"/>
            <w:tcMar>
              <w:top w:w="0" w:type="dxa"/>
              <w:left w:w="108" w:type="dxa"/>
              <w:bottom w:w="0" w:type="dxa"/>
              <w:right w:w="108" w:type="dxa"/>
            </w:tcMar>
            <w:vAlign w:val="center"/>
          </w:tcPr>
          <w:p w14:paraId="76809303"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4" w14:textId="77777777" w:rsidR="00086DB9" w:rsidRDefault="00986FBA">
            <w:pPr>
              <w:pStyle w:val="Standard"/>
              <w:jc w:val="center"/>
              <w:rPr>
                <w:rFonts w:ascii="Arial" w:hAnsi="Arial" w:cs="Arial"/>
                <w:b/>
                <w:sz w:val="16"/>
                <w:szCs w:val="16"/>
              </w:rPr>
            </w:pPr>
            <w:r>
              <w:rPr>
                <w:rFonts w:ascii="Arial" w:hAnsi="Arial" w:cs="Arial"/>
                <w:b/>
                <w:sz w:val="16"/>
                <w:szCs w:val="16"/>
              </w:rPr>
              <w:t>Width</w:t>
            </w:r>
          </w:p>
        </w:tc>
        <w:tc>
          <w:tcPr>
            <w:tcW w:w="1063" w:type="dxa"/>
            <w:shd w:val="clear" w:color="auto" w:fill="94BD5E"/>
            <w:tcMar>
              <w:top w:w="0" w:type="dxa"/>
              <w:left w:w="108" w:type="dxa"/>
              <w:bottom w:w="0" w:type="dxa"/>
              <w:right w:w="108" w:type="dxa"/>
            </w:tcMar>
            <w:vAlign w:val="center"/>
          </w:tcPr>
          <w:p w14:paraId="76809305"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Units</w:t>
            </w:r>
          </w:p>
        </w:tc>
        <w:tc>
          <w:tcPr>
            <w:tcW w:w="2481" w:type="dxa"/>
            <w:shd w:val="clear" w:color="auto" w:fill="94BD5E"/>
            <w:tcMar>
              <w:top w:w="0" w:type="dxa"/>
              <w:left w:w="108" w:type="dxa"/>
              <w:bottom w:w="0" w:type="dxa"/>
              <w:right w:w="108" w:type="dxa"/>
            </w:tcMar>
            <w:vAlign w:val="center"/>
          </w:tcPr>
          <w:p w14:paraId="76809306"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Comments</w:t>
            </w:r>
          </w:p>
        </w:tc>
      </w:tr>
      <w:tr w:rsidR="00086DB9" w14:paraId="76809309" w14:textId="77777777">
        <w:trPr>
          <w:cantSplit/>
          <w:jc w:val="center"/>
        </w:trPr>
        <w:tc>
          <w:tcPr>
            <w:tcW w:w="10348" w:type="dxa"/>
            <w:gridSpan w:val="8"/>
            <w:shd w:val="clear" w:color="auto" w:fill="CCFFCC"/>
            <w:tcMar>
              <w:top w:w="0" w:type="dxa"/>
              <w:left w:w="108" w:type="dxa"/>
              <w:bottom w:w="0" w:type="dxa"/>
              <w:right w:w="108" w:type="dxa"/>
            </w:tcMar>
          </w:tcPr>
          <w:p w14:paraId="76809308" w14:textId="77777777" w:rsidR="00086DB9" w:rsidRDefault="00986FBA">
            <w:pPr>
              <w:pStyle w:val="Standard"/>
              <w:snapToGrid w:val="0"/>
              <w:rPr>
                <w:rFonts w:ascii="Arial" w:hAnsi="Arial" w:cs="Arial"/>
                <w:b/>
                <w:i/>
                <w:sz w:val="16"/>
                <w:szCs w:val="16"/>
              </w:rPr>
            </w:pPr>
            <w:r>
              <w:rPr>
                <w:rFonts w:ascii="Arial" w:hAnsi="Arial" w:cs="Arial"/>
                <w:b/>
                <w:i/>
                <w:sz w:val="16"/>
                <w:szCs w:val="16"/>
              </w:rPr>
              <w:t>Radio</w:t>
            </w:r>
            <w:r>
              <w:rPr>
                <w:rFonts w:ascii="Arial" w:eastAsia="Arial" w:hAnsi="Arial" w:cs="Arial"/>
                <w:b/>
                <w:i/>
                <w:sz w:val="16"/>
                <w:szCs w:val="16"/>
              </w:rPr>
              <w:t xml:space="preserve"> </w:t>
            </w:r>
            <w:r>
              <w:rPr>
                <w:rFonts w:ascii="Arial" w:hAnsi="Arial" w:cs="Arial"/>
                <w:b/>
                <w:i/>
                <w:sz w:val="16"/>
                <w:szCs w:val="16"/>
              </w:rPr>
              <w:t>Occultation</w:t>
            </w:r>
            <w:r>
              <w:rPr>
                <w:rFonts w:ascii="Arial" w:eastAsia="Arial" w:hAnsi="Arial" w:cs="Arial"/>
                <w:b/>
                <w:i/>
                <w:sz w:val="16"/>
                <w:szCs w:val="16"/>
              </w:rPr>
              <w:t xml:space="preserve"> </w:t>
            </w:r>
            <w:r>
              <w:rPr>
                <w:rFonts w:ascii="Arial" w:hAnsi="Arial" w:cs="Arial"/>
                <w:b/>
                <w:i/>
                <w:sz w:val="16"/>
                <w:szCs w:val="16"/>
              </w:rPr>
              <w:t>header</w:t>
            </w:r>
          </w:p>
        </w:tc>
      </w:tr>
      <w:tr w:rsidR="002117EB" w14:paraId="1AB0352A" w14:textId="77777777" w:rsidTr="003D0846">
        <w:tblPrEx>
          <w:tblW w:w="10348" w:type="dxa"/>
          <w:jc w:val="center"/>
          <w:tblLayout w:type="fixed"/>
          <w:tblCellMar>
            <w:left w:w="10" w:type="dxa"/>
            <w:right w:w="10" w:type="dxa"/>
          </w:tblCellMar>
          <w:tblLook w:val="0000" w:firstRow="0" w:lastRow="0" w:firstColumn="0" w:lastColumn="0" w:noHBand="0" w:noVBand="0"/>
          <w:tblPrExChange w:id="8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311"/>
          <w:jc w:val="center"/>
          <w:ins w:id="87" w:author="Bowler, Neill" w:date="2023-01-20T10:36:00Z"/>
          <w:trPrChange w:id="88" w:author="Bowler, Neill" w:date="2023-01-20T11:46:00Z">
            <w:trPr>
              <w:cantSplit/>
              <w:trHeight w:val="311"/>
              <w:jc w:val="center"/>
            </w:trPr>
          </w:trPrChange>
        </w:trPr>
        <w:tc>
          <w:tcPr>
            <w:tcW w:w="709" w:type="dxa"/>
            <w:shd w:val="clear" w:color="auto" w:fill="F3F3F3"/>
            <w:tcMar>
              <w:top w:w="0" w:type="dxa"/>
              <w:left w:w="108" w:type="dxa"/>
              <w:bottom w:w="0" w:type="dxa"/>
              <w:right w:w="108" w:type="dxa"/>
            </w:tcMar>
            <w:tcPrChange w:id="89" w:author="Bowler, Neill" w:date="2023-01-20T11:46:00Z">
              <w:tcPr>
                <w:tcW w:w="709" w:type="dxa"/>
                <w:shd w:val="clear" w:color="auto" w:fill="F3F3F3"/>
                <w:tcMar>
                  <w:top w:w="0" w:type="dxa"/>
                  <w:left w:w="108" w:type="dxa"/>
                  <w:bottom w:w="0" w:type="dxa"/>
                  <w:right w:w="108" w:type="dxa"/>
                </w:tcMar>
              </w:tcPr>
            </w:tcPrChange>
          </w:tcPr>
          <w:p w14:paraId="40365916" w14:textId="53DCB8E2" w:rsidR="002117EB" w:rsidRPr="0031448F" w:rsidRDefault="002117EB" w:rsidP="002117EB">
            <w:pPr>
              <w:pStyle w:val="Standard"/>
              <w:snapToGrid w:val="0"/>
              <w:jc w:val="right"/>
              <w:rPr>
                <w:ins w:id="90" w:author="Bowler, Neill" w:date="2023-01-20T10:36:00Z"/>
                <w:rFonts w:ascii="Arial" w:hAnsi="Arial" w:cs="Arial"/>
                <w:sz w:val="16"/>
                <w:szCs w:val="16"/>
              </w:rPr>
            </w:pPr>
            <w:ins w:id="91" w:author="Bowler, Neill" w:date="2023-01-20T10:37:00Z">
              <w:r w:rsidRPr="0031448F">
                <w:rPr>
                  <w:rFonts w:ascii="Arial" w:hAnsi="Arial" w:cs="Arial"/>
                  <w:color w:val="000000"/>
                  <w:sz w:val="16"/>
                  <w:szCs w:val="16"/>
                  <w:rPrChange w:id="92" w:author="Bowler, Neill" w:date="2023-01-20T10:38:00Z">
                    <w:rPr>
                      <w:rFonts w:asciiTheme="minorHAnsi" w:hAnsi="Arial" w:cs="Lohit Devanagari"/>
                      <w:color w:val="000000"/>
                      <w:sz w:val="14"/>
                      <w:szCs w:val="14"/>
                    </w:rPr>
                  </w:rPrChange>
                </w:rPr>
                <w:t>1</w:t>
              </w:r>
            </w:ins>
          </w:p>
        </w:tc>
        <w:tc>
          <w:tcPr>
            <w:tcW w:w="2085" w:type="dxa"/>
            <w:shd w:val="clear" w:color="auto" w:fill="F3F3F3"/>
            <w:tcMar>
              <w:top w:w="0" w:type="dxa"/>
              <w:left w:w="108" w:type="dxa"/>
              <w:bottom w:w="0" w:type="dxa"/>
              <w:right w:w="108" w:type="dxa"/>
            </w:tcMar>
            <w:tcPrChange w:id="93" w:author="Bowler, Neill" w:date="2023-01-20T11:46:00Z">
              <w:tcPr>
                <w:tcW w:w="2085" w:type="dxa"/>
                <w:shd w:val="clear" w:color="auto" w:fill="F3F3F3"/>
                <w:tcMar>
                  <w:top w:w="0" w:type="dxa"/>
                  <w:left w:w="108" w:type="dxa"/>
                  <w:bottom w:w="0" w:type="dxa"/>
                  <w:right w:w="108" w:type="dxa"/>
                </w:tcMar>
              </w:tcPr>
            </w:tcPrChange>
          </w:tcPr>
          <w:p w14:paraId="00046D0C" w14:textId="55AD9D47" w:rsidR="002117EB" w:rsidRPr="0031448F" w:rsidRDefault="002117EB" w:rsidP="002117EB">
            <w:pPr>
              <w:pStyle w:val="Standard"/>
              <w:snapToGrid w:val="0"/>
              <w:rPr>
                <w:ins w:id="94" w:author="Bowler, Neill" w:date="2023-01-20T10:36:00Z"/>
                <w:rFonts w:ascii="Arial" w:hAnsi="Arial" w:cs="Arial"/>
                <w:b/>
                <w:sz w:val="16"/>
                <w:szCs w:val="16"/>
              </w:rPr>
            </w:pPr>
            <w:proofErr w:type="gramStart"/>
            <w:ins w:id="95" w:author="Bowler, Neill" w:date="2023-01-20T10:37:00Z">
              <w:r w:rsidRPr="0031448F">
                <w:rPr>
                  <w:rFonts w:ascii="Arial" w:hAnsi="Arial" w:cs="Arial"/>
                  <w:b/>
                  <w:bCs/>
                  <w:color w:val="000000"/>
                  <w:sz w:val="16"/>
                  <w:szCs w:val="16"/>
                  <w:rPrChange w:id="96" w:author="Bowler, Neill" w:date="2023-01-20T10:38:00Z">
                    <w:rPr>
                      <w:rFonts w:asciiTheme="minorHAnsi" w:hAnsi="Arial" w:cs="Lohit Devanagari"/>
                      <w:b/>
                      <w:bCs/>
                      <w:color w:val="000000"/>
                      <w:sz w:val="14"/>
                      <w:szCs w:val="14"/>
                    </w:rPr>
                  </w:rPrChange>
                </w:rPr>
                <w:t>Short delayed</w:t>
              </w:r>
              <w:proofErr w:type="gramEnd"/>
              <w:r w:rsidRPr="0031448F">
                <w:rPr>
                  <w:rFonts w:ascii="Arial" w:hAnsi="Arial" w:cs="Arial"/>
                  <w:b/>
                  <w:bCs/>
                  <w:color w:val="000000"/>
                  <w:sz w:val="16"/>
                  <w:szCs w:val="16"/>
                  <w:rPrChange w:id="97" w:author="Bowler, Neill" w:date="2023-01-20T10:38:00Z">
                    <w:rPr>
                      <w:rFonts w:asciiTheme="minorHAnsi" w:hAnsi="Arial" w:cs="Lohit Devanagari"/>
                      <w:b/>
                      <w:bCs/>
                      <w:color w:val="000000"/>
                      <w:sz w:val="14"/>
                      <w:szCs w:val="14"/>
                    </w:rPr>
                  </w:rPrChange>
                </w:rPr>
                <w:t xml:space="preserve"> replication factor</w:t>
              </w:r>
            </w:ins>
          </w:p>
        </w:tc>
        <w:tc>
          <w:tcPr>
            <w:tcW w:w="1013" w:type="dxa"/>
            <w:shd w:val="clear" w:color="auto" w:fill="F3F3F3"/>
            <w:tcMar>
              <w:top w:w="0" w:type="dxa"/>
              <w:left w:w="108" w:type="dxa"/>
              <w:bottom w:w="0" w:type="dxa"/>
              <w:right w:w="108" w:type="dxa"/>
            </w:tcMar>
            <w:tcPrChange w:id="98" w:author="Bowler, Neill" w:date="2023-01-20T11:46:00Z">
              <w:tcPr>
                <w:tcW w:w="1013" w:type="dxa"/>
                <w:shd w:val="clear" w:color="auto" w:fill="F3F3F3"/>
                <w:tcMar>
                  <w:top w:w="0" w:type="dxa"/>
                  <w:left w:w="108" w:type="dxa"/>
                  <w:bottom w:w="0" w:type="dxa"/>
                  <w:right w:w="108" w:type="dxa"/>
                </w:tcMar>
              </w:tcPr>
            </w:tcPrChange>
          </w:tcPr>
          <w:p w14:paraId="44D826D9" w14:textId="00778B35" w:rsidR="002117EB" w:rsidRPr="0031448F" w:rsidRDefault="002117EB" w:rsidP="002117EB">
            <w:pPr>
              <w:pStyle w:val="Standard"/>
              <w:snapToGrid w:val="0"/>
              <w:jc w:val="center"/>
              <w:rPr>
                <w:ins w:id="99" w:author="Bowler, Neill" w:date="2023-01-20T10:36:00Z"/>
                <w:rFonts w:ascii="Arial" w:hAnsi="Arial" w:cs="Arial"/>
                <w:b/>
                <w:sz w:val="16"/>
                <w:szCs w:val="16"/>
              </w:rPr>
            </w:pPr>
            <w:ins w:id="100" w:author="Bowler, Neill" w:date="2023-01-20T10:37:00Z">
              <w:r w:rsidRPr="0031448F">
                <w:rPr>
                  <w:rFonts w:ascii="Arial" w:hAnsi="Arial" w:cs="Arial"/>
                  <w:b/>
                  <w:bCs/>
                  <w:color w:val="000000"/>
                  <w:sz w:val="16"/>
                  <w:szCs w:val="16"/>
                  <w:rPrChange w:id="101" w:author="Bowler, Neill" w:date="2023-01-20T10:38:00Z">
                    <w:rPr>
                      <w:rFonts w:asciiTheme="minorHAnsi" w:hAnsi="Arial" w:cs="Lohit Devanagari"/>
                      <w:b/>
                      <w:bCs/>
                      <w:color w:val="000000"/>
                      <w:sz w:val="14"/>
                      <w:szCs w:val="14"/>
                    </w:rPr>
                  </w:rPrChange>
                </w:rPr>
                <w:t>0 31 000</w:t>
              </w:r>
            </w:ins>
          </w:p>
        </w:tc>
        <w:tc>
          <w:tcPr>
            <w:tcW w:w="845" w:type="dxa"/>
            <w:shd w:val="clear" w:color="auto" w:fill="F3F3F3"/>
            <w:tcMar>
              <w:top w:w="0" w:type="dxa"/>
              <w:left w:w="108" w:type="dxa"/>
              <w:bottom w:w="0" w:type="dxa"/>
              <w:right w:w="108" w:type="dxa"/>
            </w:tcMar>
            <w:tcPrChange w:id="102" w:author="Bowler, Neill" w:date="2023-01-20T11:46:00Z">
              <w:tcPr>
                <w:tcW w:w="845" w:type="dxa"/>
                <w:shd w:val="clear" w:color="auto" w:fill="F3F3F3"/>
                <w:tcMar>
                  <w:top w:w="0" w:type="dxa"/>
                  <w:left w:w="108" w:type="dxa"/>
                  <w:bottom w:w="0" w:type="dxa"/>
                  <w:right w:w="108" w:type="dxa"/>
                </w:tcMar>
              </w:tcPr>
            </w:tcPrChange>
          </w:tcPr>
          <w:p w14:paraId="3357233C" w14:textId="05241EA3" w:rsidR="002117EB" w:rsidRPr="0031448F" w:rsidRDefault="002117EB" w:rsidP="002117EB">
            <w:pPr>
              <w:pStyle w:val="Standard"/>
              <w:snapToGrid w:val="0"/>
              <w:jc w:val="right"/>
              <w:rPr>
                <w:ins w:id="103" w:author="Bowler, Neill" w:date="2023-01-20T10:36:00Z"/>
                <w:rFonts w:ascii="Arial" w:hAnsi="Arial" w:cs="Arial"/>
                <w:sz w:val="16"/>
                <w:szCs w:val="16"/>
              </w:rPr>
            </w:pPr>
            <w:ins w:id="104" w:author="Bowler, Neill" w:date="2023-01-20T10:37:00Z">
              <w:r w:rsidRPr="0031448F">
                <w:rPr>
                  <w:rFonts w:ascii="Arial" w:hAnsi="Arial" w:cs="Arial"/>
                  <w:color w:val="000000"/>
                  <w:sz w:val="16"/>
                  <w:szCs w:val="16"/>
                  <w:rPrChange w:id="105"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106" w:author="Bowler, Neill" w:date="2023-01-20T11:46:00Z">
              <w:tcPr>
                <w:tcW w:w="1265" w:type="dxa"/>
                <w:shd w:val="clear" w:color="auto" w:fill="F3F3F3"/>
                <w:tcMar>
                  <w:top w:w="0" w:type="dxa"/>
                  <w:left w:w="108" w:type="dxa"/>
                  <w:bottom w:w="0" w:type="dxa"/>
                  <w:right w:w="108" w:type="dxa"/>
                </w:tcMar>
              </w:tcPr>
            </w:tcPrChange>
          </w:tcPr>
          <w:p w14:paraId="30EF7250" w14:textId="55B81766" w:rsidR="002117EB" w:rsidRPr="0031448F" w:rsidRDefault="002117EB" w:rsidP="002117EB">
            <w:pPr>
              <w:pStyle w:val="Standard"/>
              <w:snapToGrid w:val="0"/>
              <w:jc w:val="right"/>
              <w:rPr>
                <w:ins w:id="107" w:author="Bowler, Neill" w:date="2023-01-20T10:36:00Z"/>
                <w:rFonts w:ascii="Arial" w:hAnsi="Arial" w:cs="Arial"/>
                <w:sz w:val="16"/>
                <w:szCs w:val="16"/>
              </w:rPr>
            </w:pPr>
            <w:ins w:id="108" w:author="Bowler, Neill" w:date="2023-01-20T10:37:00Z">
              <w:r w:rsidRPr="0031448F">
                <w:rPr>
                  <w:rFonts w:ascii="Arial" w:hAnsi="Arial" w:cs="Arial"/>
                  <w:color w:val="000000"/>
                  <w:sz w:val="16"/>
                  <w:szCs w:val="16"/>
                  <w:rPrChange w:id="109"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110" w:author="Bowler, Neill" w:date="2023-01-20T11:46:00Z">
              <w:tcPr>
                <w:tcW w:w="887" w:type="dxa"/>
                <w:shd w:val="clear" w:color="auto" w:fill="F3F3F3"/>
                <w:tcMar>
                  <w:top w:w="0" w:type="dxa"/>
                  <w:left w:w="108" w:type="dxa"/>
                  <w:bottom w:w="0" w:type="dxa"/>
                  <w:right w:w="108" w:type="dxa"/>
                </w:tcMar>
              </w:tcPr>
            </w:tcPrChange>
          </w:tcPr>
          <w:p w14:paraId="6D0145C5" w14:textId="126694A2" w:rsidR="002117EB" w:rsidRPr="0031448F" w:rsidRDefault="002117EB" w:rsidP="002117EB">
            <w:pPr>
              <w:pStyle w:val="Standard"/>
              <w:tabs>
                <w:tab w:val="right" w:pos="-37"/>
                <w:tab w:val="right" w:pos="493"/>
              </w:tabs>
              <w:snapToGrid w:val="0"/>
              <w:ind w:left="-37"/>
              <w:jc w:val="right"/>
              <w:rPr>
                <w:ins w:id="111" w:author="Bowler, Neill" w:date="2023-01-20T10:36:00Z"/>
                <w:rFonts w:ascii="Arial" w:hAnsi="Arial" w:cs="Arial"/>
                <w:sz w:val="16"/>
                <w:szCs w:val="16"/>
              </w:rPr>
            </w:pPr>
            <w:ins w:id="112" w:author="Bowler, Neill" w:date="2023-01-20T10:37:00Z">
              <w:r w:rsidRPr="0031448F">
                <w:rPr>
                  <w:rFonts w:ascii="Arial" w:hAnsi="Arial" w:cs="Arial"/>
                  <w:color w:val="000000"/>
                  <w:sz w:val="16"/>
                  <w:szCs w:val="16"/>
                  <w:rPrChange w:id="113" w:author="Bowler, Neill" w:date="2023-01-20T10:38:00Z">
                    <w:rPr>
                      <w:rFonts w:asciiTheme="minorHAnsi" w:hAnsi="Arial" w:cs="Lohit Devanagari"/>
                      <w:color w:val="000000"/>
                      <w:sz w:val="14"/>
                      <w:szCs w:val="14"/>
                    </w:rPr>
                  </w:rPrChange>
                </w:rPr>
                <w:t>1</w:t>
              </w:r>
            </w:ins>
          </w:p>
        </w:tc>
        <w:tc>
          <w:tcPr>
            <w:tcW w:w="1063" w:type="dxa"/>
            <w:shd w:val="clear" w:color="auto" w:fill="F3F3F3"/>
            <w:tcMar>
              <w:top w:w="0" w:type="dxa"/>
              <w:left w:w="108" w:type="dxa"/>
              <w:bottom w:w="0" w:type="dxa"/>
              <w:right w:w="108" w:type="dxa"/>
            </w:tcMar>
            <w:tcPrChange w:id="114" w:author="Bowler, Neill" w:date="2023-01-20T11:46:00Z">
              <w:tcPr>
                <w:tcW w:w="1063" w:type="dxa"/>
                <w:shd w:val="clear" w:color="auto" w:fill="F3F3F3"/>
                <w:tcMar>
                  <w:top w:w="0" w:type="dxa"/>
                  <w:left w:w="108" w:type="dxa"/>
                  <w:bottom w:w="0" w:type="dxa"/>
                  <w:right w:w="108" w:type="dxa"/>
                </w:tcMar>
              </w:tcPr>
            </w:tcPrChange>
          </w:tcPr>
          <w:p w14:paraId="64DE872F" w14:textId="0460C6A6" w:rsidR="002117EB" w:rsidRPr="0031448F" w:rsidRDefault="002117EB" w:rsidP="002117EB">
            <w:pPr>
              <w:pStyle w:val="Standard"/>
              <w:snapToGrid w:val="0"/>
              <w:rPr>
                <w:ins w:id="115" w:author="Bowler, Neill" w:date="2023-01-20T10:36:00Z"/>
                <w:rFonts w:ascii="Arial" w:hAnsi="Arial" w:cs="Arial"/>
                <w:sz w:val="16"/>
                <w:szCs w:val="16"/>
              </w:rPr>
            </w:pPr>
            <w:ins w:id="116" w:author="Bowler, Neill" w:date="2023-01-20T10:37:00Z">
              <w:r w:rsidRPr="0031448F">
                <w:rPr>
                  <w:rFonts w:ascii="Arial" w:hAnsi="Arial" w:cs="Arial"/>
                  <w:color w:val="000000"/>
                  <w:sz w:val="16"/>
                  <w:szCs w:val="16"/>
                  <w:rPrChange w:id="117" w:author="Bowler, Neill" w:date="2023-01-20T10:38:00Z">
                    <w:rPr>
                      <w:rFonts w:asciiTheme="minorHAnsi" w:hAnsi="Arial" w:cs="Lohit Devanagari"/>
                      <w:color w:val="000000"/>
                      <w:sz w:val="14"/>
                      <w:szCs w:val="14"/>
                    </w:rPr>
                  </w:rPrChange>
                </w:rPr>
                <w:t>Numeric</w:t>
              </w:r>
            </w:ins>
          </w:p>
        </w:tc>
        <w:tc>
          <w:tcPr>
            <w:tcW w:w="2481" w:type="dxa"/>
            <w:shd w:val="clear" w:color="auto" w:fill="F3F3F3"/>
            <w:tcMar>
              <w:top w:w="0" w:type="dxa"/>
              <w:left w:w="108" w:type="dxa"/>
              <w:bottom w:w="0" w:type="dxa"/>
              <w:right w:w="108" w:type="dxa"/>
            </w:tcMar>
            <w:tcPrChange w:id="118" w:author="Bowler, Neill" w:date="2023-01-20T11:46:00Z">
              <w:tcPr>
                <w:tcW w:w="2481" w:type="dxa"/>
                <w:shd w:val="clear" w:color="auto" w:fill="F3F3F3"/>
                <w:tcMar>
                  <w:top w:w="0" w:type="dxa"/>
                  <w:left w:w="108" w:type="dxa"/>
                  <w:bottom w:w="0" w:type="dxa"/>
                  <w:right w:w="108" w:type="dxa"/>
                </w:tcMar>
              </w:tcPr>
            </w:tcPrChange>
          </w:tcPr>
          <w:p w14:paraId="47F4F036" w14:textId="0FB17FD6" w:rsidR="002117EB" w:rsidRPr="0031448F" w:rsidRDefault="002117EB" w:rsidP="002117EB">
            <w:pPr>
              <w:pStyle w:val="Standard"/>
              <w:snapToGrid w:val="0"/>
              <w:rPr>
                <w:ins w:id="119" w:author="Bowler, Neill" w:date="2023-01-20T10:36:00Z"/>
                <w:rFonts w:ascii="Arial" w:hAnsi="Arial" w:cs="Arial"/>
                <w:sz w:val="16"/>
                <w:szCs w:val="16"/>
              </w:rPr>
            </w:pPr>
            <w:ins w:id="120" w:author="Bowler, Neill" w:date="2023-01-20T10:37:00Z">
              <w:r w:rsidRPr="0031448F">
                <w:rPr>
                  <w:rFonts w:ascii="Arial" w:hAnsi="Arial" w:cs="Arial"/>
                  <w:color w:val="000000"/>
                  <w:sz w:val="16"/>
                  <w:szCs w:val="16"/>
                  <w:rPrChange w:id="121" w:author="Bowler, Neill" w:date="2023-01-20T10:38:00Z">
                    <w:rPr>
                      <w:rFonts w:asciiTheme="minorHAnsi" w:hAnsi="Arial" w:cs="Lohit Devanagari"/>
                      <w:color w:val="000000"/>
                      <w:sz w:val="14"/>
                      <w:szCs w:val="14"/>
                    </w:rPr>
                  </w:rPrChange>
                </w:rPr>
                <w:t>Indicate presence of satellite RO header</w:t>
              </w:r>
            </w:ins>
          </w:p>
        </w:tc>
      </w:tr>
      <w:tr w:rsidR="002117EB" w14:paraId="38DE841E" w14:textId="77777777" w:rsidTr="003D0846">
        <w:tblPrEx>
          <w:tblW w:w="10348" w:type="dxa"/>
          <w:jc w:val="center"/>
          <w:tblLayout w:type="fixed"/>
          <w:tblCellMar>
            <w:left w:w="10" w:type="dxa"/>
            <w:right w:w="10" w:type="dxa"/>
          </w:tblCellMar>
          <w:tblLook w:val="0000" w:firstRow="0" w:lastRow="0" w:firstColumn="0" w:lastColumn="0" w:noHBand="0" w:noVBand="0"/>
          <w:tblPrExChange w:id="122"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133"/>
          <w:jc w:val="center"/>
          <w:ins w:id="123" w:author="Bowler, Neill" w:date="2023-01-20T10:36:00Z"/>
          <w:trPrChange w:id="124"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125" w:author="Bowler, Neill" w:date="2023-01-20T11:46:00Z">
              <w:tcPr>
                <w:tcW w:w="709" w:type="dxa"/>
                <w:shd w:val="clear" w:color="auto" w:fill="F3F3F3"/>
                <w:tcMar>
                  <w:top w:w="0" w:type="dxa"/>
                  <w:left w:w="108" w:type="dxa"/>
                  <w:bottom w:w="0" w:type="dxa"/>
                  <w:right w:w="108" w:type="dxa"/>
                </w:tcMar>
              </w:tcPr>
            </w:tcPrChange>
          </w:tcPr>
          <w:p w14:paraId="74F45529" w14:textId="0FCA0F1F" w:rsidR="002117EB" w:rsidRPr="0031448F" w:rsidRDefault="002117EB" w:rsidP="002117EB">
            <w:pPr>
              <w:pStyle w:val="Standard"/>
              <w:snapToGrid w:val="0"/>
              <w:jc w:val="right"/>
              <w:rPr>
                <w:ins w:id="126" w:author="Bowler, Neill" w:date="2023-01-20T10:36:00Z"/>
                <w:rFonts w:ascii="Arial" w:hAnsi="Arial" w:cs="Arial"/>
                <w:sz w:val="16"/>
                <w:szCs w:val="16"/>
              </w:rPr>
            </w:pPr>
            <w:ins w:id="127" w:author="Bowler, Neill" w:date="2023-01-20T10:37:00Z">
              <w:r w:rsidRPr="0031448F">
                <w:rPr>
                  <w:rFonts w:ascii="Arial" w:eastAsia="Arial" w:hAnsi="Arial" w:cs="Arial"/>
                  <w:color w:val="000000"/>
                  <w:sz w:val="16"/>
                  <w:szCs w:val="16"/>
                  <w:rPrChange w:id="128" w:author="Bowler, Neill" w:date="2023-01-20T10:38:00Z">
                    <w:rPr>
                      <w:rFonts w:asciiTheme="minorHAnsi" w:eastAsia="Arial" w:hAnsi="Arial" w:cs="Lohit Devanagari"/>
                      <w:color w:val="000000"/>
                      <w:sz w:val="14"/>
                      <w:szCs w:val="14"/>
                    </w:rPr>
                  </w:rPrChange>
                </w:rPr>
                <w:t>2</w:t>
              </w:r>
              <w:r w:rsidRPr="0031448F">
                <w:rPr>
                  <w:rFonts w:ascii="Arial" w:eastAsia="Arial" w:hAnsi="Arial" w:cs="Arial"/>
                  <w:color w:val="000000"/>
                  <w:sz w:val="16"/>
                  <w:szCs w:val="16"/>
                  <w:rPrChange w:id="129" w:author="Bowler, Neill" w:date="2023-01-20T10:38:00Z">
                    <w:rPr>
                      <w:rFonts w:asciiTheme="minorHAnsi" w:eastAsia="Arial" w:hAnsi="Arial" w:cs="Lohit Devanagari"/>
                      <w:color w:val="000000"/>
                      <w:sz w:val="14"/>
                      <w:szCs w:val="14"/>
                    </w:rPr>
                  </w:rPrChange>
                </w:rPr>
                <w:t>–</w:t>
              </w:r>
            </w:ins>
            <w:ins w:id="130" w:author="Bowler, Neill" w:date="2023-01-20T10:40:00Z">
              <w:r w:rsidR="003D749E">
                <w:rPr>
                  <w:rFonts w:ascii="Arial" w:eastAsia="Arial" w:hAnsi="Arial" w:cs="Arial"/>
                  <w:color w:val="000000"/>
                  <w:sz w:val="16"/>
                  <w:szCs w:val="16"/>
                </w:rPr>
                <w:t>4</w:t>
              </w:r>
            </w:ins>
          </w:p>
        </w:tc>
        <w:tc>
          <w:tcPr>
            <w:tcW w:w="2085" w:type="dxa"/>
            <w:shd w:val="clear" w:color="auto" w:fill="E0E0E0"/>
            <w:tcMar>
              <w:top w:w="0" w:type="dxa"/>
              <w:left w:w="108" w:type="dxa"/>
              <w:bottom w:w="0" w:type="dxa"/>
              <w:right w:w="108" w:type="dxa"/>
            </w:tcMar>
            <w:tcPrChange w:id="131" w:author="Bowler, Neill" w:date="2023-01-20T11:46:00Z">
              <w:tcPr>
                <w:tcW w:w="2085" w:type="dxa"/>
                <w:shd w:val="clear" w:color="auto" w:fill="F3F3F3"/>
                <w:tcMar>
                  <w:top w:w="0" w:type="dxa"/>
                  <w:left w:w="108" w:type="dxa"/>
                  <w:bottom w:w="0" w:type="dxa"/>
                  <w:right w:w="108" w:type="dxa"/>
                </w:tcMar>
              </w:tcPr>
            </w:tcPrChange>
          </w:tcPr>
          <w:p w14:paraId="5C73FBFB" w14:textId="3E1559C0" w:rsidR="002117EB" w:rsidRPr="0031448F" w:rsidRDefault="002117EB" w:rsidP="002117EB">
            <w:pPr>
              <w:pStyle w:val="Standard"/>
              <w:snapToGrid w:val="0"/>
              <w:rPr>
                <w:ins w:id="132" w:author="Bowler, Neill" w:date="2023-01-20T10:36:00Z"/>
                <w:rFonts w:ascii="Arial" w:hAnsi="Arial" w:cs="Arial"/>
                <w:b/>
                <w:sz w:val="16"/>
                <w:szCs w:val="16"/>
              </w:rPr>
            </w:pPr>
            <w:ins w:id="133" w:author="Bowler, Neill" w:date="2023-01-20T10:37:00Z">
              <w:r w:rsidRPr="0031448F">
                <w:rPr>
                  <w:rFonts w:ascii="Arial" w:hAnsi="Arial" w:cs="Arial"/>
                  <w:b/>
                  <w:bCs/>
                  <w:color w:val="000000"/>
                  <w:sz w:val="16"/>
                  <w:szCs w:val="16"/>
                  <w:rPrChange w:id="134" w:author="Bowler, Neill" w:date="2023-01-20T10:38:00Z">
                    <w:rPr>
                      <w:rFonts w:asciiTheme="minorHAnsi" w:hAnsi="Arial" w:cs="Lohit Devanagari"/>
                      <w:b/>
                      <w:bCs/>
                      <w:color w:val="000000"/>
                      <w:sz w:val="14"/>
                      <w:szCs w:val="14"/>
                    </w:rPr>
                  </w:rPrChange>
                </w:rPr>
                <w:t>Satellite</w:t>
              </w:r>
              <w:r w:rsidRPr="0031448F">
                <w:rPr>
                  <w:rFonts w:ascii="Arial" w:eastAsia="Arial" w:hAnsi="Arial" w:cs="Arial"/>
                  <w:b/>
                  <w:bCs/>
                  <w:color w:val="000000"/>
                  <w:sz w:val="16"/>
                  <w:szCs w:val="16"/>
                  <w:rPrChange w:id="135"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36" w:author="Bowler, Neill" w:date="2023-01-20T10:38:00Z">
                    <w:rPr>
                      <w:rFonts w:asciiTheme="minorHAnsi" w:hAnsi="Arial" w:cs="Lohit Devanagari"/>
                      <w:b/>
                      <w:bCs/>
                      <w:color w:val="000000"/>
                      <w:sz w:val="14"/>
                      <w:szCs w:val="14"/>
                    </w:rPr>
                  </w:rPrChange>
                </w:rPr>
                <w:t>data</w:t>
              </w:r>
              <w:r w:rsidRPr="0031448F">
                <w:rPr>
                  <w:rFonts w:ascii="Arial" w:eastAsia="Arial" w:hAnsi="Arial" w:cs="Arial"/>
                  <w:b/>
                  <w:bCs/>
                  <w:color w:val="000000"/>
                  <w:sz w:val="16"/>
                  <w:szCs w:val="16"/>
                  <w:rPrChange w:id="137"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38" w:author="Bowler, Neill" w:date="2023-01-20T10:38:00Z">
                    <w:rPr>
                      <w:rFonts w:asciiTheme="minorHAnsi" w:hAnsi="Arial" w:cs="Lohit Devanagari"/>
                      <w:b/>
                      <w:bCs/>
                      <w:color w:val="000000"/>
                      <w:sz w:val="14"/>
                      <w:szCs w:val="14"/>
                    </w:rPr>
                  </w:rPrChange>
                </w:rPr>
                <w:t>introducer</w:t>
              </w:r>
            </w:ins>
          </w:p>
        </w:tc>
        <w:tc>
          <w:tcPr>
            <w:tcW w:w="1013" w:type="dxa"/>
            <w:shd w:val="clear" w:color="auto" w:fill="E0E0E0"/>
            <w:tcMar>
              <w:top w:w="0" w:type="dxa"/>
              <w:left w:w="108" w:type="dxa"/>
              <w:bottom w:w="0" w:type="dxa"/>
              <w:right w:w="108" w:type="dxa"/>
            </w:tcMar>
            <w:tcPrChange w:id="139" w:author="Bowler, Neill" w:date="2023-01-20T11:46:00Z">
              <w:tcPr>
                <w:tcW w:w="1013" w:type="dxa"/>
                <w:shd w:val="clear" w:color="auto" w:fill="F3F3F3"/>
                <w:tcMar>
                  <w:top w:w="0" w:type="dxa"/>
                  <w:left w:w="108" w:type="dxa"/>
                  <w:bottom w:w="0" w:type="dxa"/>
                  <w:right w:w="108" w:type="dxa"/>
                </w:tcMar>
              </w:tcPr>
            </w:tcPrChange>
          </w:tcPr>
          <w:p w14:paraId="6896B036" w14:textId="5420DF3C" w:rsidR="002117EB" w:rsidRPr="0031448F" w:rsidRDefault="002117EB" w:rsidP="002117EB">
            <w:pPr>
              <w:pStyle w:val="Standard"/>
              <w:snapToGrid w:val="0"/>
              <w:jc w:val="center"/>
              <w:rPr>
                <w:ins w:id="140" w:author="Bowler, Neill" w:date="2023-01-20T10:36:00Z"/>
                <w:rFonts w:ascii="Arial" w:hAnsi="Arial" w:cs="Arial"/>
                <w:b/>
                <w:sz w:val="16"/>
                <w:szCs w:val="16"/>
              </w:rPr>
            </w:pPr>
            <w:ins w:id="141" w:author="Bowler, Neill" w:date="2023-01-20T10:37:00Z">
              <w:r w:rsidRPr="0031448F">
                <w:rPr>
                  <w:rFonts w:ascii="Arial" w:hAnsi="Arial" w:cs="Arial"/>
                  <w:b/>
                  <w:bCs/>
                  <w:color w:val="000000"/>
                  <w:sz w:val="16"/>
                  <w:szCs w:val="16"/>
                  <w:rPrChange w:id="142" w:author="Bowler, Neill" w:date="2023-01-20T10:38:00Z">
                    <w:rPr>
                      <w:rFonts w:asciiTheme="minorHAnsi" w:hAnsi="Arial" w:cs="Lohit Devanagari"/>
                      <w:b/>
                      <w:bCs/>
                      <w:color w:val="000000"/>
                      <w:sz w:val="14"/>
                      <w:szCs w:val="14"/>
                    </w:rPr>
                  </w:rPrChange>
                </w:rPr>
                <w:t>3</w:t>
              </w:r>
              <w:r w:rsidRPr="0031448F">
                <w:rPr>
                  <w:rFonts w:ascii="Arial" w:eastAsia="Arial" w:hAnsi="Arial" w:cs="Arial"/>
                  <w:b/>
                  <w:bCs/>
                  <w:color w:val="000000"/>
                  <w:sz w:val="16"/>
                  <w:szCs w:val="16"/>
                  <w:rPrChange w:id="143"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44" w:author="Bowler, Neill" w:date="2023-01-20T10:38:00Z">
                    <w:rPr>
                      <w:rFonts w:asciiTheme="minorHAnsi" w:hAnsi="Arial" w:cs="Lohit Devanagari"/>
                      <w:b/>
                      <w:bCs/>
                      <w:color w:val="000000"/>
                      <w:sz w:val="14"/>
                      <w:szCs w:val="14"/>
                    </w:rPr>
                  </w:rPrChange>
                </w:rPr>
                <w:t>10</w:t>
              </w:r>
              <w:r w:rsidRPr="0031448F">
                <w:rPr>
                  <w:rFonts w:ascii="Arial" w:eastAsia="Arial" w:hAnsi="Arial" w:cs="Arial"/>
                  <w:b/>
                  <w:bCs/>
                  <w:color w:val="000000"/>
                  <w:sz w:val="16"/>
                  <w:szCs w:val="16"/>
                  <w:rPrChange w:id="145"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46" w:author="Bowler, Neill" w:date="2023-01-20T10:38:00Z">
                    <w:rPr>
                      <w:rFonts w:asciiTheme="minorHAnsi" w:hAnsi="Arial" w:cs="Lohit Devanagari"/>
                      <w:b/>
                      <w:bCs/>
                      <w:color w:val="000000"/>
                      <w:sz w:val="14"/>
                      <w:szCs w:val="14"/>
                    </w:rPr>
                  </w:rPrChange>
                </w:rPr>
                <w:t>022</w:t>
              </w:r>
            </w:ins>
          </w:p>
        </w:tc>
        <w:tc>
          <w:tcPr>
            <w:tcW w:w="845" w:type="dxa"/>
            <w:shd w:val="clear" w:color="auto" w:fill="E0E0E0"/>
            <w:tcMar>
              <w:top w:w="0" w:type="dxa"/>
              <w:left w:w="108" w:type="dxa"/>
              <w:bottom w:w="0" w:type="dxa"/>
              <w:right w:w="108" w:type="dxa"/>
            </w:tcMar>
            <w:tcPrChange w:id="147" w:author="Bowler, Neill" w:date="2023-01-20T11:46:00Z">
              <w:tcPr>
                <w:tcW w:w="845" w:type="dxa"/>
                <w:shd w:val="clear" w:color="auto" w:fill="F3F3F3"/>
                <w:tcMar>
                  <w:top w:w="0" w:type="dxa"/>
                  <w:left w:w="108" w:type="dxa"/>
                  <w:bottom w:w="0" w:type="dxa"/>
                  <w:right w:w="108" w:type="dxa"/>
                </w:tcMar>
              </w:tcPr>
            </w:tcPrChange>
          </w:tcPr>
          <w:p w14:paraId="77F2F443" w14:textId="0C20DB63" w:rsidR="002117EB" w:rsidRPr="0031448F" w:rsidRDefault="002117EB" w:rsidP="002117EB">
            <w:pPr>
              <w:pStyle w:val="Standard"/>
              <w:snapToGrid w:val="0"/>
              <w:jc w:val="right"/>
              <w:rPr>
                <w:ins w:id="148" w:author="Bowler, Neill" w:date="2023-01-20T10:36:00Z"/>
                <w:rFonts w:ascii="Arial" w:hAnsi="Arial" w:cs="Arial"/>
                <w:sz w:val="16"/>
                <w:szCs w:val="16"/>
              </w:rPr>
            </w:pPr>
            <w:ins w:id="149" w:author="Bowler, Neill" w:date="2023-01-20T10:37:00Z">
              <w:r w:rsidRPr="0031448F">
                <w:rPr>
                  <w:rFonts w:ascii="Arial" w:hAnsi="Arial" w:cs="Arial"/>
                  <w:color w:val="000000" w:themeColor="text1"/>
                  <w:sz w:val="16"/>
                  <w:szCs w:val="16"/>
                  <w:rPrChange w:id="150" w:author="Bowler, Neill" w:date="2023-01-20T10:38:00Z">
                    <w:rPr>
                      <w:rFonts w:asciiTheme="minorHAnsi" w:hAnsi="Arial" w:cs="Lohit Devanagari"/>
                      <w:color w:val="000000" w:themeColor="text1"/>
                      <w:sz w:val="14"/>
                      <w:szCs w:val="14"/>
                    </w:rPr>
                  </w:rPrChange>
                </w:rPr>
                <w:t> </w:t>
              </w:r>
            </w:ins>
          </w:p>
        </w:tc>
        <w:tc>
          <w:tcPr>
            <w:tcW w:w="1265" w:type="dxa"/>
            <w:shd w:val="clear" w:color="auto" w:fill="E0E0E0"/>
            <w:tcMar>
              <w:top w:w="0" w:type="dxa"/>
              <w:left w:w="108" w:type="dxa"/>
              <w:bottom w:w="0" w:type="dxa"/>
              <w:right w:w="108" w:type="dxa"/>
            </w:tcMar>
            <w:tcPrChange w:id="151" w:author="Bowler, Neill" w:date="2023-01-20T11:46:00Z">
              <w:tcPr>
                <w:tcW w:w="1265" w:type="dxa"/>
                <w:shd w:val="clear" w:color="auto" w:fill="F3F3F3"/>
                <w:tcMar>
                  <w:top w:w="0" w:type="dxa"/>
                  <w:left w:w="108" w:type="dxa"/>
                  <w:bottom w:w="0" w:type="dxa"/>
                  <w:right w:w="108" w:type="dxa"/>
                </w:tcMar>
              </w:tcPr>
            </w:tcPrChange>
          </w:tcPr>
          <w:p w14:paraId="3E9196B7" w14:textId="638D2F97" w:rsidR="002117EB" w:rsidRPr="0031448F" w:rsidRDefault="002117EB" w:rsidP="002117EB">
            <w:pPr>
              <w:pStyle w:val="Standard"/>
              <w:snapToGrid w:val="0"/>
              <w:jc w:val="right"/>
              <w:rPr>
                <w:ins w:id="152" w:author="Bowler, Neill" w:date="2023-01-20T10:36:00Z"/>
                <w:rFonts w:ascii="Arial" w:hAnsi="Arial" w:cs="Arial"/>
                <w:sz w:val="16"/>
                <w:szCs w:val="16"/>
              </w:rPr>
            </w:pPr>
            <w:ins w:id="153" w:author="Bowler, Neill" w:date="2023-01-20T10:37:00Z">
              <w:r w:rsidRPr="0031448F">
                <w:rPr>
                  <w:rFonts w:ascii="Arial" w:hAnsi="Arial" w:cs="Arial"/>
                  <w:color w:val="000000" w:themeColor="text1"/>
                  <w:sz w:val="16"/>
                  <w:szCs w:val="16"/>
                  <w:rPrChange w:id="154" w:author="Bowler, Neill" w:date="2023-01-20T10:38:00Z">
                    <w:rPr>
                      <w:rFonts w:asciiTheme="minorHAnsi" w:hAnsi="Arial" w:cs="Lohit Devanagari"/>
                      <w:color w:val="000000" w:themeColor="text1"/>
                      <w:sz w:val="14"/>
                      <w:szCs w:val="14"/>
                    </w:rPr>
                  </w:rPrChange>
                </w:rPr>
                <w:t> </w:t>
              </w:r>
            </w:ins>
          </w:p>
        </w:tc>
        <w:tc>
          <w:tcPr>
            <w:tcW w:w="887" w:type="dxa"/>
            <w:shd w:val="clear" w:color="auto" w:fill="E0E0E0"/>
            <w:tcMar>
              <w:top w:w="0" w:type="dxa"/>
              <w:left w:w="108" w:type="dxa"/>
              <w:bottom w:w="0" w:type="dxa"/>
              <w:right w:w="108" w:type="dxa"/>
            </w:tcMar>
            <w:tcPrChange w:id="155" w:author="Bowler, Neill" w:date="2023-01-20T11:46:00Z">
              <w:tcPr>
                <w:tcW w:w="887" w:type="dxa"/>
                <w:shd w:val="clear" w:color="auto" w:fill="F3F3F3"/>
                <w:tcMar>
                  <w:top w:w="0" w:type="dxa"/>
                  <w:left w:w="108" w:type="dxa"/>
                  <w:bottom w:w="0" w:type="dxa"/>
                  <w:right w:w="108" w:type="dxa"/>
                </w:tcMar>
              </w:tcPr>
            </w:tcPrChange>
          </w:tcPr>
          <w:p w14:paraId="724FC55E" w14:textId="3A67B0C3" w:rsidR="002117EB" w:rsidRPr="0031448F" w:rsidRDefault="002117EB" w:rsidP="002117EB">
            <w:pPr>
              <w:pStyle w:val="Standard"/>
              <w:tabs>
                <w:tab w:val="right" w:pos="-37"/>
                <w:tab w:val="right" w:pos="493"/>
              </w:tabs>
              <w:snapToGrid w:val="0"/>
              <w:ind w:left="-37"/>
              <w:jc w:val="right"/>
              <w:rPr>
                <w:ins w:id="156" w:author="Bowler, Neill" w:date="2023-01-20T10:36:00Z"/>
                <w:rFonts w:ascii="Arial" w:hAnsi="Arial" w:cs="Arial"/>
                <w:sz w:val="16"/>
                <w:szCs w:val="16"/>
              </w:rPr>
            </w:pPr>
            <w:ins w:id="157" w:author="Bowler, Neill" w:date="2023-01-20T10:37:00Z">
              <w:r w:rsidRPr="0031448F">
                <w:rPr>
                  <w:rFonts w:ascii="Arial" w:hAnsi="Arial" w:cs="Arial"/>
                  <w:color w:val="000000" w:themeColor="text1"/>
                  <w:sz w:val="16"/>
                  <w:szCs w:val="16"/>
                  <w:rPrChange w:id="158" w:author="Bowler, Neill" w:date="2023-01-20T10:38:00Z">
                    <w:rPr>
                      <w:rFonts w:asciiTheme="minorHAnsi" w:hAnsi="Arial" w:cs="Lohit Devanagari"/>
                      <w:color w:val="000000" w:themeColor="text1"/>
                      <w:sz w:val="14"/>
                      <w:szCs w:val="14"/>
                    </w:rPr>
                  </w:rPrChange>
                </w:rPr>
                <w:t> </w:t>
              </w:r>
            </w:ins>
          </w:p>
        </w:tc>
        <w:tc>
          <w:tcPr>
            <w:tcW w:w="1063" w:type="dxa"/>
            <w:shd w:val="clear" w:color="auto" w:fill="E0E0E0"/>
            <w:tcMar>
              <w:top w:w="0" w:type="dxa"/>
              <w:left w:w="108" w:type="dxa"/>
              <w:bottom w:w="0" w:type="dxa"/>
              <w:right w:w="108" w:type="dxa"/>
            </w:tcMar>
            <w:tcPrChange w:id="159" w:author="Bowler, Neill" w:date="2023-01-20T11:46:00Z">
              <w:tcPr>
                <w:tcW w:w="1063" w:type="dxa"/>
                <w:shd w:val="clear" w:color="auto" w:fill="F3F3F3"/>
                <w:tcMar>
                  <w:top w:w="0" w:type="dxa"/>
                  <w:left w:w="108" w:type="dxa"/>
                  <w:bottom w:w="0" w:type="dxa"/>
                  <w:right w:w="108" w:type="dxa"/>
                </w:tcMar>
              </w:tcPr>
            </w:tcPrChange>
          </w:tcPr>
          <w:p w14:paraId="79538DA6" w14:textId="36F4FAD0" w:rsidR="002117EB" w:rsidRPr="0031448F" w:rsidRDefault="002117EB" w:rsidP="002117EB">
            <w:pPr>
              <w:pStyle w:val="Standard"/>
              <w:snapToGrid w:val="0"/>
              <w:rPr>
                <w:ins w:id="160" w:author="Bowler, Neill" w:date="2023-01-20T10:36:00Z"/>
                <w:rFonts w:ascii="Arial" w:hAnsi="Arial" w:cs="Arial"/>
                <w:sz w:val="16"/>
                <w:szCs w:val="16"/>
              </w:rPr>
            </w:pPr>
            <w:ins w:id="161" w:author="Bowler, Neill" w:date="2023-01-20T10:37:00Z">
              <w:r w:rsidRPr="0031448F">
                <w:rPr>
                  <w:rFonts w:ascii="Arial" w:hAnsi="Arial" w:cs="Arial"/>
                  <w:color w:val="000000" w:themeColor="text1"/>
                  <w:sz w:val="16"/>
                  <w:szCs w:val="16"/>
                  <w:rPrChange w:id="162" w:author="Bowler, Neill" w:date="2023-01-20T10:38:00Z">
                    <w:rPr>
                      <w:rFonts w:asciiTheme="minorHAnsi" w:hAnsi="Arial" w:cs="Lohit Devanagari"/>
                      <w:color w:val="000000" w:themeColor="text1"/>
                      <w:sz w:val="14"/>
                      <w:szCs w:val="14"/>
                    </w:rPr>
                  </w:rPrChange>
                </w:rPr>
                <w:t> </w:t>
              </w:r>
            </w:ins>
          </w:p>
        </w:tc>
        <w:tc>
          <w:tcPr>
            <w:tcW w:w="2481" w:type="dxa"/>
            <w:shd w:val="clear" w:color="auto" w:fill="E0E0E0"/>
            <w:tcMar>
              <w:top w:w="0" w:type="dxa"/>
              <w:left w:w="108" w:type="dxa"/>
              <w:bottom w:w="0" w:type="dxa"/>
              <w:right w:w="108" w:type="dxa"/>
            </w:tcMar>
            <w:tcPrChange w:id="163" w:author="Bowler, Neill" w:date="2023-01-20T11:46:00Z">
              <w:tcPr>
                <w:tcW w:w="2481" w:type="dxa"/>
                <w:shd w:val="clear" w:color="auto" w:fill="F3F3F3"/>
                <w:tcMar>
                  <w:top w:w="0" w:type="dxa"/>
                  <w:left w:w="108" w:type="dxa"/>
                  <w:bottom w:w="0" w:type="dxa"/>
                  <w:right w:w="108" w:type="dxa"/>
                </w:tcMar>
              </w:tcPr>
            </w:tcPrChange>
          </w:tcPr>
          <w:p w14:paraId="156E05BB" w14:textId="6F46CC76" w:rsidR="002117EB" w:rsidRPr="0031448F" w:rsidRDefault="002117EB" w:rsidP="002117EB">
            <w:pPr>
              <w:pStyle w:val="Standard"/>
              <w:snapToGrid w:val="0"/>
              <w:rPr>
                <w:ins w:id="164" w:author="Bowler, Neill" w:date="2023-01-20T10:36:00Z"/>
                <w:rFonts w:ascii="Arial" w:hAnsi="Arial" w:cs="Arial"/>
                <w:sz w:val="16"/>
                <w:szCs w:val="16"/>
              </w:rPr>
            </w:pPr>
            <w:ins w:id="165" w:author="Bowler, Neill" w:date="2023-01-20T10:37:00Z">
              <w:r w:rsidRPr="0031448F">
                <w:rPr>
                  <w:rFonts w:ascii="Arial" w:hAnsi="Arial" w:cs="Arial"/>
                  <w:color w:val="000000" w:themeColor="text1"/>
                  <w:sz w:val="16"/>
                  <w:szCs w:val="16"/>
                  <w:rPrChange w:id="166" w:author="Bowler, Neill" w:date="2023-01-20T10:38:00Z">
                    <w:rPr>
                      <w:rFonts w:asciiTheme="minorHAnsi" w:hAnsi="Arial" w:cs="Lohit Devanagari"/>
                      <w:color w:val="000000" w:themeColor="text1"/>
                      <w:sz w:val="14"/>
                      <w:szCs w:val="14"/>
                    </w:rPr>
                  </w:rPrChange>
                </w:rPr>
                <w:t> </w:t>
              </w:r>
            </w:ins>
          </w:p>
        </w:tc>
      </w:tr>
      <w:tr w:rsidR="002117EB" w14:paraId="616093E6" w14:textId="77777777" w:rsidTr="003D0846">
        <w:tblPrEx>
          <w:tblW w:w="10348" w:type="dxa"/>
          <w:jc w:val="center"/>
          <w:tblLayout w:type="fixed"/>
          <w:tblCellMar>
            <w:left w:w="10" w:type="dxa"/>
            <w:right w:w="10" w:type="dxa"/>
          </w:tblCellMar>
          <w:tblLook w:val="0000" w:firstRow="0" w:lastRow="0" w:firstColumn="0" w:lastColumn="0" w:noHBand="0" w:noVBand="0"/>
          <w:tblPrExChange w:id="167"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94"/>
          <w:jc w:val="center"/>
          <w:ins w:id="168" w:author="Bowler, Neill" w:date="2023-01-20T10:36:00Z"/>
          <w:trPrChange w:id="169" w:author="Bowler, Neill" w:date="2023-01-20T11:46:00Z">
            <w:trPr>
              <w:cantSplit/>
              <w:trHeight w:val="311"/>
              <w:jc w:val="center"/>
            </w:trPr>
          </w:trPrChange>
        </w:trPr>
        <w:tc>
          <w:tcPr>
            <w:tcW w:w="709" w:type="dxa"/>
            <w:shd w:val="clear" w:color="auto" w:fill="F3F3F3"/>
            <w:tcMar>
              <w:top w:w="0" w:type="dxa"/>
              <w:left w:w="108" w:type="dxa"/>
              <w:bottom w:w="0" w:type="dxa"/>
              <w:right w:w="108" w:type="dxa"/>
            </w:tcMar>
            <w:tcPrChange w:id="170" w:author="Bowler, Neill" w:date="2023-01-20T11:46:00Z">
              <w:tcPr>
                <w:tcW w:w="709" w:type="dxa"/>
                <w:shd w:val="clear" w:color="auto" w:fill="F3F3F3"/>
                <w:tcMar>
                  <w:top w:w="0" w:type="dxa"/>
                  <w:left w:w="108" w:type="dxa"/>
                  <w:bottom w:w="0" w:type="dxa"/>
                  <w:right w:w="108" w:type="dxa"/>
                </w:tcMar>
              </w:tcPr>
            </w:tcPrChange>
          </w:tcPr>
          <w:p w14:paraId="4B7F3AAE" w14:textId="0A1EAEFA" w:rsidR="002117EB" w:rsidRPr="0031448F" w:rsidRDefault="002117EB" w:rsidP="002117EB">
            <w:pPr>
              <w:pStyle w:val="Standard"/>
              <w:snapToGrid w:val="0"/>
              <w:jc w:val="right"/>
              <w:rPr>
                <w:ins w:id="171" w:author="Bowler, Neill" w:date="2023-01-20T10:36:00Z"/>
                <w:rFonts w:ascii="Arial" w:hAnsi="Arial" w:cs="Arial"/>
                <w:sz w:val="16"/>
                <w:szCs w:val="16"/>
              </w:rPr>
            </w:pPr>
            <w:ins w:id="172" w:author="Bowler, Neill" w:date="2023-01-20T10:37:00Z">
              <w:r w:rsidRPr="0031448F">
                <w:rPr>
                  <w:rFonts w:ascii="Arial" w:hAnsi="Arial" w:cs="Arial"/>
                  <w:i/>
                  <w:iCs/>
                  <w:color w:val="000000"/>
                  <w:sz w:val="16"/>
                  <w:szCs w:val="16"/>
                  <w:rPrChange w:id="173" w:author="Bowler, Neill" w:date="2023-01-20T10:38:00Z">
                    <w:rPr>
                      <w:rFonts w:asciiTheme="minorHAnsi" w:hAnsi="Arial" w:cs="Lohit Devanagari"/>
                      <w:i/>
                      <w:iCs/>
                      <w:color w:val="000000"/>
                      <w:sz w:val="14"/>
                      <w:szCs w:val="14"/>
                    </w:rPr>
                  </w:rPrChange>
                </w:rPr>
                <w:t>2</w:t>
              </w:r>
            </w:ins>
          </w:p>
        </w:tc>
        <w:tc>
          <w:tcPr>
            <w:tcW w:w="2085" w:type="dxa"/>
            <w:shd w:val="clear" w:color="auto" w:fill="F3F3F3"/>
            <w:tcMar>
              <w:top w:w="0" w:type="dxa"/>
              <w:left w:w="108" w:type="dxa"/>
              <w:bottom w:w="0" w:type="dxa"/>
              <w:right w:w="108" w:type="dxa"/>
            </w:tcMar>
            <w:tcPrChange w:id="174" w:author="Bowler, Neill" w:date="2023-01-20T11:46:00Z">
              <w:tcPr>
                <w:tcW w:w="2085" w:type="dxa"/>
                <w:shd w:val="clear" w:color="auto" w:fill="F3F3F3"/>
                <w:tcMar>
                  <w:top w:w="0" w:type="dxa"/>
                  <w:left w:w="108" w:type="dxa"/>
                  <w:bottom w:w="0" w:type="dxa"/>
                  <w:right w:w="108" w:type="dxa"/>
                </w:tcMar>
              </w:tcPr>
            </w:tcPrChange>
          </w:tcPr>
          <w:p w14:paraId="6AFAFF7F" w14:textId="562B53B5" w:rsidR="002117EB" w:rsidRPr="0031448F" w:rsidRDefault="002117EB" w:rsidP="003D749E">
            <w:pPr>
              <w:pStyle w:val="Standard"/>
              <w:snapToGrid w:val="0"/>
              <w:ind w:left="177"/>
              <w:rPr>
                <w:ins w:id="175" w:author="Bowler, Neill" w:date="2023-01-20T10:36:00Z"/>
                <w:rFonts w:ascii="Arial" w:hAnsi="Arial" w:cs="Arial"/>
                <w:b/>
                <w:sz w:val="16"/>
                <w:szCs w:val="16"/>
              </w:rPr>
              <w:pPrChange w:id="176" w:author="Bowler, Neill" w:date="2023-01-20T10:39:00Z">
                <w:pPr>
                  <w:pStyle w:val="Standard"/>
                  <w:snapToGrid w:val="0"/>
                </w:pPr>
              </w:pPrChange>
            </w:pPr>
            <w:ins w:id="177" w:author="Bowler, Neill" w:date="2023-01-20T10:37:00Z">
              <w:r w:rsidRPr="0031448F">
                <w:rPr>
                  <w:rFonts w:ascii="Arial" w:hAnsi="Arial" w:cs="Arial"/>
                  <w:i/>
                  <w:iCs/>
                  <w:color w:val="000000"/>
                  <w:sz w:val="16"/>
                  <w:szCs w:val="16"/>
                  <w:rPrChange w:id="178" w:author="Bowler, Neill" w:date="2023-01-20T10:38:00Z">
                    <w:rPr>
                      <w:rFonts w:asciiTheme="minorHAnsi" w:hAnsi="Arial" w:cs="Lohit Devanagari"/>
                      <w:i/>
                      <w:iCs/>
                      <w:color w:val="000000"/>
                      <w:sz w:val="14"/>
                      <w:szCs w:val="14"/>
                    </w:rPr>
                  </w:rPrChange>
                </w:rPr>
                <w:t>Satellite</w:t>
              </w:r>
              <w:r w:rsidRPr="0031448F">
                <w:rPr>
                  <w:rFonts w:ascii="Arial" w:eastAsia="Arial" w:hAnsi="Arial" w:cs="Arial"/>
                  <w:i/>
                  <w:iCs/>
                  <w:color w:val="000000"/>
                  <w:sz w:val="16"/>
                  <w:szCs w:val="16"/>
                  <w:rPrChange w:id="179"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180" w:author="Bowler, Neill" w:date="2023-01-20T10:38:00Z">
                    <w:rPr>
                      <w:rFonts w:asciiTheme="minorHAnsi" w:hAnsi="Arial" w:cs="Lohit Devanagari"/>
                      <w:i/>
                      <w:iCs/>
                      <w:color w:val="000000"/>
                      <w:sz w:val="14"/>
                      <w:szCs w:val="14"/>
                    </w:rPr>
                  </w:rPrChange>
                </w:rPr>
                <w:t>Identifier</w:t>
              </w:r>
            </w:ins>
          </w:p>
        </w:tc>
        <w:tc>
          <w:tcPr>
            <w:tcW w:w="1013" w:type="dxa"/>
            <w:shd w:val="clear" w:color="auto" w:fill="F3F3F3"/>
            <w:tcMar>
              <w:top w:w="0" w:type="dxa"/>
              <w:left w:w="108" w:type="dxa"/>
              <w:bottom w:w="0" w:type="dxa"/>
              <w:right w:w="108" w:type="dxa"/>
            </w:tcMar>
            <w:tcPrChange w:id="181" w:author="Bowler, Neill" w:date="2023-01-20T11:46:00Z">
              <w:tcPr>
                <w:tcW w:w="1013" w:type="dxa"/>
                <w:shd w:val="clear" w:color="auto" w:fill="F3F3F3"/>
                <w:tcMar>
                  <w:top w:w="0" w:type="dxa"/>
                  <w:left w:w="108" w:type="dxa"/>
                  <w:bottom w:w="0" w:type="dxa"/>
                  <w:right w:w="108" w:type="dxa"/>
                </w:tcMar>
              </w:tcPr>
            </w:tcPrChange>
          </w:tcPr>
          <w:p w14:paraId="3A28A69F" w14:textId="57372B02" w:rsidR="002117EB" w:rsidRPr="0031448F" w:rsidRDefault="002117EB" w:rsidP="002117EB">
            <w:pPr>
              <w:pStyle w:val="Standard"/>
              <w:snapToGrid w:val="0"/>
              <w:jc w:val="center"/>
              <w:rPr>
                <w:ins w:id="182" w:author="Bowler, Neill" w:date="2023-01-20T10:36:00Z"/>
                <w:rFonts w:ascii="Arial" w:hAnsi="Arial" w:cs="Arial"/>
                <w:b/>
                <w:sz w:val="16"/>
                <w:szCs w:val="16"/>
              </w:rPr>
            </w:pPr>
            <w:ins w:id="183" w:author="Bowler, Neill" w:date="2023-01-20T10:37:00Z">
              <w:r w:rsidRPr="0031448F">
                <w:rPr>
                  <w:rFonts w:ascii="Arial" w:hAnsi="Arial" w:cs="Arial"/>
                  <w:i/>
                  <w:iCs/>
                  <w:color w:val="000000"/>
                  <w:sz w:val="16"/>
                  <w:szCs w:val="16"/>
                  <w:rPrChange w:id="184" w:author="Bowler, Neill" w:date="2023-01-20T10:38:00Z">
                    <w:rPr>
                      <w:rFonts w:asciiTheme="minorHAnsi" w:hAnsi="Arial" w:cs="Lohit Devanagari"/>
                      <w:i/>
                      <w:iCs/>
                      <w:color w:val="000000"/>
                      <w:sz w:val="14"/>
                      <w:szCs w:val="14"/>
                    </w:rPr>
                  </w:rPrChange>
                </w:rPr>
                <w:t>0</w:t>
              </w:r>
              <w:r w:rsidRPr="0031448F">
                <w:rPr>
                  <w:rFonts w:ascii="Arial" w:eastAsia="Arial" w:hAnsi="Arial" w:cs="Arial"/>
                  <w:i/>
                  <w:iCs/>
                  <w:color w:val="000000"/>
                  <w:sz w:val="16"/>
                  <w:szCs w:val="16"/>
                  <w:rPrChange w:id="185"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186" w:author="Bowler, Neill" w:date="2023-01-20T10:38:00Z">
                    <w:rPr>
                      <w:rFonts w:asciiTheme="minorHAnsi" w:hAnsi="Arial" w:cs="Lohit Devanagari"/>
                      <w:i/>
                      <w:iCs/>
                      <w:color w:val="000000"/>
                      <w:sz w:val="14"/>
                      <w:szCs w:val="14"/>
                    </w:rPr>
                  </w:rPrChange>
                </w:rPr>
                <w:t>01</w:t>
              </w:r>
              <w:r w:rsidRPr="0031448F">
                <w:rPr>
                  <w:rFonts w:ascii="Arial" w:eastAsia="Arial" w:hAnsi="Arial" w:cs="Arial"/>
                  <w:i/>
                  <w:iCs/>
                  <w:color w:val="000000"/>
                  <w:sz w:val="16"/>
                  <w:szCs w:val="16"/>
                  <w:rPrChange w:id="187"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188" w:author="Bowler, Neill" w:date="2023-01-20T10:38:00Z">
                    <w:rPr>
                      <w:rFonts w:asciiTheme="minorHAnsi" w:hAnsi="Arial" w:cs="Lohit Devanagari"/>
                      <w:i/>
                      <w:iCs/>
                      <w:color w:val="000000"/>
                      <w:sz w:val="14"/>
                      <w:szCs w:val="14"/>
                    </w:rPr>
                  </w:rPrChange>
                </w:rPr>
                <w:t>007</w:t>
              </w:r>
            </w:ins>
          </w:p>
        </w:tc>
        <w:tc>
          <w:tcPr>
            <w:tcW w:w="845" w:type="dxa"/>
            <w:shd w:val="clear" w:color="auto" w:fill="F3F3F3"/>
            <w:tcMar>
              <w:top w:w="0" w:type="dxa"/>
              <w:left w:w="108" w:type="dxa"/>
              <w:bottom w:w="0" w:type="dxa"/>
              <w:right w:w="108" w:type="dxa"/>
            </w:tcMar>
            <w:tcPrChange w:id="189" w:author="Bowler, Neill" w:date="2023-01-20T11:46:00Z">
              <w:tcPr>
                <w:tcW w:w="845" w:type="dxa"/>
                <w:shd w:val="clear" w:color="auto" w:fill="F3F3F3"/>
                <w:tcMar>
                  <w:top w:w="0" w:type="dxa"/>
                  <w:left w:w="108" w:type="dxa"/>
                  <w:bottom w:w="0" w:type="dxa"/>
                  <w:right w:w="108" w:type="dxa"/>
                </w:tcMar>
              </w:tcPr>
            </w:tcPrChange>
          </w:tcPr>
          <w:p w14:paraId="448CE26D" w14:textId="7A79C6E9" w:rsidR="002117EB" w:rsidRPr="0031448F" w:rsidRDefault="002117EB" w:rsidP="002117EB">
            <w:pPr>
              <w:pStyle w:val="Standard"/>
              <w:snapToGrid w:val="0"/>
              <w:jc w:val="right"/>
              <w:rPr>
                <w:ins w:id="190" w:author="Bowler, Neill" w:date="2023-01-20T10:36:00Z"/>
                <w:rFonts w:ascii="Arial" w:hAnsi="Arial" w:cs="Arial"/>
                <w:sz w:val="16"/>
                <w:szCs w:val="16"/>
              </w:rPr>
            </w:pPr>
            <w:ins w:id="191" w:author="Bowler, Neill" w:date="2023-01-20T10:37:00Z">
              <w:r w:rsidRPr="0031448F">
                <w:rPr>
                  <w:rFonts w:ascii="Arial" w:hAnsi="Arial" w:cs="Arial"/>
                  <w:color w:val="000000"/>
                  <w:sz w:val="16"/>
                  <w:szCs w:val="16"/>
                  <w:rPrChange w:id="192"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193" w:author="Bowler, Neill" w:date="2023-01-20T11:46:00Z">
              <w:tcPr>
                <w:tcW w:w="1265" w:type="dxa"/>
                <w:shd w:val="clear" w:color="auto" w:fill="F3F3F3"/>
                <w:tcMar>
                  <w:top w:w="0" w:type="dxa"/>
                  <w:left w:w="108" w:type="dxa"/>
                  <w:bottom w:w="0" w:type="dxa"/>
                  <w:right w:w="108" w:type="dxa"/>
                </w:tcMar>
              </w:tcPr>
            </w:tcPrChange>
          </w:tcPr>
          <w:p w14:paraId="6BD74011" w14:textId="2CD0DB05" w:rsidR="002117EB" w:rsidRPr="0031448F" w:rsidRDefault="002117EB" w:rsidP="002117EB">
            <w:pPr>
              <w:pStyle w:val="Standard"/>
              <w:snapToGrid w:val="0"/>
              <w:jc w:val="right"/>
              <w:rPr>
                <w:ins w:id="194" w:author="Bowler, Neill" w:date="2023-01-20T10:36:00Z"/>
                <w:rFonts w:ascii="Arial" w:hAnsi="Arial" w:cs="Arial"/>
                <w:sz w:val="16"/>
                <w:szCs w:val="16"/>
              </w:rPr>
            </w:pPr>
            <w:ins w:id="195" w:author="Bowler, Neill" w:date="2023-01-20T10:37:00Z">
              <w:r w:rsidRPr="0031448F">
                <w:rPr>
                  <w:rFonts w:ascii="Arial" w:hAnsi="Arial" w:cs="Arial"/>
                  <w:color w:val="000000"/>
                  <w:sz w:val="16"/>
                  <w:szCs w:val="16"/>
                  <w:rPrChange w:id="196"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197" w:author="Bowler, Neill" w:date="2023-01-20T11:46:00Z">
              <w:tcPr>
                <w:tcW w:w="887" w:type="dxa"/>
                <w:shd w:val="clear" w:color="auto" w:fill="F3F3F3"/>
                <w:tcMar>
                  <w:top w:w="0" w:type="dxa"/>
                  <w:left w:w="108" w:type="dxa"/>
                  <w:bottom w:w="0" w:type="dxa"/>
                  <w:right w:w="108" w:type="dxa"/>
                </w:tcMar>
              </w:tcPr>
            </w:tcPrChange>
          </w:tcPr>
          <w:p w14:paraId="3BC1CF87" w14:textId="636F2AC0" w:rsidR="002117EB" w:rsidRPr="0031448F" w:rsidRDefault="002117EB" w:rsidP="002117EB">
            <w:pPr>
              <w:pStyle w:val="Standard"/>
              <w:tabs>
                <w:tab w:val="right" w:pos="-37"/>
                <w:tab w:val="right" w:pos="493"/>
              </w:tabs>
              <w:snapToGrid w:val="0"/>
              <w:ind w:left="-37"/>
              <w:jc w:val="right"/>
              <w:rPr>
                <w:ins w:id="198" w:author="Bowler, Neill" w:date="2023-01-20T10:36:00Z"/>
                <w:rFonts w:ascii="Arial" w:hAnsi="Arial" w:cs="Arial"/>
                <w:sz w:val="16"/>
                <w:szCs w:val="16"/>
              </w:rPr>
            </w:pPr>
            <w:ins w:id="199" w:author="Bowler, Neill" w:date="2023-01-20T10:37:00Z">
              <w:r w:rsidRPr="0031448F">
                <w:rPr>
                  <w:rFonts w:ascii="Arial" w:hAnsi="Arial" w:cs="Arial"/>
                  <w:color w:val="000000"/>
                  <w:sz w:val="16"/>
                  <w:szCs w:val="16"/>
                  <w:rPrChange w:id="200" w:author="Bowler, Neill" w:date="2023-01-20T10:38:00Z">
                    <w:rPr>
                      <w:rFonts w:asciiTheme="minorHAnsi" w:hAnsi="Arial" w:cs="Lohit Devanagari"/>
                      <w:color w:val="000000"/>
                      <w:sz w:val="14"/>
                      <w:szCs w:val="14"/>
                    </w:rPr>
                  </w:rPrChange>
                </w:rPr>
                <w:t>10</w:t>
              </w:r>
            </w:ins>
          </w:p>
        </w:tc>
        <w:tc>
          <w:tcPr>
            <w:tcW w:w="1063" w:type="dxa"/>
            <w:shd w:val="clear" w:color="auto" w:fill="F3F3F3"/>
            <w:tcMar>
              <w:top w:w="0" w:type="dxa"/>
              <w:left w:w="108" w:type="dxa"/>
              <w:bottom w:w="0" w:type="dxa"/>
              <w:right w:w="108" w:type="dxa"/>
            </w:tcMar>
            <w:tcPrChange w:id="201" w:author="Bowler, Neill" w:date="2023-01-20T11:46:00Z">
              <w:tcPr>
                <w:tcW w:w="1063" w:type="dxa"/>
                <w:shd w:val="clear" w:color="auto" w:fill="F3F3F3"/>
                <w:tcMar>
                  <w:top w:w="0" w:type="dxa"/>
                  <w:left w:w="108" w:type="dxa"/>
                  <w:bottom w:w="0" w:type="dxa"/>
                  <w:right w:w="108" w:type="dxa"/>
                </w:tcMar>
              </w:tcPr>
            </w:tcPrChange>
          </w:tcPr>
          <w:p w14:paraId="1543318E" w14:textId="3AC80315" w:rsidR="002117EB" w:rsidRPr="0031448F" w:rsidRDefault="002117EB" w:rsidP="002117EB">
            <w:pPr>
              <w:pStyle w:val="Standard"/>
              <w:snapToGrid w:val="0"/>
              <w:rPr>
                <w:ins w:id="202" w:author="Bowler, Neill" w:date="2023-01-20T10:36:00Z"/>
                <w:rFonts w:ascii="Arial" w:hAnsi="Arial" w:cs="Arial"/>
                <w:sz w:val="16"/>
                <w:szCs w:val="16"/>
              </w:rPr>
            </w:pPr>
            <w:ins w:id="203" w:author="Bowler, Neill" w:date="2023-01-20T10:37:00Z">
              <w:r w:rsidRPr="0031448F">
                <w:rPr>
                  <w:rFonts w:ascii="Arial" w:hAnsi="Arial" w:cs="Arial"/>
                  <w:color w:val="000000"/>
                  <w:sz w:val="16"/>
                  <w:szCs w:val="16"/>
                  <w:rPrChange w:id="204" w:author="Bowler, Neill" w:date="2023-01-20T10:38:00Z">
                    <w:rPr>
                      <w:rFonts w:asciiTheme="minorHAnsi" w:hAnsi="Arial" w:cs="Lohit Devanagari"/>
                      <w:color w:val="000000"/>
                      <w:sz w:val="14"/>
                      <w:szCs w:val="14"/>
                    </w:rPr>
                  </w:rPrChange>
                </w:rPr>
                <w:t>Code</w:t>
              </w:r>
              <w:r w:rsidRPr="0031448F">
                <w:rPr>
                  <w:rFonts w:ascii="Arial" w:eastAsia="Arial" w:hAnsi="Arial" w:cs="Arial"/>
                  <w:color w:val="000000"/>
                  <w:sz w:val="16"/>
                  <w:szCs w:val="16"/>
                  <w:rPrChange w:id="205"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206" w:author="Bowler, Neill" w:date="2023-01-20T10:38:00Z">
                    <w:rPr>
                      <w:rFonts w:asciiTheme="minorHAnsi" w:hAnsi="Arial" w:cs="Lohit Devanagari"/>
                      <w:color w:val="000000"/>
                      <w:sz w:val="14"/>
                      <w:szCs w:val="14"/>
                    </w:rPr>
                  </w:rPrChange>
                </w:rPr>
                <w:t>Table</w:t>
              </w:r>
            </w:ins>
          </w:p>
        </w:tc>
        <w:tc>
          <w:tcPr>
            <w:tcW w:w="2481" w:type="dxa"/>
            <w:shd w:val="clear" w:color="auto" w:fill="F3F3F3"/>
            <w:tcMar>
              <w:top w:w="0" w:type="dxa"/>
              <w:left w:w="108" w:type="dxa"/>
              <w:bottom w:w="0" w:type="dxa"/>
              <w:right w:w="108" w:type="dxa"/>
            </w:tcMar>
            <w:tcPrChange w:id="207" w:author="Bowler, Neill" w:date="2023-01-20T11:46:00Z">
              <w:tcPr>
                <w:tcW w:w="2481" w:type="dxa"/>
                <w:shd w:val="clear" w:color="auto" w:fill="F3F3F3"/>
                <w:tcMar>
                  <w:top w:w="0" w:type="dxa"/>
                  <w:left w:w="108" w:type="dxa"/>
                  <w:bottom w:w="0" w:type="dxa"/>
                  <w:right w:w="108" w:type="dxa"/>
                </w:tcMar>
              </w:tcPr>
            </w:tcPrChange>
          </w:tcPr>
          <w:p w14:paraId="4DD0E150" w14:textId="262B15B8" w:rsidR="002117EB" w:rsidRPr="0031448F" w:rsidRDefault="002117EB" w:rsidP="002117EB">
            <w:pPr>
              <w:pStyle w:val="Standard"/>
              <w:snapToGrid w:val="0"/>
              <w:rPr>
                <w:ins w:id="208" w:author="Bowler, Neill" w:date="2023-01-20T10:36:00Z"/>
                <w:rFonts w:ascii="Arial" w:hAnsi="Arial" w:cs="Arial"/>
                <w:sz w:val="16"/>
                <w:szCs w:val="16"/>
              </w:rPr>
            </w:pPr>
            <w:ins w:id="209" w:author="Bowler, Neill" w:date="2023-01-20T10:37:00Z">
              <w:r w:rsidRPr="0031448F">
                <w:rPr>
                  <w:rFonts w:ascii="Arial" w:hAnsi="Arial" w:cs="Arial"/>
                  <w:color w:val="000000"/>
                  <w:sz w:val="16"/>
                  <w:szCs w:val="16"/>
                  <w:rPrChange w:id="210" w:author="Bowler, Neill" w:date="2023-01-20T10:38:00Z">
                    <w:rPr>
                      <w:rFonts w:asciiTheme="minorHAnsi" w:hAnsi="Arial" w:cs="Lohit Devanagari"/>
                      <w:color w:val="000000"/>
                      <w:sz w:val="14"/>
                      <w:szCs w:val="14"/>
                    </w:rPr>
                  </w:rPrChange>
                </w:rPr>
                <w:t>LEO</w:t>
              </w:r>
              <w:r w:rsidRPr="0031448F">
                <w:rPr>
                  <w:rFonts w:ascii="Arial" w:eastAsia="Arial" w:hAnsi="Arial" w:cs="Arial"/>
                  <w:color w:val="000000"/>
                  <w:sz w:val="16"/>
                  <w:szCs w:val="16"/>
                  <w:rPrChange w:id="211" w:author="Bowler, Neill" w:date="2023-01-20T10:38:00Z">
                    <w:rPr>
                      <w:rFonts w:asciiTheme="minorHAnsi" w:eastAsia="Arial" w:hAnsi="Arial" w:cs="Lohit Devanagari"/>
                      <w:color w:val="000000"/>
                      <w:sz w:val="14"/>
                      <w:szCs w:val="14"/>
                    </w:rPr>
                  </w:rPrChange>
                </w:rPr>
                <w:t xml:space="preserve"> </w:t>
              </w:r>
              <w:r w:rsidRPr="0031448F">
                <w:rPr>
                  <w:rFonts w:ascii="Arial" w:eastAsia="Arial" w:hAnsi="Arial" w:cs="Arial"/>
                  <w:color w:val="000000"/>
                  <w:sz w:val="16"/>
                  <w:szCs w:val="16"/>
                  <w:rPrChange w:id="212" w:author="Bowler, Neill" w:date="2023-01-20T10:38:00Z">
                    <w:rPr>
                      <w:rFonts w:asciiTheme="minorHAnsi" w:eastAsia="Arial" w:hAnsi="Arial" w:cs="Lohit Devanagari"/>
                      <w:color w:val="000000"/>
                      <w:sz w:val="14"/>
                      <w:szCs w:val="14"/>
                    </w:rPr>
                  </w:rPrChange>
                </w:rPr>
                <w:t>–</w:t>
              </w:r>
              <w:r w:rsidRPr="0031448F">
                <w:rPr>
                  <w:rFonts w:ascii="Arial" w:eastAsia="Arial" w:hAnsi="Arial" w:cs="Arial"/>
                  <w:b/>
                  <w:bCs/>
                  <w:color w:val="0000FF"/>
                  <w:sz w:val="16"/>
                  <w:szCs w:val="16"/>
                  <w:rPrChange w:id="213" w:author="Bowler, Neill" w:date="2023-01-20T10:38:00Z">
                    <w:rPr>
                      <w:rFonts w:asciiTheme="minorHAnsi" w:eastAsia="Arial" w:hAnsi="Arial" w:cs="Lohit Devanagari"/>
                      <w:b/>
                      <w:bCs/>
                      <w:color w:val="0000FF"/>
                      <w:sz w:val="14"/>
                      <w:szCs w:val="14"/>
                    </w:rPr>
                  </w:rPrChange>
                </w:rPr>
                <w:t xml:space="preserve"> </w:t>
              </w:r>
              <w:r w:rsidRPr="0031448F">
                <w:rPr>
                  <w:rFonts w:ascii="Arial" w:hAnsi="Arial" w:cs="Arial"/>
                  <w:b/>
                  <w:bCs/>
                  <w:color w:val="0000FF"/>
                  <w:sz w:val="16"/>
                  <w:szCs w:val="16"/>
                  <w:rPrChange w:id="214" w:author="Bowler, Neill" w:date="2023-01-20T10:38:00Z">
                    <w:rPr>
                      <w:rFonts w:asciiTheme="minorHAnsi" w:hAnsi="Arial" w:cs="Lohit Devanagari"/>
                      <w:b/>
                      <w:bCs/>
                      <w:color w:val="0000FF"/>
                      <w:sz w:val="14"/>
                      <w:szCs w:val="14"/>
                    </w:rPr>
                  </w:rPrChange>
                </w:rPr>
                <w:t>See</w:t>
              </w:r>
              <w:r w:rsidRPr="0031448F">
                <w:rPr>
                  <w:rFonts w:ascii="Arial" w:eastAsia="Arial" w:hAnsi="Arial" w:cs="Arial"/>
                  <w:b/>
                  <w:bCs/>
                  <w:color w:val="0000FF"/>
                  <w:sz w:val="16"/>
                  <w:szCs w:val="16"/>
                  <w:rPrChange w:id="215" w:author="Bowler, Neill" w:date="2023-01-20T10:38:00Z">
                    <w:rPr>
                      <w:rFonts w:asciiTheme="minorHAnsi" w:eastAsia="Arial" w:hAnsi="Arial" w:cs="Lohit Devanagari"/>
                      <w:b/>
                      <w:bCs/>
                      <w:color w:val="0000FF"/>
                      <w:sz w:val="14"/>
                      <w:szCs w:val="14"/>
                    </w:rPr>
                  </w:rPrChange>
                </w:rPr>
                <w:t xml:space="preserve"> Table 7</w:t>
              </w:r>
            </w:ins>
          </w:p>
        </w:tc>
      </w:tr>
      <w:tr w:rsidR="002117EB" w14:paraId="4FE58BD6" w14:textId="77777777" w:rsidTr="003D0846">
        <w:tblPrEx>
          <w:tblW w:w="10348" w:type="dxa"/>
          <w:jc w:val="center"/>
          <w:tblLayout w:type="fixed"/>
          <w:tblCellMar>
            <w:left w:w="10" w:type="dxa"/>
            <w:right w:w="10" w:type="dxa"/>
          </w:tblCellMar>
          <w:tblLook w:val="0000" w:firstRow="0" w:lastRow="0" w:firstColumn="0" w:lastColumn="0" w:noHBand="0" w:noVBand="0"/>
          <w:tblPrExChange w:id="21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217" w:author="Bowler, Neill" w:date="2023-01-20T10:36:00Z"/>
          <w:trPrChange w:id="218"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219" w:author="Bowler, Neill" w:date="2023-01-20T11:46:00Z">
              <w:tcPr>
                <w:tcW w:w="709" w:type="dxa"/>
                <w:shd w:val="clear" w:color="auto" w:fill="F3F3F3"/>
                <w:tcMar>
                  <w:top w:w="0" w:type="dxa"/>
                  <w:left w:w="108" w:type="dxa"/>
                  <w:bottom w:w="0" w:type="dxa"/>
                  <w:right w:w="108" w:type="dxa"/>
                </w:tcMar>
              </w:tcPr>
            </w:tcPrChange>
          </w:tcPr>
          <w:p w14:paraId="5116D697" w14:textId="5DED0C8F" w:rsidR="002117EB" w:rsidRPr="0031448F" w:rsidRDefault="002117EB" w:rsidP="002117EB">
            <w:pPr>
              <w:pStyle w:val="Standard"/>
              <w:snapToGrid w:val="0"/>
              <w:jc w:val="right"/>
              <w:rPr>
                <w:ins w:id="220" w:author="Bowler, Neill" w:date="2023-01-20T10:36:00Z"/>
                <w:rFonts w:ascii="Arial" w:hAnsi="Arial" w:cs="Arial"/>
                <w:sz w:val="16"/>
                <w:szCs w:val="16"/>
              </w:rPr>
            </w:pPr>
            <w:ins w:id="221" w:author="Bowler, Neill" w:date="2023-01-20T10:37:00Z">
              <w:r w:rsidRPr="0031448F">
                <w:rPr>
                  <w:rFonts w:ascii="Arial" w:hAnsi="Arial" w:cs="Arial"/>
                  <w:i/>
                  <w:iCs/>
                  <w:color w:val="000000"/>
                  <w:sz w:val="16"/>
                  <w:szCs w:val="16"/>
                  <w:rPrChange w:id="222" w:author="Bowler, Neill" w:date="2023-01-20T10:38:00Z">
                    <w:rPr>
                      <w:rFonts w:asciiTheme="minorHAnsi" w:hAnsi="Arial" w:cs="Lohit Devanagari"/>
                      <w:i/>
                      <w:iCs/>
                      <w:color w:val="000000"/>
                      <w:sz w:val="14"/>
                      <w:szCs w:val="14"/>
                    </w:rPr>
                  </w:rPrChange>
                </w:rPr>
                <w:t>3</w:t>
              </w:r>
            </w:ins>
          </w:p>
        </w:tc>
        <w:tc>
          <w:tcPr>
            <w:tcW w:w="2085" w:type="dxa"/>
            <w:shd w:val="clear" w:color="auto" w:fill="E0E0E0"/>
            <w:tcMar>
              <w:top w:w="0" w:type="dxa"/>
              <w:left w:w="108" w:type="dxa"/>
              <w:bottom w:w="0" w:type="dxa"/>
              <w:right w:w="108" w:type="dxa"/>
            </w:tcMar>
            <w:tcPrChange w:id="223" w:author="Bowler, Neill" w:date="2023-01-20T11:46:00Z">
              <w:tcPr>
                <w:tcW w:w="2085" w:type="dxa"/>
                <w:shd w:val="clear" w:color="auto" w:fill="F3F3F3"/>
                <w:tcMar>
                  <w:top w:w="0" w:type="dxa"/>
                  <w:left w:w="108" w:type="dxa"/>
                  <w:bottom w:w="0" w:type="dxa"/>
                  <w:right w:w="108" w:type="dxa"/>
                </w:tcMar>
              </w:tcPr>
            </w:tcPrChange>
          </w:tcPr>
          <w:p w14:paraId="7433383E" w14:textId="6A07A62F" w:rsidR="002117EB" w:rsidRPr="0031448F" w:rsidRDefault="002117EB" w:rsidP="003D749E">
            <w:pPr>
              <w:pStyle w:val="Standard"/>
              <w:snapToGrid w:val="0"/>
              <w:ind w:left="177"/>
              <w:rPr>
                <w:ins w:id="224" w:author="Bowler, Neill" w:date="2023-01-20T10:36:00Z"/>
                <w:rFonts w:ascii="Arial" w:hAnsi="Arial" w:cs="Arial"/>
                <w:b/>
                <w:sz w:val="16"/>
                <w:szCs w:val="16"/>
              </w:rPr>
              <w:pPrChange w:id="225" w:author="Bowler, Neill" w:date="2023-01-20T10:39:00Z">
                <w:pPr>
                  <w:pStyle w:val="Standard"/>
                  <w:snapToGrid w:val="0"/>
                </w:pPr>
              </w:pPrChange>
            </w:pPr>
            <w:ins w:id="226" w:author="Bowler, Neill" w:date="2023-01-20T10:37:00Z">
              <w:r w:rsidRPr="0031448F">
                <w:rPr>
                  <w:rFonts w:ascii="Arial" w:hAnsi="Arial" w:cs="Arial"/>
                  <w:i/>
                  <w:iCs/>
                  <w:color w:val="000000"/>
                  <w:sz w:val="16"/>
                  <w:szCs w:val="16"/>
                  <w:rPrChange w:id="227" w:author="Bowler, Neill" w:date="2023-01-20T10:38:00Z">
                    <w:rPr>
                      <w:rFonts w:asciiTheme="minorHAnsi" w:hAnsi="Arial" w:cs="Lohit Devanagari"/>
                      <w:i/>
                      <w:iCs/>
                      <w:color w:val="000000"/>
                      <w:sz w:val="14"/>
                      <w:szCs w:val="14"/>
                    </w:rPr>
                  </w:rPrChange>
                </w:rPr>
                <w:t>Sub-satellite number</w:t>
              </w:r>
            </w:ins>
          </w:p>
        </w:tc>
        <w:tc>
          <w:tcPr>
            <w:tcW w:w="1013" w:type="dxa"/>
            <w:shd w:val="clear" w:color="auto" w:fill="E0E0E0"/>
            <w:tcMar>
              <w:top w:w="0" w:type="dxa"/>
              <w:left w:w="108" w:type="dxa"/>
              <w:bottom w:w="0" w:type="dxa"/>
              <w:right w:w="108" w:type="dxa"/>
            </w:tcMar>
            <w:tcPrChange w:id="228" w:author="Bowler, Neill" w:date="2023-01-20T11:46:00Z">
              <w:tcPr>
                <w:tcW w:w="1013" w:type="dxa"/>
                <w:shd w:val="clear" w:color="auto" w:fill="F3F3F3"/>
                <w:tcMar>
                  <w:top w:w="0" w:type="dxa"/>
                  <w:left w:w="108" w:type="dxa"/>
                  <w:bottom w:w="0" w:type="dxa"/>
                  <w:right w:w="108" w:type="dxa"/>
                </w:tcMar>
              </w:tcPr>
            </w:tcPrChange>
          </w:tcPr>
          <w:p w14:paraId="6C01971C" w14:textId="427F49EB" w:rsidR="002117EB" w:rsidRPr="0031448F" w:rsidRDefault="002117EB" w:rsidP="002117EB">
            <w:pPr>
              <w:pStyle w:val="Standard"/>
              <w:snapToGrid w:val="0"/>
              <w:jc w:val="center"/>
              <w:rPr>
                <w:ins w:id="229" w:author="Bowler, Neill" w:date="2023-01-20T10:36:00Z"/>
                <w:rFonts w:ascii="Arial" w:hAnsi="Arial" w:cs="Arial"/>
                <w:b/>
                <w:sz w:val="16"/>
                <w:szCs w:val="16"/>
              </w:rPr>
            </w:pPr>
            <w:ins w:id="230" w:author="Bowler, Neill" w:date="2023-01-20T10:37:00Z">
              <w:r w:rsidRPr="0031448F">
                <w:rPr>
                  <w:rFonts w:ascii="Arial" w:hAnsi="Arial" w:cs="Arial"/>
                  <w:i/>
                  <w:iCs/>
                  <w:color w:val="000000"/>
                  <w:sz w:val="16"/>
                  <w:szCs w:val="16"/>
                  <w:rPrChange w:id="231" w:author="Bowler, Neill" w:date="2023-01-20T10:38:00Z">
                    <w:rPr>
                      <w:rFonts w:asciiTheme="minorHAnsi" w:hAnsi="Arial" w:cs="Lohit Devanagari"/>
                      <w:i/>
                      <w:iCs/>
                      <w:color w:val="000000"/>
                      <w:sz w:val="14"/>
                      <w:szCs w:val="14"/>
                    </w:rPr>
                  </w:rPrChange>
                </w:rPr>
                <w:t>0 01 016</w:t>
              </w:r>
            </w:ins>
          </w:p>
        </w:tc>
        <w:tc>
          <w:tcPr>
            <w:tcW w:w="845" w:type="dxa"/>
            <w:shd w:val="clear" w:color="auto" w:fill="E0E0E0"/>
            <w:tcMar>
              <w:top w:w="0" w:type="dxa"/>
              <w:left w:w="108" w:type="dxa"/>
              <w:bottom w:w="0" w:type="dxa"/>
              <w:right w:w="108" w:type="dxa"/>
            </w:tcMar>
            <w:tcPrChange w:id="232" w:author="Bowler, Neill" w:date="2023-01-20T11:46:00Z">
              <w:tcPr>
                <w:tcW w:w="845" w:type="dxa"/>
                <w:shd w:val="clear" w:color="auto" w:fill="F3F3F3"/>
                <w:tcMar>
                  <w:top w:w="0" w:type="dxa"/>
                  <w:left w:w="108" w:type="dxa"/>
                  <w:bottom w:w="0" w:type="dxa"/>
                  <w:right w:w="108" w:type="dxa"/>
                </w:tcMar>
              </w:tcPr>
            </w:tcPrChange>
          </w:tcPr>
          <w:p w14:paraId="140EFF4A" w14:textId="284384FA" w:rsidR="002117EB" w:rsidRPr="0031448F" w:rsidRDefault="002117EB" w:rsidP="002117EB">
            <w:pPr>
              <w:pStyle w:val="Standard"/>
              <w:snapToGrid w:val="0"/>
              <w:jc w:val="right"/>
              <w:rPr>
                <w:ins w:id="233" w:author="Bowler, Neill" w:date="2023-01-20T10:36:00Z"/>
                <w:rFonts w:ascii="Arial" w:hAnsi="Arial" w:cs="Arial"/>
                <w:sz w:val="16"/>
                <w:szCs w:val="16"/>
              </w:rPr>
            </w:pPr>
            <w:ins w:id="234" w:author="Bowler, Neill" w:date="2023-01-20T10:37:00Z">
              <w:r w:rsidRPr="0031448F">
                <w:rPr>
                  <w:rFonts w:ascii="Arial" w:hAnsi="Arial" w:cs="Arial"/>
                  <w:color w:val="000000"/>
                  <w:sz w:val="16"/>
                  <w:szCs w:val="16"/>
                  <w:rPrChange w:id="235" w:author="Bowler, Neill" w:date="2023-01-20T10:38: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236" w:author="Bowler, Neill" w:date="2023-01-20T11:46:00Z">
              <w:tcPr>
                <w:tcW w:w="1265" w:type="dxa"/>
                <w:shd w:val="clear" w:color="auto" w:fill="F3F3F3"/>
                <w:tcMar>
                  <w:top w:w="0" w:type="dxa"/>
                  <w:left w:w="108" w:type="dxa"/>
                  <w:bottom w:w="0" w:type="dxa"/>
                  <w:right w:w="108" w:type="dxa"/>
                </w:tcMar>
              </w:tcPr>
            </w:tcPrChange>
          </w:tcPr>
          <w:p w14:paraId="1E6485F0" w14:textId="41514509" w:rsidR="002117EB" w:rsidRPr="0031448F" w:rsidRDefault="002117EB" w:rsidP="002117EB">
            <w:pPr>
              <w:pStyle w:val="Standard"/>
              <w:snapToGrid w:val="0"/>
              <w:jc w:val="right"/>
              <w:rPr>
                <w:ins w:id="237" w:author="Bowler, Neill" w:date="2023-01-20T10:36:00Z"/>
                <w:rFonts w:ascii="Arial" w:hAnsi="Arial" w:cs="Arial"/>
                <w:sz w:val="16"/>
                <w:szCs w:val="16"/>
              </w:rPr>
            </w:pPr>
            <w:ins w:id="238" w:author="Bowler, Neill" w:date="2023-01-20T10:37:00Z">
              <w:r w:rsidRPr="0031448F">
                <w:rPr>
                  <w:rFonts w:ascii="Arial" w:hAnsi="Arial" w:cs="Arial"/>
                  <w:color w:val="000000"/>
                  <w:sz w:val="16"/>
                  <w:szCs w:val="16"/>
                  <w:rPrChange w:id="239" w:author="Bowler, Neill" w:date="2023-01-20T10:38: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240" w:author="Bowler, Neill" w:date="2023-01-20T11:46:00Z">
              <w:tcPr>
                <w:tcW w:w="887" w:type="dxa"/>
                <w:shd w:val="clear" w:color="auto" w:fill="F3F3F3"/>
                <w:tcMar>
                  <w:top w:w="0" w:type="dxa"/>
                  <w:left w:w="108" w:type="dxa"/>
                  <w:bottom w:w="0" w:type="dxa"/>
                  <w:right w:w="108" w:type="dxa"/>
                </w:tcMar>
              </w:tcPr>
            </w:tcPrChange>
          </w:tcPr>
          <w:p w14:paraId="117309AE" w14:textId="65D2386B" w:rsidR="002117EB" w:rsidRPr="0031448F" w:rsidRDefault="002117EB" w:rsidP="002117EB">
            <w:pPr>
              <w:pStyle w:val="Standard"/>
              <w:tabs>
                <w:tab w:val="right" w:pos="-37"/>
                <w:tab w:val="right" w:pos="493"/>
              </w:tabs>
              <w:snapToGrid w:val="0"/>
              <w:ind w:left="-37"/>
              <w:jc w:val="right"/>
              <w:rPr>
                <w:ins w:id="241" w:author="Bowler, Neill" w:date="2023-01-20T10:36:00Z"/>
                <w:rFonts w:ascii="Arial" w:hAnsi="Arial" w:cs="Arial"/>
                <w:sz w:val="16"/>
                <w:szCs w:val="16"/>
              </w:rPr>
            </w:pPr>
            <w:ins w:id="242" w:author="Bowler, Neill" w:date="2023-01-20T10:37:00Z">
              <w:r w:rsidRPr="0031448F">
                <w:rPr>
                  <w:rFonts w:ascii="Arial" w:hAnsi="Arial" w:cs="Arial"/>
                  <w:color w:val="000000"/>
                  <w:sz w:val="16"/>
                  <w:szCs w:val="16"/>
                  <w:rPrChange w:id="243" w:author="Bowler, Neill" w:date="2023-01-20T10:38:00Z">
                    <w:rPr>
                      <w:rFonts w:asciiTheme="minorHAnsi" w:hAnsi="Arial" w:cs="Lohit Devanagari"/>
                      <w:color w:val="000000"/>
                      <w:sz w:val="14"/>
                      <w:szCs w:val="14"/>
                    </w:rPr>
                  </w:rPrChange>
                </w:rPr>
                <w:t>?</w:t>
              </w:r>
            </w:ins>
          </w:p>
        </w:tc>
        <w:tc>
          <w:tcPr>
            <w:tcW w:w="1063" w:type="dxa"/>
            <w:shd w:val="clear" w:color="auto" w:fill="E0E0E0"/>
            <w:tcMar>
              <w:top w:w="0" w:type="dxa"/>
              <w:left w:w="108" w:type="dxa"/>
              <w:bottom w:w="0" w:type="dxa"/>
              <w:right w:w="108" w:type="dxa"/>
            </w:tcMar>
            <w:tcPrChange w:id="244" w:author="Bowler, Neill" w:date="2023-01-20T11:46:00Z">
              <w:tcPr>
                <w:tcW w:w="1063" w:type="dxa"/>
                <w:shd w:val="clear" w:color="auto" w:fill="F3F3F3"/>
                <w:tcMar>
                  <w:top w:w="0" w:type="dxa"/>
                  <w:left w:w="108" w:type="dxa"/>
                  <w:bottom w:w="0" w:type="dxa"/>
                  <w:right w:w="108" w:type="dxa"/>
                </w:tcMar>
              </w:tcPr>
            </w:tcPrChange>
          </w:tcPr>
          <w:p w14:paraId="05470240" w14:textId="4CCB4C05" w:rsidR="002117EB" w:rsidRPr="0031448F" w:rsidRDefault="002117EB" w:rsidP="002117EB">
            <w:pPr>
              <w:pStyle w:val="Standard"/>
              <w:snapToGrid w:val="0"/>
              <w:rPr>
                <w:ins w:id="245" w:author="Bowler, Neill" w:date="2023-01-20T10:36:00Z"/>
                <w:rFonts w:ascii="Arial" w:hAnsi="Arial" w:cs="Arial"/>
                <w:sz w:val="16"/>
                <w:szCs w:val="16"/>
              </w:rPr>
            </w:pPr>
            <w:ins w:id="246" w:author="Bowler, Neill" w:date="2023-01-20T10:37:00Z">
              <w:r w:rsidRPr="0031448F">
                <w:rPr>
                  <w:rFonts w:ascii="Arial" w:hAnsi="Arial" w:cs="Arial"/>
                  <w:color w:val="000000"/>
                  <w:sz w:val="16"/>
                  <w:szCs w:val="16"/>
                  <w:rPrChange w:id="247" w:author="Bowler, Neill" w:date="2023-01-20T10:38:00Z">
                    <w:rPr>
                      <w:rFonts w:asciiTheme="minorHAnsi" w:hAnsi="Arial" w:cs="Lohit Devanagari"/>
                      <w:color w:val="000000"/>
                      <w:sz w:val="14"/>
                      <w:szCs w:val="14"/>
                    </w:rPr>
                  </w:rPrChange>
                </w:rPr>
                <w:t>Numeric</w:t>
              </w:r>
            </w:ins>
          </w:p>
        </w:tc>
        <w:tc>
          <w:tcPr>
            <w:tcW w:w="2481" w:type="dxa"/>
            <w:shd w:val="clear" w:color="auto" w:fill="E0E0E0"/>
            <w:tcMar>
              <w:top w:w="0" w:type="dxa"/>
              <w:left w:w="108" w:type="dxa"/>
              <w:bottom w:w="0" w:type="dxa"/>
              <w:right w:w="108" w:type="dxa"/>
            </w:tcMar>
            <w:tcPrChange w:id="248" w:author="Bowler, Neill" w:date="2023-01-20T11:46:00Z">
              <w:tcPr>
                <w:tcW w:w="2481" w:type="dxa"/>
                <w:shd w:val="clear" w:color="auto" w:fill="F3F3F3"/>
                <w:tcMar>
                  <w:top w:w="0" w:type="dxa"/>
                  <w:left w:w="108" w:type="dxa"/>
                  <w:bottom w:w="0" w:type="dxa"/>
                  <w:right w:w="108" w:type="dxa"/>
                </w:tcMar>
              </w:tcPr>
            </w:tcPrChange>
          </w:tcPr>
          <w:p w14:paraId="102E00E8" w14:textId="2E302BEB" w:rsidR="002117EB" w:rsidRPr="0031448F" w:rsidRDefault="002117EB" w:rsidP="002117EB">
            <w:pPr>
              <w:pStyle w:val="Standard"/>
              <w:snapToGrid w:val="0"/>
              <w:rPr>
                <w:ins w:id="249" w:author="Bowler, Neill" w:date="2023-01-20T10:36:00Z"/>
                <w:rFonts w:ascii="Arial" w:hAnsi="Arial" w:cs="Arial"/>
                <w:sz w:val="16"/>
                <w:szCs w:val="16"/>
              </w:rPr>
            </w:pPr>
            <w:ins w:id="250" w:author="Bowler, Neill" w:date="2023-01-20T10:37:00Z">
              <w:r w:rsidRPr="0031448F">
                <w:rPr>
                  <w:rFonts w:ascii="Arial" w:hAnsi="Arial" w:cs="Arial"/>
                  <w:color w:val="000000"/>
                  <w:sz w:val="16"/>
                  <w:szCs w:val="16"/>
                  <w:rPrChange w:id="251" w:author="Bowler, Neill" w:date="2023-01-20T10:38:00Z">
                    <w:rPr>
                      <w:rFonts w:asciiTheme="minorHAnsi" w:hAnsi="Arial" w:cs="Lohit Devanagari"/>
                      <w:color w:val="000000"/>
                      <w:sz w:val="14"/>
                      <w:szCs w:val="14"/>
                    </w:rPr>
                  </w:rPrChange>
                </w:rPr>
                <w:t xml:space="preserve">Number of </w:t>
              </w:r>
              <w:proofErr w:type="gramStart"/>
              <w:r w:rsidRPr="0031448F">
                <w:rPr>
                  <w:rFonts w:ascii="Arial" w:hAnsi="Arial" w:cs="Arial"/>
                  <w:color w:val="000000"/>
                  <w:sz w:val="16"/>
                  <w:szCs w:val="16"/>
                  <w:rPrChange w:id="252" w:author="Bowler, Neill" w:date="2023-01-20T10:38:00Z">
                    <w:rPr>
                      <w:rFonts w:asciiTheme="minorHAnsi" w:hAnsi="Arial" w:cs="Lohit Devanagari"/>
                      <w:color w:val="000000"/>
                      <w:sz w:val="14"/>
                      <w:szCs w:val="14"/>
                    </w:rPr>
                  </w:rPrChange>
                </w:rPr>
                <w:t>satellite</w:t>
              </w:r>
              <w:proofErr w:type="gramEnd"/>
              <w:r w:rsidRPr="0031448F">
                <w:rPr>
                  <w:rFonts w:ascii="Arial" w:hAnsi="Arial" w:cs="Arial"/>
                  <w:color w:val="000000"/>
                  <w:sz w:val="16"/>
                  <w:szCs w:val="16"/>
                  <w:rPrChange w:id="253" w:author="Bowler, Neill" w:date="2023-01-20T10:38:00Z">
                    <w:rPr>
                      <w:rFonts w:asciiTheme="minorHAnsi" w:hAnsi="Arial" w:cs="Lohit Devanagari"/>
                      <w:color w:val="000000"/>
                      <w:sz w:val="14"/>
                      <w:szCs w:val="14"/>
                    </w:rPr>
                  </w:rPrChange>
                </w:rPr>
                <w:t xml:space="preserve"> in constellation</w:t>
              </w:r>
            </w:ins>
          </w:p>
        </w:tc>
      </w:tr>
      <w:tr w:rsidR="002117EB" w14:paraId="29D5E52F" w14:textId="77777777" w:rsidTr="003D0846">
        <w:tblPrEx>
          <w:tblW w:w="10348" w:type="dxa"/>
          <w:jc w:val="center"/>
          <w:tblLayout w:type="fixed"/>
          <w:tblCellMar>
            <w:left w:w="10" w:type="dxa"/>
            <w:right w:w="10" w:type="dxa"/>
          </w:tblCellMar>
          <w:tblLook w:val="0000" w:firstRow="0" w:lastRow="0" w:firstColumn="0" w:lastColumn="0" w:noHBand="0" w:noVBand="0"/>
          <w:tblPrExChange w:id="254"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255" w:author="Bowler, Neill" w:date="2023-01-20T10:36:00Z"/>
          <w:trPrChange w:id="256"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257" w:author="Bowler, Neill" w:date="2023-01-20T11:47:00Z">
              <w:tcPr>
                <w:tcW w:w="709" w:type="dxa"/>
                <w:shd w:val="clear" w:color="auto" w:fill="F3F3F3"/>
                <w:tcMar>
                  <w:top w:w="0" w:type="dxa"/>
                  <w:left w:w="108" w:type="dxa"/>
                  <w:bottom w:w="0" w:type="dxa"/>
                  <w:right w:w="108" w:type="dxa"/>
                </w:tcMar>
              </w:tcPr>
            </w:tcPrChange>
          </w:tcPr>
          <w:p w14:paraId="34327C7D" w14:textId="09119085" w:rsidR="002117EB" w:rsidRPr="0031448F" w:rsidRDefault="002117EB" w:rsidP="002117EB">
            <w:pPr>
              <w:pStyle w:val="Standard"/>
              <w:snapToGrid w:val="0"/>
              <w:jc w:val="right"/>
              <w:rPr>
                <w:ins w:id="258" w:author="Bowler, Neill" w:date="2023-01-20T10:36:00Z"/>
                <w:rFonts w:ascii="Arial" w:hAnsi="Arial" w:cs="Arial"/>
                <w:sz w:val="16"/>
                <w:szCs w:val="16"/>
              </w:rPr>
            </w:pPr>
            <w:ins w:id="259" w:author="Bowler, Neill" w:date="2023-01-20T10:37:00Z">
              <w:r w:rsidRPr="0031448F">
                <w:rPr>
                  <w:rFonts w:ascii="Arial" w:hAnsi="Arial" w:cs="Arial"/>
                  <w:i/>
                  <w:iCs/>
                  <w:color w:val="000000"/>
                  <w:sz w:val="16"/>
                  <w:szCs w:val="16"/>
                  <w:rPrChange w:id="260" w:author="Bowler, Neill" w:date="2023-01-20T10:38:00Z">
                    <w:rPr>
                      <w:rFonts w:asciiTheme="minorHAnsi" w:hAnsi="Arial" w:cs="Lohit Devanagari"/>
                      <w:i/>
                      <w:iCs/>
                      <w:color w:val="000000"/>
                      <w:sz w:val="14"/>
                      <w:szCs w:val="14"/>
                    </w:rPr>
                  </w:rPrChange>
                </w:rPr>
                <w:t>4</w:t>
              </w:r>
            </w:ins>
          </w:p>
        </w:tc>
        <w:tc>
          <w:tcPr>
            <w:tcW w:w="2085" w:type="dxa"/>
            <w:shd w:val="clear" w:color="auto" w:fill="F3F3F3"/>
            <w:tcMar>
              <w:top w:w="0" w:type="dxa"/>
              <w:left w:w="108" w:type="dxa"/>
              <w:bottom w:w="0" w:type="dxa"/>
              <w:right w:w="108" w:type="dxa"/>
            </w:tcMar>
            <w:tcPrChange w:id="261" w:author="Bowler, Neill" w:date="2023-01-20T11:47:00Z">
              <w:tcPr>
                <w:tcW w:w="2085" w:type="dxa"/>
                <w:shd w:val="clear" w:color="auto" w:fill="F3F3F3"/>
                <w:tcMar>
                  <w:top w:w="0" w:type="dxa"/>
                  <w:left w:w="108" w:type="dxa"/>
                  <w:bottom w:w="0" w:type="dxa"/>
                  <w:right w:w="108" w:type="dxa"/>
                </w:tcMar>
              </w:tcPr>
            </w:tcPrChange>
          </w:tcPr>
          <w:p w14:paraId="0FDEA8E5" w14:textId="01E1EFFF" w:rsidR="002117EB" w:rsidRPr="0031448F" w:rsidRDefault="002117EB" w:rsidP="003D749E">
            <w:pPr>
              <w:pStyle w:val="Standard"/>
              <w:snapToGrid w:val="0"/>
              <w:ind w:left="177"/>
              <w:rPr>
                <w:ins w:id="262" w:author="Bowler, Neill" w:date="2023-01-20T10:36:00Z"/>
                <w:rFonts w:ascii="Arial" w:hAnsi="Arial" w:cs="Arial"/>
                <w:b/>
                <w:sz w:val="16"/>
                <w:szCs w:val="16"/>
              </w:rPr>
              <w:pPrChange w:id="263" w:author="Bowler, Neill" w:date="2023-01-20T10:39:00Z">
                <w:pPr>
                  <w:pStyle w:val="Standard"/>
                  <w:snapToGrid w:val="0"/>
                </w:pPr>
              </w:pPrChange>
            </w:pPr>
            <w:ins w:id="264" w:author="Bowler, Neill" w:date="2023-01-20T10:37:00Z">
              <w:r w:rsidRPr="0031448F">
                <w:rPr>
                  <w:rFonts w:ascii="Arial" w:hAnsi="Arial" w:cs="Arial"/>
                  <w:i/>
                  <w:iCs/>
                  <w:color w:val="000000"/>
                  <w:sz w:val="16"/>
                  <w:szCs w:val="16"/>
                  <w:rPrChange w:id="265" w:author="Bowler, Neill" w:date="2023-01-20T10:38:00Z">
                    <w:rPr>
                      <w:rFonts w:asciiTheme="minorHAnsi" w:hAnsi="Arial" w:cs="Lohit Devanagari"/>
                      <w:i/>
                      <w:iCs/>
                      <w:color w:val="000000"/>
                      <w:sz w:val="14"/>
                      <w:szCs w:val="14"/>
                    </w:rPr>
                  </w:rPrChange>
                </w:rPr>
                <w:t>Satellite</w:t>
              </w:r>
              <w:r w:rsidRPr="0031448F">
                <w:rPr>
                  <w:rFonts w:ascii="Arial" w:eastAsia="Arial" w:hAnsi="Arial" w:cs="Arial"/>
                  <w:i/>
                  <w:iCs/>
                  <w:color w:val="000000"/>
                  <w:sz w:val="16"/>
                  <w:szCs w:val="16"/>
                  <w:rPrChange w:id="266"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267" w:author="Bowler, Neill" w:date="2023-01-20T10:38:00Z">
                    <w:rPr>
                      <w:rFonts w:asciiTheme="minorHAnsi" w:hAnsi="Arial" w:cs="Lohit Devanagari"/>
                      <w:i/>
                      <w:iCs/>
                      <w:color w:val="000000"/>
                      <w:sz w:val="14"/>
                      <w:szCs w:val="14"/>
                    </w:rPr>
                  </w:rPrChange>
                </w:rPr>
                <w:t>instrument</w:t>
              </w:r>
            </w:ins>
          </w:p>
        </w:tc>
        <w:tc>
          <w:tcPr>
            <w:tcW w:w="1013" w:type="dxa"/>
            <w:shd w:val="clear" w:color="auto" w:fill="F3F3F3"/>
            <w:tcMar>
              <w:top w:w="0" w:type="dxa"/>
              <w:left w:w="108" w:type="dxa"/>
              <w:bottom w:w="0" w:type="dxa"/>
              <w:right w:w="108" w:type="dxa"/>
            </w:tcMar>
            <w:tcPrChange w:id="268" w:author="Bowler, Neill" w:date="2023-01-20T11:47:00Z">
              <w:tcPr>
                <w:tcW w:w="1013" w:type="dxa"/>
                <w:shd w:val="clear" w:color="auto" w:fill="F3F3F3"/>
                <w:tcMar>
                  <w:top w:w="0" w:type="dxa"/>
                  <w:left w:w="108" w:type="dxa"/>
                  <w:bottom w:w="0" w:type="dxa"/>
                  <w:right w:w="108" w:type="dxa"/>
                </w:tcMar>
              </w:tcPr>
            </w:tcPrChange>
          </w:tcPr>
          <w:p w14:paraId="6C0218BA" w14:textId="53C0CD85" w:rsidR="002117EB" w:rsidRPr="0031448F" w:rsidRDefault="002117EB" w:rsidP="002117EB">
            <w:pPr>
              <w:pStyle w:val="Standard"/>
              <w:snapToGrid w:val="0"/>
              <w:jc w:val="center"/>
              <w:rPr>
                <w:ins w:id="269" w:author="Bowler, Neill" w:date="2023-01-20T10:36:00Z"/>
                <w:rFonts w:ascii="Arial" w:hAnsi="Arial" w:cs="Arial"/>
                <w:b/>
                <w:sz w:val="16"/>
                <w:szCs w:val="16"/>
              </w:rPr>
            </w:pPr>
            <w:ins w:id="270" w:author="Bowler, Neill" w:date="2023-01-20T10:37:00Z">
              <w:r w:rsidRPr="0031448F">
                <w:rPr>
                  <w:rFonts w:ascii="Arial" w:hAnsi="Arial" w:cs="Arial"/>
                  <w:i/>
                  <w:iCs/>
                  <w:color w:val="000000"/>
                  <w:sz w:val="16"/>
                  <w:szCs w:val="16"/>
                  <w:rPrChange w:id="271" w:author="Bowler, Neill" w:date="2023-01-20T10:38:00Z">
                    <w:rPr>
                      <w:rFonts w:asciiTheme="minorHAnsi" w:hAnsi="Arial" w:cs="Lohit Devanagari"/>
                      <w:i/>
                      <w:iCs/>
                      <w:color w:val="000000"/>
                      <w:sz w:val="14"/>
                      <w:szCs w:val="14"/>
                    </w:rPr>
                  </w:rPrChange>
                </w:rPr>
                <w:t>0</w:t>
              </w:r>
              <w:r w:rsidRPr="0031448F">
                <w:rPr>
                  <w:rFonts w:ascii="Arial" w:eastAsia="Arial" w:hAnsi="Arial" w:cs="Arial"/>
                  <w:i/>
                  <w:iCs/>
                  <w:color w:val="000000"/>
                  <w:sz w:val="16"/>
                  <w:szCs w:val="16"/>
                  <w:rPrChange w:id="272"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273" w:author="Bowler, Neill" w:date="2023-01-20T10:38:00Z">
                    <w:rPr>
                      <w:rFonts w:asciiTheme="minorHAnsi" w:hAnsi="Arial" w:cs="Lohit Devanagari"/>
                      <w:i/>
                      <w:iCs/>
                      <w:color w:val="000000"/>
                      <w:sz w:val="14"/>
                      <w:szCs w:val="14"/>
                    </w:rPr>
                  </w:rPrChange>
                </w:rPr>
                <w:t>02</w:t>
              </w:r>
              <w:r w:rsidRPr="0031448F">
                <w:rPr>
                  <w:rFonts w:ascii="Arial" w:eastAsia="Arial" w:hAnsi="Arial" w:cs="Arial"/>
                  <w:i/>
                  <w:iCs/>
                  <w:color w:val="000000"/>
                  <w:sz w:val="16"/>
                  <w:szCs w:val="16"/>
                  <w:rPrChange w:id="274"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275" w:author="Bowler, Neill" w:date="2023-01-20T10:38:00Z">
                    <w:rPr>
                      <w:rFonts w:asciiTheme="minorHAnsi" w:hAnsi="Arial" w:cs="Lohit Devanagari"/>
                      <w:i/>
                      <w:iCs/>
                      <w:color w:val="000000"/>
                      <w:sz w:val="14"/>
                      <w:szCs w:val="14"/>
                    </w:rPr>
                  </w:rPrChange>
                </w:rPr>
                <w:t>019</w:t>
              </w:r>
            </w:ins>
          </w:p>
        </w:tc>
        <w:tc>
          <w:tcPr>
            <w:tcW w:w="845" w:type="dxa"/>
            <w:shd w:val="clear" w:color="auto" w:fill="F3F3F3"/>
            <w:tcMar>
              <w:top w:w="0" w:type="dxa"/>
              <w:left w:w="108" w:type="dxa"/>
              <w:bottom w:w="0" w:type="dxa"/>
              <w:right w:w="108" w:type="dxa"/>
            </w:tcMar>
            <w:tcPrChange w:id="276" w:author="Bowler, Neill" w:date="2023-01-20T11:47:00Z">
              <w:tcPr>
                <w:tcW w:w="845" w:type="dxa"/>
                <w:shd w:val="clear" w:color="auto" w:fill="F3F3F3"/>
                <w:tcMar>
                  <w:top w:w="0" w:type="dxa"/>
                  <w:left w:w="108" w:type="dxa"/>
                  <w:bottom w:w="0" w:type="dxa"/>
                  <w:right w:w="108" w:type="dxa"/>
                </w:tcMar>
              </w:tcPr>
            </w:tcPrChange>
          </w:tcPr>
          <w:p w14:paraId="277B98F9" w14:textId="269956E4" w:rsidR="002117EB" w:rsidRPr="0031448F" w:rsidRDefault="002117EB" w:rsidP="002117EB">
            <w:pPr>
              <w:pStyle w:val="Standard"/>
              <w:snapToGrid w:val="0"/>
              <w:jc w:val="right"/>
              <w:rPr>
                <w:ins w:id="277" w:author="Bowler, Neill" w:date="2023-01-20T10:36:00Z"/>
                <w:rFonts w:ascii="Arial" w:hAnsi="Arial" w:cs="Arial"/>
                <w:sz w:val="16"/>
                <w:szCs w:val="16"/>
              </w:rPr>
            </w:pPr>
            <w:ins w:id="278" w:author="Bowler, Neill" w:date="2023-01-20T10:37:00Z">
              <w:r w:rsidRPr="0031448F">
                <w:rPr>
                  <w:rFonts w:ascii="Arial" w:hAnsi="Arial" w:cs="Arial"/>
                  <w:color w:val="000000"/>
                  <w:sz w:val="16"/>
                  <w:szCs w:val="16"/>
                  <w:rPrChange w:id="279"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280" w:author="Bowler, Neill" w:date="2023-01-20T11:47:00Z">
              <w:tcPr>
                <w:tcW w:w="1265" w:type="dxa"/>
                <w:shd w:val="clear" w:color="auto" w:fill="F3F3F3"/>
                <w:tcMar>
                  <w:top w:w="0" w:type="dxa"/>
                  <w:left w:w="108" w:type="dxa"/>
                  <w:bottom w:w="0" w:type="dxa"/>
                  <w:right w:w="108" w:type="dxa"/>
                </w:tcMar>
              </w:tcPr>
            </w:tcPrChange>
          </w:tcPr>
          <w:p w14:paraId="4BA8569B" w14:textId="63A71EB3" w:rsidR="002117EB" w:rsidRPr="0031448F" w:rsidRDefault="002117EB" w:rsidP="002117EB">
            <w:pPr>
              <w:pStyle w:val="Standard"/>
              <w:snapToGrid w:val="0"/>
              <w:jc w:val="right"/>
              <w:rPr>
                <w:ins w:id="281" w:author="Bowler, Neill" w:date="2023-01-20T10:36:00Z"/>
                <w:rFonts w:ascii="Arial" w:hAnsi="Arial" w:cs="Arial"/>
                <w:sz w:val="16"/>
                <w:szCs w:val="16"/>
              </w:rPr>
            </w:pPr>
            <w:ins w:id="282" w:author="Bowler, Neill" w:date="2023-01-20T10:37:00Z">
              <w:r w:rsidRPr="0031448F">
                <w:rPr>
                  <w:rFonts w:ascii="Arial" w:hAnsi="Arial" w:cs="Arial"/>
                  <w:color w:val="000000"/>
                  <w:sz w:val="16"/>
                  <w:szCs w:val="16"/>
                  <w:rPrChange w:id="283"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284" w:author="Bowler, Neill" w:date="2023-01-20T11:47:00Z">
              <w:tcPr>
                <w:tcW w:w="887" w:type="dxa"/>
                <w:shd w:val="clear" w:color="auto" w:fill="F3F3F3"/>
                <w:tcMar>
                  <w:top w:w="0" w:type="dxa"/>
                  <w:left w:w="108" w:type="dxa"/>
                  <w:bottom w:w="0" w:type="dxa"/>
                  <w:right w:w="108" w:type="dxa"/>
                </w:tcMar>
              </w:tcPr>
            </w:tcPrChange>
          </w:tcPr>
          <w:p w14:paraId="140F6376" w14:textId="1D51A9DF" w:rsidR="002117EB" w:rsidRPr="0031448F" w:rsidRDefault="002117EB" w:rsidP="002117EB">
            <w:pPr>
              <w:pStyle w:val="Standard"/>
              <w:tabs>
                <w:tab w:val="right" w:pos="-37"/>
                <w:tab w:val="right" w:pos="493"/>
              </w:tabs>
              <w:snapToGrid w:val="0"/>
              <w:ind w:left="-37"/>
              <w:jc w:val="right"/>
              <w:rPr>
                <w:ins w:id="285" w:author="Bowler, Neill" w:date="2023-01-20T10:36:00Z"/>
                <w:rFonts w:ascii="Arial" w:hAnsi="Arial" w:cs="Arial"/>
                <w:sz w:val="16"/>
                <w:szCs w:val="16"/>
              </w:rPr>
            </w:pPr>
            <w:ins w:id="286" w:author="Bowler, Neill" w:date="2023-01-20T10:37:00Z">
              <w:r w:rsidRPr="0031448F">
                <w:rPr>
                  <w:rFonts w:ascii="Arial" w:hAnsi="Arial" w:cs="Arial"/>
                  <w:color w:val="000000"/>
                  <w:sz w:val="16"/>
                  <w:szCs w:val="16"/>
                  <w:rPrChange w:id="287" w:author="Bowler, Neill" w:date="2023-01-20T10:38:00Z">
                    <w:rPr>
                      <w:rFonts w:asciiTheme="minorHAnsi" w:hAnsi="Arial" w:cs="Lohit Devanagari"/>
                      <w:color w:val="000000"/>
                      <w:sz w:val="14"/>
                      <w:szCs w:val="14"/>
                    </w:rPr>
                  </w:rPrChange>
                </w:rPr>
                <w:t>11</w:t>
              </w:r>
            </w:ins>
          </w:p>
        </w:tc>
        <w:tc>
          <w:tcPr>
            <w:tcW w:w="1063" w:type="dxa"/>
            <w:shd w:val="clear" w:color="auto" w:fill="F3F3F3"/>
            <w:tcMar>
              <w:top w:w="0" w:type="dxa"/>
              <w:left w:w="108" w:type="dxa"/>
              <w:bottom w:w="0" w:type="dxa"/>
              <w:right w:w="108" w:type="dxa"/>
            </w:tcMar>
            <w:tcPrChange w:id="288" w:author="Bowler, Neill" w:date="2023-01-20T11:47:00Z">
              <w:tcPr>
                <w:tcW w:w="1063" w:type="dxa"/>
                <w:shd w:val="clear" w:color="auto" w:fill="F3F3F3"/>
                <w:tcMar>
                  <w:top w:w="0" w:type="dxa"/>
                  <w:left w:w="108" w:type="dxa"/>
                  <w:bottom w:w="0" w:type="dxa"/>
                  <w:right w:w="108" w:type="dxa"/>
                </w:tcMar>
              </w:tcPr>
            </w:tcPrChange>
          </w:tcPr>
          <w:p w14:paraId="2D674F9B" w14:textId="60EE989E" w:rsidR="002117EB" w:rsidRPr="0031448F" w:rsidRDefault="002117EB" w:rsidP="002117EB">
            <w:pPr>
              <w:pStyle w:val="Standard"/>
              <w:snapToGrid w:val="0"/>
              <w:rPr>
                <w:ins w:id="289" w:author="Bowler, Neill" w:date="2023-01-20T10:36:00Z"/>
                <w:rFonts w:ascii="Arial" w:hAnsi="Arial" w:cs="Arial"/>
                <w:sz w:val="16"/>
                <w:szCs w:val="16"/>
              </w:rPr>
            </w:pPr>
            <w:ins w:id="290" w:author="Bowler, Neill" w:date="2023-01-20T10:37:00Z">
              <w:r w:rsidRPr="0031448F">
                <w:rPr>
                  <w:rFonts w:ascii="Arial" w:hAnsi="Arial" w:cs="Arial"/>
                  <w:color w:val="000000"/>
                  <w:sz w:val="16"/>
                  <w:szCs w:val="16"/>
                  <w:rPrChange w:id="291" w:author="Bowler, Neill" w:date="2023-01-20T10:38:00Z">
                    <w:rPr>
                      <w:rFonts w:asciiTheme="minorHAnsi" w:hAnsi="Arial" w:cs="Lohit Devanagari"/>
                      <w:color w:val="000000"/>
                      <w:sz w:val="14"/>
                      <w:szCs w:val="14"/>
                    </w:rPr>
                  </w:rPrChange>
                </w:rPr>
                <w:t>Code</w:t>
              </w:r>
              <w:r w:rsidRPr="0031448F">
                <w:rPr>
                  <w:rFonts w:ascii="Arial" w:eastAsia="Arial" w:hAnsi="Arial" w:cs="Arial"/>
                  <w:color w:val="000000"/>
                  <w:sz w:val="16"/>
                  <w:szCs w:val="16"/>
                  <w:rPrChange w:id="292"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293" w:author="Bowler, Neill" w:date="2023-01-20T10:38:00Z">
                    <w:rPr>
                      <w:rFonts w:asciiTheme="minorHAnsi" w:hAnsi="Arial" w:cs="Lohit Devanagari"/>
                      <w:color w:val="000000"/>
                      <w:sz w:val="14"/>
                      <w:szCs w:val="14"/>
                    </w:rPr>
                  </w:rPrChange>
                </w:rPr>
                <w:t>Table</w:t>
              </w:r>
            </w:ins>
          </w:p>
        </w:tc>
        <w:tc>
          <w:tcPr>
            <w:tcW w:w="2481" w:type="dxa"/>
            <w:shd w:val="clear" w:color="auto" w:fill="F3F3F3"/>
            <w:tcMar>
              <w:top w:w="0" w:type="dxa"/>
              <w:left w:w="108" w:type="dxa"/>
              <w:bottom w:w="0" w:type="dxa"/>
              <w:right w:w="108" w:type="dxa"/>
            </w:tcMar>
            <w:tcPrChange w:id="294" w:author="Bowler, Neill" w:date="2023-01-20T11:47:00Z">
              <w:tcPr>
                <w:tcW w:w="2481" w:type="dxa"/>
                <w:shd w:val="clear" w:color="auto" w:fill="F3F3F3"/>
                <w:tcMar>
                  <w:top w:w="0" w:type="dxa"/>
                  <w:left w:w="108" w:type="dxa"/>
                  <w:bottom w:w="0" w:type="dxa"/>
                  <w:right w:w="108" w:type="dxa"/>
                </w:tcMar>
              </w:tcPr>
            </w:tcPrChange>
          </w:tcPr>
          <w:p w14:paraId="6F65A773" w14:textId="3C61BF9D" w:rsidR="002117EB" w:rsidRPr="0031448F" w:rsidRDefault="002117EB" w:rsidP="002117EB">
            <w:pPr>
              <w:pStyle w:val="Standard"/>
              <w:snapToGrid w:val="0"/>
              <w:rPr>
                <w:ins w:id="295" w:author="Bowler, Neill" w:date="2023-01-20T10:36:00Z"/>
                <w:rFonts w:ascii="Arial" w:hAnsi="Arial" w:cs="Arial"/>
                <w:sz w:val="16"/>
                <w:szCs w:val="16"/>
              </w:rPr>
            </w:pPr>
            <w:proofErr w:type="gramStart"/>
            <w:ins w:id="296" w:author="Bowler, Neill" w:date="2023-01-20T10:37:00Z">
              <w:r w:rsidRPr="0031448F">
                <w:rPr>
                  <w:rFonts w:ascii="Arial" w:hAnsi="Arial" w:cs="Arial"/>
                  <w:color w:val="000000"/>
                  <w:sz w:val="16"/>
                  <w:szCs w:val="16"/>
                  <w:rPrChange w:id="297" w:author="Bowler, Neill" w:date="2023-01-20T10:38:00Z">
                    <w:rPr>
                      <w:rFonts w:asciiTheme="minorHAnsi" w:hAnsi="Arial" w:cs="Lohit Devanagari"/>
                      <w:color w:val="000000"/>
                      <w:sz w:val="14"/>
                      <w:szCs w:val="14"/>
                    </w:rPr>
                  </w:rPrChange>
                </w:rPr>
                <w:t>e.g.</w:t>
              </w:r>
              <w:proofErr w:type="gramEnd"/>
              <w:r w:rsidRPr="0031448F">
                <w:rPr>
                  <w:rFonts w:ascii="Arial" w:eastAsia="Arial" w:hAnsi="Arial" w:cs="Arial"/>
                  <w:color w:val="000000"/>
                  <w:sz w:val="16"/>
                  <w:szCs w:val="16"/>
                  <w:rPrChange w:id="298"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299" w:author="Bowler, Neill" w:date="2023-01-20T10:38:00Z">
                    <w:rPr>
                      <w:rFonts w:asciiTheme="minorHAnsi" w:hAnsi="Arial" w:cs="Lohit Devanagari"/>
                      <w:color w:val="000000"/>
                      <w:sz w:val="14"/>
                      <w:szCs w:val="14"/>
                    </w:rPr>
                  </w:rPrChange>
                </w:rPr>
                <w:t>202</w:t>
              </w:r>
              <w:r w:rsidRPr="0031448F">
                <w:rPr>
                  <w:rFonts w:ascii="Arial" w:eastAsia="Arial" w:hAnsi="Arial" w:cs="Arial"/>
                  <w:color w:val="000000"/>
                  <w:sz w:val="16"/>
                  <w:szCs w:val="16"/>
                  <w:rPrChange w:id="300"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301" w:author="Bowler, Neill" w:date="2023-01-20T10:38:00Z">
                    <w:rPr>
                      <w:rFonts w:asciiTheme="minorHAnsi" w:hAnsi="Arial" w:cs="Lohit Devanagari"/>
                      <w:color w:val="000000"/>
                      <w:sz w:val="14"/>
                      <w:szCs w:val="14"/>
                    </w:rPr>
                  </w:rPrChange>
                </w:rPr>
                <w:t>=</w:t>
              </w:r>
              <w:r w:rsidRPr="0031448F">
                <w:rPr>
                  <w:rFonts w:ascii="Arial" w:eastAsia="Arial" w:hAnsi="Arial" w:cs="Arial"/>
                  <w:color w:val="000000"/>
                  <w:sz w:val="16"/>
                  <w:szCs w:val="16"/>
                  <w:rPrChange w:id="302"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303" w:author="Bowler, Neill" w:date="2023-01-20T10:38:00Z">
                    <w:rPr>
                      <w:rFonts w:asciiTheme="minorHAnsi" w:hAnsi="Arial" w:cs="Lohit Devanagari"/>
                      <w:color w:val="000000"/>
                      <w:sz w:val="14"/>
                      <w:szCs w:val="14"/>
                    </w:rPr>
                  </w:rPrChange>
                </w:rPr>
                <w:t>GRAS</w:t>
              </w:r>
              <w:r w:rsidRPr="0031448F">
                <w:rPr>
                  <w:rFonts w:ascii="Arial" w:hAnsi="Arial" w:cs="Arial"/>
                  <w:color w:val="000000" w:themeColor="text1"/>
                  <w:sz w:val="16"/>
                  <w:szCs w:val="16"/>
                  <w:rPrChange w:id="304" w:author="Bowler, Neill" w:date="2023-01-20T10:38:00Z">
                    <w:rPr>
                      <w:rFonts w:asciiTheme="minorHAnsi" w:hAnsi="Arial" w:cs="Lohit Devanagari"/>
                      <w:color w:val="000000" w:themeColor="text1"/>
                      <w:sz w:val="14"/>
                      <w:szCs w:val="14"/>
                    </w:rPr>
                  </w:rPrChange>
                </w:rPr>
                <w:t xml:space="preserve"> </w:t>
              </w:r>
              <w:r w:rsidRPr="0031448F">
                <w:rPr>
                  <w:rFonts w:ascii="Arial" w:eastAsia="Arial" w:hAnsi="Arial" w:cs="Arial"/>
                  <w:color w:val="000000"/>
                  <w:sz w:val="16"/>
                  <w:szCs w:val="16"/>
                  <w:rPrChange w:id="305" w:author="Bowler, Neill" w:date="2023-01-20T10:38:00Z">
                    <w:rPr>
                      <w:rFonts w:asciiTheme="minorHAnsi" w:eastAsia="Arial" w:hAnsi="Arial" w:cs="Lohit Devanagari"/>
                      <w:color w:val="000000"/>
                      <w:sz w:val="14"/>
                      <w:szCs w:val="14"/>
                    </w:rPr>
                  </w:rPrChange>
                </w:rPr>
                <w:t>–</w:t>
              </w:r>
              <w:r w:rsidRPr="0031448F">
                <w:rPr>
                  <w:rFonts w:ascii="Arial" w:eastAsia="Arial" w:hAnsi="Arial" w:cs="Arial"/>
                  <w:b/>
                  <w:bCs/>
                  <w:color w:val="0000FF"/>
                  <w:sz w:val="16"/>
                  <w:szCs w:val="16"/>
                  <w:rPrChange w:id="306" w:author="Bowler, Neill" w:date="2023-01-20T10:38:00Z">
                    <w:rPr>
                      <w:rFonts w:asciiTheme="minorHAnsi" w:eastAsia="Arial" w:hAnsi="Arial" w:cs="Lohit Devanagari"/>
                      <w:b/>
                      <w:bCs/>
                      <w:color w:val="0000FF"/>
                      <w:sz w:val="14"/>
                      <w:szCs w:val="14"/>
                    </w:rPr>
                  </w:rPrChange>
                </w:rPr>
                <w:t xml:space="preserve"> </w:t>
              </w:r>
              <w:r w:rsidRPr="0031448F">
                <w:rPr>
                  <w:rFonts w:ascii="Arial" w:hAnsi="Arial" w:cs="Arial"/>
                  <w:b/>
                  <w:bCs/>
                  <w:color w:val="0000FF"/>
                  <w:sz w:val="16"/>
                  <w:szCs w:val="16"/>
                  <w:rPrChange w:id="307" w:author="Bowler, Neill" w:date="2023-01-20T10:38:00Z">
                    <w:rPr>
                      <w:rFonts w:asciiTheme="minorHAnsi" w:hAnsi="Arial" w:cs="Lohit Devanagari"/>
                      <w:b/>
                      <w:bCs/>
                      <w:color w:val="0000FF"/>
                      <w:sz w:val="14"/>
                      <w:szCs w:val="14"/>
                    </w:rPr>
                  </w:rPrChange>
                </w:rPr>
                <w:t>See</w:t>
              </w:r>
              <w:r w:rsidRPr="0031448F">
                <w:rPr>
                  <w:rFonts w:ascii="Arial" w:eastAsia="Arial" w:hAnsi="Arial" w:cs="Arial"/>
                  <w:b/>
                  <w:bCs/>
                  <w:color w:val="0000FF"/>
                  <w:sz w:val="16"/>
                  <w:szCs w:val="16"/>
                  <w:rPrChange w:id="308" w:author="Bowler, Neill" w:date="2023-01-20T10:38:00Z">
                    <w:rPr>
                      <w:rFonts w:asciiTheme="minorHAnsi" w:eastAsia="Arial" w:hAnsi="Arial" w:cs="Lohit Devanagari"/>
                      <w:b/>
                      <w:bCs/>
                      <w:color w:val="0000FF"/>
                      <w:sz w:val="14"/>
                      <w:szCs w:val="14"/>
                    </w:rPr>
                  </w:rPrChange>
                </w:rPr>
                <w:t xml:space="preserve"> Table 8</w:t>
              </w:r>
            </w:ins>
          </w:p>
        </w:tc>
      </w:tr>
      <w:tr w:rsidR="002117EB" w14:paraId="2CE6229B" w14:textId="77777777" w:rsidTr="003D0846">
        <w:tblPrEx>
          <w:tblW w:w="10348" w:type="dxa"/>
          <w:jc w:val="center"/>
          <w:tblLayout w:type="fixed"/>
          <w:tblCellMar>
            <w:left w:w="10" w:type="dxa"/>
            <w:right w:w="10" w:type="dxa"/>
          </w:tblCellMar>
          <w:tblLook w:val="0000" w:firstRow="0" w:lastRow="0" w:firstColumn="0" w:lastColumn="0" w:noHBand="0" w:noVBand="0"/>
          <w:tblPrExChange w:id="309"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311"/>
          <w:jc w:val="center"/>
          <w:ins w:id="310" w:author="Bowler, Neill" w:date="2023-01-20T10:36:00Z"/>
          <w:trPrChange w:id="311"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312" w:author="Bowler, Neill" w:date="2023-01-20T11:46:00Z">
              <w:tcPr>
                <w:tcW w:w="709" w:type="dxa"/>
                <w:shd w:val="clear" w:color="auto" w:fill="F3F3F3"/>
                <w:tcMar>
                  <w:top w:w="0" w:type="dxa"/>
                  <w:left w:w="108" w:type="dxa"/>
                  <w:bottom w:w="0" w:type="dxa"/>
                  <w:right w:w="108" w:type="dxa"/>
                </w:tcMar>
              </w:tcPr>
            </w:tcPrChange>
          </w:tcPr>
          <w:p w14:paraId="0DC6000A" w14:textId="65CFC256" w:rsidR="002117EB" w:rsidRPr="0031448F" w:rsidRDefault="003D749E" w:rsidP="002117EB">
            <w:pPr>
              <w:pStyle w:val="Standard"/>
              <w:snapToGrid w:val="0"/>
              <w:jc w:val="right"/>
              <w:rPr>
                <w:ins w:id="313" w:author="Bowler, Neill" w:date="2023-01-20T10:36:00Z"/>
                <w:rFonts w:ascii="Arial" w:hAnsi="Arial" w:cs="Arial"/>
                <w:sz w:val="16"/>
                <w:szCs w:val="16"/>
              </w:rPr>
            </w:pPr>
            <w:ins w:id="314" w:author="Bowler, Neill" w:date="2023-01-20T10:40:00Z">
              <w:r>
                <w:rPr>
                  <w:rFonts w:ascii="Arial" w:hAnsi="Arial" w:cs="Arial"/>
                  <w:color w:val="000000"/>
                  <w:sz w:val="16"/>
                  <w:szCs w:val="16"/>
                </w:rPr>
                <w:t>5</w:t>
              </w:r>
            </w:ins>
          </w:p>
        </w:tc>
        <w:tc>
          <w:tcPr>
            <w:tcW w:w="2085" w:type="dxa"/>
            <w:shd w:val="clear" w:color="auto" w:fill="E0E0E0"/>
            <w:tcMar>
              <w:top w:w="0" w:type="dxa"/>
              <w:left w:w="108" w:type="dxa"/>
              <w:bottom w:w="0" w:type="dxa"/>
              <w:right w:w="108" w:type="dxa"/>
            </w:tcMar>
            <w:tcPrChange w:id="315" w:author="Bowler, Neill" w:date="2023-01-20T11:46:00Z">
              <w:tcPr>
                <w:tcW w:w="2085" w:type="dxa"/>
                <w:shd w:val="clear" w:color="auto" w:fill="F3F3F3"/>
                <w:tcMar>
                  <w:top w:w="0" w:type="dxa"/>
                  <w:left w:w="108" w:type="dxa"/>
                  <w:bottom w:w="0" w:type="dxa"/>
                  <w:right w:w="108" w:type="dxa"/>
                </w:tcMar>
              </w:tcPr>
            </w:tcPrChange>
          </w:tcPr>
          <w:p w14:paraId="7FFC2970" w14:textId="6FA6CE38" w:rsidR="002117EB" w:rsidRPr="0031448F" w:rsidRDefault="002117EB" w:rsidP="002117EB">
            <w:pPr>
              <w:pStyle w:val="Standard"/>
              <w:snapToGrid w:val="0"/>
              <w:rPr>
                <w:ins w:id="316" w:author="Bowler, Neill" w:date="2023-01-20T10:36:00Z"/>
                <w:rFonts w:ascii="Arial" w:hAnsi="Arial" w:cs="Arial"/>
                <w:b/>
                <w:sz w:val="16"/>
                <w:szCs w:val="16"/>
              </w:rPr>
            </w:pPr>
            <w:ins w:id="317" w:author="Bowler, Neill" w:date="2023-01-20T10:37:00Z">
              <w:r w:rsidRPr="0031448F">
                <w:rPr>
                  <w:rFonts w:ascii="Arial" w:hAnsi="Arial" w:cs="Arial"/>
                  <w:b/>
                  <w:bCs/>
                  <w:color w:val="000000"/>
                  <w:sz w:val="16"/>
                  <w:szCs w:val="16"/>
                  <w:rPrChange w:id="318" w:author="Bowler, Neill" w:date="2023-01-20T10:38:00Z">
                    <w:rPr>
                      <w:rFonts w:asciiTheme="minorHAnsi" w:hAnsi="Arial" w:cs="Lohit Devanagari"/>
                      <w:b/>
                      <w:bCs/>
                      <w:color w:val="000000"/>
                      <w:sz w:val="14"/>
                      <w:szCs w:val="14"/>
                    </w:rPr>
                  </w:rPrChange>
                </w:rPr>
                <w:t>(</w:t>
              </w:r>
              <w:proofErr w:type="gramStart"/>
              <w:r w:rsidRPr="0031448F">
                <w:rPr>
                  <w:rFonts w:ascii="Arial" w:hAnsi="Arial" w:cs="Arial"/>
                  <w:b/>
                  <w:bCs/>
                  <w:color w:val="000000"/>
                  <w:sz w:val="16"/>
                  <w:szCs w:val="16"/>
                  <w:rPrChange w:id="319" w:author="Bowler, Neill" w:date="2023-01-20T10:38:00Z">
                    <w:rPr>
                      <w:rFonts w:asciiTheme="minorHAnsi" w:hAnsi="Arial" w:cs="Lohit Devanagari"/>
                      <w:b/>
                      <w:bCs/>
                      <w:color w:val="000000"/>
                      <w:sz w:val="14"/>
                      <w:szCs w:val="14"/>
                    </w:rPr>
                  </w:rPrChange>
                </w:rPr>
                <w:t>end</w:t>
              </w:r>
              <w:proofErr w:type="gramEnd"/>
              <w:r w:rsidRPr="0031448F">
                <w:rPr>
                  <w:rFonts w:ascii="Arial" w:hAnsi="Arial" w:cs="Arial"/>
                  <w:b/>
                  <w:bCs/>
                  <w:color w:val="000000"/>
                  <w:sz w:val="16"/>
                  <w:szCs w:val="16"/>
                  <w:rPrChange w:id="320" w:author="Bowler, Neill" w:date="2023-01-20T10:38:00Z">
                    <w:rPr>
                      <w:rFonts w:asciiTheme="minorHAnsi" w:hAnsi="Arial" w:cs="Lohit Devanagari"/>
                      <w:b/>
                      <w:bCs/>
                      <w:color w:val="000000"/>
                      <w:sz w:val="14"/>
                      <w:szCs w:val="14"/>
                    </w:rPr>
                  </w:rPrChange>
                </w:rPr>
                <w:t xml:space="preserve"> delayed replication)</w:t>
              </w:r>
            </w:ins>
          </w:p>
        </w:tc>
        <w:tc>
          <w:tcPr>
            <w:tcW w:w="1013" w:type="dxa"/>
            <w:shd w:val="clear" w:color="auto" w:fill="E0E0E0"/>
            <w:tcMar>
              <w:top w:w="0" w:type="dxa"/>
              <w:left w:w="108" w:type="dxa"/>
              <w:bottom w:w="0" w:type="dxa"/>
              <w:right w:w="108" w:type="dxa"/>
            </w:tcMar>
            <w:tcPrChange w:id="321" w:author="Bowler, Neill" w:date="2023-01-20T11:46:00Z">
              <w:tcPr>
                <w:tcW w:w="1013" w:type="dxa"/>
                <w:shd w:val="clear" w:color="auto" w:fill="F3F3F3"/>
                <w:tcMar>
                  <w:top w:w="0" w:type="dxa"/>
                  <w:left w:w="108" w:type="dxa"/>
                  <w:bottom w:w="0" w:type="dxa"/>
                  <w:right w:w="108" w:type="dxa"/>
                </w:tcMar>
              </w:tcPr>
            </w:tcPrChange>
          </w:tcPr>
          <w:p w14:paraId="07CEBB88" w14:textId="77777777" w:rsidR="002117EB" w:rsidRPr="0031448F" w:rsidRDefault="002117EB" w:rsidP="002117EB">
            <w:pPr>
              <w:pStyle w:val="Standard"/>
              <w:snapToGrid w:val="0"/>
              <w:jc w:val="center"/>
              <w:rPr>
                <w:ins w:id="322" w:author="Bowler, Neill" w:date="2023-01-20T10:36:00Z"/>
                <w:rFonts w:ascii="Arial" w:hAnsi="Arial" w:cs="Arial"/>
                <w:b/>
                <w:sz w:val="16"/>
                <w:szCs w:val="16"/>
              </w:rPr>
            </w:pPr>
          </w:p>
        </w:tc>
        <w:tc>
          <w:tcPr>
            <w:tcW w:w="845" w:type="dxa"/>
            <w:shd w:val="clear" w:color="auto" w:fill="E0E0E0"/>
            <w:tcMar>
              <w:top w:w="0" w:type="dxa"/>
              <w:left w:w="108" w:type="dxa"/>
              <w:bottom w:w="0" w:type="dxa"/>
              <w:right w:w="108" w:type="dxa"/>
            </w:tcMar>
            <w:tcPrChange w:id="323" w:author="Bowler, Neill" w:date="2023-01-20T11:46:00Z">
              <w:tcPr>
                <w:tcW w:w="845" w:type="dxa"/>
                <w:shd w:val="clear" w:color="auto" w:fill="F3F3F3"/>
                <w:tcMar>
                  <w:top w:w="0" w:type="dxa"/>
                  <w:left w:w="108" w:type="dxa"/>
                  <w:bottom w:w="0" w:type="dxa"/>
                  <w:right w:w="108" w:type="dxa"/>
                </w:tcMar>
              </w:tcPr>
            </w:tcPrChange>
          </w:tcPr>
          <w:p w14:paraId="20FCFE0A" w14:textId="77777777" w:rsidR="002117EB" w:rsidRPr="0031448F" w:rsidRDefault="002117EB" w:rsidP="002117EB">
            <w:pPr>
              <w:pStyle w:val="Standard"/>
              <w:snapToGrid w:val="0"/>
              <w:jc w:val="right"/>
              <w:rPr>
                <w:ins w:id="324" w:author="Bowler, Neill" w:date="2023-01-20T10:36:00Z"/>
                <w:rFonts w:ascii="Arial" w:hAnsi="Arial" w:cs="Arial"/>
                <w:sz w:val="16"/>
                <w:szCs w:val="16"/>
              </w:rPr>
            </w:pPr>
          </w:p>
        </w:tc>
        <w:tc>
          <w:tcPr>
            <w:tcW w:w="1265" w:type="dxa"/>
            <w:shd w:val="clear" w:color="auto" w:fill="E0E0E0"/>
            <w:tcMar>
              <w:top w:w="0" w:type="dxa"/>
              <w:left w:w="108" w:type="dxa"/>
              <w:bottom w:w="0" w:type="dxa"/>
              <w:right w:w="108" w:type="dxa"/>
            </w:tcMar>
            <w:tcPrChange w:id="325" w:author="Bowler, Neill" w:date="2023-01-20T11:46:00Z">
              <w:tcPr>
                <w:tcW w:w="1265" w:type="dxa"/>
                <w:shd w:val="clear" w:color="auto" w:fill="F3F3F3"/>
                <w:tcMar>
                  <w:top w:w="0" w:type="dxa"/>
                  <w:left w:w="108" w:type="dxa"/>
                  <w:bottom w:w="0" w:type="dxa"/>
                  <w:right w:w="108" w:type="dxa"/>
                </w:tcMar>
              </w:tcPr>
            </w:tcPrChange>
          </w:tcPr>
          <w:p w14:paraId="24AA90DD" w14:textId="77777777" w:rsidR="002117EB" w:rsidRPr="0031448F" w:rsidRDefault="002117EB" w:rsidP="002117EB">
            <w:pPr>
              <w:pStyle w:val="Standard"/>
              <w:snapToGrid w:val="0"/>
              <w:jc w:val="right"/>
              <w:rPr>
                <w:ins w:id="326" w:author="Bowler, Neill" w:date="2023-01-20T10:36:00Z"/>
                <w:rFonts w:ascii="Arial" w:hAnsi="Arial" w:cs="Arial"/>
                <w:sz w:val="16"/>
                <w:szCs w:val="16"/>
              </w:rPr>
            </w:pPr>
          </w:p>
        </w:tc>
        <w:tc>
          <w:tcPr>
            <w:tcW w:w="887" w:type="dxa"/>
            <w:shd w:val="clear" w:color="auto" w:fill="E0E0E0"/>
            <w:tcMar>
              <w:top w:w="0" w:type="dxa"/>
              <w:left w:w="108" w:type="dxa"/>
              <w:bottom w:w="0" w:type="dxa"/>
              <w:right w:w="108" w:type="dxa"/>
            </w:tcMar>
            <w:tcPrChange w:id="327" w:author="Bowler, Neill" w:date="2023-01-20T11:46:00Z">
              <w:tcPr>
                <w:tcW w:w="887" w:type="dxa"/>
                <w:shd w:val="clear" w:color="auto" w:fill="F3F3F3"/>
                <w:tcMar>
                  <w:top w:w="0" w:type="dxa"/>
                  <w:left w:w="108" w:type="dxa"/>
                  <w:bottom w:w="0" w:type="dxa"/>
                  <w:right w:w="108" w:type="dxa"/>
                </w:tcMar>
              </w:tcPr>
            </w:tcPrChange>
          </w:tcPr>
          <w:p w14:paraId="3E842FD9" w14:textId="77777777" w:rsidR="002117EB" w:rsidRPr="0031448F" w:rsidRDefault="002117EB" w:rsidP="002117EB">
            <w:pPr>
              <w:pStyle w:val="Standard"/>
              <w:tabs>
                <w:tab w:val="right" w:pos="-37"/>
                <w:tab w:val="right" w:pos="493"/>
              </w:tabs>
              <w:snapToGrid w:val="0"/>
              <w:ind w:left="-37"/>
              <w:jc w:val="right"/>
              <w:rPr>
                <w:ins w:id="328" w:author="Bowler, Neill" w:date="2023-01-20T10:36:00Z"/>
                <w:rFonts w:ascii="Arial" w:hAnsi="Arial" w:cs="Arial"/>
                <w:sz w:val="16"/>
                <w:szCs w:val="16"/>
              </w:rPr>
            </w:pPr>
          </w:p>
        </w:tc>
        <w:tc>
          <w:tcPr>
            <w:tcW w:w="1063" w:type="dxa"/>
            <w:shd w:val="clear" w:color="auto" w:fill="E0E0E0"/>
            <w:tcMar>
              <w:top w:w="0" w:type="dxa"/>
              <w:left w:w="108" w:type="dxa"/>
              <w:bottom w:w="0" w:type="dxa"/>
              <w:right w:w="108" w:type="dxa"/>
            </w:tcMar>
            <w:tcPrChange w:id="329" w:author="Bowler, Neill" w:date="2023-01-20T11:46:00Z">
              <w:tcPr>
                <w:tcW w:w="1063" w:type="dxa"/>
                <w:shd w:val="clear" w:color="auto" w:fill="F3F3F3"/>
                <w:tcMar>
                  <w:top w:w="0" w:type="dxa"/>
                  <w:left w:w="108" w:type="dxa"/>
                  <w:bottom w:w="0" w:type="dxa"/>
                  <w:right w:w="108" w:type="dxa"/>
                </w:tcMar>
              </w:tcPr>
            </w:tcPrChange>
          </w:tcPr>
          <w:p w14:paraId="702C6F32" w14:textId="77777777" w:rsidR="002117EB" w:rsidRPr="0031448F" w:rsidRDefault="002117EB" w:rsidP="002117EB">
            <w:pPr>
              <w:pStyle w:val="Standard"/>
              <w:snapToGrid w:val="0"/>
              <w:rPr>
                <w:ins w:id="330" w:author="Bowler, Neill" w:date="2023-01-20T10:36:00Z"/>
                <w:rFonts w:ascii="Arial" w:hAnsi="Arial" w:cs="Arial"/>
                <w:sz w:val="16"/>
                <w:szCs w:val="16"/>
              </w:rPr>
            </w:pPr>
          </w:p>
        </w:tc>
        <w:tc>
          <w:tcPr>
            <w:tcW w:w="2481" w:type="dxa"/>
            <w:shd w:val="clear" w:color="auto" w:fill="E0E0E0"/>
            <w:tcMar>
              <w:top w:w="0" w:type="dxa"/>
              <w:left w:w="108" w:type="dxa"/>
              <w:bottom w:w="0" w:type="dxa"/>
              <w:right w:w="108" w:type="dxa"/>
            </w:tcMar>
            <w:tcPrChange w:id="331" w:author="Bowler, Neill" w:date="2023-01-20T11:46:00Z">
              <w:tcPr>
                <w:tcW w:w="2481" w:type="dxa"/>
                <w:shd w:val="clear" w:color="auto" w:fill="F3F3F3"/>
                <w:tcMar>
                  <w:top w:w="0" w:type="dxa"/>
                  <w:left w:w="108" w:type="dxa"/>
                  <w:bottom w:w="0" w:type="dxa"/>
                  <w:right w:w="108" w:type="dxa"/>
                </w:tcMar>
              </w:tcPr>
            </w:tcPrChange>
          </w:tcPr>
          <w:p w14:paraId="73B2C96C" w14:textId="77777777" w:rsidR="002117EB" w:rsidRPr="0031448F" w:rsidRDefault="002117EB" w:rsidP="002117EB">
            <w:pPr>
              <w:pStyle w:val="Standard"/>
              <w:snapToGrid w:val="0"/>
              <w:rPr>
                <w:ins w:id="332" w:author="Bowler, Neill" w:date="2023-01-20T10:36:00Z"/>
                <w:rFonts w:ascii="Arial" w:hAnsi="Arial" w:cs="Arial"/>
                <w:sz w:val="16"/>
                <w:szCs w:val="16"/>
              </w:rPr>
            </w:pPr>
          </w:p>
        </w:tc>
      </w:tr>
      <w:tr w:rsidR="002117EB" w14:paraId="10801BF6" w14:textId="77777777" w:rsidTr="003D0846">
        <w:tblPrEx>
          <w:tblW w:w="10348" w:type="dxa"/>
          <w:jc w:val="center"/>
          <w:tblLayout w:type="fixed"/>
          <w:tblCellMar>
            <w:left w:w="10" w:type="dxa"/>
            <w:right w:w="10" w:type="dxa"/>
          </w:tblCellMar>
          <w:tblLook w:val="0000" w:firstRow="0" w:lastRow="0" w:firstColumn="0" w:lastColumn="0" w:noHBand="0" w:noVBand="0"/>
          <w:tblPrExChange w:id="333"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311"/>
          <w:jc w:val="center"/>
          <w:ins w:id="334" w:author="Bowler, Neill" w:date="2023-01-20T10:36:00Z"/>
          <w:trPrChange w:id="335"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336" w:author="Bowler, Neill" w:date="2023-01-20T11:47:00Z">
              <w:tcPr>
                <w:tcW w:w="709" w:type="dxa"/>
                <w:shd w:val="clear" w:color="auto" w:fill="F3F3F3"/>
                <w:tcMar>
                  <w:top w:w="0" w:type="dxa"/>
                  <w:left w:w="108" w:type="dxa"/>
                  <w:bottom w:w="0" w:type="dxa"/>
                  <w:right w:w="108" w:type="dxa"/>
                </w:tcMar>
              </w:tcPr>
            </w:tcPrChange>
          </w:tcPr>
          <w:p w14:paraId="13CA5D38" w14:textId="64B7607C" w:rsidR="002117EB" w:rsidRPr="0031448F" w:rsidRDefault="003D749E" w:rsidP="002117EB">
            <w:pPr>
              <w:pStyle w:val="Standard"/>
              <w:snapToGrid w:val="0"/>
              <w:jc w:val="right"/>
              <w:rPr>
                <w:ins w:id="337" w:author="Bowler, Neill" w:date="2023-01-20T10:36:00Z"/>
                <w:rFonts w:ascii="Arial" w:hAnsi="Arial" w:cs="Arial"/>
                <w:sz w:val="16"/>
                <w:szCs w:val="16"/>
              </w:rPr>
            </w:pPr>
            <w:ins w:id="338" w:author="Bowler, Neill" w:date="2023-01-20T10:40:00Z">
              <w:r>
                <w:rPr>
                  <w:rFonts w:ascii="Arial" w:hAnsi="Arial" w:cs="Arial"/>
                  <w:color w:val="000000"/>
                  <w:sz w:val="16"/>
                  <w:szCs w:val="16"/>
                </w:rPr>
                <w:t>6</w:t>
              </w:r>
            </w:ins>
          </w:p>
        </w:tc>
        <w:tc>
          <w:tcPr>
            <w:tcW w:w="2085" w:type="dxa"/>
            <w:shd w:val="clear" w:color="auto" w:fill="F3F3F3"/>
            <w:tcMar>
              <w:top w:w="0" w:type="dxa"/>
              <w:left w:w="108" w:type="dxa"/>
              <w:bottom w:w="0" w:type="dxa"/>
              <w:right w:w="108" w:type="dxa"/>
            </w:tcMar>
            <w:tcPrChange w:id="339" w:author="Bowler, Neill" w:date="2023-01-20T11:47:00Z">
              <w:tcPr>
                <w:tcW w:w="2085" w:type="dxa"/>
                <w:shd w:val="clear" w:color="auto" w:fill="F3F3F3"/>
                <w:tcMar>
                  <w:top w:w="0" w:type="dxa"/>
                  <w:left w:w="108" w:type="dxa"/>
                  <w:bottom w:w="0" w:type="dxa"/>
                  <w:right w:w="108" w:type="dxa"/>
                </w:tcMar>
              </w:tcPr>
            </w:tcPrChange>
          </w:tcPr>
          <w:p w14:paraId="5566D6B4" w14:textId="1F572F6C" w:rsidR="002117EB" w:rsidRPr="0031448F" w:rsidRDefault="002117EB" w:rsidP="002117EB">
            <w:pPr>
              <w:pStyle w:val="Standard"/>
              <w:snapToGrid w:val="0"/>
              <w:rPr>
                <w:ins w:id="340" w:author="Bowler, Neill" w:date="2023-01-20T10:36:00Z"/>
                <w:rFonts w:ascii="Arial" w:hAnsi="Arial" w:cs="Arial"/>
                <w:b/>
                <w:sz w:val="16"/>
                <w:szCs w:val="16"/>
              </w:rPr>
            </w:pPr>
            <w:proofErr w:type="gramStart"/>
            <w:ins w:id="341" w:author="Bowler, Neill" w:date="2023-01-20T10:37:00Z">
              <w:r w:rsidRPr="0031448F">
                <w:rPr>
                  <w:rFonts w:ascii="Arial" w:hAnsi="Arial" w:cs="Arial"/>
                  <w:b/>
                  <w:bCs/>
                  <w:color w:val="000000"/>
                  <w:sz w:val="16"/>
                  <w:szCs w:val="16"/>
                  <w:rPrChange w:id="342" w:author="Bowler, Neill" w:date="2023-01-20T10:38:00Z">
                    <w:rPr>
                      <w:rFonts w:asciiTheme="minorHAnsi" w:hAnsi="Arial" w:cs="Lohit Devanagari"/>
                      <w:b/>
                      <w:bCs/>
                      <w:color w:val="000000"/>
                      <w:sz w:val="14"/>
                      <w:szCs w:val="14"/>
                    </w:rPr>
                  </w:rPrChange>
                </w:rPr>
                <w:t>Short delayed</w:t>
              </w:r>
              <w:proofErr w:type="gramEnd"/>
              <w:r w:rsidRPr="0031448F">
                <w:rPr>
                  <w:rFonts w:ascii="Arial" w:hAnsi="Arial" w:cs="Arial"/>
                  <w:b/>
                  <w:bCs/>
                  <w:color w:val="000000"/>
                  <w:sz w:val="16"/>
                  <w:szCs w:val="16"/>
                  <w:rPrChange w:id="343" w:author="Bowler, Neill" w:date="2023-01-20T10:38:00Z">
                    <w:rPr>
                      <w:rFonts w:asciiTheme="minorHAnsi" w:hAnsi="Arial" w:cs="Lohit Devanagari"/>
                      <w:b/>
                      <w:bCs/>
                      <w:color w:val="000000"/>
                      <w:sz w:val="14"/>
                      <w:szCs w:val="14"/>
                    </w:rPr>
                  </w:rPrChange>
                </w:rPr>
                <w:t xml:space="preserve"> replication factor</w:t>
              </w:r>
            </w:ins>
          </w:p>
        </w:tc>
        <w:tc>
          <w:tcPr>
            <w:tcW w:w="1013" w:type="dxa"/>
            <w:shd w:val="clear" w:color="auto" w:fill="F3F3F3"/>
            <w:tcMar>
              <w:top w:w="0" w:type="dxa"/>
              <w:left w:w="108" w:type="dxa"/>
              <w:bottom w:w="0" w:type="dxa"/>
              <w:right w:w="108" w:type="dxa"/>
            </w:tcMar>
            <w:tcPrChange w:id="344" w:author="Bowler, Neill" w:date="2023-01-20T11:47:00Z">
              <w:tcPr>
                <w:tcW w:w="1013" w:type="dxa"/>
                <w:shd w:val="clear" w:color="auto" w:fill="F3F3F3"/>
                <w:tcMar>
                  <w:top w:w="0" w:type="dxa"/>
                  <w:left w:w="108" w:type="dxa"/>
                  <w:bottom w:w="0" w:type="dxa"/>
                  <w:right w:w="108" w:type="dxa"/>
                </w:tcMar>
              </w:tcPr>
            </w:tcPrChange>
          </w:tcPr>
          <w:p w14:paraId="65479B6B" w14:textId="6EC2FAF4" w:rsidR="002117EB" w:rsidRPr="0031448F" w:rsidRDefault="002117EB" w:rsidP="002117EB">
            <w:pPr>
              <w:pStyle w:val="Standard"/>
              <w:snapToGrid w:val="0"/>
              <w:jc w:val="center"/>
              <w:rPr>
                <w:ins w:id="345" w:author="Bowler, Neill" w:date="2023-01-20T10:36:00Z"/>
                <w:rFonts w:ascii="Arial" w:hAnsi="Arial" w:cs="Arial"/>
                <w:b/>
                <w:sz w:val="16"/>
                <w:szCs w:val="16"/>
              </w:rPr>
            </w:pPr>
            <w:ins w:id="346" w:author="Bowler, Neill" w:date="2023-01-20T10:37:00Z">
              <w:r w:rsidRPr="0031448F">
                <w:rPr>
                  <w:rFonts w:ascii="Arial" w:hAnsi="Arial" w:cs="Arial"/>
                  <w:b/>
                  <w:bCs/>
                  <w:color w:val="000000"/>
                  <w:sz w:val="16"/>
                  <w:szCs w:val="16"/>
                  <w:rPrChange w:id="347" w:author="Bowler, Neill" w:date="2023-01-20T10:38:00Z">
                    <w:rPr>
                      <w:rFonts w:asciiTheme="minorHAnsi" w:hAnsi="Arial" w:cs="Lohit Devanagari"/>
                      <w:b/>
                      <w:bCs/>
                      <w:color w:val="000000"/>
                      <w:sz w:val="14"/>
                      <w:szCs w:val="14"/>
                    </w:rPr>
                  </w:rPrChange>
                </w:rPr>
                <w:t>0 31 000</w:t>
              </w:r>
            </w:ins>
          </w:p>
        </w:tc>
        <w:tc>
          <w:tcPr>
            <w:tcW w:w="845" w:type="dxa"/>
            <w:shd w:val="clear" w:color="auto" w:fill="F3F3F3"/>
            <w:tcMar>
              <w:top w:w="0" w:type="dxa"/>
              <w:left w:w="108" w:type="dxa"/>
              <w:bottom w:w="0" w:type="dxa"/>
              <w:right w:w="108" w:type="dxa"/>
            </w:tcMar>
            <w:tcPrChange w:id="348" w:author="Bowler, Neill" w:date="2023-01-20T11:47:00Z">
              <w:tcPr>
                <w:tcW w:w="845" w:type="dxa"/>
                <w:shd w:val="clear" w:color="auto" w:fill="F3F3F3"/>
                <w:tcMar>
                  <w:top w:w="0" w:type="dxa"/>
                  <w:left w:w="108" w:type="dxa"/>
                  <w:bottom w:w="0" w:type="dxa"/>
                  <w:right w:w="108" w:type="dxa"/>
                </w:tcMar>
              </w:tcPr>
            </w:tcPrChange>
          </w:tcPr>
          <w:p w14:paraId="07224485" w14:textId="49224FBC" w:rsidR="002117EB" w:rsidRPr="0031448F" w:rsidRDefault="002117EB" w:rsidP="002117EB">
            <w:pPr>
              <w:pStyle w:val="Standard"/>
              <w:snapToGrid w:val="0"/>
              <w:jc w:val="right"/>
              <w:rPr>
                <w:ins w:id="349" w:author="Bowler, Neill" w:date="2023-01-20T10:36:00Z"/>
                <w:rFonts w:ascii="Arial" w:hAnsi="Arial" w:cs="Arial"/>
                <w:sz w:val="16"/>
                <w:szCs w:val="16"/>
              </w:rPr>
            </w:pPr>
            <w:ins w:id="350" w:author="Bowler, Neill" w:date="2023-01-20T10:37:00Z">
              <w:r w:rsidRPr="0031448F">
                <w:rPr>
                  <w:rFonts w:ascii="Arial" w:hAnsi="Arial" w:cs="Arial"/>
                  <w:color w:val="000000"/>
                  <w:sz w:val="16"/>
                  <w:szCs w:val="16"/>
                  <w:rPrChange w:id="351"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352" w:author="Bowler, Neill" w:date="2023-01-20T11:47:00Z">
              <w:tcPr>
                <w:tcW w:w="1265" w:type="dxa"/>
                <w:shd w:val="clear" w:color="auto" w:fill="F3F3F3"/>
                <w:tcMar>
                  <w:top w:w="0" w:type="dxa"/>
                  <w:left w:w="108" w:type="dxa"/>
                  <w:bottom w:w="0" w:type="dxa"/>
                  <w:right w:w="108" w:type="dxa"/>
                </w:tcMar>
              </w:tcPr>
            </w:tcPrChange>
          </w:tcPr>
          <w:p w14:paraId="48AB6454" w14:textId="4459CB1E" w:rsidR="002117EB" w:rsidRPr="0031448F" w:rsidRDefault="002117EB" w:rsidP="002117EB">
            <w:pPr>
              <w:pStyle w:val="Standard"/>
              <w:snapToGrid w:val="0"/>
              <w:jc w:val="right"/>
              <w:rPr>
                <w:ins w:id="353" w:author="Bowler, Neill" w:date="2023-01-20T10:36:00Z"/>
                <w:rFonts w:ascii="Arial" w:hAnsi="Arial" w:cs="Arial"/>
                <w:sz w:val="16"/>
                <w:szCs w:val="16"/>
              </w:rPr>
            </w:pPr>
            <w:ins w:id="354" w:author="Bowler, Neill" w:date="2023-01-20T10:37:00Z">
              <w:r w:rsidRPr="0031448F">
                <w:rPr>
                  <w:rFonts w:ascii="Arial" w:hAnsi="Arial" w:cs="Arial"/>
                  <w:color w:val="000000"/>
                  <w:sz w:val="16"/>
                  <w:szCs w:val="16"/>
                  <w:rPrChange w:id="355"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356" w:author="Bowler, Neill" w:date="2023-01-20T11:47:00Z">
              <w:tcPr>
                <w:tcW w:w="887" w:type="dxa"/>
                <w:shd w:val="clear" w:color="auto" w:fill="F3F3F3"/>
                <w:tcMar>
                  <w:top w:w="0" w:type="dxa"/>
                  <w:left w:w="108" w:type="dxa"/>
                  <w:bottom w:w="0" w:type="dxa"/>
                  <w:right w:w="108" w:type="dxa"/>
                </w:tcMar>
              </w:tcPr>
            </w:tcPrChange>
          </w:tcPr>
          <w:p w14:paraId="7234C553" w14:textId="43D22659" w:rsidR="002117EB" w:rsidRPr="0031448F" w:rsidRDefault="002117EB" w:rsidP="002117EB">
            <w:pPr>
              <w:pStyle w:val="Standard"/>
              <w:tabs>
                <w:tab w:val="right" w:pos="-37"/>
                <w:tab w:val="right" w:pos="493"/>
              </w:tabs>
              <w:snapToGrid w:val="0"/>
              <w:ind w:left="-37"/>
              <w:jc w:val="right"/>
              <w:rPr>
                <w:ins w:id="357" w:author="Bowler, Neill" w:date="2023-01-20T10:36:00Z"/>
                <w:rFonts w:ascii="Arial" w:hAnsi="Arial" w:cs="Arial"/>
                <w:sz w:val="16"/>
                <w:szCs w:val="16"/>
              </w:rPr>
            </w:pPr>
            <w:ins w:id="358" w:author="Bowler, Neill" w:date="2023-01-20T10:37:00Z">
              <w:r w:rsidRPr="0031448F">
                <w:rPr>
                  <w:rFonts w:ascii="Arial" w:hAnsi="Arial" w:cs="Arial"/>
                  <w:color w:val="000000"/>
                  <w:sz w:val="16"/>
                  <w:szCs w:val="16"/>
                  <w:rPrChange w:id="359" w:author="Bowler, Neill" w:date="2023-01-20T10:38:00Z">
                    <w:rPr>
                      <w:rFonts w:asciiTheme="minorHAnsi" w:hAnsi="Arial" w:cs="Lohit Devanagari"/>
                      <w:color w:val="000000"/>
                      <w:sz w:val="14"/>
                      <w:szCs w:val="14"/>
                    </w:rPr>
                  </w:rPrChange>
                </w:rPr>
                <w:t>1</w:t>
              </w:r>
            </w:ins>
          </w:p>
        </w:tc>
        <w:tc>
          <w:tcPr>
            <w:tcW w:w="1063" w:type="dxa"/>
            <w:shd w:val="clear" w:color="auto" w:fill="F3F3F3"/>
            <w:tcMar>
              <w:top w:w="0" w:type="dxa"/>
              <w:left w:w="108" w:type="dxa"/>
              <w:bottom w:w="0" w:type="dxa"/>
              <w:right w:w="108" w:type="dxa"/>
            </w:tcMar>
            <w:tcPrChange w:id="360" w:author="Bowler, Neill" w:date="2023-01-20T11:47:00Z">
              <w:tcPr>
                <w:tcW w:w="1063" w:type="dxa"/>
                <w:shd w:val="clear" w:color="auto" w:fill="F3F3F3"/>
                <w:tcMar>
                  <w:top w:w="0" w:type="dxa"/>
                  <w:left w:w="108" w:type="dxa"/>
                  <w:bottom w:w="0" w:type="dxa"/>
                  <w:right w:w="108" w:type="dxa"/>
                </w:tcMar>
              </w:tcPr>
            </w:tcPrChange>
          </w:tcPr>
          <w:p w14:paraId="6D83070C" w14:textId="7016061C" w:rsidR="002117EB" w:rsidRPr="0031448F" w:rsidRDefault="002117EB" w:rsidP="002117EB">
            <w:pPr>
              <w:pStyle w:val="Standard"/>
              <w:snapToGrid w:val="0"/>
              <w:rPr>
                <w:ins w:id="361" w:author="Bowler, Neill" w:date="2023-01-20T10:36:00Z"/>
                <w:rFonts w:ascii="Arial" w:hAnsi="Arial" w:cs="Arial"/>
                <w:sz w:val="16"/>
                <w:szCs w:val="16"/>
              </w:rPr>
            </w:pPr>
            <w:ins w:id="362" w:author="Bowler, Neill" w:date="2023-01-20T10:37:00Z">
              <w:r w:rsidRPr="0031448F">
                <w:rPr>
                  <w:rFonts w:ascii="Arial" w:hAnsi="Arial" w:cs="Arial"/>
                  <w:color w:val="000000"/>
                  <w:sz w:val="16"/>
                  <w:szCs w:val="16"/>
                  <w:rPrChange w:id="363" w:author="Bowler, Neill" w:date="2023-01-20T10:38:00Z">
                    <w:rPr>
                      <w:rFonts w:asciiTheme="minorHAnsi" w:hAnsi="Arial" w:cs="Lohit Devanagari"/>
                      <w:color w:val="000000"/>
                      <w:sz w:val="14"/>
                      <w:szCs w:val="14"/>
                    </w:rPr>
                  </w:rPrChange>
                </w:rPr>
                <w:t>Numeric</w:t>
              </w:r>
            </w:ins>
          </w:p>
        </w:tc>
        <w:tc>
          <w:tcPr>
            <w:tcW w:w="2481" w:type="dxa"/>
            <w:shd w:val="clear" w:color="auto" w:fill="F3F3F3"/>
            <w:tcMar>
              <w:top w:w="0" w:type="dxa"/>
              <w:left w:w="108" w:type="dxa"/>
              <w:bottom w:w="0" w:type="dxa"/>
              <w:right w:w="108" w:type="dxa"/>
            </w:tcMar>
            <w:tcPrChange w:id="364" w:author="Bowler, Neill" w:date="2023-01-20T11:47:00Z">
              <w:tcPr>
                <w:tcW w:w="2481" w:type="dxa"/>
                <w:shd w:val="clear" w:color="auto" w:fill="F3F3F3"/>
                <w:tcMar>
                  <w:top w:w="0" w:type="dxa"/>
                  <w:left w:w="108" w:type="dxa"/>
                  <w:bottom w:w="0" w:type="dxa"/>
                  <w:right w:w="108" w:type="dxa"/>
                </w:tcMar>
              </w:tcPr>
            </w:tcPrChange>
          </w:tcPr>
          <w:p w14:paraId="56B247FA" w14:textId="17F561F3" w:rsidR="002117EB" w:rsidRPr="0031448F" w:rsidRDefault="002117EB" w:rsidP="002117EB">
            <w:pPr>
              <w:pStyle w:val="Standard"/>
              <w:snapToGrid w:val="0"/>
              <w:rPr>
                <w:ins w:id="365" w:author="Bowler, Neill" w:date="2023-01-20T10:36:00Z"/>
                <w:rFonts w:ascii="Arial" w:hAnsi="Arial" w:cs="Arial"/>
                <w:sz w:val="16"/>
                <w:szCs w:val="16"/>
              </w:rPr>
            </w:pPr>
            <w:ins w:id="366" w:author="Bowler, Neill" w:date="2023-01-20T10:37:00Z">
              <w:r w:rsidRPr="0031448F">
                <w:rPr>
                  <w:rFonts w:ascii="Arial" w:hAnsi="Arial" w:cs="Arial"/>
                  <w:color w:val="000000"/>
                  <w:sz w:val="16"/>
                  <w:szCs w:val="16"/>
                  <w:rPrChange w:id="367" w:author="Bowler, Neill" w:date="2023-01-20T10:38:00Z">
                    <w:rPr>
                      <w:rFonts w:asciiTheme="minorHAnsi" w:hAnsi="Arial" w:cs="Lohit Devanagari"/>
                      <w:color w:val="000000"/>
                      <w:sz w:val="14"/>
                      <w:szCs w:val="14"/>
                    </w:rPr>
                  </w:rPrChange>
                </w:rPr>
                <w:t>Indicate presence of aircraft RO header</w:t>
              </w:r>
            </w:ins>
          </w:p>
        </w:tc>
      </w:tr>
      <w:tr w:rsidR="002117EB" w14:paraId="6C8A6018" w14:textId="77777777" w:rsidTr="003D0846">
        <w:tblPrEx>
          <w:tblW w:w="10348" w:type="dxa"/>
          <w:jc w:val="center"/>
          <w:tblLayout w:type="fixed"/>
          <w:tblCellMar>
            <w:left w:w="10" w:type="dxa"/>
            <w:right w:w="10" w:type="dxa"/>
          </w:tblCellMar>
          <w:tblLook w:val="0000" w:firstRow="0" w:lastRow="0" w:firstColumn="0" w:lastColumn="0" w:noHBand="0" w:noVBand="0"/>
          <w:tblPrExChange w:id="36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369" w:author="Bowler, Neill" w:date="2023-01-20T10:36:00Z"/>
          <w:trPrChange w:id="370"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371" w:author="Bowler, Neill" w:date="2023-01-20T11:46:00Z">
              <w:tcPr>
                <w:tcW w:w="709" w:type="dxa"/>
                <w:shd w:val="clear" w:color="auto" w:fill="F3F3F3"/>
                <w:tcMar>
                  <w:top w:w="0" w:type="dxa"/>
                  <w:left w:w="108" w:type="dxa"/>
                  <w:bottom w:w="0" w:type="dxa"/>
                  <w:right w:w="108" w:type="dxa"/>
                </w:tcMar>
              </w:tcPr>
            </w:tcPrChange>
          </w:tcPr>
          <w:p w14:paraId="1DBD738D" w14:textId="562B12CE" w:rsidR="002117EB" w:rsidRPr="0031448F" w:rsidRDefault="0065199B" w:rsidP="002117EB">
            <w:pPr>
              <w:pStyle w:val="Standard"/>
              <w:snapToGrid w:val="0"/>
              <w:jc w:val="right"/>
              <w:rPr>
                <w:ins w:id="372" w:author="Bowler, Neill" w:date="2023-01-20T10:36:00Z"/>
                <w:rFonts w:ascii="Arial" w:hAnsi="Arial" w:cs="Arial"/>
                <w:sz w:val="16"/>
                <w:szCs w:val="16"/>
              </w:rPr>
            </w:pPr>
            <w:ins w:id="373" w:author="Bowler, Neill" w:date="2023-01-20T10:40:00Z">
              <w:r>
                <w:rPr>
                  <w:rFonts w:ascii="Arial" w:eastAsia="Arial" w:hAnsi="Arial" w:cs="Arial"/>
                  <w:color w:val="000000"/>
                  <w:sz w:val="16"/>
                  <w:szCs w:val="16"/>
                </w:rPr>
                <w:t>7-8</w:t>
              </w:r>
            </w:ins>
          </w:p>
        </w:tc>
        <w:tc>
          <w:tcPr>
            <w:tcW w:w="2085" w:type="dxa"/>
            <w:shd w:val="clear" w:color="auto" w:fill="E0E0E0"/>
            <w:tcMar>
              <w:top w:w="0" w:type="dxa"/>
              <w:left w:w="108" w:type="dxa"/>
              <w:bottom w:w="0" w:type="dxa"/>
              <w:right w:w="108" w:type="dxa"/>
            </w:tcMar>
            <w:tcPrChange w:id="374" w:author="Bowler, Neill" w:date="2023-01-20T11:46:00Z">
              <w:tcPr>
                <w:tcW w:w="2085" w:type="dxa"/>
                <w:shd w:val="clear" w:color="auto" w:fill="F3F3F3"/>
                <w:tcMar>
                  <w:top w:w="0" w:type="dxa"/>
                  <w:left w:w="108" w:type="dxa"/>
                  <w:bottom w:w="0" w:type="dxa"/>
                  <w:right w:w="108" w:type="dxa"/>
                </w:tcMar>
              </w:tcPr>
            </w:tcPrChange>
          </w:tcPr>
          <w:p w14:paraId="0806B122" w14:textId="210AC7F4" w:rsidR="002117EB" w:rsidRPr="0031448F" w:rsidRDefault="002117EB" w:rsidP="002117EB">
            <w:pPr>
              <w:pStyle w:val="Standard"/>
              <w:snapToGrid w:val="0"/>
              <w:rPr>
                <w:ins w:id="375" w:author="Bowler, Neill" w:date="2023-01-20T10:36:00Z"/>
                <w:rFonts w:ascii="Arial" w:hAnsi="Arial" w:cs="Arial"/>
                <w:b/>
                <w:sz w:val="16"/>
                <w:szCs w:val="16"/>
              </w:rPr>
            </w:pPr>
            <w:ins w:id="376" w:author="Bowler, Neill" w:date="2023-01-20T10:37:00Z">
              <w:r w:rsidRPr="0031448F">
                <w:rPr>
                  <w:rFonts w:ascii="Arial" w:hAnsi="Arial" w:cs="Arial"/>
                  <w:b/>
                  <w:bCs/>
                  <w:color w:val="000000"/>
                  <w:sz w:val="16"/>
                  <w:szCs w:val="16"/>
                  <w:rPrChange w:id="377" w:author="Bowler, Neill" w:date="2023-01-20T10:38:00Z">
                    <w:rPr>
                      <w:rFonts w:asciiTheme="minorHAnsi" w:hAnsi="Arial" w:cs="Lohit Devanagari"/>
                      <w:b/>
                      <w:bCs/>
                      <w:color w:val="000000"/>
                      <w:sz w:val="14"/>
                      <w:szCs w:val="14"/>
                    </w:rPr>
                  </w:rPrChange>
                </w:rPr>
                <w:t>Aircraft</w:t>
              </w:r>
              <w:r w:rsidRPr="0031448F">
                <w:rPr>
                  <w:rFonts w:ascii="Arial" w:eastAsia="Arial" w:hAnsi="Arial" w:cs="Arial"/>
                  <w:b/>
                  <w:bCs/>
                  <w:color w:val="000000"/>
                  <w:sz w:val="16"/>
                  <w:szCs w:val="16"/>
                  <w:rPrChange w:id="378"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379" w:author="Bowler, Neill" w:date="2023-01-20T10:38:00Z">
                    <w:rPr>
                      <w:rFonts w:asciiTheme="minorHAnsi" w:hAnsi="Arial" w:cs="Lohit Devanagari"/>
                      <w:b/>
                      <w:bCs/>
                      <w:color w:val="000000"/>
                      <w:sz w:val="14"/>
                      <w:szCs w:val="14"/>
                    </w:rPr>
                  </w:rPrChange>
                </w:rPr>
                <w:t>data</w:t>
              </w:r>
              <w:r w:rsidRPr="0031448F">
                <w:rPr>
                  <w:rFonts w:ascii="Arial" w:eastAsia="Arial" w:hAnsi="Arial" w:cs="Arial"/>
                  <w:b/>
                  <w:bCs/>
                  <w:color w:val="000000"/>
                  <w:sz w:val="16"/>
                  <w:szCs w:val="16"/>
                  <w:rPrChange w:id="380"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381" w:author="Bowler, Neill" w:date="2023-01-20T10:38:00Z">
                    <w:rPr>
                      <w:rFonts w:asciiTheme="minorHAnsi" w:hAnsi="Arial" w:cs="Lohit Devanagari"/>
                      <w:b/>
                      <w:bCs/>
                      <w:color w:val="000000"/>
                      <w:sz w:val="14"/>
                      <w:szCs w:val="14"/>
                    </w:rPr>
                  </w:rPrChange>
                </w:rPr>
                <w:t>introducer</w:t>
              </w:r>
            </w:ins>
          </w:p>
        </w:tc>
        <w:tc>
          <w:tcPr>
            <w:tcW w:w="1013" w:type="dxa"/>
            <w:shd w:val="clear" w:color="auto" w:fill="E0E0E0"/>
            <w:tcMar>
              <w:top w:w="0" w:type="dxa"/>
              <w:left w:w="108" w:type="dxa"/>
              <w:bottom w:w="0" w:type="dxa"/>
              <w:right w:w="108" w:type="dxa"/>
            </w:tcMar>
            <w:tcPrChange w:id="382" w:author="Bowler, Neill" w:date="2023-01-20T11:46:00Z">
              <w:tcPr>
                <w:tcW w:w="1013" w:type="dxa"/>
                <w:shd w:val="clear" w:color="auto" w:fill="F3F3F3"/>
                <w:tcMar>
                  <w:top w:w="0" w:type="dxa"/>
                  <w:left w:w="108" w:type="dxa"/>
                  <w:bottom w:w="0" w:type="dxa"/>
                  <w:right w:w="108" w:type="dxa"/>
                </w:tcMar>
              </w:tcPr>
            </w:tcPrChange>
          </w:tcPr>
          <w:p w14:paraId="03C60EB7" w14:textId="35A5B1BC" w:rsidR="002117EB" w:rsidRPr="0031448F" w:rsidRDefault="002117EB" w:rsidP="002117EB">
            <w:pPr>
              <w:pStyle w:val="Standard"/>
              <w:snapToGrid w:val="0"/>
              <w:jc w:val="center"/>
              <w:rPr>
                <w:ins w:id="383" w:author="Bowler, Neill" w:date="2023-01-20T10:36:00Z"/>
                <w:rFonts w:ascii="Arial" w:hAnsi="Arial" w:cs="Arial"/>
                <w:b/>
                <w:sz w:val="16"/>
                <w:szCs w:val="16"/>
              </w:rPr>
            </w:pPr>
            <w:ins w:id="384" w:author="Bowler, Neill" w:date="2023-01-20T10:37:00Z">
              <w:r w:rsidRPr="0031448F">
                <w:rPr>
                  <w:rFonts w:ascii="Arial" w:hAnsi="Arial" w:cs="Arial"/>
                  <w:b/>
                  <w:bCs/>
                  <w:color w:val="000000"/>
                  <w:sz w:val="16"/>
                  <w:szCs w:val="16"/>
                  <w:rPrChange w:id="385" w:author="Bowler, Neill" w:date="2023-01-20T10:38:00Z">
                    <w:rPr>
                      <w:rFonts w:asciiTheme="minorHAnsi" w:hAnsi="Arial" w:cs="Lohit Devanagari"/>
                      <w:b/>
                      <w:bCs/>
                      <w:color w:val="000000"/>
                      <w:sz w:val="14"/>
                      <w:szCs w:val="14"/>
                    </w:rPr>
                  </w:rPrChange>
                </w:rPr>
                <w:t>New</w:t>
              </w:r>
            </w:ins>
          </w:p>
        </w:tc>
        <w:tc>
          <w:tcPr>
            <w:tcW w:w="845" w:type="dxa"/>
            <w:shd w:val="clear" w:color="auto" w:fill="E0E0E0"/>
            <w:tcMar>
              <w:top w:w="0" w:type="dxa"/>
              <w:left w:w="108" w:type="dxa"/>
              <w:bottom w:w="0" w:type="dxa"/>
              <w:right w:w="108" w:type="dxa"/>
            </w:tcMar>
            <w:tcPrChange w:id="386" w:author="Bowler, Neill" w:date="2023-01-20T11:46:00Z">
              <w:tcPr>
                <w:tcW w:w="845" w:type="dxa"/>
                <w:shd w:val="clear" w:color="auto" w:fill="F3F3F3"/>
                <w:tcMar>
                  <w:top w:w="0" w:type="dxa"/>
                  <w:left w:w="108" w:type="dxa"/>
                  <w:bottom w:w="0" w:type="dxa"/>
                  <w:right w:w="108" w:type="dxa"/>
                </w:tcMar>
              </w:tcPr>
            </w:tcPrChange>
          </w:tcPr>
          <w:p w14:paraId="602F4025" w14:textId="30A047D3" w:rsidR="002117EB" w:rsidRPr="0031448F" w:rsidRDefault="002117EB" w:rsidP="002117EB">
            <w:pPr>
              <w:pStyle w:val="Standard"/>
              <w:snapToGrid w:val="0"/>
              <w:jc w:val="right"/>
              <w:rPr>
                <w:ins w:id="387" w:author="Bowler, Neill" w:date="2023-01-20T10:36:00Z"/>
                <w:rFonts w:ascii="Arial" w:hAnsi="Arial" w:cs="Arial"/>
                <w:sz w:val="16"/>
                <w:szCs w:val="16"/>
              </w:rPr>
            </w:pPr>
            <w:ins w:id="388" w:author="Bowler, Neill" w:date="2023-01-20T10:37:00Z">
              <w:r w:rsidRPr="0031448F">
                <w:rPr>
                  <w:rFonts w:ascii="Arial" w:hAnsi="Arial" w:cs="Arial"/>
                  <w:color w:val="000000" w:themeColor="text1"/>
                  <w:sz w:val="16"/>
                  <w:szCs w:val="16"/>
                  <w:rPrChange w:id="389" w:author="Bowler, Neill" w:date="2023-01-20T10:38:00Z">
                    <w:rPr>
                      <w:rFonts w:asciiTheme="minorHAnsi" w:hAnsi="Arial" w:cs="Lohit Devanagari"/>
                      <w:color w:val="000000" w:themeColor="text1"/>
                      <w:sz w:val="14"/>
                      <w:szCs w:val="14"/>
                    </w:rPr>
                  </w:rPrChange>
                </w:rPr>
                <w:t> </w:t>
              </w:r>
            </w:ins>
          </w:p>
        </w:tc>
        <w:tc>
          <w:tcPr>
            <w:tcW w:w="1265" w:type="dxa"/>
            <w:shd w:val="clear" w:color="auto" w:fill="E0E0E0"/>
            <w:tcMar>
              <w:top w:w="0" w:type="dxa"/>
              <w:left w:w="108" w:type="dxa"/>
              <w:bottom w:w="0" w:type="dxa"/>
              <w:right w:w="108" w:type="dxa"/>
            </w:tcMar>
            <w:tcPrChange w:id="390" w:author="Bowler, Neill" w:date="2023-01-20T11:46:00Z">
              <w:tcPr>
                <w:tcW w:w="1265" w:type="dxa"/>
                <w:shd w:val="clear" w:color="auto" w:fill="F3F3F3"/>
                <w:tcMar>
                  <w:top w:w="0" w:type="dxa"/>
                  <w:left w:w="108" w:type="dxa"/>
                  <w:bottom w:w="0" w:type="dxa"/>
                  <w:right w:w="108" w:type="dxa"/>
                </w:tcMar>
              </w:tcPr>
            </w:tcPrChange>
          </w:tcPr>
          <w:p w14:paraId="0FBCB817" w14:textId="0FF02AEB" w:rsidR="002117EB" w:rsidRPr="0031448F" w:rsidRDefault="002117EB" w:rsidP="002117EB">
            <w:pPr>
              <w:pStyle w:val="Standard"/>
              <w:snapToGrid w:val="0"/>
              <w:jc w:val="right"/>
              <w:rPr>
                <w:ins w:id="391" w:author="Bowler, Neill" w:date="2023-01-20T10:36:00Z"/>
                <w:rFonts w:ascii="Arial" w:hAnsi="Arial" w:cs="Arial"/>
                <w:sz w:val="16"/>
                <w:szCs w:val="16"/>
              </w:rPr>
            </w:pPr>
            <w:ins w:id="392" w:author="Bowler, Neill" w:date="2023-01-20T10:37:00Z">
              <w:r w:rsidRPr="0031448F">
                <w:rPr>
                  <w:rFonts w:ascii="Arial" w:hAnsi="Arial" w:cs="Arial"/>
                  <w:color w:val="000000" w:themeColor="text1"/>
                  <w:sz w:val="16"/>
                  <w:szCs w:val="16"/>
                  <w:rPrChange w:id="393" w:author="Bowler, Neill" w:date="2023-01-20T10:38:00Z">
                    <w:rPr>
                      <w:rFonts w:asciiTheme="minorHAnsi" w:hAnsi="Arial" w:cs="Lohit Devanagari"/>
                      <w:color w:val="000000" w:themeColor="text1"/>
                      <w:sz w:val="14"/>
                      <w:szCs w:val="14"/>
                    </w:rPr>
                  </w:rPrChange>
                </w:rPr>
                <w:t> </w:t>
              </w:r>
            </w:ins>
          </w:p>
        </w:tc>
        <w:tc>
          <w:tcPr>
            <w:tcW w:w="887" w:type="dxa"/>
            <w:shd w:val="clear" w:color="auto" w:fill="E0E0E0"/>
            <w:tcMar>
              <w:top w:w="0" w:type="dxa"/>
              <w:left w:w="108" w:type="dxa"/>
              <w:bottom w:w="0" w:type="dxa"/>
              <w:right w:w="108" w:type="dxa"/>
            </w:tcMar>
            <w:tcPrChange w:id="394" w:author="Bowler, Neill" w:date="2023-01-20T11:46:00Z">
              <w:tcPr>
                <w:tcW w:w="887" w:type="dxa"/>
                <w:shd w:val="clear" w:color="auto" w:fill="F3F3F3"/>
                <w:tcMar>
                  <w:top w:w="0" w:type="dxa"/>
                  <w:left w:w="108" w:type="dxa"/>
                  <w:bottom w:w="0" w:type="dxa"/>
                  <w:right w:w="108" w:type="dxa"/>
                </w:tcMar>
              </w:tcPr>
            </w:tcPrChange>
          </w:tcPr>
          <w:p w14:paraId="55EF0C5E" w14:textId="0BAB34DE" w:rsidR="002117EB" w:rsidRPr="0031448F" w:rsidRDefault="002117EB" w:rsidP="002117EB">
            <w:pPr>
              <w:pStyle w:val="Standard"/>
              <w:tabs>
                <w:tab w:val="right" w:pos="-37"/>
                <w:tab w:val="right" w:pos="493"/>
              </w:tabs>
              <w:snapToGrid w:val="0"/>
              <w:ind w:left="-37"/>
              <w:jc w:val="right"/>
              <w:rPr>
                <w:ins w:id="395" w:author="Bowler, Neill" w:date="2023-01-20T10:36:00Z"/>
                <w:rFonts w:ascii="Arial" w:hAnsi="Arial" w:cs="Arial"/>
                <w:sz w:val="16"/>
                <w:szCs w:val="16"/>
              </w:rPr>
            </w:pPr>
            <w:ins w:id="396" w:author="Bowler, Neill" w:date="2023-01-20T10:37:00Z">
              <w:r w:rsidRPr="0031448F">
                <w:rPr>
                  <w:rFonts w:ascii="Arial" w:hAnsi="Arial" w:cs="Arial"/>
                  <w:color w:val="000000" w:themeColor="text1"/>
                  <w:sz w:val="16"/>
                  <w:szCs w:val="16"/>
                  <w:rPrChange w:id="397" w:author="Bowler, Neill" w:date="2023-01-20T10:38:00Z">
                    <w:rPr>
                      <w:rFonts w:asciiTheme="minorHAnsi" w:hAnsi="Arial" w:cs="Lohit Devanagari"/>
                      <w:color w:val="000000" w:themeColor="text1"/>
                      <w:sz w:val="14"/>
                      <w:szCs w:val="14"/>
                    </w:rPr>
                  </w:rPrChange>
                </w:rPr>
                <w:t> </w:t>
              </w:r>
            </w:ins>
          </w:p>
        </w:tc>
        <w:tc>
          <w:tcPr>
            <w:tcW w:w="1063" w:type="dxa"/>
            <w:shd w:val="clear" w:color="auto" w:fill="E0E0E0"/>
            <w:tcMar>
              <w:top w:w="0" w:type="dxa"/>
              <w:left w:w="108" w:type="dxa"/>
              <w:bottom w:w="0" w:type="dxa"/>
              <w:right w:w="108" w:type="dxa"/>
            </w:tcMar>
            <w:tcPrChange w:id="398" w:author="Bowler, Neill" w:date="2023-01-20T11:46:00Z">
              <w:tcPr>
                <w:tcW w:w="1063" w:type="dxa"/>
                <w:shd w:val="clear" w:color="auto" w:fill="F3F3F3"/>
                <w:tcMar>
                  <w:top w:w="0" w:type="dxa"/>
                  <w:left w:w="108" w:type="dxa"/>
                  <w:bottom w:w="0" w:type="dxa"/>
                  <w:right w:w="108" w:type="dxa"/>
                </w:tcMar>
              </w:tcPr>
            </w:tcPrChange>
          </w:tcPr>
          <w:p w14:paraId="4EBA4CF6" w14:textId="4217E4AB" w:rsidR="002117EB" w:rsidRPr="0031448F" w:rsidRDefault="002117EB" w:rsidP="002117EB">
            <w:pPr>
              <w:pStyle w:val="Standard"/>
              <w:snapToGrid w:val="0"/>
              <w:rPr>
                <w:ins w:id="399" w:author="Bowler, Neill" w:date="2023-01-20T10:36:00Z"/>
                <w:rFonts w:ascii="Arial" w:hAnsi="Arial" w:cs="Arial"/>
                <w:sz w:val="16"/>
                <w:szCs w:val="16"/>
              </w:rPr>
            </w:pPr>
            <w:ins w:id="400" w:author="Bowler, Neill" w:date="2023-01-20T10:37:00Z">
              <w:r w:rsidRPr="0031448F">
                <w:rPr>
                  <w:rFonts w:ascii="Arial" w:hAnsi="Arial" w:cs="Arial"/>
                  <w:color w:val="000000" w:themeColor="text1"/>
                  <w:sz w:val="16"/>
                  <w:szCs w:val="16"/>
                  <w:rPrChange w:id="401" w:author="Bowler, Neill" w:date="2023-01-20T10:38:00Z">
                    <w:rPr>
                      <w:rFonts w:asciiTheme="minorHAnsi" w:hAnsi="Arial" w:cs="Lohit Devanagari"/>
                      <w:color w:val="000000" w:themeColor="text1"/>
                      <w:sz w:val="14"/>
                      <w:szCs w:val="14"/>
                    </w:rPr>
                  </w:rPrChange>
                </w:rPr>
                <w:t> </w:t>
              </w:r>
            </w:ins>
          </w:p>
        </w:tc>
        <w:tc>
          <w:tcPr>
            <w:tcW w:w="2481" w:type="dxa"/>
            <w:shd w:val="clear" w:color="auto" w:fill="E0E0E0"/>
            <w:tcMar>
              <w:top w:w="0" w:type="dxa"/>
              <w:left w:w="108" w:type="dxa"/>
              <w:bottom w:w="0" w:type="dxa"/>
              <w:right w:w="108" w:type="dxa"/>
            </w:tcMar>
            <w:tcPrChange w:id="402" w:author="Bowler, Neill" w:date="2023-01-20T11:46:00Z">
              <w:tcPr>
                <w:tcW w:w="2481" w:type="dxa"/>
                <w:shd w:val="clear" w:color="auto" w:fill="F3F3F3"/>
                <w:tcMar>
                  <w:top w:w="0" w:type="dxa"/>
                  <w:left w:w="108" w:type="dxa"/>
                  <w:bottom w:w="0" w:type="dxa"/>
                  <w:right w:w="108" w:type="dxa"/>
                </w:tcMar>
              </w:tcPr>
            </w:tcPrChange>
          </w:tcPr>
          <w:p w14:paraId="5C2758E6" w14:textId="29AC3A8E" w:rsidR="002117EB" w:rsidRPr="0031448F" w:rsidRDefault="002117EB" w:rsidP="002117EB">
            <w:pPr>
              <w:pStyle w:val="Standard"/>
              <w:snapToGrid w:val="0"/>
              <w:rPr>
                <w:ins w:id="403" w:author="Bowler, Neill" w:date="2023-01-20T10:36:00Z"/>
                <w:rFonts w:ascii="Arial" w:hAnsi="Arial" w:cs="Arial"/>
                <w:sz w:val="16"/>
                <w:szCs w:val="16"/>
              </w:rPr>
            </w:pPr>
            <w:ins w:id="404" w:author="Bowler, Neill" w:date="2023-01-20T10:37:00Z">
              <w:r w:rsidRPr="0031448F">
                <w:rPr>
                  <w:rFonts w:ascii="Arial" w:hAnsi="Arial" w:cs="Arial"/>
                  <w:color w:val="000000" w:themeColor="text1"/>
                  <w:sz w:val="16"/>
                  <w:szCs w:val="16"/>
                  <w:rPrChange w:id="405" w:author="Bowler, Neill" w:date="2023-01-20T10:38:00Z">
                    <w:rPr>
                      <w:rFonts w:asciiTheme="minorHAnsi" w:hAnsi="Arial" w:cs="Lohit Devanagari"/>
                      <w:color w:val="000000" w:themeColor="text1"/>
                      <w:sz w:val="14"/>
                      <w:szCs w:val="14"/>
                    </w:rPr>
                  </w:rPrChange>
                </w:rPr>
                <w:t> </w:t>
              </w:r>
            </w:ins>
          </w:p>
        </w:tc>
      </w:tr>
      <w:tr w:rsidR="002117EB" w14:paraId="3C243430" w14:textId="77777777" w:rsidTr="003D0846">
        <w:tblPrEx>
          <w:tblW w:w="10348" w:type="dxa"/>
          <w:jc w:val="center"/>
          <w:tblLayout w:type="fixed"/>
          <w:tblCellMar>
            <w:left w:w="10" w:type="dxa"/>
            <w:right w:w="10" w:type="dxa"/>
          </w:tblCellMar>
          <w:tblLook w:val="0000" w:firstRow="0" w:lastRow="0" w:firstColumn="0" w:lastColumn="0" w:noHBand="0" w:noVBand="0"/>
          <w:tblPrExChange w:id="406"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407" w:author="Bowler, Neill" w:date="2023-01-20T10:36:00Z"/>
          <w:trPrChange w:id="408"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409" w:author="Bowler, Neill" w:date="2023-01-20T11:47:00Z">
              <w:tcPr>
                <w:tcW w:w="709" w:type="dxa"/>
                <w:shd w:val="clear" w:color="auto" w:fill="F3F3F3"/>
                <w:tcMar>
                  <w:top w:w="0" w:type="dxa"/>
                  <w:left w:w="108" w:type="dxa"/>
                  <w:bottom w:w="0" w:type="dxa"/>
                  <w:right w:w="108" w:type="dxa"/>
                </w:tcMar>
              </w:tcPr>
            </w:tcPrChange>
          </w:tcPr>
          <w:p w14:paraId="1395722E" w14:textId="0DC3A27B" w:rsidR="002117EB" w:rsidRPr="0031448F" w:rsidRDefault="0065199B" w:rsidP="002117EB">
            <w:pPr>
              <w:pStyle w:val="Standard"/>
              <w:snapToGrid w:val="0"/>
              <w:jc w:val="right"/>
              <w:rPr>
                <w:ins w:id="410" w:author="Bowler, Neill" w:date="2023-01-20T10:36:00Z"/>
                <w:rFonts w:ascii="Arial" w:hAnsi="Arial" w:cs="Arial"/>
                <w:sz w:val="16"/>
                <w:szCs w:val="16"/>
              </w:rPr>
            </w:pPr>
            <w:ins w:id="411" w:author="Bowler, Neill" w:date="2023-01-20T10:40:00Z">
              <w:r>
                <w:rPr>
                  <w:rFonts w:ascii="Arial" w:hAnsi="Arial" w:cs="Arial"/>
                  <w:i/>
                  <w:iCs/>
                  <w:color w:val="000000"/>
                  <w:sz w:val="16"/>
                  <w:szCs w:val="16"/>
                </w:rPr>
                <w:t>7</w:t>
              </w:r>
            </w:ins>
          </w:p>
        </w:tc>
        <w:tc>
          <w:tcPr>
            <w:tcW w:w="2085" w:type="dxa"/>
            <w:shd w:val="clear" w:color="auto" w:fill="F3F3F3"/>
            <w:tcMar>
              <w:top w:w="0" w:type="dxa"/>
              <w:left w:w="108" w:type="dxa"/>
              <w:bottom w:w="0" w:type="dxa"/>
              <w:right w:w="108" w:type="dxa"/>
            </w:tcMar>
            <w:tcPrChange w:id="412" w:author="Bowler, Neill" w:date="2023-01-20T11:47:00Z">
              <w:tcPr>
                <w:tcW w:w="2085" w:type="dxa"/>
                <w:shd w:val="clear" w:color="auto" w:fill="F3F3F3"/>
                <w:tcMar>
                  <w:top w:w="0" w:type="dxa"/>
                  <w:left w:w="108" w:type="dxa"/>
                  <w:bottom w:w="0" w:type="dxa"/>
                  <w:right w:w="108" w:type="dxa"/>
                </w:tcMar>
              </w:tcPr>
            </w:tcPrChange>
          </w:tcPr>
          <w:p w14:paraId="674A131E" w14:textId="2AF93F58" w:rsidR="002117EB" w:rsidRPr="0031448F" w:rsidRDefault="002117EB" w:rsidP="004A57AE">
            <w:pPr>
              <w:pStyle w:val="Standard"/>
              <w:snapToGrid w:val="0"/>
              <w:ind w:left="177"/>
              <w:rPr>
                <w:ins w:id="413" w:author="Bowler, Neill" w:date="2023-01-20T10:36:00Z"/>
                <w:rFonts w:ascii="Arial" w:hAnsi="Arial" w:cs="Arial"/>
                <w:b/>
                <w:sz w:val="16"/>
                <w:szCs w:val="16"/>
              </w:rPr>
              <w:pPrChange w:id="414" w:author="Bowler, Neill" w:date="2023-01-20T10:40:00Z">
                <w:pPr>
                  <w:pStyle w:val="Standard"/>
                  <w:snapToGrid w:val="0"/>
                </w:pPr>
              </w:pPrChange>
            </w:pPr>
            <w:ins w:id="415" w:author="Bowler, Neill" w:date="2023-01-20T10:37:00Z">
              <w:r w:rsidRPr="0031448F">
                <w:rPr>
                  <w:rFonts w:ascii="Arial" w:hAnsi="Arial" w:cs="Arial"/>
                  <w:i/>
                  <w:iCs/>
                  <w:color w:val="000000"/>
                  <w:sz w:val="16"/>
                  <w:szCs w:val="16"/>
                  <w:rPrChange w:id="416" w:author="Bowler, Neill" w:date="2023-01-20T10:38:00Z">
                    <w:rPr>
                      <w:rFonts w:asciiTheme="minorHAnsi" w:hAnsi="Arial" w:cs="Lohit Devanagari"/>
                      <w:i/>
                      <w:iCs/>
                      <w:color w:val="000000"/>
                      <w:sz w:val="14"/>
                      <w:szCs w:val="14"/>
                    </w:rPr>
                  </w:rPrChange>
                </w:rPr>
                <w:t>Aircraft tail number</w:t>
              </w:r>
            </w:ins>
          </w:p>
        </w:tc>
        <w:tc>
          <w:tcPr>
            <w:tcW w:w="1013" w:type="dxa"/>
            <w:shd w:val="clear" w:color="auto" w:fill="F3F3F3"/>
            <w:tcMar>
              <w:top w:w="0" w:type="dxa"/>
              <w:left w:w="108" w:type="dxa"/>
              <w:bottom w:w="0" w:type="dxa"/>
              <w:right w:w="108" w:type="dxa"/>
            </w:tcMar>
            <w:tcPrChange w:id="417" w:author="Bowler, Neill" w:date="2023-01-20T11:47:00Z">
              <w:tcPr>
                <w:tcW w:w="1013" w:type="dxa"/>
                <w:shd w:val="clear" w:color="auto" w:fill="F3F3F3"/>
                <w:tcMar>
                  <w:top w:w="0" w:type="dxa"/>
                  <w:left w:w="108" w:type="dxa"/>
                  <w:bottom w:w="0" w:type="dxa"/>
                  <w:right w:w="108" w:type="dxa"/>
                </w:tcMar>
              </w:tcPr>
            </w:tcPrChange>
          </w:tcPr>
          <w:p w14:paraId="1FCC5FE2" w14:textId="36FFCCE4" w:rsidR="002117EB" w:rsidRPr="0031448F" w:rsidRDefault="002117EB" w:rsidP="002117EB">
            <w:pPr>
              <w:pStyle w:val="Standard"/>
              <w:snapToGrid w:val="0"/>
              <w:jc w:val="center"/>
              <w:rPr>
                <w:ins w:id="418" w:author="Bowler, Neill" w:date="2023-01-20T10:36:00Z"/>
                <w:rFonts w:ascii="Arial" w:hAnsi="Arial" w:cs="Arial"/>
                <w:b/>
                <w:sz w:val="16"/>
                <w:szCs w:val="16"/>
              </w:rPr>
            </w:pPr>
            <w:ins w:id="419" w:author="Bowler, Neill" w:date="2023-01-20T10:37:00Z">
              <w:r w:rsidRPr="0031448F">
                <w:rPr>
                  <w:rFonts w:ascii="Arial" w:hAnsi="Arial" w:cs="Arial"/>
                  <w:i/>
                  <w:iCs/>
                  <w:color w:val="000000"/>
                  <w:sz w:val="16"/>
                  <w:szCs w:val="16"/>
                  <w:rPrChange w:id="420" w:author="Bowler, Neill" w:date="2023-01-20T10:38:00Z">
                    <w:rPr>
                      <w:rFonts w:asciiTheme="minorHAnsi" w:hAnsi="Arial" w:cs="Lohit Devanagari"/>
                      <w:i/>
                      <w:iCs/>
                      <w:color w:val="000000"/>
                      <w:sz w:val="14"/>
                      <w:szCs w:val="14"/>
                    </w:rPr>
                  </w:rPrChange>
                </w:rPr>
                <w:t>0</w:t>
              </w:r>
              <w:r w:rsidRPr="0031448F">
                <w:rPr>
                  <w:rFonts w:ascii="Arial" w:eastAsia="Arial" w:hAnsi="Arial" w:cs="Arial"/>
                  <w:i/>
                  <w:iCs/>
                  <w:color w:val="000000"/>
                  <w:sz w:val="16"/>
                  <w:szCs w:val="16"/>
                  <w:rPrChange w:id="421"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422" w:author="Bowler, Neill" w:date="2023-01-20T10:38:00Z">
                    <w:rPr>
                      <w:rFonts w:asciiTheme="minorHAnsi" w:hAnsi="Arial" w:cs="Lohit Devanagari"/>
                      <w:i/>
                      <w:iCs/>
                      <w:color w:val="000000"/>
                      <w:sz w:val="14"/>
                      <w:szCs w:val="14"/>
                    </w:rPr>
                  </w:rPrChange>
                </w:rPr>
                <w:t>01</w:t>
              </w:r>
              <w:r w:rsidRPr="0031448F">
                <w:rPr>
                  <w:rFonts w:ascii="Arial" w:eastAsia="Arial" w:hAnsi="Arial" w:cs="Arial"/>
                  <w:i/>
                  <w:iCs/>
                  <w:color w:val="000000"/>
                  <w:sz w:val="16"/>
                  <w:szCs w:val="16"/>
                  <w:rPrChange w:id="423" w:author="Bowler, Neill" w:date="2023-01-20T10:38:00Z">
                    <w:rPr>
                      <w:rFonts w:asciiTheme="minorHAnsi" w:eastAsia="Arial" w:hAnsi="Arial" w:cs="Lohit Devanagari"/>
                      <w:i/>
                      <w:iCs/>
                      <w:color w:val="000000"/>
                      <w:sz w:val="14"/>
                      <w:szCs w:val="14"/>
                    </w:rPr>
                  </w:rPrChange>
                </w:rPr>
                <w:t xml:space="preserve"> 110</w:t>
              </w:r>
            </w:ins>
          </w:p>
        </w:tc>
        <w:tc>
          <w:tcPr>
            <w:tcW w:w="845" w:type="dxa"/>
            <w:shd w:val="clear" w:color="auto" w:fill="F3F3F3"/>
            <w:tcMar>
              <w:top w:w="0" w:type="dxa"/>
              <w:left w:w="108" w:type="dxa"/>
              <w:bottom w:w="0" w:type="dxa"/>
              <w:right w:w="108" w:type="dxa"/>
            </w:tcMar>
            <w:tcPrChange w:id="424" w:author="Bowler, Neill" w:date="2023-01-20T11:47:00Z">
              <w:tcPr>
                <w:tcW w:w="845" w:type="dxa"/>
                <w:shd w:val="clear" w:color="auto" w:fill="F3F3F3"/>
                <w:tcMar>
                  <w:top w:w="0" w:type="dxa"/>
                  <w:left w:w="108" w:type="dxa"/>
                  <w:bottom w:w="0" w:type="dxa"/>
                  <w:right w:w="108" w:type="dxa"/>
                </w:tcMar>
              </w:tcPr>
            </w:tcPrChange>
          </w:tcPr>
          <w:p w14:paraId="7E872FD9" w14:textId="0E6409F8" w:rsidR="002117EB" w:rsidRPr="0031448F" w:rsidRDefault="002117EB" w:rsidP="002117EB">
            <w:pPr>
              <w:pStyle w:val="Standard"/>
              <w:snapToGrid w:val="0"/>
              <w:jc w:val="right"/>
              <w:rPr>
                <w:ins w:id="425" w:author="Bowler, Neill" w:date="2023-01-20T10:36:00Z"/>
                <w:rFonts w:ascii="Arial" w:hAnsi="Arial" w:cs="Arial"/>
                <w:sz w:val="16"/>
                <w:szCs w:val="16"/>
              </w:rPr>
            </w:pPr>
            <w:ins w:id="426" w:author="Bowler, Neill" w:date="2023-01-20T10:37:00Z">
              <w:r w:rsidRPr="0031448F">
                <w:rPr>
                  <w:rFonts w:ascii="Arial" w:hAnsi="Arial" w:cs="Arial"/>
                  <w:color w:val="000000" w:themeColor="text1"/>
                  <w:sz w:val="16"/>
                  <w:szCs w:val="16"/>
                  <w:rPrChange w:id="427" w:author="Bowler, Neill" w:date="2023-01-20T10:38:00Z">
                    <w:rPr>
                      <w:rFonts w:asciiTheme="minorHAnsi" w:hAnsi="Arial" w:cs="Lohit Devanagari"/>
                      <w:color w:val="000000" w:themeColor="text1"/>
                      <w:sz w:val="14"/>
                      <w:szCs w:val="14"/>
                    </w:rPr>
                  </w:rPrChange>
                </w:rPr>
                <w:t>0</w:t>
              </w:r>
            </w:ins>
          </w:p>
        </w:tc>
        <w:tc>
          <w:tcPr>
            <w:tcW w:w="1265" w:type="dxa"/>
            <w:shd w:val="clear" w:color="auto" w:fill="F3F3F3"/>
            <w:tcMar>
              <w:top w:w="0" w:type="dxa"/>
              <w:left w:w="108" w:type="dxa"/>
              <w:bottom w:w="0" w:type="dxa"/>
              <w:right w:w="108" w:type="dxa"/>
            </w:tcMar>
            <w:tcPrChange w:id="428" w:author="Bowler, Neill" w:date="2023-01-20T11:47:00Z">
              <w:tcPr>
                <w:tcW w:w="1265" w:type="dxa"/>
                <w:shd w:val="clear" w:color="auto" w:fill="F3F3F3"/>
                <w:tcMar>
                  <w:top w:w="0" w:type="dxa"/>
                  <w:left w:w="108" w:type="dxa"/>
                  <w:bottom w:w="0" w:type="dxa"/>
                  <w:right w:w="108" w:type="dxa"/>
                </w:tcMar>
              </w:tcPr>
            </w:tcPrChange>
          </w:tcPr>
          <w:p w14:paraId="2343945D" w14:textId="2EDF18FB" w:rsidR="002117EB" w:rsidRPr="0031448F" w:rsidRDefault="002117EB" w:rsidP="002117EB">
            <w:pPr>
              <w:pStyle w:val="Standard"/>
              <w:snapToGrid w:val="0"/>
              <w:jc w:val="right"/>
              <w:rPr>
                <w:ins w:id="429" w:author="Bowler, Neill" w:date="2023-01-20T10:36:00Z"/>
                <w:rFonts w:ascii="Arial" w:hAnsi="Arial" w:cs="Arial"/>
                <w:sz w:val="16"/>
                <w:szCs w:val="16"/>
              </w:rPr>
            </w:pPr>
            <w:ins w:id="430" w:author="Bowler, Neill" w:date="2023-01-20T10:37:00Z">
              <w:r w:rsidRPr="0031448F">
                <w:rPr>
                  <w:rFonts w:ascii="Arial" w:hAnsi="Arial" w:cs="Arial"/>
                  <w:color w:val="000000" w:themeColor="text1"/>
                  <w:sz w:val="16"/>
                  <w:szCs w:val="16"/>
                  <w:rPrChange w:id="431" w:author="Bowler, Neill" w:date="2023-01-20T10:38:00Z">
                    <w:rPr>
                      <w:rFonts w:asciiTheme="minorHAnsi" w:hAnsi="Arial" w:cs="Lohit Devanagari"/>
                      <w:color w:val="000000" w:themeColor="text1"/>
                      <w:sz w:val="14"/>
                      <w:szCs w:val="14"/>
                    </w:rPr>
                  </w:rPrChange>
                </w:rPr>
                <w:t>0</w:t>
              </w:r>
            </w:ins>
          </w:p>
        </w:tc>
        <w:tc>
          <w:tcPr>
            <w:tcW w:w="887" w:type="dxa"/>
            <w:shd w:val="clear" w:color="auto" w:fill="F3F3F3"/>
            <w:tcMar>
              <w:top w:w="0" w:type="dxa"/>
              <w:left w:w="108" w:type="dxa"/>
              <w:bottom w:w="0" w:type="dxa"/>
              <w:right w:w="108" w:type="dxa"/>
            </w:tcMar>
            <w:tcPrChange w:id="432" w:author="Bowler, Neill" w:date="2023-01-20T11:47:00Z">
              <w:tcPr>
                <w:tcW w:w="887" w:type="dxa"/>
                <w:shd w:val="clear" w:color="auto" w:fill="F3F3F3"/>
                <w:tcMar>
                  <w:top w:w="0" w:type="dxa"/>
                  <w:left w:w="108" w:type="dxa"/>
                  <w:bottom w:w="0" w:type="dxa"/>
                  <w:right w:w="108" w:type="dxa"/>
                </w:tcMar>
              </w:tcPr>
            </w:tcPrChange>
          </w:tcPr>
          <w:p w14:paraId="729F896D" w14:textId="3FCE1D44" w:rsidR="002117EB" w:rsidRPr="0031448F" w:rsidRDefault="002117EB" w:rsidP="002117EB">
            <w:pPr>
              <w:pStyle w:val="Standard"/>
              <w:tabs>
                <w:tab w:val="right" w:pos="-37"/>
                <w:tab w:val="right" w:pos="493"/>
              </w:tabs>
              <w:snapToGrid w:val="0"/>
              <w:ind w:left="-37"/>
              <w:jc w:val="right"/>
              <w:rPr>
                <w:ins w:id="433" w:author="Bowler, Neill" w:date="2023-01-20T10:36:00Z"/>
                <w:rFonts w:ascii="Arial" w:hAnsi="Arial" w:cs="Arial"/>
                <w:sz w:val="16"/>
                <w:szCs w:val="16"/>
              </w:rPr>
            </w:pPr>
            <w:ins w:id="434" w:author="Bowler, Neill" w:date="2023-01-20T10:37:00Z">
              <w:r w:rsidRPr="0031448F">
                <w:rPr>
                  <w:rFonts w:ascii="Arial" w:hAnsi="Arial" w:cs="Arial"/>
                  <w:color w:val="000000" w:themeColor="text1"/>
                  <w:sz w:val="16"/>
                  <w:szCs w:val="16"/>
                  <w:rPrChange w:id="435" w:author="Bowler, Neill" w:date="2023-01-20T10:38:00Z">
                    <w:rPr>
                      <w:rFonts w:asciiTheme="minorHAnsi" w:hAnsi="Arial" w:cs="Lohit Devanagari"/>
                      <w:color w:val="000000" w:themeColor="text1"/>
                      <w:sz w:val="14"/>
                      <w:szCs w:val="14"/>
                    </w:rPr>
                  </w:rPrChange>
                </w:rPr>
                <w:t>48</w:t>
              </w:r>
            </w:ins>
          </w:p>
        </w:tc>
        <w:tc>
          <w:tcPr>
            <w:tcW w:w="1063" w:type="dxa"/>
            <w:shd w:val="clear" w:color="auto" w:fill="F3F3F3"/>
            <w:tcMar>
              <w:top w:w="0" w:type="dxa"/>
              <w:left w:w="108" w:type="dxa"/>
              <w:bottom w:w="0" w:type="dxa"/>
              <w:right w:w="108" w:type="dxa"/>
            </w:tcMar>
            <w:tcPrChange w:id="436" w:author="Bowler, Neill" w:date="2023-01-20T11:47:00Z">
              <w:tcPr>
                <w:tcW w:w="1063" w:type="dxa"/>
                <w:shd w:val="clear" w:color="auto" w:fill="F3F3F3"/>
                <w:tcMar>
                  <w:top w:w="0" w:type="dxa"/>
                  <w:left w:w="108" w:type="dxa"/>
                  <w:bottom w:w="0" w:type="dxa"/>
                  <w:right w:w="108" w:type="dxa"/>
                </w:tcMar>
              </w:tcPr>
            </w:tcPrChange>
          </w:tcPr>
          <w:p w14:paraId="6D680C09" w14:textId="77777777" w:rsidR="002117EB" w:rsidRPr="0031448F" w:rsidRDefault="002117EB" w:rsidP="002117EB">
            <w:pPr>
              <w:pStyle w:val="Standard"/>
              <w:snapToGrid w:val="0"/>
              <w:rPr>
                <w:ins w:id="437" w:author="Bowler, Neill" w:date="2023-01-20T10:36:00Z"/>
                <w:rFonts w:ascii="Arial" w:hAnsi="Arial" w:cs="Arial"/>
                <w:sz w:val="16"/>
                <w:szCs w:val="16"/>
              </w:rPr>
            </w:pPr>
          </w:p>
        </w:tc>
        <w:tc>
          <w:tcPr>
            <w:tcW w:w="2481" w:type="dxa"/>
            <w:shd w:val="clear" w:color="auto" w:fill="F3F3F3"/>
            <w:tcMar>
              <w:top w:w="0" w:type="dxa"/>
              <w:left w:w="108" w:type="dxa"/>
              <w:bottom w:w="0" w:type="dxa"/>
              <w:right w:w="108" w:type="dxa"/>
            </w:tcMar>
            <w:tcPrChange w:id="438" w:author="Bowler, Neill" w:date="2023-01-20T11:47:00Z">
              <w:tcPr>
                <w:tcW w:w="2481" w:type="dxa"/>
                <w:shd w:val="clear" w:color="auto" w:fill="F3F3F3"/>
                <w:tcMar>
                  <w:top w:w="0" w:type="dxa"/>
                  <w:left w:w="108" w:type="dxa"/>
                  <w:bottom w:w="0" w:type="dxa"/>
                  <w:right w:w="108" w:type="dxa"/>
                </w:tcMar>
              </w:tcPr>
            </w:tcPrChange>
          </w:tcPr>
          <w:p w14:paraId="4BA2B5C5" w14:textId="77777777" w:rsidR="002117EB" w:rsidRPr="0031448F" w:rsidRDefault="002117EB" w:rsidP="002117EB">
            <w:pPr>
              <w:pStyle w:val="Standard"/>
              <w:snapToGrid w:val="0"/>
              <w:rPr>
                <w:ins w:id="439" w:author="Bowler, Neill" w:date="2023-01-20T10:36:00Z"/>
                <w:rFonts w:ascii="Arial" w:hAnsi="Arial" w:cs="Arial"/>
                <w:sz w:val="16"/>
                <w:szCs w:val="16"/>
              </w:rPr>
            </w:pPr>
          </w:p>
        </w:tc>
      </w:tr>
      <w:tr w:rsidR="002117EB" w14:paraId="5422C4F7" w14:textId="77777777" w:rsidTr="003D0846">
        <w:tblPrEx>
          <w:tblW w:w="10348" w:type="dxa"/>
          <w:jc w:val="center"/>
          <w:tblLayout w:type="fixed"/>
          <w:tblCellMar>
            <w:left w:w="10" w:type="dxa"/>
            <w:right w:w="10" w:type="dxa"/>
          </w:tblCellMar>
          <w:tblLook w:val="0000" w:firstRow="0" w:lastRow="0" w:firstColumn="0" w:lastColumn="0" w:noHBand="0" w:noVBand="0"/>
          <w:tblPrExChange w:id="440"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441" w:author="Bowler, Neill" w:date="2023-01-20T10:36:00Z"/>
          <w:trPrChange w:id="442"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443" w:author="Bowler, Neill" w:date="2023-01-20T11:46:00Z">
              <w:tcPr>
                <w:tcW w:w="709" w:type="dxa"/>
                <w:shd w:val="clear" w:color="auto" w:fill="F3F3F3"/>
                <w:tcMar>
                  <w:top w:w="0" w:type="dxa"/>
                  <w:left w:w="108" w:type="dxa"/>
                  <w:bottom w:w="0" w:type="dxa"/>
                  <w:right w:w="108" w:type="dxa"/>
                </w:tcMar>
              </w:tcPr>
            </w:tcPrChange>
          </w:tcPr>
          <w:p w14:paraId="53F2E54F" w14:textId="4A0AD7A2" w:rsidR="002117EB" w:rsidRPr="0031448F" w:rsidRDefault="0065199B" w:rsidP="002117EB">
            <w:pPr>
              <w:pStyle w:val="Standard"/>
              <w:snapToGrid w:val="0"/>
              <w:jc w:val="right"/>
              <w:rPr>
                <w:ins w:id="444" w:author="Bowler, Neill" w:date="2023-01-20T10:36:00Z"/>
                <w:rFonts w:ascii="Arial" w:hAnsi="Arial" w:cs="Arial"/>
                <w:sz w:val="16"/>
                <w:szCs w:val="16"/>
              </w:rPr>
            </w:pPr>
            <w:ins w:id="445" w:author="Bowler, Neill" w:date="2023-01-20T10:40:00Z">
              <w:r>
                <w:rPr>
                  <w:rFonts w:ascii="Arial" w:hAnsi="Arial" w:cs="Arial"/>
                  <w:i/>
                  <w:iCs/>
                  <w:color w:val="000000"/>
                  <w:sz w:val="16"/>
                  <w:szCs w:val="16"/>
                </w:rPr>
                <w:t>8</w:t>
              </w:r>
            </w:ins>
          </w:p>
        </w:tc>
        <w:tc>
          <w:tcPr>
            <w:tcW w:w="2085" w:type="dxa"/>
            <w:shd w:val="clear" w:color="auto" w:fill="E0E0E0"/>
            <w:tcMar>
              <w:top w:w="0" w:type="dxa"/>
              <w:left w:w="108" w:type="dxa"/>
              <w:bottom w:w="0" w:type="dxa"/>
              <w:right w:w="108" w:type="dxa"/>
            </w:tcMar>
            <w:tcPrChange w:id="446" w:author="Bowler, Neill" w:date="2023-01-20T11:46:00Z">
              <w:tcPr>
                <w:tcW w:w="2085" w:type="dxa"/>
                <w:shd w:val="clear" w:color="auto" w:fill="F3F3F3"/>
                <w:tcMar>
                  <w:top w:w="0" w:type="dxa"/>
                  <w:left w:w="108" w:type="dxa"/>
                  <w:bottom w:w="0" w:type="dxa"/>
                  <w:right w:w="108" w:type="dxa"/>
                </w:tcMar>
              </w:tcPr>
            </w:tcPrChange>
          </w:tcPr>
          <w:p w14:paraId="2853F9AB" w14:textId="43B8DE7F" w:rsidR="002117EB" w:rsidRPr="0031448F" w:rsidRDefault="002117EB" w:rsidP="004A57AE">
            <w:pPr>
              <w:pStyle w:val="Standard"/>
              <w:snapToGrid w:val="0"/>
              <w:ind w:left="177"/>
              <w:rPr>
                <w:ins w:id="447" w:author="Bowler, Neill" w:date="2023-01-20T10:36:00Z"/>
                <w:rFonts w:ascii="Arial" w:hAnsi="Arial" w:cs="Arial"/>
                <w:b/>
                <w:sz w:val="16"/>
                <w:szCs w:val="16"/>
              </w:rPr>
              <w:pPrChange w:id="448" w:author="Bowler, Neill" w:date="2023-01-20T10:40:00Z">
                <w:pPr>
                  <w:pStyle w:val="Standard"/>
                  <w:snapToGrid w:val="0"/>
                </w:pPr>
              </w:pPrChange>
            </w:pPr>
            <w:ins w:id="449" w:author="Bowler, Neill" w:date="2023-01-20T10:37:00Z">
              <w:r w:rsidRPr="0031448F">
                <w:rPr>
                  <w:rFonts w:ascii="Arial" w:hAnsi="Arial" w:cs="Arial"/>
                  <w:i/>
                  <w:iCs/>
                  <w:color w:val="000000"/>
                  <w:sz w:val="16"/>
                  <w:szCs w:val="16"/>
                  <w:rPrChange w:id="450" w:author="Bowler, Neill" w:date="2023-01-20T10:38:00Z">
                    <w:rPr>
                      <w:rFonts w:asciiTheme="minorHAnsi" w:hAnsi="Arial" w:cs="Lohit Devanagari"/>
                      <w:i/>
                      <w:iCs/>
                      <w:color w:val="000000"/>
                      <w:sz w:val="14"/>
                      <w:szCs w:val="14"/>
                    </w:rPr>
                  </w:rPrChange>
                </w:rPr>
                <w:t>RO instrument</w:t>
              </w:r>
            </w:ins>
          </w:p>
        </w:tc>
        <w:tc>
          <w:tcPr>
            <w:tcW w:w="1013" w:type="dxa"/>
            <w:shd w:val="clear" w:color="auto" w:fill="E0E0E0"/>
            <w:tcMar>
              <w:top w:w="0" w:type="dxa"/>
              <w:left w:w="108" w:type="dxa"/>
              <w:bottom w:w="0" w:type="dxa"/>
              <w:right w:w="108" w:type="dxa"/>
            </w:tcMar>
            <w:tcPrChange w:id="451" w:author="Bowler, Neill" w:date="2023-01-20T11:46:00Z">
              <w:tcPr>
                <w:tcW w:w="1013" w:type="dxa"/>
                <w:shd w:val="clear" w:color="auto" w:fill="F3F3F3"/>
                <w:tcMar>
                  <w:top w:w="0" w:type="dxa"/>
                  <w:left w:w="108" w:type="dxa"/>
                  <w:bottom w:w="0" w:type="dxa"/>
                  <w:right w:w="108" w:type="dxa"/>
                </w:tcMar>
              </w:tcPr>
            </w:tcPrChange>
          </w:tcPr>
          <w:p w14:paraId="389DD32A" w14:textId="263C96AA" w:rsidR="002117EB" w:rsidRPr="0031448F" w:rsidRDefault="002117EB" w:rsidP="002117EB">
            <w:pPr>
              <w:pStyle w:val="Standard"/>
              <w:snapToGrid w:val="0"/>
              <w:jc w:val="center"/>
              <w:rPr>
                <w:ins w:id="452" w:author="Bowler, Neill" w:date="2023-01-20T10:36:00Z"/>
                <w:rFonts w:ascii="Arial" w:hAnsi="Arial" w:cs="Arial"/>
                <w:b/>
                <w:sz w:val="16"/>
                <w:szCs w:val="16"/>
              </w:rPr>
            </w:pPr>
            <w:ins w:id="453" w:author="Bowler, Neill" w:date="2023-01-20T10:37:00Z">
              <w:r w:rsidRPr="0031448F">
                <w:rPr>
                  <w:rFonts w:ascii="Arial" w:hAnsi="Arial" w:cs="Arial"/>
                  <w:color w:val="000000" w:themeColor="text1"/>
                  <w:sz w:val="16"/>
                  <w:szCs w:val="16"/>
                  <w:rPrChange w:id="454" w:author="Bowler, Neill" w:date="2023-01-20T10:38:00Z">
                    <w:rPr>
                      <w:rFonts w:asciiTheme="minorHAnsi" w:hAnsi="Arial" w:cs="Lohit Devanagari"/>
                      <w:color w:val="000000" w:themeColor="text1"/>
                      <w:sz w:val="14"/>
                      <w:szCs w:val="14"/>
                    </w:rPr>
                  </w:rPrChange>
                </w:rPr>
                <w:t>New</w:t>
              </w:r>
            </w:ins>
          </w:p>
        </w:tc>
        <w:tc>
          <w:tcPr>
            <w:tcW w:w="845" w:type="dxa"/>
            <w:shd w:val="clear" w:color="auto" w:fill="E0E0E0"/>
            <w:tcMar>
              <w:top w:w="0" w:type="dxa"/>
              <w:left w:w="108" w:type="dxa"/>
              <w:bottom w:w="0" w:type="dxa"/>
              <w:right w:w="108" w:type="dxa"/>
            </w:tcMar>
            <w:tcPrChange w:id="455" w:author="Bowler, Neill" w:date="2023-01-20T11:46:00Z">
              <w:tcPr>
                <w:tcW w:w="845" w:type="dxa"/>
                <w:shd w:val="clear" w:color="auto" w:fill="F3F3F3"/>
                <w:tcMar>
                  <w:top w:w="0" w:type="dxa"/>
                  <w:left w:w="108" w:type="dxa"/>
                  <w:bottom w:w="0" w:type="dxa"/>
                  <w:right w:w="108" w:type="dxa"/>
                </w:tcMar>
              </w:tcPr>
            </w:tcPrChange>
          </w:tcPr>
          <w:p w14:paraId="19BAB506" w14:textId="3E50271C" w:rsidR="002117EB" w:rsidRPr="0031448F" w:rsidRDefault="00D33088" w:rsidP="002117EB">
            <w:pPr>
              <w:pStyle w:val="Standard"/>
              <w:snapToGrid w:val="0"/>
              <w:jc w:val="right"/>
              <w:rPr>
                <w:ins w:id="456" w:author="Bowler, Neill" w:date="2023-01-20T10:36:00Z"/>
                <w:rFonts w:ascii="Arial" w:hAnsi="Arial" w:cs="Arial"/>
                <w:sz w:val="16"/>
                <w:szCs w:val="16"/>
              </w:rPr>
            </w:pPr>
            <w:ins w:id="457" w:author="Bowler, Neill" w:date="2023-01-20T14:43:00Z">
              <w:r>
                <w:rPr>
                  <w:rFonts w:ascii="Arial" w:hAnsi="Arial" w:cs="Arial"/>
                  <w:sz w:val="16"/>
                  <w:szCs w:val="16"/>
                </w:rPr>
                <w:t>0</w:t>
              </w:r>
            </w:ins>
          </w:p>
        </w:tc>
        <w:tc>
          <w:tcPr>
            <w:tcW w:w="1265" w:type="dxa"/>
            <w:shd w:val="clear" w:color="auto" w:fill="E0E0E0"/>
            <w:tcMar>
              <w:top w:w="0" w:type="dxa"/>
              <w:left w:w="108" w:type="dxa"/>
              <w:bottom w:w="0" w:type="dxa"/>
              <w:right w:w="108" w:type="dxa"/>
            </w:tcMar>
            <w:tcPrChange w:id="458" w:author="Bowler, Neill" w:date="2023-01-20T11:46:00Z">
              <w:tcPr>
                <w:tcW w:w="1265" w:type="dxa"/>
                <w:shd w:val="clear" w:color="auto" w:fill="F3F3F3"/>
                <w:tcMar>
                  <w:top w:w="0" w:type="dxa"/>
                  <w:left w:w="108" w:type="dxa"/>
                  <w:bottom w:w="0" w:type="dxa"/>
                  <w:right w:w="108" w:type="dxa"/>
                </w:tcMar>
              </w:tcPr>
            </w:tcPrChange>
          </w:tcPr>
          <w:p w14:paraId="2ABF5496" w14:textId="10E55C8F" w:rsidR="002117EB" w:rsidRPr="0031448F" w:rsidRDefault="00D33088" w:rsidP="002117EB">
            <w:pPr>
              <w:pStyle w:val="Standard"/>
              <w:snapToGrid w:val="0"/>
              <w:jc w:val="right"/>
              <w:rPr>
                <w:ins w:id="459" w:author="Bowler, Neill" w:date="2023-01-20T10:36:00Z"/>
                <w:rFonts w:ascii="Arial" w:hAnsi="Arial" w:cs="Arial"/>
                <w:sz w:val="16"/>
                <w:szCs w:val="16"/>
              </w:rPr>
            </w:pPr>
            <w:ins w:id="460" w:author="Bowler, Neill" w:date="2023-01-20T14:43:00Z">
              <w:r>
                <w:rPr>
                  <w:rFonts w:ascii="Arial" w:hAnsi="Arial" w:cs="Arial"/>
                  <w:sz w:val="16"/>
                  <w:szCs w:val="16"/>
                </w:rPr>
                <w:t>0</w:t>
              </w:r>
            </w:ins>
          </w:p>
        </w:tc>
        <w:tc>
          <w:tcPr>
            <w:tcW w:w="887" w:type="dxa"/>
            <w:shd w:val="clear" w:color="auto" w:fill="E0E0E0"/>
            <w:tcMar>
              <w:top w:w="0" w:type="dxa"/>
              <w:left w:w="108" w:type="dxa"/>
              <w:bottom w:w="0" w:type="dxa"/>
              <w:right w:w="108" w:type="dxa"/>
            </w:tcMar>
            <w:tcPrChange w:id="461" w:author="Bowler, Neill" w:date="2023-01-20T11:46:00Z">
              <w:tcPr>
                <w:tcW w:w="887" w:type="dxa"/>
                <w:shd w:val="clear" w:color="auto" w:fill="F3F3F3"/>
                <w:tcMar>
                  <w:top w:w="0" w:type="dxa"/>
                  <w:left w:w="108" w:type="dxa"/>
                  <w:bottom w:w="0" w:type="dxa"/>
                  <w:right w:w="108" w:type="dxa"/>
                </w:tcMar>
              </w:tcPr>
            </w:tcPrChange>
          </w:tcPr>
          <w:p w14:paraId="091CDB2F" w14:textId="7D6CBA24" w:rsidR="002117EB" w:rsidRPr="0031448F" w:rsidRDefault="002117EB" w:rsidP="002117EB">
            <w:pPr>
              <w:pStyle w:val="Standard"/>
              <w:tabs>
                <w:tab w:val="right" w:pos="-37"/>
                <w:tab w:val="right" w:pos="493"/>
              </w:tabs>
              <w:snapToGrid w:val="0"/>
              <w:ind w:left="-37"/>
              <w:jc w:val="right"/>
              <w:rPr>
                <w:ins w:id="462" w:author="Bowler, Neill" w:date="2023-01-20T10:36:00Z"/>
                <w:rFonts w:ascii="Arial" w:hAnsi="Arial" w:cs="Arial"/>
                <w:sz w:val="16"/>
                <w:szCs w:val="16"/>
              </w:rPr>
            </w:pPr>
            <w:ins w:id="463" w:author="Bowler, Neill" w:date="2023-01-20T10:37:00Z">
              <w:r w:rsidRPr="0031448F">
                <w:rPr>
                  <w:rFonts w:ascii="Arial" w:hAnsi="Arial" w:cs="Arial"/>
                  <w:color w:val="000000"/>
                  <w:sz w:val="16"/>
                  <w:szCs w:val="16"/>
                  <w:rPrChange w:id="464" w:author="Bowler, Neill" w:date="2023-01-20T10:38:00Z">
                    <w:rPr>
                      <w:rFonts w:asciiTheme="minorHAnsi" w:hAnsi="Arial" w:cs="Lohit Devanagari"/>
                      <w:color w:val="000000"/>
                      <w:sz w:val="14"/>
                      <w:szCs w:val="14"/>
                    </w:rPr>
                  </w:rPrChange>
                </w:rPr>
                <w:t>11</w:t>
              </w:r>
            </w:ins>
          </w:p>
        </w:tc>
        <w:tc>
          <w:tcPr>
            <w:tcW w:w="1063" w:type="dxa"/>
            <w:shd w:val="clear" w:color="auto" w:fill="E0E0E0"/>
            <w:tcMar>
              <w:top w:w="0" w:type="dxa"/>
              <w:left w:w="108" w:type="dxa"/>
              <w:bottom w:w="0" w:type="dxa"/>
              <w:right w:w="108" w:type="dxa"/>
            </w:tcMar>
            <w:tcPrChange w:id="465" w:author="Bowler, Neill" w:date="2023-01-20T11:46:00Z">
              <w:tcPr>
                <w:tcW w:w="1063" w:type="dxa"/>
                <w:shd w:val="clear" w:color="auto" w:fill="F3F3F3"/>
                <w:tcMar>
                  <w:top w:w="0" w:type="dxa"/>
                  <w:left w:w="108" w:type="dxa"/>
                  <w:bottom w:w="0" w:type="dxa"/>
                  <w:right w:w="108" w:type="dxa"/>
                </w:tcMar>
              </w:tcPr>
            </w:tcPrChange>
          </w:tcPr>
          <w:p w14:paraId="331141A3" w14:textId="4F2DF4BB" w:rsidR="002117EB" w:rsidRPr="0031448F" w:rsidRDefault="002117EB" w:rsidP="002117EB">
            <w:pPr>
              <w:pStyle w:val="Standard"/>
              <w:snapToGrid w:val="0"/>
              <w:rPr>
                <w:ins w:id="466" w:author="Bowler, Neill" w:date="2023-01-20T10:36:00Z"/>
                <w:rFonts w:ascii="Arial" w:hAnsi="Arial" w:cs="Arial"/>
                <w:sz w:val="16"/>
                <w:szCs w:val="16"/>
              </w:rPr>
            </w:pPr>
            <w:ins w:id="467" w:author="Bowler, Neill" w:date="2023-01-20T10:37:00Z">
              <w:r w:rsidRPr="0031448F">
                <w:rPr>
                  <w:rFonts w:ascii="Arial" w:hAnsi="Arial" w:cs="Arial"/>
                  <w:color w:val="000000"/>
                  <w:sz w:val="16"/>
                  <w:szCs w:val="16"/>
                  <w:rPrChange w:id="468" w:author="Bowler, Neill" w:date="2023-01-20T10:38:00Z">
                    <w:rPr>
                      <w:rFonts w:asciiTheme="minorHAnsi" w:hAnsi="Arial" w:cs="Lohit Devanagari"/>
                      <w:color w:val="000000"/>
                      <w:sz w:val="14"/>
                      <w:szCs w:val="14"/>
                    </w:rPr>
                  </w:rPrChange>
                </w:rPr>
                <w:t>Code</w:t>
              </w:r>
              <w:r w:rsidRPr="0031448F">
                <w:rPr>
                  <w:rFonts w:ascii="Arial" w:eastAsia="Arial" w:hAnsi="Arial" w:cs="Arial"/>
                  <w:color w:val="000000"/>
                  <w:sz w:val="16"/>
                  <w:szCs w:val="16"/>
                  <w:rPrChange w:id="469"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470" w:author="Bowler, Neill" w:date="2023-01-20T10:38:00Z">
                    <w:rPr>
                      <w:rFonts w:asciiTheme="minorHAnsi" w:hAnsi="Arial" w:cs="Lohit Devanagari"/>
                      <w:color w:val="000000"/>
                      <w:sz w:val="14"/>
                      <w:szCs w:val="14"/>
                    </w:rPr>
                  </w:rPrChange>
                </w:rPr>
                <w:t>Table</w:t>
              </w:r>
            </w:ins>
          </w:p>
        </w:tc>
        <w:tc>
          <w:tcPr>
            <w:tcW w:w="2481" w:type="dxa"/>
            <w:shd w:val="clear" w:color="auto" w:fill="E0E0E0"/>
            <w:tcMar>
              <w:top w:w="0" w:type="dxa"/>
              <w:left w:w="108" w:type="dxa"/>
              <w:bottom w:w="0" w:type="dxa"/>
              <w:right w:w="108" w:type="dxa"/>
            </w:tcMar>
            <w:tcPrChange w:id="471" w:author="Bowler, Neill" w:date="2023-01-20T11:46:00Z">
              <w:tcPr>
                <w:tcW w:w="2481" w:type="dxa"/>
                <w:shd w:val="clear" w:color="auto" w:fill="F3F3F3"/>
                <w:tcMar>
                  <w:top w:w="0" w:type="dxa"/>
                  <w:left w:w="108" w:type="dxa"/>
                  <w:bottom w:w="0" w:type="dxa"/>
                  <w:right w:w="108" w:type="dxa"/>
                </w:tcMar>
              </w:tcPr>
            </w:tcPrChange>
          </w:tcPr>
          <w:p w14:paraId="380FE075" w14:textId="4A6C42EA" w:rsidR="002117EB" w:rsidRPr="0031448F" w:rsidRDefault="0038120B" w:rsidP="002117EB">
            <w:pPr>
              <w:pStyle w:val="Standard"/>
              <w:snapToGrid w:val="0"/>
              <w:rPr>
                <w:ins w:id="472" w:author="Bowler, Neill" w:date="2023-01-20T10:36:00Z"/>
                <w:rFonts w:ascii="Arial" w:hAnsi="Arial" w:cs="Arial"/>
                <w:sz w:val="16"/>
                <w:szCs w:val="16"/>
              </w:rPr>
            </w:pPr>
            <w:ins w:id="473" w:author="Bowler, Neill" w:date="2023-01-20T14:43:00Z">
              <w:r>
                <w:rPr>
                  <w:rFonts w:ascii="Arial" w:hAnsi="Arial" w:cs="Arial"/>
                  <w:sz w:val="16"/>
                  <w:szCs w:val="16"/>
                </w:rPr>
                <w:t>Will mimic the satellite instrument table, but for terrestrial</w:t>
              </w:r>
            </w:ins>
          </w:p>
        </w:tc>
      </w:tr>
      <w:tr w:rsidR="002117EB" w14:paraId="4AA6E79C" w14:textId="77777777" w:rsidTr="003D0846">
        <w:tblPrEx>
          <w:tblW w:w="10348" w:type="dxa"/>
          <w:jc w:val="center"/>
          <w:tblLayout w:type="fixed"/>
          <w:tblCellMar>
            <w:left w:w="10" w:type="dxa"/>
            <w:right w:w="10" w:type="dxa"/>
          </w:tblCellMar>
          <w:tblLook w:val="0000" w:firstRow="0" w:lastRow="0" w:firstColumn="0" w:lastColumn="0" w:noHBand="0" w:noVBand="0"/>
          <w:tblPrExChange w:id="474"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475" w:author="Bowler, Neill" w:date="2023-01-20T10:33:00Z"/>
          <w:trPrChange w:id="476"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477" w:author="Bowler, Neill" w:date="2023-01-20T11:47:00Z">
              <w:tcPr>
                <w:tcW w:w="709" w:type="dxa"/>
                <w:shd w:val="clear" w:color="auto" w:fill="F3F3F3"/>
                <w:tcMar>
                  <w:top w:w="0" w:type="dxa"/>
                  <w:left w:w="108" w:type="dxa"/>
                  <w:bottom w:w="0" w:type="dxa"/>
                  <w:right w:w="108" w:type="dxa"/>
                </w:tcMar>
              </w:tcPr>
            </w:tcPrChange>
          </w:tcPr>
          <w:p w14:paraId="2715B227" w14:textId="34881117" w:rsidR="002117EB" w:rsidRPr="0031448F" w:rsidRDefault="0065199B" w:rsidP="002117EB">
            <w:pPr>
              <w:pStyle w:val="Standard"/>
              <w:snapToGrid w:val="0"/>
              <w:jc w:val="right"/>
              <w:rPr>
                <w:ins w:id="478" w:author="Bowler, Neill" w:date="2023-01-20T10:33:00Z"/>
                <w:rFonts w:ascii="Arial" w:hAnsi="Arial" w:cs="Arial"/>
                <w:sz w:val="16"/>
                <w:szCs w:val="16"/>
              </w:rPr>
            </w:pPr>
            <w:ins w:id="479" w:author="Bowler, Neill" w:date="2023-01-20T10:41:00Z">
              <w:r>
                <w:rPr>
                  <w:rFonts w:ascii="Arial" w:hAnsi="Arial" w:cs="Arial"/>
                  <w:color w:val="000000"/>
                  <w:sz w:val="16"/>
                  <w:szCs w:val="16"/>
                </w:rPr>
                <w:t>9</w:t>
              </w:r>
            </w:ins>
          </w:p>
        </w:tc>
        <w:tc>
          <w:tcPr>
            <w:tcW w:w="2085" w:type="dxa"/>
            <w:shd w:val="clear" w:color="auto" w:fill="F3F3F3"/>
            <w:tcMar>
              <w:top w:w="0" w:type="dxa"/>
              <w:left w:w="108" w:type="dxa"/>
              <w:bottom w:w="0" w:type="dxa"/>
              <w:right w:w="108" w:type="dxa"/>
            </w:tcMar>
            <w:tcPrChange w:id="480" w:author="Bowler, Neill" w:date="2023-01-20T11:47:00Z">
              <w:tcPr>
                <w:tcW w:w="2085" w:type="dxa"/>
                <w:shd w:val="clear" w:color="auto" w:fill="F3F3F3"/>
                <w:tcMar>
                  <w:top w:w="0" w:type="dxa"/>
                  <w:left w:w="108" w:type="dxa"/>
                  <w:bottom w:w="0" w:type="dxa"/>
                  <w:right w:w="108" w:type="dxa"/>
                </w:tcMar>
              </w:tcPr>
            </w:tcPrChange>
          </w:tcPr>
          <w:p w14:paraId="06604C47" w14:textId="307EB75D" w:rsidR="002117EB" w:rsidRPr="0031448F" w:rsidRDefault="002117EB" w:rsidP="002117EB">
            <w:pPr>
              <w:pStyle w:val="Standard"/>
              <w:snapToGrid w:val="0"/>
              <w:rPr>
                <w:ins w:id="481" w:author="Bowler, Neill" w:date="2023-01-20T10:33:00Z"/>
                <w:rFonts w:ascii="Arial" w:hAnsi="Arial" w:cs="Arial"/>
                <w:b/>
                <w:sz w:val="16"/>
                <w:szCs w:val="16"/>
              </w:rPr>
            </w:pPr>
            <w:ins w:id="482" w:author="Bowler, Neill" w:date="2023-01-20T10:37:00Z">
              <w:r w:rsidRPr="0031448F">
                <w:rPr>
                  <w:rFonts w:ascii="Arial" w:hAnsi="Arial" w:cs="Arial"/>
                  <w:b/>
                  <w:bCs/>
                  <w:color w:val="000000"/>
                  <w:sz w:val="16"/>
                  <w:szCs w:val="16"/>
                  <w:rPrChange w:id="483" w:author="Bowler, Neill" w:date="2023-01-20T10:38:00Z">
                    <w:rPr>
                      <w:rFonts w:asciiTheme="minorHAnsi" w:hAnsi="Arial" w:cs="Lohit Devanagari"/>
                      <w:b/>
                      <w:bCs/>
                      <w:color w:val="000000"/>
                      <w:sz w:val="14"/>
                      <w:szCs w:val="14"/>
                    </w:rPr>
                  </w:rPrChange>
                </w:rPr>
                <w:t>(</w:t>
              </w:r>
              <w:proofErr w:type="gramStart"/>
              <w:r w:rsidRPr="0031448F">
                <w:rPr>
                  <w:rFonts w:ascii="Arial" w:hAnsi="Arial" w:cs="Arial"/>
                  <w:b/>
                  <w:bCs/>
                  <w:color w:val="000000"/>
                  <w:sz w:val="16"/>
                  <w:szCs w:val="16"/>
                  <w:rPrChange w:id="484" w:author="Bowler, Neill" w:date="2023-01-20T10:38:00Z">
                    <w:rPr>
                      <w:rFonts w:asciiTheme="minorHAnsi" w:hAnsi="Arial" w:cs="Lohit Devanagari"/>
                      <w:b/>
                      <w:bCs/>
                      <w:color w:val="000000"/>
                      <w:sz w:val="14"/>
                      <w:szCs w:val="14"/>
                    </w:rPr>
                  </w:rPrChange>
                </w:rPr>
                <w:t>end</w:t>
              </w:r>
              <w:proofErr w:type="gramEnd"/>
              <w:r w:rsidRPr="0031448F">
                <w:rPr>
                  <w:rFonts w:ascii="Arial" w:hAnsi="Arial" w:cs="Arial"/>
                  <w:b/>
                  <w:bCs/>
                  <w:color w:val="000000"/>
                  <w:sz w:val="16"/>
                  <w:szCs w:val="16"/>
                  <w:rPrChange w:id="485" w:author="Bowler, Neill" w:date="2023-01-20T10:38:00Z">
                    <w:rPr>
                      <w:rFonts w:asciiTheme="minorHAnsi" w:hAnsi="Arial" w:cs="Lohit Devanagari"/>
                      <w:b/>
                      <w:bCs/>
                      <w:color w:val="000000"/>
                      <w:sz w:val="14"/>
                      <w:szCs w:val="14"/>
                    </w:rPr>
                  </w:rPrChange>
                </w:rPr>
                <w:t xml:space="preserve"> delayed replication)</w:t>
              </w:r>
            </w:ins>
          </w:p>
        </w:tc>
        <w:tc>
          <w:tcPr>
            <w:tcW w:w="1013" w:type="dxa"/>
            <w:shd w:val="clear" w:color="auto" w:fill="F3F3F3"/>
            <w:tcMar>
              <w:top w:w="0" w:type="dxa"/>
              <w:left w:w="108" w:type="dxa"/>
              <w:bottom w:w="0" w:type="dxa"/>
              <w:right w:w="108" w:type="dxa"/>
            </w:tcMar>
            <w:tcPrChange w:id="486" w:author="Bowler, Neill" w:date="2023-01-20T11:47:00Z">
              <w:tcPr>
                <w:tcW w:w="1013" w:type="dxa"/>
                <w:shd w:val="clear" w:color="auto" w:fill="F3F3F3"/>
                <w:tcMar>
                  <w:top w:w="0" w:type="dxa"/>
                  <w:left w:w="108" w:type="dxa"/>
                  <w:bottom w:w="0" w:type="dxa"/>
                  <w:right w:w="108" w:type="dxa"/>
                </w:tcMar>
              </w:tcPr>
            </w:tcPrChange>
          </w:tcPr>
          <w:p w14:paraId="375AE58F" w14:textId="084D2BAD" w:rsidR="002117EB" w:rsidRPr="0031448F" w:rsidRDefault="002117EB" w:rsidP="002117EB">
            <w:pPr>
              <w:pStyle w:val="Standard"/>
              <w:snapToGrid w:val="0"/>
              <w:jc w:val="center"/>
              <w:rPr>
                <w:ins w:id="487" w:author="Bowler, Neill" w:date="2023-01-20T10:33:00Z"/>
                <w:rFonts w:ascii="Arial" w:hAnsi="Arial" w:cs="Arial"/>
                <w:b/>
                <w:sz w:val="16"/>
                <w:szCs w:val="16"/>
              </w:rPr>
            </w:pPr>
          </w:p>
        </w:tc>
        <w:tc>
          <w:tcPr>
            <w:tcW w:w="845" w:type="dxa"/>
            <w:shd w:val="clear" w:color="auto" w:fill="F3F3F3"/>
            <w:tcMar>
              <w:top w:w="0" w:type="dxa"/>
              <w:left w:w="108" w:type="dxa"/>
              <w:bottom w:w="0" w:type="dxa"/>
              <w:right w:w="108" w:type="dxa"/>
            </w:tcMar>
            <w:tcPrChange w:id="488" w:author="Bowler, Neill" w:date="2023-01-20T11:47:00Z">
              <w:tcPr>
                <w:tcW w:w="845" w:type="dxa"/>
                <w:shd w:val="clear" w:color="auto" w:fill="F3F3F3"/>
                <w:tcMar>
                  <w:top w:w="0" w:type="dxa"/>
                  <w:left w:w="108" w:type="dxa"/>
                  <w:bottom w:w="0" w:type="dxa"/>
                  <w:right w:w="108" w:type="dxa"/>
                </w:tcMar>
              </w:tcPr>
            </w:tcPrChange>
          </w:tcPr>
          <w:p w14:paraId="35256768" w14:textId="13914ADE" w:rsidR="002117EB" w:rsidRPr="0031448F" w:rsidRDefault="002117EB" w:rsidP="002117EB">
            <w:pPr>
              <w:pStyle w:val="Standard"/>
              <w:snapToGrid w:val="0"/>
              <w:jc w:val="right"/>
              <w:rPr>
                <w:ins w:id="489" w:author="Bowler, Neill" w:date="2023-01-20T10:33:00Z"/>
                <w:rFonts w:ascii="Arial" w:hAnsi="Arial" w:cs="Arial"/>
                <w:sz w:val="16"/>
                <w:szCs w:val="16"/>
              </w:rPr>
            </w:pPr>
          </w:p>
        </w:tc>
        <w:tc>
          <w:tcPr>
            <w:tcW w:w="1265" w:type="dxa"/>
            <w:shd w:val="clear" w:color="auto" w:fill="F3F3F3"/>
            <w:tcMar>
              <w:top w:w="0" w:type="dxa"/>
              <w:left w:w="108" w:type="dxa"/>
              <w:bottom w:w="0" w:type="dxa"/>
              <w:right w:w="108" w:type="dxa"/>
            </w:tcMar>
            <w:tcPrChange w:id="490" w:author="Bowler, Neill" w:date="2023-01-20T11:47:00Z">
              <w:tcPr>
                <w:tcW w:w="1265" w:type="dxa"/>
                <w:shd w:val="clear" w:color="auto" w:fill="F3F3F3"/>
                <w:tcMar>
                  <w:top w:w="0" w:type="dxa"/>
                  <w:left w:w="108" w:type="dxa"/>
                  <w:bottom w:w="0" w:type="dxa"/>
                  <w:right w:w="108" w:type="dxa"/>
                </w:tcMar>
              </w:tcPr>
            </w:tcPrChange>
          </w:tcPr>
          <w:p w14:paraId="76FCCD0E" w14:textId="47F1D0E8" w:rsidR="002117EB" w:rsidRPr="0031448F" w:rsidRDefault="002117EB" w:rsidP="002117EB">
            <w:pPr>
              <w:pStyle w:val="Standard"/>
              <w:snapToGrid w:val="0"/>
              <w:jc w:val="right"/>
              <w:rPr>
                <w:ins w:id="491" w:author="Bowler, Neill" w:date="2023-01-20T10:33:00Z"/>
                <w:rFonts w:ascii="Arial" w:hAnsi="Arial" w:cs="Arial"/>
                <w:sz w:val="16"/>
                <w:szCs w:val="16"/>
              </w:rPr>
            </w:pPr>
          </w:p>
        </w:tc>
        <w:tc>
          <w:tcPr>
            <w:tcW w:w="887" w:type="dxa"/>
            <w:shd w:val="clear" w:color="auto" w:fill="F3F3F3"/>
            <w:tcMar>
              <w:top w:w="0" w:type="dxa"/>
              <w:left w:w="108" w:type="dxa"/>
              <w:bottom w:w="0" w:type="dxa"/>
              <w:right w:w="108" w:type="dxa"/>
            </w:tcMar>
            <w:tcPrChange w:id="492" w:author="Bowler, Neill" w:date="2023-01-20T11:47:00Z">
              <w:tcPr>
                <w:tcW w:w="887" w:type="dxa"/>
                <w:shd w:val="clear" w:color="auto" w:fill="F3F3F3"/>
                <w:tcMar>
                  <w:top w:w="0" w:type="dxa"/>
                  <w:left w:w="108" w:type="dxa"/>
                  <w:bottom w:w="0" w:type="dxa"/>
                  <w:right w:w="108" w:type="dxa"/>
                </w:tcMar>
              </w:tcPr>
            </w:tcPrChange>
          </w:tcPr>
          <w:p w14:paraId="5B538ED7" w14:textId="22E83F35" w:rsidR="002117EB" w:rsidRPr="0031448F" w:rsidRDefault="002117EB" w:rsidP="002117EB">
            <w:pPr>
              <w:pStyle w:val="Standard"/>
              <w:tabs>
                <w:tab w:val="right" w:pos="-37"/>
                <w:tab w:val="right" w:pos="493"/>
              </w:tabs>
              <w:snapToGrid w:val="0"/>
              <w:ind w:left="-37"/>
              <w:jc w:val="right"/>
              <w:rPr>
                <w:ins w:id="493" w:author="Bowler, Neill" w:date="2023-01-20T10:33:00Z"/>
                <w:rFonts w:ascii="Arial" w:hAnsi="Arial" w:cs="Arial"/>
                <w:sz w:val="16"/>
                <w:szCs w:val="16"/>
              </w:rPr>
            </w:pPr>
          </w:p>
        </w:tc>
        <w:tc>
          <w:tcPr>
            <w:tcW w:w="1063" w:type="dxa"/>
            <w:shd w:val="clear" w:color="auto" w:fill="F3F3F3"/>
            <w:tcMar>
              <w:top w:w="0" w:type="dxa"/>
              <w:left w:w="108" w:type="dxa"/>
              <w:bottom w:w="0" w:type="dxa"/>
              <w:right w:w="108" w:type="dxa"/>
            </w:tcMar>
            <w:tcPrChange w:id="494" w:author="Bowler, Neill" w:date="2023-01-20T11:47:00Z">
              <w:tcPr>
                <w:tcW w:w="1063" w:type="dxa"/>
                <w:shd w:val="clear" w:color="auto" w:fill="F3F3F3"/>
                <w:tcMar>
                  <w:top w:w="0" w:type="dxa"/>
                  <w:left w:w="108" w:type="dxa"/>
                  <w:bottom w:w="0" w:type="dxa"/>
                  <w:right w:w="108" w:type="dxa"/>
                </w:tcMar>
              </w:tcPr>
            </w:tcPrChange>
          </w:tcPr>
          <w:p w14:paraId="2F9BB894" w14:textId="42CD8F73" w:rsidR="002117EB" w:rsidRPr="0031448F" w:rsidRDefault="002117EB" w:rsidP="002117EB">
            <w:pPr>
              <w:pStyle w:val="Standard"/>
              <w:snapToGrid w:val="0"/>
              <w:rPr>
                <w:ins w:id="495" w:author="Bowler, Neill" w:date="2023-01-20T10:33:00Z"/>
                <w:rFonts w:ascii="Arial" w:hAnsi="Arial" w:cs="Arial"/>
                <w:sz w:val="16"/>
                <w:szCs w:val="16"/>
              </w:rPr>
            </w:pPr>
          </w:p>
        </w:tc>
        <w:tc>
          <w:tcPr>
            <w:tcW w:w="2481" w:type="dxa"/>
            <w:shd w:val="clear" w:color="auto" w:fill="F3F3F3"/>
            <w:tcMar>
              <w:top w:w="0" w:type="dxa"/>
              <w:left w:w="108" w:type="dxa"/>
              <w:bottom w:w="0" w:type="dxa"/>
              <w:right w:w="108" w:type="dxa"/>
            </w:tcMar>
            <w:tcPrChange w:id="496" w:author="Bowler, Neill" w:date="2023-01-20T11:47:00Z">
              <w:tcPr>
                <w:tcW w:w="2481" w:type="dxa"/>
                <w:shd w:val="clear" w:color="auto" w:fill="F3F3F3"/>
                <w:tcMar>
                  <w:top w:w="0" w:type="dxa"/>
                  <w:left w:w="108" w:type="dxa"/>
                  <w:bottom w:w="0" w:type="dxa"/>
                  <w:right w:w="108" w:type="dxa"/>
                </w:tcMar>
              </w:tcPr>
            </w:tcPrChange>
          </w:tcPr>
          <w:p w14:paraId="0404E3E1" w14:textId="5042C870" w:rsidR="002117EB" w:rsidRPr="0031448F" w:rsidRDefault="002117EB" w:rsidP="002117EB">
            <w:pPr>
              <w:pStyle w:val="Standard"/>
              <w:snapToGrid w:val="0"/>
              <w:rPr>
                <w:ins w:id="497" w:author="Bowler, Neill" w:date="2023-01-20T10:33:00Z"/>
                <w:rFonts w:ascii="Arial" w:hAnsi="Arial" w:cs="Arial"/>
                <w:sz w:val="16"/>
                <w:szCs w:val="16"/>
              </w:rPr>
            </w:pPr>
          </w:p>
        </w:tc>
      </w:tr>
      <w:tr w:rsidR="002117EB" w14:paraId="76809312" w14:textId="77777777" w:rsidTr="003D0846">
        <w:tblPrEx>
          <w:tblW w:w="10348" w:type="dxa"/>
          <w:jc w:val="center"/>
          <w:tblLayout w:type="fixed"/>
          <w:tblCellMar>
            <w:left w:w="10" w:type="dxa"/>
            <w:right w:w="10" w:type="dxa"/>
          </w:tblCellMar>
          <w:tblLook w:val="0000" w:firstRow="0" w:lastRow="0" w:firstColumn="0" w:lastColumn="0" w:noHBand="0" w:noVBand="0"/>
          <w:tblPrExChange w:id="49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trPrChange w:id="499"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500" w:author="Bowler, Neill" w:date="2023-01-20T11:46:00Z">
              <w:tcPr>
                <w:tcW w:w="709" w:type="dxa"/>
                <w:shd w:val="clear" w:color="auto" w:fill="F3F3F3"/>
                <w:tcMar>
                  <w:top w:w="0" w:type="dxa"/>
                  <w:left w:w="108" w:type="dxa"/>
                  <w:bottom w:w="0" w:type="dxa"/>
                  <w:right w:w="108" w:type="dxa"/>
                </w:tcMar>
              </w:tcPr>
            </w:tcPrChange>
          </w:tcPr>
          <w:p w14:paraId="7680930A" w14:textId="3F039E22" w:rsidR="002117EB" w:rsidRPr="0031448F" w:rsidRDefault="002117EB" w:rsidP="002117EB">
            <w:pPr>
              <w:pStyle w:val="Standard"/>
              <w:snapToGrid w:val="0"/>
              <w:jc w:val="right"/>
              <w:rPr>
                <w:rFonts w:ascii="Arial" w:hAnsi="Arial" w:cs="Arial"/>
                <w:sz w:val="16"/>
                <w:szCs w:val="16"/>
              </w:rPr>
            </w:pPr>
            <w:ins w:id="501" w:author="Bowler, Neill" w:date="2023-01-20T10:37:00Z">
              <w:r w:rsidRPr="0031448F">
                <w:rPr>
                  <w:rFonts w:ascii="Arial" w:hAnsi="Arial" w:cs="Arial"/>
                  <w:color w:val="000000"/>
                  <w:sz w:val="16"/>
                  <w:szCs w:val="16"/>
                  <w:rPrChange w:id="502" w:author="Bowler, Neill" w:date="2023-01-20T10:38:00Z">
                    <w:rPr>
                      <w:rFonts w:asciiTheme="minorHAnsi" w:hAnsi="Arial" w:cs="Lohit Devanagari"/>
                      <w:color w:val="000000"/>
                      <w:sz w:val="14"/>
                      <w:szCs w:val="14"/>
                    </w:rPr>
                  </w:rPrChange>
                </w:rPr>
                <w:t>1</w:t>
              </w:r>
            </w:ins>
            <w:ins w:id="503" w:author="Bowler, Neill" w:date="2023-01-20T10:41:00Z">
              <w:r w:rsidR="0065199B">
                <w:rPr>
                  <w:rFonts w:ascii="Arial" w:hAnsi="Arial" w:cs="Arial"/>
                  <w:color w:val="000000"/>
                  <w:sz w:val="16"/>
                  <w:szCs w:val="16"/>
                </w:rPr>
                <w:t>0</w:t>
              </w:r>
            </w:ins>
            <w:del w:id="504" w:author="Bowler, Neill" w:date="2023-01-20T10:37:00Z">
              <w:r w:rsidRPr="0031448F" w:rsidDel="0020582C">
                <w:rPr>
                  <w:rFonts w:ascii="Arial" w:hAnsi="Arial" w:cs="Arial"/>
                  <w:sz w:val="16"/>
                  <w:szCs w:val="16"/>
                </w:rPr>
                <w:delText>1</w:delText>
              </w:r>
              <w:r w:rsidRPr="0031448F" w:rsidDel="0020582C">
                <w:rPr>
                  <w:rFonts w:ascii="Arial" w:eastAsia="Arial" w:hAnsi="Arial" w:cs="Arial"/>
                  <w:sz w:val="16"/>
                  <w:szCs w:val="16"/>
                </w:rPr>
                <w:delText>–</w:delText>
              </w:r>
              <w:r w:rsidRPr="0031448F" w:rsidDel="0020582C">
                <w:rPr>
                  <w:rFonts w:ascii="Arial" w:hAnsi="Arial" w:cs="Arial"/>
                  <w:sz w:val="16"/>
                  <w:szCs w:val="16"/>
                </w:rPr>
                <w:delText>4</w:delText>
              </w:r>
            </w:del>
          </w:p>
        </w:tc>
        <w:tc>
          <w:tcPr>
            <w:tcW w:w="2085" w:type="dxa"/>
            <w:shd w:val="clear" w:color="auto" w:fill="E0E0E0"/>
            <w:tcMar>
              <w:top w:w="0" w:type="dxa"/>
              <w:left w:w="108" w:type="dxa"/>
              <w:bottom w:w="0" w:type="dxa"/>
              <w:right w:w="108" w:type="dxa"/>
            </w:tcMar>
            <w:tcPrChange w:id="505" w:author="Bowler, Neill" w:date="2023-01-20T11:46:00Z">
              <w:tcPr>
                <w:tcW w:w="2085" w:type="dxa"/>
                <w:shd w:val="clear" w:color="auto" w:fill="F3F3F3"/>
                <w:tcMar>
                  <w:top w:w="0" w:type="dxa"/>
                  <w:left w:w="108" w:type="dxa"/>
                  <w:bottom w:w="0" w:type="dxa"/>
                  <w:right w:w="108" w:type="dxa"/>
                </w:tcMar>
              </w:tcPr>
            </w:tcPrChange>
          </w:tcPr>
          <w:p w14:paraId="7680930B" w14:textId="2BC0BE9D" w:rsidR="002117EB" w:rsidRPr="0031448F" w:rsidRDefault="002117EB" w:rsidP="002117EB">
            <w:pPr>
              <w:pStyle w:val="Standard"/>
              <w:snapToGrid w:val="0"/>
              <w:rPr>
                <w:rFonts w:ascii="Arial" w:hAnsi="Arial" w:cs="Arial"/>
                <w:sz w:val="16"/>
                <w:szCs w:val="16"/>
                <w:rPrChange w:id="506" w:author="Bowler, Neill" w:date="2023-01-20T10:38:00Z">
                  <w:rPr/>
                </w:rPrChange>
              </w:rPr>
            </w:pPr>
            <w:proofErr w:type="gramStart"/>
            <w:ins w:id="507" w:author="Bowler, Neill" w:date="2023-01-20T10:37:00Z">
              <w:r w:rsidRPr="0031448F">
                <w:rPr>
                  <w:rFonts w:ascii="Arial" w:hAnsi="Arial" w:cs="Arial"/>
                  <w:b/>
                  <w:bCs/>
                  <w:color w:val="000000"/>
                  <w:sz w:val="16"/>
                  <w:szCs w:val="16"/>
                  <w:rPrChange w:id="508" w:author="Bowler, Neill" w:date="2023-01-20T10:38:00Z">
                    <w:rPr>
                      <w:rFonts w:asciiTheme="minorHAnsi" w:hAnsi="Arial" w:cs="Lohit Devanagari"/>
                      <w:b/>
                      <w:bCs/>
                      <w:color w:val="000000"/>
                      <w:sz w:val="14"/>
                      <w:szCs w:val="14"/>
                    </w:rPr>
                  </w:rPrChange>
                </w:rPr>
                <w:t>Short delayed</w:t>
              </w:r>
              <w:proofErr w:type="gramEnd"/>
              <w:r w:rsidRPr="0031448F">
                <w:rPr>
                  <w:rFonts w:ascii="Arial" w:hAnsi="Arial" w:cs="Arial"/>
                  <w:b/>
                  <w:bCs/>
                  <w:color w:val="000000"/>
                  <w:sz w:val="16"/>
                  <w:szCs w:val="16"/>
                  <w:rPrChange w:id="509" w:author="Bowler, Neill" w:date="2023-01-20T10:38:00Z">
                    <w:rPr>
                      <w:rFonts w:asciiTheme="minorHAnsi" w:hAnsi="Arial" w:cs="Lohit Devanagari"/>
                      <w:b/>
                      <w:bCs/>
                      <w:color w:val="000000"/>
                      <w:sz w:val="14"/>
                      <w:szCs w:val="14"/>
                    </w:rPr>
                  </w:rPrChange>
                </w:rPr>
                <w:t xml:space="preserve"> replication factor</w:t>
              </w:r>
            </w:ins>
            <w:del w:id="510" w:author="Bowler, Neill" w:date="2023-01-20T10:37:00Z">
              <w:r w:rsidRPr="0031448F" w:rsidDel="0020582C">
                <w:rPr>
                  <w:rFonts w:ascii="Arial" w:hAnsi="Arial" w:cs="Arial"/>
                  <w:b/>
                  <w:sz w:val="16"/>
                  <w:szCs w:val="16"/>
                </w:rPr>
                <w:delText>Satellite</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data</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introducer</w:delText>
              </w:r>
            </w:del>
          </w:p>
        </w:tc>
        <w:tc>
          <w:tcPr>
            <w:tcW w:w="1013" w:type="dxa"/>
            <w:shd w:val="clear" w:color="auto" w:fill="E0E0E0"/>
            <w:tcMar>
              <w:top w:w="0" w:type="dxa"/>
              <w:left w:w="108" w:type="dxa"/>
              <w:bottom w:w="0" w:type="dxa"/>
              <w:right w:w="108" w:type="dxa"/>
            </w:tcMar>
            <w:tcPrChange w:id="511" w:author="Bowler, Neill" w:date="2023-01-20T11:46:00Z">
              <w:tcPr>
                <w:tcW w:w="1013" w:type="dxa"/>
                <w:shd w:val="clear" w:color="auto" w:fill="F3F3F3"/>
                <w:tcMar>
                  <w:top w:w="0" w:type="dxa"/>
                  <w:left w:w="108" w:type="dxa"/>
                  <w:bottom w:w="0" w:type="dxa"/>
                  <w:right w:w="108" w:type="dxa"/>
                </w:tcMar>
              </w:tcPr>
            </w:tcPrChange>
          </w:tcPr>
          <w:p w14:paraId="7680930C" w14:textId="3F3E9848" w:rsidR="002117EB" w:rsidRPr="0031448F" w:rsidRDefault="002117EB" w:rsidP="002117EB">
            <w:pPr>
              <w:pStyle w:val="Standard"/>
              <w:snapToGrid w:val="0"/>
              <w:jc w:val="center"/>
              <w:rPr>
                <w:rFonts w:ascii="Arial" w:hAnsi="Arial" w:cs="Arial"/>
                <w:b/>
                <w:sz w:val="16"/>
                <w:szCs w:val="16"/>
              </w:rPr>
            </w:pPr>
            <w:ins w:id="512" w:author="Bowler, Neill" w:date="2023-01-20T10:37:00Z">
              <w:r w:rsidRPr="0031448F">
                <w:rPr>
                  <w:rFonts w:ascii="Arial" w:hAnsi="Arial" w:cs="Arial"/>
                  <w:b/>
                  <w:bCs/>
                  <w:color w:val="000000"/>
                  <w:sz w:val="16"/>
                  <w:szCs w:val="16"/>
                  <w:rPrChange w:id="513" w:author="Bowler, Neill" w:date="2023-01-20T10:38:00Z">
                    <w:rPr>
                      <w:rFonts w:asciiTheme="minorHAnsi" w:hAnsi="Arial" w:cs="Lohit Devanagari"/>
                      <w:b/>
                      <w:bCs/>
                      <w:color w:val="000000"/>
                      <w:sz w:val="14"/>
                      <w:szCs w:val="14"/>
                    </w:rPr>
                  </w:rPrChange>
                </w:rPr>
                <w:t>0 31 000</w:t>
              </w:r>
            </w:ins>
            <w:del w:id="514" w:author="Bowler, Neill" w:date="2023-01-20T10:37:00Z">
              <w:r w:rsidRPr="0031448F" w:rsidDel="0020582C">
                <w:rPr>
                  <w:rFonts w:ascii="Arial" w:hAnsi="Arial" w:cs="Arial"/>
                  <w:b/>
                  <w:sz w:val="16"/>
                  <w:szCs w:val="16"/>
                </w:rPr>
                <w:delText>3</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10</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022</w:delText>
              </w:r>
            </w:del>
          </w:p>
        </w:tc>
        <w:tc>
          <w:tcPr>
            <w:tcW w:w="845" w:type="dxa"/>
            <w:shd w:val="clear" w:color="auto" w:fill="E0E0E0"/>
            <w:tcMar>
              <w:top w:w="0" w:type="dxa"/>
              <w:left w:w="108" w:type="dxa"/>
              <w:bottom w:w="0" w:type="dxa"/>
              <w:right w:w="108" w:type="dxa"/>
            </w:tcMar>
            <w:tcPrChange w:id="515" w:author="Bowler, Neill" w:date="2023-01-20T11:46:00Z">
              <w:tcPr>
                <w:tcW w:w="845" w:type="dxa"/>
                <w:shd w:val="clear" w:color="auto" w:fill="F3F3F3"/>
                <w:tcMar>
                  <w:top w:w="0" w:type="dxa"/>
                  <w:left w:w="108" w:type="dxa"/>
                  <w:bottom w:w="0" w:type="dxa"/>
                  <w:right w:w="108" w:type="dxa"/>
                </w:tcMar>
              </w:tcPr>
            </w:tcPrChange>
          </w:tcPr>
          <w:p w14:paraId="7680930D" w14:textId="5F64CF55" w:rsidR="002117EB" w:rsidRPr="0031448F" w:rsidRDefault="002117EB" w:rsidP="002117EB">
            <w:pPr>
              <w:pStyle w:val="Standard"/>
              <w:snapToGrid w:val="0"/>
              <w:jc w:val="right"/>
              <w:rPr>
                <w:rFonts w:ascii="Arial" w:hAnsi="Arial" w:cs="Arial"/>
                <w:sz w:val="16"/>
                <w:szCs w:val="16"/>
              </w:rPr>
            </w:pPr>
            <w:ins w:id="516" w:author="Bowler, Neill" w:date="2023-01-20T10:37:00Z">
              <w:r w:rsidRPr="0031448F">
                <w:rPr>
                  <w:rFonts w:ascii="Arial" w:hAnsi="Arial" w:cs="Arial"/>
                  <w:color w:val="000000"/>
                  <w:sz w:val="16"/>
                  <w:szCs w:val="16"/>
                  <w:rPrChange w:id="517" w:author="Bowler, Neill" w:date="2023-01-20T10:38: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518" w:author="Bowler, Neill" w:date="2023-01-20T11:46:00Z">
              <w:tcPr>
                <w:tcW w:w="1265" w:type="dxa"/>
                <w:shd w:val="clear" w:color="auto" w:fill="F3F3F3"/>
                <w:tcMar>
                  <w:top w:w="0" w:type="dxa"/>
                  <w:left w:w="108" w:type="dxa"/>
                  <w:bottom w:w="0" w:type="dxa"/>
                  <w:right w:w="108" w:type="dxa"/>
                </w:tcMar>
              </w:tcPr>
            </w:tcPrChange>
          </w:tcPr>
          <w:p w14:paraId="7680930E" w14:textId="3972CD2A" w:rsidR="002117EB" w:rsidRPr="0031448F" w:rsidRDefault="002117EB" w:rsidP="002117EB">
            <w:pPr>
              <w:pStyle w:val="Standard"/>
              <w:snapToGrid w:val="0"/>
              <w:jc w:val="right"/>
              <w:rPr>
                <w:rFonts w:ascii="Arial" w:hAnsi="Arial" w:cs="Arial"/>
                <w:sz w:val="16"/>
                <w:szCs w:val="16"/>
              </w:rPr>
            </w:pPr>
            <w:ins w:id="519" w:author="Bowler, Neill" w:date="2023-01-20T10:37:00Z">
              <w:r w:rsidRPr="0031448F">
                <w:rPr>
                  <w:rFonts w:ascii="Arial" w:hAnsi="Arial" w:cs="Arial"/>
                  <w:color w:val="000000"/>
                  <w:sz w:val="16"/>
                  <w:szCs w:val="16"/>
                  <w:rPrChange w:id="520" w:author="Bowler, Neill" w:date="2023-01-20T10:38: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521" w:author="Bowler, Neill" w:date="2023-01-20T11:46:00Z">
              <w:tcPr>
                <w:tcW w:w="887" w:type="dxa"/>
                <w:shd w:val="clear" w:color="auto" w:fill="F3F3F3"/>
                <w:tcMar>
                  <w:top w:w="0" w:type="dxa"/>
                  <w:left w:w="108" w:type="dxa"/>
                  <w:bottom w:w="0" w:type="dxa"/>
                  <w:right w:w="108" w:type="dxa"/>
                </w:tcMar>
              </w:tcPr>
            </w:tcPrChange>
          </w:tcPr>
          <w:p w14:paraId="7680930F" w14:textId="0435A392" w:rsidR="002117EB" w:rsidRPr="0031448F" w:rsidRDefault="002117EB" w:rsidP="002117EB">
            <w:pPr>
              <w:pStyle w:val="Standard"/>
              <w:tabs>
                <w:tab w:val="right" w:pos="-37"/>
                <w:tab w:val="right" w:pos="493"/>
              </w:tabs>
              <w:snapToGrid w:val="0"/>
              <w:ind w:left="-37"/>
              <w:jc w:val="right"/>
              <w:rPr>
                <w:rFonts w:ascii="Arial" w:hAnsi="Arial" w:cs="Arial"/>
                <w:sz w:val="16"/>
                <w:szCs w:val="16"/>
              </w:rPr>
            </w:pPr>
            <w:ins w:id="522" w:author="Bowler, Neill" w:date="2023-01-20T10:37:00Z">
              <w:r w:rsidRPr="0031448F">
                <w:rPr>
                  <w:rFonts w:ascii="Arial" w:hAnsi="Arial" w:cs="Arial"/>
                  <w:color w:val="000000"/>
                  <w:sz w:val="16"/>
                  <w:szCs w:val="16"/>
                  <w:rPrChange w:id="523" w:author="Bowler, Neill" w:date="2023-01-20T10:38:00Z">
                    <w:rPr>
                      <w:rFonts w:asciiTheme="minorHAnsi" w:hAnsi="Arial" w:cs="Lohit Devanagari"/>
                      <w:color w:val="000000"/>
                      <w:sz w:val="14"/>
                      <w:szCs w:val="14"/>
                    </w:rPr>
                  </w:rPrChange>
                </w:rPr>
                <w:t>1</w:t>
              </w:r>
            </w:ins>
          </w:p>
        </w:tc>
        <w:tc>
          <w:tcPr>
            <w:tcW w:w="1063" w:type="dxa"/>
            <w:shd w:val="clear" w:color="auto" w:fill="E0E0E0"/>
            <w:tcMar>
              <w:top w:w="0" w:type="dxa"/>
              <w:left w:w="108" w:type="dxa"/>
              <w:bottom w:w="0" w:type="dxa"/>
              <w:right w:w="108" w:type="dxa"/>
            </w:tcMar>
            <w:tcPrChange w:id="524" w:author="Bowler, Neill" w:date="2023-01-20T11:46:00Z">
              <w:tcPr>
                <w:tcW w:w="1063" w:type="dxa"/>
                <w:shd w:val="clear" w:color="auto" w:fill="F3F3F3"/>
                <w:tcMar>
                  <w:top w:w="0" w:type="dxa"/>
                  <w:left w:w="108" w:type="dxa"/>
                  <w:bottom w:w="0" w:type="dxa"/>
                  <w:right w:w="108" w:type="dxa"/>
                </w:tcMar>
              </w:tcPr>
            </w:tcPrChange>
          </w:tcPr>
          <w:p w14:paraId="76809310" w14:textId="18D0CD51" w:rsidR="002117EB" w:rsidRPr="0031448F" w:rsidRDefault="002117EB" w:rsidP="002117EB">
            <w:pPr>
              <w:pStyle w:val="Standard"/>
              <w:snapToGrid w:val="0"/>
              <w:rPr>
                <w:rFonts w:ascii="Arial" w:hAnsi="Arial" w:cs="Arial"/>
                <w:sz w:val="16"/>
                <w:szCs w:val="16"/>
              </w:rPr>
            </w:pPr>
            <w:ins w:id="525" w:author="Bowler, Neill" w:date="2023-01-20T10:37:00Z">
              <w:r w:rsidRPr="0031448F">
                <w:rPr>
                  <w:rFonts w:ascii="Arial" w:hAnsi="Arial" w:cs="Arial"/>
                  <w:color w:val="000000"/>
                  <w:sz w:val="16"/>
                  <w:szCs w:val="16"/>
                  <w:rPrChange w:id="526" w:author="Bowler, Neill" w:date="2023-01-20T10:38:00Z">
                    <w:rPr>
                      <w:rFonts w:asciiTheme="minorHAnsi" w:hAnsi="Arial" w:cs="Lohit Devanagari"/>
                      <w:color w:val="000000"/>
                      <w:sz w:val="14"/>
                      <w:szCs w:val="14"/>
                    </w:rPr>
                  </w:rPrChange>
                </w:rPr>
                <w:t>Numeric</w:t>
              </w:r>
            </w:ins>
          </w:p>
        </w:tc>
        <w:tc>
          <w:tcPr>
            <w:tcW w:w="2481" w:type="dxa"/>
            <w:shd w:val="clear" w:color="auto" w:fill="E0E0E0"/>
            <w:tcMar>
              <w:top w:w="0" w:type="dxa"/>
              <w:left w:w="108" w:type="dxa"/>
              <w:bottom w:w="0" w:type="dxa"/>
              <w:right w:w="108" w:type="dxa"/>
            </w:tcMar>
            <w:tcPrChange w:id="527" w:author="Bowler, Neill" w:date="2023-01-20T11:46:00Z">
              <w:tcPr>
                <w:tcW w:w="2481" w:type="dxa"/>
                <w:shd w:val="clear" w:color="auto" w:fill="F3F3F3"/>
                <w:tcMar>
                  <w:top w:w="0" w:type="dxa"/>
                  <w:left w:w="108" w:type="dxa"/>
                  <w:bottom w:w="0" w:type="dxa"/>
                  <w:right w:w="108" w:type="dxa"/>
                </w:tcMar>
              </w:tcPr>
            </w:tcPrChange>
          </w:tcPr>
          <w:p w14:paraId="76809311" w14:textId="1D615586" w:rsidR="002117EB" w:rsidRPr="0031448F" w:rsidRDefault="002117EB" w:rsidP="002117EB">
            <w:pPr>
              <w:pStyle w:val="Standard"/>
              <w:snapToGrid w:val="0"/>
              <w:rPr>
                <w:rFonts w:ascii="Arial" w:hAnsi="Arial" w:cs="Arial"/>
                <w:sz w:val="16"/>
                <w:szCs w:val="16"/>
              </w:rPr>
            </w:pPr>
            <w:ins w:id="528" w:author="Bowler, Neill" w:date="2023-01-20T10:37:00Z">
              <w:r w:rsidRPr="0031448F">
                <w:rPr>
                  <w:rFonts w:ascii="Arial" w:hAnsi="Arial" w:cs="Arial"/>
                  <w:color w:val="000000"/>
                  <w:sz w:val="16"/>
                  <w:szCs w:val="16"/>
                  <w:rPrChange w:id="529" w:author="Bowler, Neill" w:date="2023-01-20T10:38:00Z">
                    <w:rPr>
                      <w:rFonts w:asciiTheme="minorHAnsi" w:hAnsi="Arial" w:cs="Lohit Devanagari"/>
                      <w:color w:val="000000"/>
                      <w:sz w:val="14"/>
                      <w:szCs w:val="14"/>
                    </w:rPr>
                  </w:rPrChange>
                </w:rPr>
                <w:t>Indicate presence of balloon RO header</w:t>
              </w:r>
            </w:ins>
          </w:p>
        </w:tc>
      </w:tr>
      <w:tr w:rsidR="00DF5799" w14:paraId="25B3FE3B" w14:textId="77777777" w:rsidTr="003D0846">
        <w:tblPrEx>
          <w:tblW w:w="10348" w:type="dxa"/>
          <w:jc w:val="center"/>
          <w:tblLayout w:type="fixed"/>
          <w:tblCellMar>
            <w:left w:w="10" w:type="dxa"/>
            <w:right w:w="10" w:type="dxa"/>
          </w:tblCellMar>
          <w:tblLook w:val="0000" w:firstRow="0" w:lastRow="0" w:firstColumn="0" w:lastColumn="0" w:noHBand="0" w:noVBand="0"/>
          <w:tblPrExChange w:id="530"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531" w:author="Bowler, Neill" w:date="2023-01-20T10:41:00Z"/>
          <w:trPrChange w:id="532"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533" w:author="Bowler, Neill" w:date="2023-01-20T11:47:00Z">
              <w:tcPr>
                <w:tcW w:w="709" w:type="dxa"/>
                <w:shd w:val="clear" w:color="auto" w:fill="F3F3F3"/>
                <w:tcMar>
                  <w:top w:w="0" w:type="dxa"/>
                  <w:left w:w="108" w:type="dxa"/>
                  <w:bottom w:w="0" w:type="dxa"/>
                  <w:right w:w="108" w:type="dxa"/>
                </w:tcMar>
              </w:tcPr>
            </w:tcPrChange>
          </w:tcPr>
          <w:p w14:paraId="02E10AF4" w14:textId="246AF065" w:rsidR="00DF5799" w:rsidRPr="0001716B" w:rsidRDefault="00DF5799" w:rsidP="00DF5799">
            <w:pPr>
              <w:pStyle w:val="Standard"/>
              <w:snapToGrid w:val="0"/>
              <w:jc w:val="right"/>
              <w:rPr>
                <w:ins w:id="534" w:author="Bowler, Neill" w:date="2023-01-20T10:41:00Z"/>
                <w:rFonts w:ascii="Arial" w:hAnsi="Arial" w:cs="Arial"/>
                <w:color w:val="000000"/>
                <w:sz w:val="16"/>
                <w:szCs w:val="16"/>
              </w:rPr>
            </w:pPr>
            <w:ins w:id="535" w:author="Bowler, Neill" w:date="2023-01-20T10:42:00Z">
              <w:r w:rsidRPr="0001716B">
                <w:rPr>
                  <w:rFonts w:ascii="Arial" w:hAnsi="Arial" w:cs="Arial"/>
                  <w:color w:val="000000"/>
                  <w:sz w:val="16"/>
                  <w:szCs w:val="16"/>
                  <w:rPrChange w:id="536" w:author="Bowler, Neill" w:date="2023-01-20T10:43:00Z">
                    <w:rPr>
                      <w:rFonts w:asciiTheme="minorHAnsi" w:hAnsi="Arial" w:cs="Lohit Devanagari"/>
                      <w:color w:val="000000"/>
                      <w:sz w:val="14"/>
                      <w:szCs w:val="14"/>
                    </w:rPr>
                  </w:rPrChange>
                </w:rPr>
                <w:t>1</w:t>
              </w:r>
            </w:ins>
            <w:ins w:id="537" w:author="Bowler, Neill" w:date="2023-01-20T10:45:00Z">
              <w:r w:rsidR="001E5089">
                <w:rPr>
                  <w:rFonts w:ascii="Arial" w:hAnsi="Arial" w:cs="Arial"/>
                  <w:color w:val="000000"/>
                  <w:sz w:val="16"/>
                  <w:szCs w:val="16"/>
                </w:rPr>
                <w:t>1</w:t>
              </w:r>
            </w:ins>
            <w:ins w:id="538" w:author="Bowler, Neill" w:date="2023-01-20T10:42:00Z">
              <w:r w:rsidRPr="0001716B">
                <w:rPr>
                  <w:rFonts w:ascii="Arial" w:hAnsi="Arial" w:cs="Arial"/>
                  <w:color w:val="000000"/>
                  <w:sz w:val="16"/>
                  <w:szCs w:val="16"/>
                  <w:rPrChange w:id="539" w:author="Bowler, Neill" w:date="2023-01-20T10:43:00Z">
                    <w:rPr>
                      <w:rFonts w:asciiTheme="minorHAnsi" w:hAnsi="Arial" w:cs="Lohit Devanagari"/>
                      <w:color w:val="000000"/>
                      <w:sz w:val="14"/>
                      <w:szCs w:val="14"/>
                    </w:rPr>
                  </w:rPrChange>
                </w:rPr>
                <w:t>-1</w:t>
              </w:r>
            </w:ins>
            <w:ins w:id="540" w:author="Bowler, Neill" w:date="2023-01-20T10:45:00Z">
              <w:r w:rsidR="001E5089">
                <w:rPr>
                  <w:rFonts w:ascii="Arial" w:hAnsi="Arial" w:cs="Arial"/>
                  <w:color w:val="000000"/>
                  <w:sz w:val="16"/>
                  <w:szCs w:val="16"/>
                </w:rPr>
                <w:t>2</w:t>
              </w:r>
            </w:ins>
          </w:p>
        </w:tc>
        <w:tc>
          <w:tcPr>
            <w:tcW w:w="2085" w:type="dxa"/>
            <w:shd w:val="clear" w:color="auto" w:fill="F3F3F3"/>
            <w:tcMar>
              <w:top w:w="0" w:type="dxa"/>
              <w:left w:w="108" w:type="dxa"/>
              <w:bottom w:w="0" w:type="dxa"/>
              <w:right w:w="108" w:type="dxa"/>
            </w:tcMar>
            <w:tcPrChange w:id="541" w:author="Bowler, Neill" w:date="2023-01-20T11:47:00Z">
              <w:tcPr>
                <w:tcW w:w="2085" w:type="dxa"/>
                <w:shd w:val="clear" w:color="auto" w:fill="F3F3F3"/>
                <w:tcMar>
                  <w:top w:w="0" w:type="dxa"/>
                  <w:left w:w="108" w:type="dxa"/>
                  <w:bottom w:w="0" w:type="dxa"/>
                  <w:right w:w="108" w:type="dxa"/>
                </w:tcMar>
              </w:tcPr>
            </w:tcPrChange>
          </w:tcPr>
          <w:p w14:paraId="0E6DEED0" w14:textId="3BADA7C8" w:rsidR="00DF5799" w:rsidRPr="0001716B" w:rsidRDefault="00DF5799" w:rsidP="00DF5799">
            <w:pPr>
              <w:pStyle w:val="Standard"/>
              <w:snapToGrid w:val="0"/>
              <w:rPr>
                <w:ins w:id="542" w:author="Bowler, Neill" w:date="2023-01-20T10:41:00Z"/>
                <w:rFonts w:ascii="Arial" w:hAnsi="Arial" w:cs="Arial"/>
                <w:b/>
                <w:bCs/>
                <w:color w:val="000000"/>
                <w:sz w:val="16"/>
                <w:szCs w:val="16"/>
              </w:rPr>
            </w:pPr>
            <w:ins w:id="543" w:author="Bowler, Neill" w:date="2023-01-20T10:42:00Z">
              <w:r w:rsidRPr="0001716B">
                <w:rPr>
                  <w:rFonts w:ascii="Arial" w:hAnsi="Arial" w:cs="Arial"/>
                  <w:b/>
                  <w:bCs/>
                  <w:color w:val="000000"/>
                  <w:sz w:val="16"/>
                  <w:szCs w:val="16"/>
                  <w:rPrChange w:id="544" w:author="Bowler, Neill" w:date="2023-01-20T10:43:00Z">
                    <w:rPr>
                      <w:rFonts w:asciiTheme="minorHAnsi" w:hAnsi="Arial" w:cs="Lohit Devanagari"/>
                      <w:b/>
                      <w:bCs/>
                      <w:color w:val="000000"/>
                      <w:sz w:val="14"/>
                      <w:szCs w:val="14"/>
                    </w:rPr>
                  </w:rPrChange>
                </w:rPr>
                <w:t>Balloon</w:t>
              </w:r>
              <w:r w:rsidRPr="0001716B">
                <w:rPr>
                  <w:rFonts w:ascii="Arial" w:eastAsia="Arial" w:hAnsi="Arial" w:cs="Arial"/>
                  <w:b/>
                  <w:bCs/>
                  <w:color w:val="000000"/>
                  <w:sz w:val="16"/>
                  <w:szCs w:val="16"/>
                  <w:rPrChange w:id="545"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546" w:author="Bowler, Neill" w:date="2023-01-20T10:43:00Z">
                    <w:rPr>
                      <w:rFonts w:asciiTheme="minorHAnsi" w:hAnsi="Arial" w:cs="Lohit Devanagari"/>
                      <w:b/>
                      <w:bCs/>
                      <w:color w:val="000000"/>
                      <w:sz w:val="14"/>
                      <w:szCs w:val="14"/>
                    </w:rPr>
                  </w:rPrChange>
                </w:rPr>
                <w:t>data</w:t>
              </w:r>
              <w:r w:rsidRPr="0001716B">
                <w:rPr>
                  <w:rFonts w:ascii="Arial" w:eastAsia="Arial" w:hAnsi="Arial" w:cs="Arial"/>
                  <w:b/>
                  <w:bCs/>
                  <w:color w:val="000000"/>
                  <w:sz w:val="16"/>
                  <w:szCs w:val="16"/>
                  <w:rPrChange w:id="547"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548" w:author="Bowler, Neill" w:date="2023-01-20T10:43:00Z">
                    <w:rPr>
                      <w:rFonts w:asciiTheme="minorHAnsi" w:hAnsi="Arial" w:cs="Lohit Devanagari"/>
                      <w:b/>
                      <w:bCs/>
                      <w:color w:val="000000"/>
                      <w:sz w:val="14"/>
                      <w:szCs w:val="14"/>
                    </w:rPr>
                  </w:rPrChange>
                </w:rPr>
                <w:t>introducer</w:t>
              </w:r>
            </w:ins>
          </w:p>
        </w:tc>
        <w:tc>
          <w:tcPr>
            <w:tcW w:w="1013" w:type="dxa"/>
            <w:shd w:val="clear" w:color="auto" w:fill="F3F3F3"/>
            <w:tcMar>
              <w:top w:w="0" w:type="dxa"/>
              <w:left w:w="108" w:type="dxa"/>
              <w:bottom w:w="0" w:type="dxa"/>
              <w:right w:w="108" w:type="dxa"/>
            </w:tcMar>
            <w:tcPrChange w:id="549" w:author="Bowler, Neill" w:date="2023-01-20T11:47:00Z">
              <w:tcPr>
                <w:tcW w:w="1013" w:type="dxa"/>
                <w:shd w:val="clear" w:color="auto" w:fill="F3F3F3"/>
                <w:tcMar>
                  <w:top w:w="0" w:type="dxa"/>
                  <w:left w:w="108" w:type="dxa"/>
                  <w:bottom w:w="0" w:type="dxa"/>
                  <w:right w:w="108" w:type="dxa"/>
                </w:tcMar>
              </w:tcPr>
            </w:tcPrChange>
          </w:tcPr>
          <w:p w14:paraId="2A6F4F93" w14:textId="100A78B4" w:rsidR="00DF5799" w:rsidRPr="0001716B" w:rsidRDefault="00DF5799" w:rsidP="00DF5799">
            <w:pPr>
              <w:pStyle w:val="Standard"/>
              <w:snapToGrid w:val="0"/>
              <w:jc w:val="center"/>
              <w:rPr>
                <w:ins w:id="550" w:author="Bowler, Neill" w:date="2023-01-20T10:41:00Z"/>
                <w:rFonts w:ascii="Arial" w:hAnsi="Arial" w:cs="Arial"/>
                <w:b/>
                <w:bCs/>
                <w:color w:val="000000"/>
                <w:sz w:val="16"/>
                <w:szCs w:val="16"/>
              </w:rPr>
            </w:pPr>
            <w:ins w:id="551" w:author="Bowler, Neill" w:date="2023-01-20T10:42:00Z">
              <w:r w:rsidRPr="0001716B">
                <w:rPr>
                  <w:rFonts w:ascii="Arial" w:hAnsi="Arial" w:cs="Arial"/>
                  <w:b/>
                  <w:bCs/>
                  <w:color w:val="000000"/>
                  <w:sz w:val="16"/>
                  <w:szCs w:val="16"/>
                  <w:rPrChange w:id="552" w:author="Bowler, Neill" w:date="2023-01-20T10:43:00Z">
                    <w:rPr>
                      <w:rFonts w:asciiTheme="minorHAnsi" w:hAnsi="Arial" w:cs="Lohit Devanagari"/>
                      <w:b/>
                      <w:bCs/>
                      <w:color w:val="000000"/>
                      <w:sz w:val="14"/>
                      <w:szCs w:val="14"/>
                    </w:rPr>
                  </w:rPrChange>
                </w:rPr>
                <w:t>New</w:t>
              </w:r>
            </w:ins>
          </w:p>
        </w:tc>
        <w:tc>
          <w:tcPr>
            <w:tcW w:w="845" w:type="dxa"/>
            <w:shd w:val="clear" w:color="auto" w:fill="F3F3F3"/>
            <w:tcMar>
              <w:top w:w="0" w:type="dxa"/>
              <w:left w:w="108" w:type="dxa"/>
              <w:bottom w:w="0" w:type="dxa"/>
              <w:right w:w="108" w:type="dxa"/>
            </w:tcMar>
            <w:tcPrChange w:id="553" w:author="Bowler, Neill" w:date="2023-01-20T11:47:00Z">
              <w:tcPr>
                <w:tcW w:w="845" w:type="dxa"/>
                <w:shd w:val="clear" w:color="auto" w:fill="F3F3F3"/>
                <w:tcMar>
                  <w:top w:w="0" w:type="dxa"/>
                  <w:left w:w="108" w:type="dxa"/>
                  <w:bottom w:w="0" w:type="dxa"/>
                  <w:right w:w="108" w:type="dxa"/>
                </w:tcMar>
              </w:tcPr>
            </w:tcPrChange>
          </w:tcPr>
          <w:p w14:paraId="0B4C72C1" w14:textId="7CC54B15" w:rsidR="00DF5799" w:rsidRPr="0001716B" w:rsidRDefault="00DF5799" w:rsidP="00DF5799">
            <w:pPr>
              <w:pStyle w:val="Standard"/>
              <w:snapToGrid w:val="0"/>
              <w:jc w:val="right"/>
              <w:rPr>
                <w:ins w:id="554" w:author="Bowler, Neill" w:date="2023-01-20T10:41:00Z"/>
                <w:rFonts w:ascii="Arial" w:hAnsi="Arial" w:cs="Arial"/>
                <w:color w:val="000000"/>
                <w:sz w:val="16"/>
                <w:szCs w:val="16"/>
              </w:rPr>
            </w:pPr>
            <w:ins w:id="555" w:author="Bowler, Neill" w:date="2023-01-20T10:42:00Z">
              <w:r w:rsidRPr="0001716B">
                <w:rPr>
                  <w:rFonts w:ascii="Arial" w:hAnsi="Arial" w:cs="Arial"/>
                  <w:color w:val="000000" w:themeColor="text1"/>
                  <w:sz w:val="16"/>
                  <w:szCs w:val="16"/>
                  <w:rPrChange w:id="556" w:author="Bowler, Neill" w:date="2023-01-20T10:43:00Z">
                    <w:rPr>
                      <w:rFonts w:asciiTheme="minorHAnsi" w:hAnsi="Arial" w:cs="Lohit Devanagari"/>
                      <w:color w:val="000000" w:themeColor="text1"/>
                      <w:sz w:val="14"/>
                      <w:szCs w:val="14"/>
                    </w:rPr>
                  </w:rPrChange>
                </w:rPr>
                <w:t> </w:t>
              </w:r>
            </w:ins>
          </w:p>
        </w:tc>
        <w:tc>
          <w:tcPr>
            <w:tcW w:w="1265" w:type="dxa"/>
            <w:shd w:val="clear" w:color="auto" w:fill="F3F3F3"/>
            <w:tcMar>
              <w:top w:w="0" w:type="dxa"/>
              <w:left w:w="108" w:type="dxa"/>
              <w:bottom w:w="0" w:type="dxa"/>
              <w:right w:w="108" w:type="dxa"/>
            </w:tcMar>
            <w:tcPrChange w:id="557" w:author="Bowler, Neill" w:date="2023-01-20T11:47:00Z">
              <w:tcPr>
                <w:tcW w:w="1265" w:type="dxa"/>
                <w:shd w:val="clear" w:color="auto" w:fill="F3F3F3"/>
                <w:tcMar>
                  <w:top w:w="0" w:type="dxa"/>
                  <w:left w:w="108" w:type="dxa"/>
                  <w:bottom w:w="0" w:type="dxa"/>
                  <w:right w:w="108" w:type="dxa"/>
                </w:tcMar>
              </w:tcPr>
            </w:tcPrChange>
          </w:tcPr>
          <w:p w14:paraId="0EDAFA02" w14:textId="37DE5F96" w:rsidR="00DF5799" w:rsidRPr="0001716B" w:rsidRDefault="00DF5799" w:rsidP="00DF5799">
            <w:pPr>
              <w:pStyle w:val="Standard"/>
              <w:snapToGrid w:val="0"/>
              <w:jc w:val="right"/>
              <w:rPr>
                <w:ins w:id="558" w:author="Bowler, Neill" w:date="2023-01-20T10:41:00Z"/>
                <w:rFonts w:ascii="Arial" w:hAnsi="Arial" w:cs="Arial"/>
                <w:color w:val="000000"/>
                <w:sz w:val="16"/>
                <w:szCs w:val="16"/>
              </w:rPr>
            </w:pPr>
            <w:ins w:id="559" w:author="Bowler, Neill" w:date="2023-01-20T10:42:00Z">
              <w:r w:rsidRPr="0001716B">
                <w:rPr>
                  <w:rFonts w:ascii="Arial" w:hAnsi="Arial" w:cs="Arial"/>
                  <w:color w:val="000000" w:themeColor="text1"/>
                  <w:sz w:val="16"/>
                  <w:szCs w:val="16"/>
                  <w:rPrChange w:id="560" w:author="Bowler, Neill" w:date="2023-01-20T10:43:00Z">
                    <w:rPr>
                      <w:rFonts w:asciiTheme="minorHAnsi" w:hAnsi="Arial" w:cs="Lohit Devanagari"/>
                      <w:color w:val="000000" w:themeColor="text1"/>
                      <w:sz w:val="14"/>
                      <w:szCs w:val="14"/>
                    </w:rPr>
                  </w:rPrChange>
                </w:rPr>
                <w:t> </w:t>
              </w:r>
            </w:ins>
          </w:p>
        </w:tc>
        <w:tc>
          <w:tcPr>
            <w:tcW w:w="887" w:type="dxa"/>
            <w:shd w:val="clear" w:color="auto" w:fill="F3F3F3"/>
            <w:tcMar>
              <w:top w:w="0" w:type="dxa"/>
              <w:left w:w="108" w:type="dxa"/>
              <w:bottom w:w="0" w:type="dxa"/>
              <w:right w:w="108" w:type="dxa"/>
            </w:tcMar>
            <w:tcPrChange w:id="561" w:author="Bowler, Neill" w:date="2023-01-20T11:47:00Z">
              <w:tcPr>
                <w:tcW w:w="887" w:type="dxa"/>
                <w:shd w:val="clear" w:color="auto" w:fill="F3F3F3"/>
                <w:tcMar>
                  <w:top w:w="0" w:type="dxa"/>
                  <w:left w:w="108" w:type="dxa"/>
                  <w:bottom w:w="0" w:type="dxa"/>
                  <w:right w:w="108" w:type="dxa"/>
                </w:tcMar>
              </w:tcPr>
            </w:tcPrChange>
          </w:tcPr>
          <w:p w14:paraId="01B5D26E" w14:textId="6905DA2D" w:rsidR="00DF5799" w:rsidRPr="0001716B" w:rsidRDefault="00DF5799" w:rsidP="00DF5799">
            <w:pPr>
              <w:pStyle w:val="Standard"/>
              <w:tabs>
                <w:tab w:val="right" w:pos="-37"/>
                <w:tab w:val="right" w:pos="493"/>
              </w:tabs>
              <w:snapToGrid w:val="0"/>
              <w:ind w:left="-37"/>
              <w:jc w:val="right"/>
              <w:rPr>
                <w:ins w:id="562" w:author="Bowler, Neill" w:date="2023-01-20T10:41:00Z"/>
                <w:rFonts w:ascii="Arial" w:hAnsi="Arial" w:cs="Arial"/>
                <w:color w:val="000000"/>
                <w:sz w:val="16"/>
                <w:szCs w:val="16"/>
              </w:rPr>
            </w:pPr>
            <w:ins w:id="563" w:author="Bowler, Neill" w:date="2023-01-20T10:42:00Z">
              <w:r w:rsidRPr="0001716B">
                <w:rPr>
                  <w:rFonts w:ascii="Arial" w:hAnsi="Arial" w:cs="Arial"/>
                  <w:color w:val="000000" w:themeColor="text1"/>
                  <w:sz w:val="16"/>
                  <w:szCs w:val="16"/>
                  <w:rPrChange w:id="564" w:author="Bowler, Neill" w:date="2023-01-20T10:43:00Z">
                    <w:rPr>
                      <w:rFonts w:asciiTheme="minorHAnsi" w:hAnsi="Arial" w:cs="Lohit Devanagari"/>
                      <w:color w:val="000000" w:themeColor="text1"/>
                      <w:sz w:val="14"/>
                      <w:szCs w:val="14"/>
                    </w:rPr>
                  </w:rPrChange>
                </w:rPr>
                <w:t> </w:t>
              </w:r>
            </w:ins>
          </w:p>
        </w:tc>
        <w:tc>
          <w:tcPr>
            <w:tcW w:w="1063" w:type="dxa"/>
            <w:shd w:val="clear" w:color="auto" w:fill="F3F3F3"/>
            <w:tcMar>
              <w:top w:w="0" w:type="dxa"/>
              <w:left w:w="108" w:type="dxa"/>
              <w:bottom w:w="0" w:type="dxa"/>
              <w:right w:w="108" w:type="dxa"/>
            </w:tcMar>
            <w:tcPrChange w:id="565" w:author="Bowler, Neill" w:date="2023-01-20T11:47:00Z">
              <w:tcPr>
                <w:tcW w:w="1063" w:type="dxa"/>
                <w:shd w:val="clear" w:color="auto" w:fill="F3F3F3"/>
                <w:tcMar>
                  <w:top w:w="0" w:type="dxa"/>
                  <w:left w:w="108" w:type="dxa"/>
                  <w:bottom w:w="0" w:type="dxa"/>
                  <w:right w:w="108" w:type="dxa"/>
                </w:tcMar>
              </w:tcPr>
            </w:tcPrChange>
          </w:tcPr>
          <w:p w14:paraId="3756862D" w14:textId="208FE4A3" w:rsidR="00DF5799" w:rsidRPr="0001716B" w:rsidRDefault="00DF5799" w:rsidP="00DF5799">
            <w:pPr>
              <w:pStyle w:val="Standard"/>
              <w:snapToGrid w:val="0"/>
              <w:rPr>
                <w:ins w:id="566" w:author="Bowler, Neill" w:date="2023-01-20T10:41:00Z"/>
                <w:rFonts w:ascii="Arial" w:hAnsi="Arial" w:cs="Arial"/>
                <w:color w:val="000000"/>
                <w:sz w:val="16"/>
                <w:szCs w:val="16"/>
              </w:rPr>
            </w:pPr>
            <w:ins w:id="567" w:author="Bowler, Neill" w:date="2023-01-20T10:42:00Z">
              <w:r w:rsidRPr="0001716B">
                <w:rPr>
                  <w:rFonts w:ascii="Arial" w:hAnsi="Arial" w:cs="Arial"/>
                  <w:color w:val="000000" w:themeColor="text1"/>
                  <w:sz w:val="16"/>
                  <w:szCs w:val="16"/>
                  <w:rPrChange w:id="568" w:author="Bowler, Neill" w:date="2023-01-20T10:43:00Z">
                    <w:rPr>
                      <w:rFonts w:asciiTheme="minorHAnsi" w:hAnsi="Arial" w:cs="Lohit Devanagari"/>
                      <w:color w:val="000000" w:themeColor="text1"/>
                      <w:sz w:val="14"/>
                      <w:szCs w:val="14"/>
                    </w:rPr>
                  </w:rPrChange>
                </w:rPr>
                <w:t> </w:t>
              </w:r>
            </w:ins>
          </w:p>
        </w:tc>
        <w:tc>
          <w:tcPr>
            <w:tcW w:w="2481" w:type="dxa"/>
            <w:shd w:val="clear" w:color="auto" w:fill="F3F3F3"/>
            <w:tcMar>
              <w:top w:w="0" w:type="dxa"/>
              <w:left w:w="108" w:type="dxa"/>
              <w:bottom w:w="0" w:type="dxa"/>
              <w:right w:w="108" w:type="dxa"/>
            </w:tcMar>
            <w:tcPrChange w:id="569" w:author="Bowler, Neill" w:date="2023-01-20T11:47:00Z">
              <w:tcPr>
                <w:tcW w:w="2481" w:type="dxa"/>
                <w:shd w:val="clear" w:color="auto" w:fill="F3F3F3"/>
                <w:tcMar>
                  <w:top w:w="0" w:type="dxa"/>
                  <w:left w:w="108" w:type="dxa"/>
                  <w:bottom w:w="0" w:type="dxa"/>
                  <w:right w:w="108" w:type="dxa"/>
                </w:tcMar>
              </w:tcPr>
            </w:tcPrChange>
          </w:tcPr>
          <w:p w14:paraId="0D663961" w14:textId="4B431775" w:rsidR="00DF5799" w:rsidRPr="0001716B" w:rsidRDefault="00DF5799" w:rsidP="00DF5799">
            <w:pPr>
              <w:pStyle w:val="Standard"/>
              <w:snapToGrid w:val="0"/>
              <w:rPr>
                <w:ins w:id="570" w:author="Bowler, Neill" w:date="2023-01-20T10:41:00Z"/>
                <w:rFonts w:ascii="Arial" w:hAnsi="Arial" w:cs="Arial"/>
                <w:color w:val="000000"/>
                <w:sz w:val="16"/>
                <w:szCs w:val="16"/>
              </w:rPr>
            </w:pPr>
            <w:ins w:id="571" w:author="Bowler, Neill" w:date="2023-01-20T10:42:00Z">
              <w:r w:rsidRPr="0001716B">
                <w:rPr>
                  <w:rFonts w:ascii="Arial" w:hAnsi="Arial" w:cs="Arial"/>
                  <w:color w:val="000000" w:themeColor="text1"/>
                  <w:sz w:val="16"/>
                  <w:szCs w:val="16"/>
                  <w:rPrChange w:id="572" w:author="Bowler, Neill" w:date="2023-01-20T10:43:00Z">
                    <w:rPr>
                      <w:rFonts w:asciiTheme="minorHAnsi" w:hAnsi="Arial" w:cs="Lohit Devanagari"/>
                      <w:color w:val="000000" w:themeColor="text1"/>
                      <w:sz w:val="14"/>
                      <w:szCs w:val="14"/>
                    </w:rPr>
                  </w:rPrChange>
                </w:rPr>
                <w:t> </w:t>
              </w:r>
            </w:ins>
          </w:p>
        </w:tc>
      </w:tr>
      <w:tr w:rsidR="00DF5799" w14:paraId="3DFF666D" w14:textId="77777777" w:rsidTr="003D0846">
        <w:tblPrEx>
          <w:tblW w:w="10348" w:type="dxa"/>
          <w:jc w:val="center"/>
          <w:tblLayout w:type="fixed"/>
          <w:tblCellMar>
            <w:left w:w="10" w:type="dxa"/>
            <w:right w:w="10" w:type="dxa"/>
          </w:tblCellMar>
          <w:tblLook w:val="0000" w:firstRow="0" w:lastRow="0" w:firstColumn="0" w:lastColumn="0" w:noHBand="0" w:noVBand="0"/>
          <w:tblPrExChange w:id="573"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574" w:author="Bowler, Neill" w:date="2023-01-20T10:41:00Z"/>
          <w:trPrChange w:id="575"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576" w:author="Bowler, Neill" w:date="2023-01-20T11:46:00Z">
              <w:tcPr>
                <w:tcW w:w="709" w:type="dxa"/>
                <w:shd w:val="clear" w:color="auto" w:fill="F3F3F3"/>
                <w:tcMar>
                  <w:top w:w="0" w:type="dxa"/>
                  <w:left w:w="108" w:type="dxa"/>
                  <w:bottom w:w="0" w:type="dxa"/>
                  <w:right w:w="108" w:type="dxa"/>
                </w:tcMar>
              </w:tcPr>
            </w:tcPrChange>
          </w:tcPr>
          <w:p w14:paraId="052CD58F" w14:textId="3AA7B3A2" w:rsidR="00DF5799" w:rsidRPr="0001716B" w:rsidRDefault="00DF5799" w:rsidP="00DF5799">
            <w:pPr>
              <w:pStyle w:val="Standard"/>
              <w:snapToGrid w:val="0"/>
              <w:jc w:val="right"/>
              <w:rPr>
                <w:ins w:id="577" w:author="Bowler, Neill" w:date="2023-01-20T10:41:00Z"/>
                <w:rFonts w:ascii="Arial" w:hAnsi="Arial" w:cs="Arial"/>
                <w:color w:val="000000"/>
                <w:sz w:val="16"/>
                <w:szCs w:val="16"/>
              </w:rPr>
            </w:pPr>
            <w:ins w:id="578" w:author="Bowler, Neill" w:date="2023-01-20T10:42:00Z">
              <w:r w:rsidRPr="0001716B">
                <w:rPr>
                  <w:rFonts w:ascii="Arial" w:hAnsi="Arial" w:cs="Arial"/>
                  <w:i/>
                  <w:iCs/>
                  <w:color w:val="000000"/>
                  <w:sz w:val="16"/>
                  <w:szCs w:val="16"/>
                  <w:rPrChange w:id="579" w:author="Bowler, Neill" w:date="2023-01-20T10:43:00Z">
                    <w:rPr>
                      <w:rFonts w:asciiTheme="minorHAnsi" w:hAnsi="Arial" w:cs="Lohit Devanagari"/>
                      <w:i/>
                      <w:iCs/>
                      <w:color w:val="000000"/>
                      <w:sz w:val="14"/>
                      <w:szCs w:val="14"/>
                    </w:rPr>
                  </w:rPrChange>
                </w:rPr>
                <w:t>1</w:t>
              </w:r>
            </w:ins>
            <w:ins w:id="580" w:author="Bowler, Neill" w:date="2023-01-20T10:45:00Z">
              <w:r w:rsidR="001E5089">
                <w:rPr>
                  <w:rFonts w:ascii="Arial" w:hAnsi="Arial" w:cs="Arial"/>
                  <w:i/>
                  <w:iCs/>
                  <w:color w:val="000000"/>
                  <w:sz w:val="16"/>
                  <w:szCs w:val="16"/>
                </w:rPr>
                <w:t>1</w:t>
              </w:r>
            </w:ins>
          </w:p>
        </w:tc>
        <w:tc>
          <w:tcPr>
            <w:tcW w:w="2085" w:type="dxa"/>
            <w:shd w:val="clear" w:color="auto" w:fill="E0E0E0"/>
            <w:tcMar>
              <w:top w:w="0" w:type="dxa"/>
              <w:left w:w="108" w:type="dxa"/>
              <w:bottom w:w="0" w:type="dxa"/>
              <w:right w:w="108" w:type="dxa"/>
            </w:tcMar>
            <w:tcPrChange w:id="581" w:author="Bowler, Neill" w:date="2023-01-20T11:46:00Z">
              <w:tcPr>
                <w:tcW w:w="2085" w:type="dxa"/>
                <w:shd w:val="clear" w:color="auto" w:fill="F3F3F3"/>
                <w:tcMar>
                  <w:top w:w="0" w:type="dxa"/>
                  <w:left w:w="108" w:type="dxa"/>
                  <w:bottom w:w="0" w:type="dxa"/>
                  <w:right w:w="108" w:type="dxa"/>
                </w:tcMar>
              </w:tcPr>
            </w:tcPrChange>
          </w:tcPr>
          <w:p w14:paraId="2409844D" w14:textId="40BC461D" w:rsidR="00DF5799" w:rsidRPr="0001716B" w:rsidRDefault="00DF5799" w:rsidP="0001716B">
            <w:pPr>
              <w:pStyle w:val="Standard"/>
              <w:snapToGrid w:val="0"/>
              <w:ind w:left="177"/>
              <w:rPr>
                <w:ins w:id="582" w:author="Bowler, Neill" w:date="2023-01-20T10:41:00Z"/>
                <w:rFonts w:ascii="Arial" w:hAnsi="Arial" w:cs="Arial"/>
                <w:b/>
                <w:bCs/>
                <w:color w:val="000000"/>
                <w:sz w:val="16"/>
                <w:szCs w:val="16"/>
              </w:rPr>
              <w:pPrChange w:id="583" w:author="Bowler, Neill" w:date="2023-01-20T10:43:00Z">
                <w:pPr>
                  <w:pStyle w:val="Standard"/>
                  <w:snapToGrid w:val="0"/>
                </w:pPr>
              </w:pPrChange>
            </w:pPr>
            <w:ins w:id="584" w:author="Bowler, Neill" w:date="2023-01-20T10:42:00Z">
              <w:r w:rsidRPr="0001716B">
                <w:rPr>
                  <w:rFonts w:ascii="Arial" w:hAnsi="Arial" w:cs="Arial"/>
                  <w:i/>
                  <w:iCs/>
                  <w:color w:val="000000"/>
                  <w:sz w:val="16"/>
                  <w:szCs w:val="16"/>
                  <w:rPrChange w:id="585" w:author="Bowler, Neill" w:date="2023-01-20T10:43:00Z">
                    <w:rPr>
                      <w:rFonts w:asciiTheme="minorHAnsi" w:hAnsi="Arial" w:cs="Lohit Devanagari"/>
                      <w:i/>
                      <w:iCs/>
                      <w:color w:val="000000"/>
                      <w:sz w:val="14"/>
                      <w:szCs w:val="14"/>
                    </w:rPr>
                  </w:rPrChange>
                </w:rPr>
                <w:t>Balloon identifier?</w:t>
              </w:r>
            </w:ins>
          </w:p>
        </w:tc>
        <w:tc>
          <w:tcPr>
            <w:tcW w:w="1013" w:type="dxa"/>
            <w:shd w:val="clear" w:color="auto" w:fill="E0E0E0"/>
            <w:tcMar>
              <w:top w:w="0" w:type="dxa"/>
              <w:left w:w="108" w:type="dxa"/>
              <w:bottom w:w="0" w:type="dxa"/>
              <w:right w:w="108" w:type="dxa"/>
            </w:tcMar>
            <w:tcPrChange w:id="586" w:author="Bowler, Neill" w:date="2023-01-20T11:46:00Z">
              <w:tcPr>
                <w:tcW w:w="1013" w:type="dxa"/>
                <w:shd w:val="clear" w:color="auto" w:fill="F3F3F3"/>
                <w:tcMar>
                  <w:top w:w="0" w:type="dxa"/>
                  <w:left w:w="108" w:type="dxa"/>
                  <w:bottom w:w="0" w:type="dxa"/>
                  <w:right w:w="108" w:type="dxa"/>
                </w:tcMar>
              </w:tcPr>
            </w:tcPrChange>
          </w:tcPr>
          <w:p w14:paraId="1C253E0A" w14:textId="11DAA925" w:rsidR="00DF5799" w:rsidRPr="0001716B" w:rsidRDefault="00DF5799" w:rsidP="00DF5799">
            <w:pPr>
              <w:pStyle w:val="Standard"/>
              <w:snapToGrid w:val="0"/>
              <w:jc w:val="center"/>
              <w:rPr>
                <w:ins w:id="587" w:author="Bowler, Neill" w:date="2023-01-20T10:41:00Z"/>
                <w:rFonts w:ascii="Arial" w:hAnsi="Arial" w:cs="Arial"/>
                <w:b/>
                <w:bCs/>
                <w:color w:val="000000"/>
                <w:sz w:val="16"/>
                <w:szCs w:val="16"/>
              </w:rPr>
            </w:pPr>
            <w:ins w:id="588" w:author="Bowler, Neill" w:date="2023-01-20T10:42:00Z">
              <w:r w:rsidRPr="0001716B">
                <w:rPr>
                  <w:rFonts w:ascii="Arial" w:hAnsi="Arial" w:cs="Arial"/>
                  <w:i/>
                  <w:iCs/>
                  <w:color w:val="000000"/>
                  <w:sz w:val="16"/>
                  <w:szCs w:val="16"/>
                  <w:rPrChange w:id="589" w:author="Bowler, Neill" w:date="2023-01-20T10:43:00Z">
                    <w:rPr>
                      <w:rFonts w:asciiTheme="minorHAnsi" w:hAnsi="Arial" w:cs="Lohit Devanagari"/>
                      <w:i/>
                      <w:iCs/>
                      <w:color w:val="000000"/>
                      <w:sz w:val="14"/>
                      <w:szCs w:val="14"/>
                    </w:rPr>
                  </w:rPrChange>
                </w:rPr>
                <w:t>0</w:t>
              </w:r>
              <w:r w:rsidRPr="0001716B">
                <w:rPr>
                  <w:rFonts w:ascii="Arial" w:eastAsia="Arial" w:hAnsi="Arial" w:cs="Arial"/>
                  <w:i/>
                  <w:iCs/>
                  <w:color w:val="000000"/>
                  <w:sz w:val="16"/>
                  <w:szCs w:val="16"/>
                  <w:rPrChange w:id="590" w:author="Bowler, Neill" w:date="2023-01-20T10:43:00Z">
                    <w:rPr>
                      <w:rFonts w:asciiTheme="minorHAnsi" w:eastAsia="Arial" w:hAnsi="Arial" w:cs="Lohit Devanagari"/>
                      <w:i/>
                      <w:iCs/>
                      <w:color w:val="000000"/>
                      <w:sz w:val="14"/>
                      <w:szCs w:val="14"/>
                    </w:rPr>
                  </w:rPrChange>
                </w:rPr>
                <w:t xml:space="preserve"> </w:t>
              </w:r>
              <w:r w:rsidRPr="0001716B">
                <w:rPr>
                  <w:rFonts w:ascii="Arial" w:hAnsi="Arial" w:cs="Arial"/>
                  <w:i/>
                  <w:iCs/>
                  <w:color w:val="000000"/>
                  <w:sz w:val="16"/>
                  <w:szCs w:val="16"/>
                  <w:rPrChange w:id="591" w:author="Bowler, Neill" w:date="2023-01-20T10:43:00Z">
                    <w:rPr>
                      <w:rFonts w:asciiTheme="minorHAnsi" w:hAnsi="Arial" w:cs="Lohit Devanagari"/>
                      <w:i/>
                      <w:iCs/>
                      <w:color w:val="000000"/>
                      <w:sz w:val="14"/>
                      <w:szCs w:val="14"/>
                    </w:rPr>
                  </w:rPrChange>
                </w:rPr>
                <w:t>01</w:t>
              </w:r>
              <w:r w:rsidRPr="0001716B">
                <w:rPr>
                  <w:rFonts w:ascii="Arial" w:eastAsia="Arial" w:hAnsi="Arial" w:cs="Arial"/>
                  <w:i/>
                  <w:iCs/>
                  <w:color w:val="000000"/>
                  <w:sz w:val="16"/>
                  <w:szCs w:val="16"/>
                  <w:rPrChange w:id="592" w:author="Bowler, Neill" w:date="2023-01-20T10:43:00Z">
                    <w:rPr>
                      <w:rFonts w:asciiTheme="minorHAnsi" w:eastAsia="Arial" w:hAnsi="Arial" w:cs="Lohit Devanagari"/>
                      <w:i/>
                      <w:iCs/>
                      <w:color w:val="000000"/>
                      <w:sz w:val="14"/>
                      <w:szCs w:val="14"/>
                    </w:rPr>
                  </w:rPrChange>
                </w:rPr>
                <w:t xml:space="preserve"> </w:t>
              </w:r>
              <w:r w:rsidRPr="0001716B">
                <w:rPr>
                  <w:rFonts w:ascii="Arial" w:hAnsi="Arial" w:cs="Arial"/>
                  <w:i/>
                  <w:iCs/>
                  <w:color w:val="000000"/>
                  <w:sz w:val="16"/>
                  <w:szCs w:val="16"/>
                  <w:rPrChange w:id="593" w:author="Bowler, Neill" w:date="2023-01-20T10:43:00Z">
                    <w:rPr>
                      <w:rFonts w:asciiTheme="minorHAnsi" w:hAnsi="Arial" w:cs="Lohit Devanagari"/>
                      <w:i/>
                      <w:iCs/>
                      <w:color w:val="000000"/>
                      <w:sz w:val="14"/>
                      <w:szCs w:val="14"/>
                    </w:rPr>
                  </w:rPrChange>
                </w:rPr>
                <w:t>008</w:t>
              </w:r>
            </w:ins>
          </w:p>
        </w:tc>
        <w:tc>
          <w:tcPr>
            <w:tcW w:w="845" w:type="dxa"/>
            <w:shd w:val="clear" w:color="auto" w:fill="E0E0E0"/>
            <w:tcMar>
              <w:top w:w="0" w:type="dxa"/>
              <w:left w:w="108" w:type="dxa"/>
              <w:bottom w:w="0" w:type="dxa"/>
              <w:right w:w="108" w:type="dxa"/>
            </w:tcMar>
            <w:tcPrChange w:id="594" w:author="Bowler, Neill" w:date="2023-01-20T11:46:00Z">
              <w:tcPr>
                <w:tcW w:w="845" w:type="dxa"/>
                <w:shd w:val="clear" w:color="auto" w:fill="F3F3F3"/>
                <w:tcMar>
                  <w:top w:w="0" w:type="dxa"/>
                  <w:left w:w="108" w:type="dxa"/>
                  <w:bottom w:w="0" w:type="dxa"/>
                  <w:right w:w="108" w:type="dxa"/>
                </w:tcMar>
              </w:tcPr>
            </w:tcPrChange>
          </w:tcPr>
          <w:p w14:paraId="5BC9C4B9" w14:textId="77777777" w:rsidR="00DF5799" w:rsidRPr="0001716B" w:rsidRDefault="00DF5799" w:rsidP="00DF5799">
            <w:pPr>
              <w:pStyle w:val="Standard"/>
              <w:snapToGrid w:val="0"/>
              <w:jc w:val="right"/>
              <w:rPr>
                <w:ins w:id="595" w:author="Bowler, Neill" w:date="2023-01-20T10:41:00Z"/>
                <w:rFonts w:ascii="Arial" w:hAnsi="Arial" w:cs="Arial"/>
                <w:color w:val="000000"/>
                <w:sz w:val="16"/>
                <w:szCs w:val="16"/>
              </w:rPr>
            </w:pPr>
          </w:p>
        </w:tc>
        <w:tc>
          <w:tcPr>
            <w:tcW w:w="1265" w:type="dxa"/>
            <w:shd w:val="clear" w:color="auto" w:fill="E0E0E0"/>
            <w:tcMar>
              <w:top w:w="0" w:type="dxa"/>
              <w:left w:w="108" w:type="dxa"/>
              <w:bottom w:w="0" w:type="dxa"/>
              <w:right w:w="108" w:type="dxa"/>
            </w:tcMar>
            <w:tcPrChange w:id="596" w:author="Bowler, Neill" w:date="2023-01-20T11:46:00Z">
              <w:tcPr>
                <w:tcW w:w="1265" w:type="dxa"/>
                <w:shd w:val="clear" w:color="auto" w:fill="F3F3F3"/>
                <w:tcMar>
                  <w:top w:w="0" w:type="dxa"/>
                  <w:left w:w="108" w:type="dxa"/>
                  <w:bottom w:w="0" w:type="dxa"/>
                  <w:right w:w="108" w:type="dxa"/>
                </w:tcMar>
              </w:tcPr>
            </w:tcPrChange>
          </w:tcPr>
          <w:p w14:paraId="668CC4CC" w14:textId="77777777" w:rsidR="00DF5799" w:rsidRPr="0001716B" w:rsidRDefault="00DF5799" w:rsidP="00DF5799">
            <w:pPr>
              <w:pStyle w:val="Standard"/>
              <w:snapToGrid w:val="0"/>
              <w:jc w:val="right"/>
              <w:rPr>
                <w:ins w:id="597" w:author="Bowler, Neill" w:date="2023-01-20T10:41:00Z"/>
                <w:rFonts w:ascii="Arial" w:hAnsi="Arial" w:cs="Arial"/>
                <w:color w:val="000000"/>
                <w:sz w:val="16"/>
                <w:szCs w:val="16"/>
              </w:rPr>
            </w:pPr>
          </w:p>
        </w:tc>
        <w:tc>
          <w:tcPr>
            <w:tcW w:w="887" w:type="dxa"/>
            <w:shd w:val="clear" w:color="auto" w:fill="E0E0E0"/>
            <w:tcMar>
              <w:top w:w="0" w:type="dxa"/>
              <w:left w:w="108" w:type="dxa"/>
              <w:bottom w:w="0" w:type="dxa"/>
              <w:right w:w="108" w:type="dxa"/>
            </w:tcMar>
            <w:tcPrChange w:id="598" w:author="Bowler, Neill" w:date="2023-01-20T11:46:00Z">
              <w:tcPr>
                <w:tcW w:w="887" w:type="dxa"/>
                <w:shd w:val="clear" w:color="auto" w:fill="F3F3F3"/>
                <w:tcMar>
                  <w:top w:w="0" w:type="dxa"/>
                  <w:left w:w="108" w:type="dxa"/>
                  <w:bottom w:w="0" w:type="dxa"/>
                  <w:right w:w="108" w:type="dxa"/>
                </w:tcMar>
              </w:tcPr>
            </w:tcPrChange>
          </w:tcPr>
          <w:p w14:paraId="4166ACE9" w14:textId="77777777" w:rsidR="00DF5799" w:rsidRPr="0001716B" w:rsidRDefault="00DF5799" w:rsidP="00DF5799">
            <w:pPr>
              <w:pStyle w:val="Standard"/>
              <w:tabs>
                <w:tab w:val="right" w:pos="-37"/>
                <w:tab w:val="right" w:pos="493"/>
              </w:tabs>
              <w:snapToGrid w:val="0"/>
              <w:ind w:left="-37"/>
              <w:jc w:val="right"/>
              <w:rPr>
                <w:ins w:id="599" w:author="Bowler, Neill" w:date="2023-01-20T10:41:00Z"/>
                <w:rFonts w:ascii="Arial" w:hAnsi="Arial" w:cs="Arial"/>
                <w:color w:val="000000"/>
                <w:sz w:val="16"/>
                <w:szCs w:val="16"/>
              </w:rPr>
            </w:pPr>
          </w:p>
        </w:tc>
        <w:tc>
          <w:tcPr>
            <w:tcW w:w="1063" w:type="dxa"/>
            <w:shd w:val="clear" w:color="auto" w:fill="E0E0E0"/>
            <w:tcMar>
              <w:top w:w="0" w:type="dxa"/>
              <w:left w:w="108" w:type="dxa"/>
              <w:bottom w:w="0" w:type="dxa"/>
              <w:right w:w="108" w:type="dxa"/>
            </w:tcMar>
            <w:tcPrChange w:id="600" w:author="Bowler, Neill" w:date="2023-01-20T11:46:00Z">
              <w:tcPr>
                <w:tcW w:w="1063" w:type="dxa"/>
                <w:shd w:val="clear" w:color="auto" w:fill="F3F3F3"/>
                <w:tcMar>
                  <w:top w:w="0" w:type="dxa"/>
                  <w:left w:w="108" w:type="dxa"/>
                  <w:bottom w:w="0" w:type="dxa"/>
                  <w:right w:w="108" w:type="dxa"/>
                </w:tcMar>
              </w:tcPr>
            </w:tcPrChange>
          </w:tcPr>
          <w:p w14:paraId="1B044894" w14:textId="77777777" w:rsidR="00DF5799" w:rsidRPr="0001716B" w:rsidRDefault="00DF5799" w:rsidP="00DF5799">
            <w:pPr>
              <w:pStyle w:val="Standard"/>
              <w:snapToGrid w:val="0"/>
              <w:rPr>
                <w:ins w:id="601"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602" w:author="Bowler, Neill" w:date="2023-01-20T11:46:00Z">
              <w:tcPr>
                <w:tcW w:w="2481" w:type="dxa"/>
                <w:shd w:val="clear" w:color="auto" w:fill="F3F3F3"/>
                <w:tcMar>
                  <w:top w:w="0" w:type="dxa"/>
                  <w:left w:w="108" w:type="dxa"/>
                  <w:bottom w:w="0" w:type="dxa"/>
                  <w:right w:w="108" w:type="dxa"/>
                </w:tcMar>
              </w:tcPr>
            </w:tcPrChange>
          </w:tcPr>
          <w:p w14:paraId="0E6118C1" w14:textId="77777777" w:rsidR="00DF5799" w:rsidRPr="0001716B" w:rsidRDefault="00DF5799" w:rsidP="00DF5799">
            <w:pPr>
              <w:pStyle w:val="Standard"/>
              <w:snapToGrid w:val="0"/>
              <w:rPr>
                <w:ins w:id="603" w:author="Bowler, Neill" w:date="2023-01-20T10:41:00Z"/>
                <w:rFonts w:ascii="Arial" w:hAnsi="Arial" w:cs="Arial"/>
                <w:color w:val="000000"/>
                <w:sz w:val="16"/>
                <w:szCs w:val="16"/>
              </w:rPr>
            </w:pPr>
          </w:p>
        </w:tc>
      </w:tr>
      <w:tr w:rsidR="0038120B" w14:paraId="7EC1F5D1" w14:textId="77777777" w:rsidTr="003D0846">
        <w:tblPrEx>
          <w:tblW w:w="10348" w:type="dxa"/>
          <w:jc w:val="center"/>
          <w:tblLayout w:type="fixed"/>
          <w:tblCellMar>
            <w:left w:w="10" w:type="dxa"/>
            <w:right w:w="10" w:type="dxa"/>
          </w:tblCellMar>
          <w:tblLook w:val="0000" w:firstRow="0" w:lastRow="0" w:firstColumn="0" w:lastColumn="0" w:noHBand="0" w:noVBand="0"/>
          <w:tblPrExChange w:id="604"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05" w:author="Bowler, Neill" w:date="2023-01-20T10:41:00Z"/>
          <w:trPrChange w:id="606"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607" w:author="Bowler, Neill" w:date="2023-01-20T11:47:00Z">
              <w:tcPr>
                <w:tcW w:w="709" w:type="dxa"/>
                <w:shd w:val="clear" w:color="auto" w:fill="F3F3F3"/>
                <w:tcMar>
                  <w:top w:w="0" w:type="dxa"/>
                  <w:left w:w="108" w:type="dxa"/>
                  <w:bottom w:w="0" w:type="dxa"/>
                  <w:right w:w="108" w:type="dxa"/>
                </w:tcMar>
              </w:tcPr>
            </w:tcPrChange>
          </w:tcPr>
          <w:p w14:paraId="0A0933ED" w14:textId="565FBE7A" w:rsidR="0038120B" w:rsidRPr="0001716B" w:rsidRDefault="0038120B" w:rsidP="0038120B">
            <w:pPr>
              <w:pStyle w:val="Standard"/>
              <w:snapToGrid w:val="0"/>
              <w:jc w:val="right"/>
              <w:rPr>
                <w:ins w:id="608" w:author="Bowler, Neill" w:date="2023-01-20T10:41:00Z"/>
                <w:rFonts w:ascii="Arial" w:hAnsi="Arial" w:cs="Arial"/>
                <w:color w:val="000000"/>
                <w:sz w:val="16"/>
                <w:szCs w:val="16"/>
              </w:rPr>
            </w:pPr>
            <w:ins w:id="609" w:author="Bowler, Neill" w:date="2023-01-20T10:42:00Z">
              <w:r w:rsidRPr="0001716B">
                <w:rPr>
                  <w:rFonts w:ascii="Arial" w:hAnsi="Arial" w:cs="Arial"/>
                  <w:i/>
                  <w:iCs/>
                  <w:color w:val="000000"/>
                  <w:sz w:val="16"/>
                  <w:szCs w:val="16"/>
                  <w:rPrChange w:id="610" w:author="Bowler, Neill" w:date="2023-01-20T10:43:00Z">
                    <w:rPr>
                      <w:rFonts w:asciiTheme="minorHAnsi" w:hAnsi="Arial" w:cs="Lohit Devanagari"/>
                      <w:i/>
                      <w:iCs/>
                      <w:color w:val="000000"/>
                      <w:sz w:val="14"/>
                      <w:szCs w:val="14"/>
                    </w:rPr>
                  </w:rPrChange>
                </w:rPr>
                <w:t>1</w:t>
              </w:r>
            </w:ins>
            <w:ins w:id="611" w:author="Bowler, Neill" w:date="2023-01-20T10:45:00Z">
              <w:r>
                <w:rPr>
                  <w:rFonts w:ascii="Arial" w:hAnsi="Arial" w:cs="Arial"/>
                  <w:i/>
                  <w:iCs/>
                  <w:color w:val="000000"/>
                  <w:sz w:val="16"/>
                  <w:szCs w:val="16"/>
                </w:rPr>
                <w:t>2</w:t>
              </w:r>
            </w:ins>
          </w:p>
        </w:tc>
        <w:tc>
          <w:tcPr>
            <w:tcW w:w="2085" w:type="dxa"/>
            <w:shd w:val="clear" w:color="auto" w:fill="F3F3F3"/>
            <w:tcMar>
              <w:top w:w="0" w:type="dxa"/>
              <w:left w:w="108" w:type="dxa"/>
              <w:bottom w:w="0" w:type="dxa"/>
              <w:right w:w="108" w:type="dxa"/>
            </w:tcMar>
            <w:tcPrChange w:id="612" w:author="Bowler, Neill" w:date="2023-01-20T11:47:00Z">
              <w:tcPr>
                <w:tcW w:w="2085" w:type="dxa"/>
                <w:shd w:val="clear" w:color="auto" w:fill="F3F3F3"/>
                <w:tcMar>
                  <w:top w:w="0" w:type="dxa"/>
                  <w:left w:w="108" w:type="dxa"/>
                  <w:bottom w:w="0" w:type="dxa"/>
                  <w:right w:w="108" w:type="dxa"/>
                </w:tcMar>
              </w:tcPr>
            </w:tcPrChange>
          </w:tcPr>
          <w:p w14:paraId="1E19B3C9" w14:textId="30B1BD75" w:rsidR="0038120B" w:rsidRPr="0001716B" w:rsidRDefault="0038120B" w:rsidP="0038120B">
            <w:pPr>
              <w:pStyle w:val="Standard"/>
              <w:snapToGrid w:val="0"/>
              <w:ind w:left="177"/>
              <w:rPr>
                <w:ins w:id="613" w:author="Bowler, Neill" w:date="2023-01-20T10:41:00Z"/>
                <w:rFonts w:ascii="Arial" w:hAnsi="Arial" w:cs="Arial"/>
                <w:b/>
                <w:bCs/>
                <w:color w:val="000000"/>
                <w:sz w:val="16"/>
                <w:szCs w:val="16"/>
              </w:rPr>
              <w:pPrChange w:id="614" w:author="Bowler, Neill" w:date="2023-01-20T10:43:00Z">
                <w:pPr>
                  <w:pStyle w:val="Standard"/>
                  <w:snapToGrid w:val="0"/>
                </w:pPr>
              </w:pPrChange>
            </w:pPr>
            <w:ins w:id="615" w:author="Bowler, Neill" w:date="2023-01-20T10:42:00Z">
              <w:r w:rsidRPr="0001716B">
                <w:rPr>
                  <w:rFonts w:ascii="Arial" w:hAnsi="Arial" w:cs="Arial"/>
                  <w:i/>
                  <w:iCs/>
                  <w:color w:val="000000"/>
                  <w:sz w:val="16"/>
                  <w:szCs w:val="16"/>
                  <w:rPrChange w:id="616" w:author="Bowler, Neill" w:date="2023-01-20T10:43:00Z">
                    <w:rPr>
                      <w:rFonts w:asciiTheme="minorHAnsi" w:hAnsi="Arial" w:cs="Lohit Devanagari"/>
                      <w:i/>
                      <w:iCs/>
                      <w:color w:val="000000"/>
                      <w:sz w:val="14"/>
                      <w:szCs w:val="14"/>
                    </w:rPr>
                  </w:rPrChange>
                </w:rPr>
                <w:t>RO instrument</w:t>
              </w:r>
            </w:ins>
          </w:p>
        </w:tc>
        <w:tc>
          <w:tcPr>
            <w:tcW w:w="1013" w:type="dxa"/>
            <w:shd w:val="clear" w:color="auto" w:fill="F3F3F3"/>
            <w:tcMar>
              <w:top w:w="0" w:type="dxa"/>
              <w:left w:w="108" w:type="dxa"/>
              <w:bottom w:w="0" w:type="dxa"/>
              <w:right w:w="108" w:type="dxa"/>
            </w:tcMar>
            <w:tcPrChange w:id="617" w:author="Bowler, Neill" w:date="2023-01-20T11:47:00Z">
              <w:tcPr>
                <w:tcW w:w="1013" w:type="dxa"/>
                <w:shd w:val="clear" w:color="auto" w:fill="F3F3F3"/>
                <w:tcMar>
                  <w:top w:w="0" w:type="dxa"/>
                  <w:left w:w="108" w:type="dxa"/>
                  <w:bottom w:w="0" w:type="dxa"/>
                  <w:right w:w="108" w:type="dxa"/>
                </w:tcMar>
              </w:tcPr>
            </w:tcPrChange>
          </w:tcPr>
          <w:p w14:paraId="5B12F1B2" w14:textId="2DBE0533" w:rsidR="0038120B" w:rsidRPr="0001716B" w:rsidRDefault="0038120B" w:rsidP="0038120B">
            <w:pPr>
              <w:pStyle w:val="Standard"/>
              <w:snapToGrid w:val="0"/>
              <w:jc w:val="center"/>
              <w:rPr>
                <w:ins w:id="618" w:author="Bowler, Neill" w:date="2023-01-20T10:41:00Z"/>
                <w:rFonts w:ascii="Arial" w:hAnsi="Arial" w:cs="Arial"/>
                <w:b/>
                <w:bCs/>
                <w:color w:val="000000"/>
                <w:sz w:val="16"/>
                <w:szCs w:val="16"/>
              </w:rPr>
            </w:pPr>
            <w:ins w:id="619" w:author="Bowler, Neill" w:date="2023-01-20T10:42:00Z">
              <w:r w:rsidRPr="0001716B">
                <w:rPr>
                  <w:rFonts w:ascii="Arial" w:hAnsi="Arial" w:cs="Arial"/>
                  <w:color w:val="000000" w:themeColor="text1"/>
                  <w:sz w:val="16"/>
                  <w:szCs w:val="16"/>
                  <w:rPrChange w:id="620" w:author="Bowler, Neill" w:date="2023-01-20T10:43:00Z">
                    <w:rPr>
                      <w:rFonts w:asciiTheme="minorHAnsi" w:hAnsi="Arial" w:cs="Lohit Devanagari"/>
                      <w:color w:val="000000" w:themeColor="text1"/>
                      <w:sz w:val="14"/>
                      <w:szCs w:val="14"/>
                    </w:rPr>
                  </w:rPrChange>
                </w:rPr>
                <w:t>New</w:t>
              </w:r>
            </w:ins>
          </w:p>
        </w:tc>
        <w:tc>
          <w:tcPr>
            <w:tcW w:w="845" w:type="dxa"/>
            <w:shd w:val="clear" w:color="auto" w:fill="F3F3F3"/>
            <w:tcMar>
              <w:top w:w="0" w:type="dxa"/>
              <w:left w:w="108" w:type="dxa"/>
              <w:bottom w:w="0" w:type="dxa"/>
              <w:right w:w="108" w:type="dxa"/>
            </w:tcMar>
            <w:tcPrChange w:id="621" w:author="Bowler, Neill" w:date="2023-01-20T11:47:00Z">
              <w:tcPr>
                <w:tcW w:w="845" w:type="dxa"/>
                <w:shd w:val="clear" w:color="auto" w:fill="F3F3F3"/>
                <w:tcMar>
                  <w:top w:w="0" w:type="dxa"/>
                  <w:left w:w="108" w:type="dxa"/>
                  <w:bottom w:w="0" w:type="dxa"/>
                  <w:right w:w="108" w:type="dxa"/>
                </w:tcMar>
              </w:tcPr>
            </w:tcPrChange>
          </w:tcPr>
          <w:p w14:paraId="00CF250A" w14:textId="0FF1B0FF" w:rsidR="0038120B" w:rsidRPr="0001716B" w:rsidRDefault="0038120B" w:rsidP="0038120B">
            <w:pPr>
              <w:pStyle w:val="Standard"/>
              <w:snapToGrid w:val="0"/>
              <w:jc w:val="right"/>
              <w:rPr>
                <w:ins w:id="622" w:author="Bowler, Neill" w:date="2023-01-20T10:41:00Z"/>
                <w:rFonts w:ascii="Arial" w:hAnsi="Arial" w:cs="Arial"/>
                <w:color w:val="000000"/>
                <w:sz w:val="16"/>
                <w:szCs w:val="16"/>
              </w:rPr>
            </w:pPr>
            <w:ins w:id="623" w:author="Bowler, Neill" w:date="2023-01-20T14:44:00Z">
              <w:r>
                <w:rPr>
                  <w:rFonts w:ascii="Arial" w:hAnsi="Arial" w:cs="Arial"/>
                  <w:sz w:val="16"/>
                  <w:szCs w:val="16"/>
                </w:rPr>
                <w:t>0</w:t>
              </w:r>
            </w:ins>
          </w:p>
        </w:tc>
        <w:tc>
          <w:tcPr>
            <w:tcW w:w="1265" w:type="dxa"/>
            <w:shd w:val="clear" w:color="auto" w:fill="F3F3F3"/>
            <w:tcMar>
              <w:top w:w="0" w:type="dxa"/>
              <w:left w:w="108" w:type="dxa"/>
              <w:bottom w:w="0" w:type="dxa"/>
              <w:right w:w="108" w:type="dxa"/>
            </w:tcMar>
            <w:tcPrChange w:id="624" w:author="Bowler, Neill" w:date="2023-01-20T11:47:00Z">
              <w:tcPr>
                <w:tcW w:w="1265" w:type="dxa"/>
                <w:shd w:val="clear" w:color="auto" w:fill="F3F3F3"/>
                <w:tcMar>
                  <w:top w:w="0" w:type="dxa"/>
                  <w:left w:w="108" w:type="dxa"/>
                  <w:bottom w:w="0" w:type="dxa"/>
                  <w:right w:w="108" w:type="dxa"/>
                </w:tcMar>
              </w:tcPr>
            </w:tcPrChange>
          </w:tcPr>
          <w:p w14:paraId="25CCAF46" w14:textId="461FE56D" w:rsidR="0038120B" w:rsidRPr="0001716B" w:rsidRDefault="0038120B" w:rsidP="0038120B">
            <w:pPr>
              <w:pStyle w:val="Standard"/>
              <w:snapToGrid w:val="0"/>
              <w:jc w:val="right"/>
              <w:rPr>
                <w:ins w:id="625" w:author="Bowler, Neill" w:date="2023-01-20T10:41:00Z"/>
                <w:rFonts w:ascii="Arial" w:hAnsi="Arial" w:cs="Arial"/>
                <w:color w:val="000000"/>
                <w:sz w:val="16"/>
                <w:szCs w:val="16"/>
              </w:rPr>
            </w:pPr>
            <w:ins w:id="626" w:author="Bowler, Neill" w:date="2023-01-20T14:44:00Z">
              <w:r>
                <w:rPr>
                  <w:rFonts w:ascii="Arial" w:hAnsi="Arial" w:cs="Arial"/>
                  <w:sz w:val="16"/>
                  <w:szCs w:val="16"/>
                </w:rPr>
                <w:t>0</w:t>
              </w:r>
            </w:ins>
          </w:p>
        </w:tc>
        <w:tc>
          <w:tcPr>
            <w:tcW w:w="887" w:type="dxa"/>
            <w:shd w:val="clear" w:color="auto" w:fill="F3F3F3"/>
            <w:tcMar>
              <w:top w:w="0" w:type="dxa"/>
              <w:left w:w="108" w:type="dxa"/>
              <w:bottom w:w="0" w:type="dxa"/>
              <w:right w:w="108" w:type="dxa"/>
            </w:tcMar>
            <w:tcPrChange w:id="627" w:author="Bowler, Neill" w:date="2023-01-20T11:47:00Z">
              <w:tcPr>
                <w:tcW w:w="887" w:type="dxa"/>
                <w:shd w:val="clear" w:color="auto" w:fill="F3F3F3"/>
                <w:tcMar>
                  <w:top w:w="0" w:type="dxa"/>
                  <w:left w:w="108" w:type="dxa"/>
                  <w:bottom w:w="0" w:type="dxa"/>
                  <w:right w:w="108" w:type="dxa"/>
                </w:tcMar>
              </w:tcPr>
            </w:tcPrChange>
          </w:tcPr>
          <w:p w14:paraId="386CE493" w14:textId="4109AC22" w:rsidR="0038120B" w:rsidRPr="0001716B" w:rsidRDefault="0038120B" w:rsidP="0038120B">
            <w:pPr>
              <w:pStyle w:val="Standard"/>
              <w:tabs>
                <w:tab w:val="right" w:pos="-37"/>
                <w:tab w:val="right" w:pos="493"/>
              </w:tabs>
              <w:snapToGrid w:val="0"/>
              <w:ind w:left="-37"/>
              <w:jc w:val="right"/>
              <w:rPr>
                <w:ins w:id="628" w:author="Bowler, Neill" w:date="2023-01-20T10:41:00Z"/>
                <w:rFonts w:ascii="Arial" w:hAnsi="Arial" w:cs="Arial"/>
                <w:color w:val="000000"/>
                <w:sz w:val="16"/>
                <w:szCs w:val="16"/>
              </w:rPr>
            </w:pPr>
            <w:ins w:id="629" w:author="Bowler, Neill" w:date="2023-01-20T14:44:00Z">
              <w:r w:rsidRPr="00395818">
                <w:rPr>
                  <w:rFonts w:ascii="Arial" w:hAnsi="Arial" w:cs="Arial"/>
                  <w:color w:val="000000"/>
                  <w:sz w:val="16"/>
                  <w:szCs w:val="16"/>
                </w:rPr>
                <w:t>11</w:t>
              </w:r>
            </w:ins>
          </w:p>
        </w:tc>
        <w:tc>
          <w:tcPr>
            <w:tcW w:w="1063" w:type="dxa"/>
            <w:shd w:val="clear" w:color="auto" w:fill="F3F3F3"/>
            <w:tcMar>
              <w:top w:w="0" w:type="dxa"/>
              <w:left w:w="108" w:type="dxa"/>
              <w:bottom w:w="0" w:type="dxa"/>
              <w:right w:w="108" w:type="dxa"/>
            </w:tcMar>
            <w:tcPrChange w:id="630" w:author="Bowler, Neill" w:date="2023-01-20T11:47:00Z">
              <w:tcPr>
                <w:tcW w:w="1063" w:type="dxa"/>
                <w:shd w:val="clear" w:color="auto" w:fill="F3F3F3"/>
                <w:tcMar>
                  <w:top w:w="0" w:type="dxa"/>
                  <w:left w:w="108" w:type="dxa"/>
                  <w:bottom w:w="0" w:type="dxa"/>
                  <w:right w:w="108" w:type="dxa"/>
                </w:tcMar>
              </w:tcPr>
            </w:tcPrChange>
          </w:tcPr>
          <w:p w14:paraId="4489C012" w14:textId="6C753C66" w:rsidR="0038120B" w:rsidRPr="0001716B" w:rsidRDefault="0038120B" w:rsidP="0038120B">
            <w:pPr>
              <w:pStyle w:val="Standard"/>
              <w:snapToGrid w:val="0"/>
              <w:rPr>
                <w:ins w:id="631" w:author="Bowler, Neill" w:date="2023-01-20T10:41:00Z"/>
                <w:rFonts w:ascii="Arial" w:hAnsi="Arial" w:cs="Arial"/>
                <w:color w:val="000000"/>
                <w:sz w:val="16"/>
                <w:szCs w:val="16"/>
              </w:rPr>
            </w:pPr>
            <w:ins w:id="632" w:author="Bowler, Neill" w:date="2023-01-20T14:44:00Z">
              <w:r w:rsidRPr="00395818">
                <w:rPr>
                  <w:rFonts w:ascii="Arial" w:hAnsi="Arial" w:cs="Arial"/>
                  <w:color w:val="000000"/>
                  <w:sz w:val="16"/>
                  <w:szCs w:val="16"/>
                </w:rPr>
                <w:t>Code</w:t>
              </w:r>
              <w:r w:rsidRPr="00395818">
                <w:rPr>
                  <w:rFonts w:ascii="Arial" w:eastAsia="Arial" w:hAnsi="Arial" w:cs="Arial"/>
                  <w:color w:val="000000"/>
                  <w:sz w:val="16"/>
                  <w:szCs w:val="16"/>
                </w:rPr>
                <w:t xml:space="preserve"> </w:t>
              </w:r>
              <w:r w:rsidRPr="00395818">
                <w:rPr>
                  <w:rFonts w:ascii="Arial" w:hAnsi="Arial" w:cs="Arial"/>
                  <w:color w:val="000000"/>
                  <w:sz w:val="16"/>
                  <w:szCs w:val="16"/>
                </w:rPr>
                <w:t>Table</w:t>
              </w:r>
            </w:ins>
          </w:p>
        </w:tc>
        <w:tc>
          <w:tcPr>
            <w:tcW w:w="2481" w:type="dxa"/>
            <w:shd w:val="clear" w:color="auto" w:fill="F3F3F3"/>
            <w:tcMar>
              <w:top w:w="0" w:type="dxa"/>
              <w:left w:w="108" w:type="dxa"/>
              <w:bottom w:w="0" w:type="dxa"/>
              <w:right w:w="108" w:type="dxa"/>
            </w:tcMar>
            <w:tcPrChange w:id="633" w:author="Bowler, Neill" w:date="2023-01-20T11:47:00Z">
              <w:tcPr>
                <w:tcW w:w="2481" w:type="dxa"/>
                <w:shd w:val="clear" w:color="auto" w:fill="F3F3F3"/>
                <w:tcMar>
                  <w:top w:w="0" w:type="dxa"/>
                  <w:left w:w="108" w:type="dxa"/>
                  <w:bottom w:w="0" w:type="dxa"/>
                  <w:right w:w="108" w:type="dxa"/>
                </w:tcMar>
              </w:tcPr>
            </w:tcPrChange>
          </w:tcPr>
          <w:p w14:paraId="739A3A78" w14:textId="689B042C" w:rsidR="0038120B" w:rsidRPr="0001716B" w:rsidRDefault="0038120B" w:rsidP="0038120B">
            <w:pPr>
              <w:pStyle w:val="Standard"/>
              <w:snapToGrid w:val="0"/>
              <w:rPr>
                <w:ins w:id="634" w:author="Bowler, Neill" w:date="2023-01-20T10:41:00Z"/>
                <w:rFonts w:ascii="Arial" w:hAnsi="Arial" w:cs="Arial"/>
                <w:color w:val="000000"/>
                <w:sz w:val="16"/>
                <w:szCs w:val="16"/>
              </w:rPr>
            </w:pPr>
            <w:ins w:id="635" w:author="Bowler, Neill" w:date="2023-01-20T14:44:00Z">
              <w:r>
                <w:rPr>
                  <w:rFonts w:ascii="Arial" w:hAnsi="Arial" w:cs="Arial"/>
                  <w:sz w:val="16"/>
                  <w:szCs w:val="16"/>
                </w:rPr>
                <w:t>Will mimic the satellite instrument table, but for terrestrial</w:t>
              </w:r>
            </w:ins>
          </w:p>
        </w:tc>
      </w:tr>
      <w:tr w:rsidR="00DF5799" w14:paraId="3398CBE7" w14:textId="77777777" w:rsidTr="003D0846">
        <w:tblPrEx>
          <w:tblW w:w="10348" w:type="dxa"/>
          <w:jc w:val="center"/>
          <w:tblLayout w:type="fixed"/>
          <w:tblCellMar>
            <w:left w:w="10" w:type="dxa"/>
            <w:right w:w="10" w:type="dxa"/>
          </w:tblCellMar>
          <w:tblLook w:val="0000" w:firstRow="0" w:lastRow="0" w:firstColumn="0" w:lastColumn="0" w:noHBand="0" w:noVBand="0"/>
          <w:tblPrExChange w:id="63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37" w:author="Bowler, Neill" w:date="2023-01-20T10:41:00Z"/>
          <w:trPrChange w:id="638"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639" w:author="Bowler, Neill" w:date="2023-01-20T11:46:00Z">
              <w:tcPr>
                <w:tcW w:w="709" w:type="dxa"/>
                <w:shd w:val="clear" w:color="auto" w:fill="F3F3F3"/>
                <w:tcMar>
                  <w:top w:w="0" w:type="dxa"/>
                  <w:left w:w="108" w:type="dxa"/>
                  <w:bottom w:w="0" w:type="dxa"/>
                  <w:right w:w="108" w:type="dxa"/>
                </w:tcMar>
              </w:tcPr>
            </w:tcPrChange>
          </w:tcPr>
          <w:p w14:paraId="7200463D" w14:textId="6510F12C" w:rsidR="00DF5799" w:rsidRPr="0001716B" w:rsidRDefault="00DF5799" w:rsidP="00DF5799">
            <w:pPr>
              <w:pStyle w:val="Standard"/>
              <w:snapToGrid w:val="0"/>
              <w:jc w:val="right"/>
              <w:rPr>
                <w:ins w:id="640" w:author="Bowler, Neill" w:date="2023-01-20T10:41:00Z"/>
                <w:rFonts w:ascii="Arial" w:hAnsi="Arial" w:cs="Arial"/>
                <w:color w:val="000000"/>
                <w:sz w:val="16"/>
                <w:szCs w:val="16"/>
              </w:rPr>
            </w:pPr>
          </w:p>
        </w:tc>
        <w:tc>
          <w:tcPr>
            <w:tcW w:w="2085" w:type="dxa"/>
            <w:shd w:val="clear" w:color="auto" w:fill="E0E0E0"/>
            <w:tcMar>
              <w:top w:w="0" w:type="dxa"/>
              <w:left w:w="108" w:type="dxa"/>
              <w:bottom w:w="0" w:type="dxa"/>
              <w:right w:w="108" w:type="dxa"/>
            </w:tcMar>
            <w:tcPrChange w:id="641" w:author="Bowler, Neill" w:date="2023-01-20T11:46:00Z">
              <w:tcPr>
                <w:tcW w:w="2085" w:type="dxa"/>
                <w:shd w:val="clear" w:color="auto" w:fill="F3F3F3"/>
                <w:tcMar>
                  <w:top w:w="0" w:type="dxa"/>
                  <w:left w:w="108" w:type="dxa"/>
                  <w:bottom w:w="0" w:type="dxa"/>
                  <w:right w:w="108" w:type="dxa"/>
                </w:tcMar>
              </w:tcPr>
            </w:tcPrChange>
          </w:tcPr>
          <w:p w14:paraId="0F9380FB" w14:textId="2689DD28" w:rsidR="00DF5799" w:rsidRPr="0001716B" w:rsidRDefault="00DF5799" w:rsidP="00DF5799">
            <w:pPr>
              <w:pStyle w:val="Standard"/>
              <w:snapToGrid w:val="0"/>
              <w:rPr>
                <w:ins w:id="642" w:author="Bowler, Neill" w:date="2023-01-20T10:41:00Z"/>
                <w:rFonts w:ascii="Arial" w:hAnsi="Arial" w:cs="Arial"/>
                <w:b/>
                <w:bCs/>
                <w:color w:val="000000"/>
                <w:sz w:val="16"/>
                <w:szCs w:val="16"/>
              </w:rPr>
            </w:pPr>
            <w:ins w:id="643" w:author="Bowler, Neill" w:date="2023-01-20T10:42:00Z">
              <w:r w:rsidRPr="0001716B">
                <w:rPr>
                  <w:rFonts w:ascii="Arial" w:hAnsi="Arial" w:cs="Arial"/>
                  <w:b/>
                  <w:bCs/>
                  <w:color w:val="000000"/>
                  <w:sz w:val="16"/>
                  <w:szCs w:val="16"/>
                  <w:rPrChange w:id="644" w:author="Bowler, Neill" w:date="2023-01-20T10:43:00Z">
                    <w:rPr>
                      <w:rFonts w:asciiTheme="minorHAnsi" w:hAnsi="Arial" w:cs="Lohit Devanagari"/>
                      <w:b/>
                      <w:bCs/>
                      <w:color w:val="000000"/>
                      <w:sz w:val="14"/>
                      <w:szCs w:val="14"/>
                    </w:rPr>
                  </w:rPrChange>
                </w:rPr>
                <w:t>(</w:t>
              </w:r>
              <w:proofErr w:type="gramStart"/>
              <w:r w:rsidRPr="0001716B">
                <w:rPr>
                  <w:rFonts w:ascii="Arial" w:hAnsi="Arial" w:cs="Arial"/>
                  <w:b/>
                  <w:bCs/>
                  <w:color w:val="000000"/>
                  <w:sz w:val="16"/>
                  <w:szCs w:val="16"/>
                  <w:rPrChange w:id="645" w:author="Bowler, Neill" w:date="2023-01-20T10:43:00Z">
                    <w:rPr>
                      <w:rFonts w:asciiTheme="minorHAnsi" w:hAnsi="Arial" w:cs="Lohit Devanagari"/>
                      <w:b/>
                      <w:bCs/>
                      <w:color w:val="000000"/>
                      <w:sz w:val="14"/>
                      <w:szCs w:val="14"/>
                    </w:rPr>
                  </w:rPrChange>
                </w:rPr>
                <w:t>end</w:t>
              </w:r>
              <w:proofErr w:type="gramEnd"/>
              <w:r w:rsidRPr="0001716B">
                <w:rPr>
                  <w:rFonts w:ascii="Arial" w:hAnsi="Arial" w:cs="Arial"/>
                  <w:b/>
                  <w:bCs/>
                  <w:color w:val="000000"/>
                  <w:sz w:val="16"/>
                  <w:szCs w:val="16"/>
                  <w:rPrChange w:id="646" w:author="Bowler, Neill" w:date="2023-01-20T10:43:00Z">
                    <w:rPr>
                      <w:rFonts w:asciiTheme="minorHAnsi" w:hAnsi="Arial" w:cs="Lohit Devanagari"/>
                      <w:b/>
                      <w:bCs/>
                      <w:color w:val="000000"/>
                      <w:sz w:val="14"/>
                      <w:szCs w:val="14"/>
                    </w:rPr>
                  </w:rPrChange>
                </w:rPr>
                <w:t xml:space="preserve"> delayed replication)</w:t>
              </w:r>
            </w:ins>
          </w:p>
        </w:tc>
        <w:tc>
          <w:tcPr>
            <w:tcW w:w="1013" w:type="dxa"/>
            <w:shd w:val="clear" w:color="auto" w:fill="E0E0E0"/>
            <w:tcMar>
              <w:top w:w="0" w:type="dxa"/>
              <w:left w:w="108" w:type="dxa"/>
              <w:bottom w:w="0" w:type="dxa"/>
              <w:right w:w="108" w:type="dxa"/>
            </w:tcMar>
            <w:tcPrChange w:id="647" w:author="Bowler, Neill" w:date="2023-01-20T11:46:00Z">
              <w:tcPr>
                <w:tcW w:w="1013" w:type="dxa"/>
                <w:shd w:val="clear" w:color="auto" w:fill="F3F3F3"/>
                <w:tcMar>
                  <w:top w:w="0" w:type="dxa"/>
                  <w:left w:w="108" w:type="dxa"/>
                  <w:bottom w:w="0" w:type="dxa"/>
                  <w:right w:w="108" w:type="dxa"/>
                </w:tcMar>
              </w:tcPr>
            </w:tcPrChange>
          </w:tcPr>
          <w:p w14:paraId="28C7E98A" w14:textId="77777777" w:rsidR="00DF5799" w:rsidRPr="0001716B" w:rsidRDefault="00DF5799" w:rsidP="00DF5799">
            <w:pPr>
              <w:pStyle w:val="Standard"/>
              <w:snapToGrid w:val="0"/>
              <w:jc w:val="center"/>
              <w:rPr>
                <w:ins w:id="648" w:author="Bowler, Neill" w:date="2023-01-20T10:41:00Z"/>
                <w:rFonts w:ascii="Arial" w:hAnsi="Arial" w:cs="Arial"/>
                <w:b/>
                <w:bCs/>
                <w:color w:val="000000"/>
                <w:sz w:val="16"/>
                <w:szCs w:val="16"/>
              </w:rPr>
            </w:pPr>
          </w:p>
        </w:tc>
        <w:tc>
          <w:tcPr>
            <w:tcW w:w="845" w:type="dxa"/>
            <w:shd w:val="clear" w:color="auto" w:fill="E0E0E0"/>
            <w:tcMar>
              <w:top w:w="0" w:type="dxa"/>
              <w:left w:w="108" w:type="dxa"/>
              <w:bottom w:w="0" w:type="dxa"/>
              <w:right w:w="108" w:type="dxa"/>
            </w:tcMar>
            <w:tcPrChange w:id="649" w:author="Bowler, Neill" w:date="2023-01-20T11:46:00Z">
              <w:tcPr>
                <w:tcW w:w="845" w:type="dxa"/>
                <w:shd w:val="clear" w:color="auto" w:fill="F3F3F3"/>
                <w:tcMar>
                  <w:top w:w="0" w:type="dxa"/>
                  <w:left w:w="108" w:type="dxa"/>
                  <w:bottom w:w="0" w:type="dxa"/>
                  <w:right w:w="108" w:type="dxa"/>
                </w:tcMar>
              </w:tcPr>
            </w:tcPrChange>
          </w:tcPr>
          <w:p w14:paraId="18570A22" w14:textId="77777777" w:rsidR="00DF5799" w:rsidRPr="0001716B" w:rsidRDefault="00DF5799" w:rsidP="00DF5799">
            <w:pPr>
              <w:pStyle w:val="Standard"/>
              <w:snapToGrid w:val="0"/>
              <w:jc w:val="right"/>
              <w:rPr>
                <w:ins w:id="650" w:author="Bowler, Neill" w:date="2023-01-20T10:41:00Z"/>
                <w:rFonts w:ascii="Arial" w:hAnsi="Arial" w:cs="Arial"/>
                <w:color w:val="000000"/>
                <w:sz w:val="16"/>
                <w:szCs w:val="16"/>
              </w:rPr>
            </w:pPr>
          </w:p>
        </w:tc>
        <w:tc>
          <w:tcPr>
            <w:tcW w:w="1265" w:type="dxa"/>
            <w:shd w:val="clear" w:color="auto" w:fill="E0E0E0"/>
            <w:tcMar>
              <w:top w:w="0" w:type="dxa"/>
              <w:left w:w="108" w:type="dxa"/>
              <w:bottom w:w="0" w:type="dxa"/>
              <w:right w:w="108" w:type="dxa"/>
            </w:tcMar>
            <w:tcPrChange w:id="651" w:author="Bowler, Neill" w:date="2023-01-20T11:46:00Z">
              <w:tcPr>
                <w:tcW w:w="1265" w:type="dxa"/>
                <w:shd w:val="clear" w:color="auto" w:fill="F3F3F3"/>
                <w:tcMar>
                  <w:top w:w="0" w:type="dxa"/>
                  <w:left w:w="108" w:type="dxa"/>
                  <w:bottom w:w="0" w:type="dxa"/>
                  <w:right w:w="108" w:type="dxa"/>
                </w:tcMar>
              </w:tcPr>
            </w:tcPrChange>
          </w:tcPr>
          <w:p w14:paraId="5E2C7A44" w14:textId="77777777" w:rsidR="00DF5799" w:rsidRPr="0001716B" w:rsidRDefault="00DF5799" w:rsidP="00DF5799">
            <w:pPr>
              <w:pStyle w:val="Standard"/>
              <w:snapToGrid w:val="0"/>
              <w:jc w:val="right"/>
              <w:rPr>
                <w:ins w:id="652" w:author="Bowler, Neill" w:date="2023-01-20T10:41:00Z"/>
                <w:rFonts w:ascii="Arial" w:hAnsi="Arial" w:cs="Arial"/>
                <w:color w:val="000000"/>
                <w:sz w:val="16"/>
                <w:szCs w:val="16"/>
              </w:rPr>
            </w:pPr>
          </w:p>
        </w:tc>
        <w:tc>
          <w:tcPr>
            <w:tcW w:w="887" w:type="dxa"/>
            <w:shd w:val="clear" w:color="auto" w:fill="E0E0E0"/>
            <w:tcMar>
              <w:top w:w="0" w:type="dxa"/>
              <w:left w:w="108" w:type="dxa"/>
              <w:bottom w:w="0" w:type="dxa"/>
              <w:right w:w="108" w:type="dxa"/>
            </w:tcMar>
            <w:tcPrChange w:id="653" w:author="Bowler, Neill" w:date="2023-01-20T11:46:00Z">
              <w:tcPr>
                <w:tcW w:w="887" w:type="dxa"/>
                <w:shd w:val="clear" w:color="auto" w:fill="F3F3F3"/>
                <w:tcMar>
                  <w:top w:w="0" w:type="dxa"/>
                  <w:left w:w="108" w:type="dxa"/>
                  <w:bottom w:w="0" w:type="dxa"/>
                  <w:right w:w="108" w:type="dxa"/>
                </w:tcMar>
              </w:tcPr>
            </w:tcPrChange>
          </w:tcPr>
          <w:p w14:paraId="6B5B5A38" w14:textId="77777777" w:rsidR="00DF5799" w:rsidRPr="0001716B" w:rsidRDefault="00DF5799" w:rsidP="00DF5799">
            <w:pPr>
              <w:pStyle w:val="Standard"/>
              <w:tabs>
                <w:tab w:val="right" w:pos="-37"/>
                <w:tab w:val="right" w:pos="493"/>
              </w:tabs>
              <w:snapToGrid w:val="0"/>
              <w:ind w:left="-37"/>
              <w:jc w:val="right"/>
              <w:rPr>
                <w:ins w:id="654" w:author="Bowler, Neill" w:date="2023-01-20T10:41:00Z"/>
                <w:rFonts w:ascii="Arial" w:hAnsi="Arial" w:cs="Arial"/>
                <w:color w:val="000000"/>
                <w:sz w:val="16"/>
                <w:szCs w:val="16"/>
              </w:rPr>
            </w:pPr>
          </w:p>
        </w:tc>
        <w:tc>
          <w:tcPr>
            <w:tcW w:w="1063" w:type="dxa"/>
            <w:shd w:val="clear" w:color="auto" w:fill="E0E0E0"/>
            <w:tcMar>
              <w:top w:w="0" w:type="dxa"/>
              <w:left w:w="108" w:type="dxa"/>
              <w:bottom w:w="0" w:type="dxa"/>
              <w:right w:w="108" w:type="dxa"/>
            </w:tcMar>
            <w:tcPrChange w:id="655" w:author="Bowler, Neill" w:date="2023-01-20T11:46:00Z">
              <w:tcPr>
                <w:tcW w:w="1063" w:type="dxa"/>
                <w:shd w:val="clear" w:color="auto" w:fill="F3F3F3"/>
                <w:tcMar>
                  <w:top w:w="0" w:type="dxa"/>
                  <w:left w:w="108" w:type="dxa"/>
                  <w:bottom w:w="0" w:type="dxa"/>
                  <w:right w:w="108" w:type="dxa"/>
                </w:tcMar>
              </w:tcPr>
            </w:tcPrChange>
          </w:tcPr>
          <w:p w14:paraId="2AA0F62E" w14:textId="77777777" w:rsidR="00DF5799" w:rsidRPr="0001716B" w:rsidRDefault="00DF5799" w:rsidP="00DF5799">
            <w:pPr>
              <w:pStyle w:val="Standard"/>
              <w:snapToGrid w:val="0"/>
              <w:rPr>
                <w:ins w:id="656"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657" w:author="Bowler, Neill" w:date="2023-01-20T11:46:00Z">
              <w:tcPr>
                <w:tcW w:w="2481" w:type="dxa"/>
                <w:shd w:val="clear" w:color="auto" w:fill="F3F3F3"/>
                <w:tcMar>
                  <w:top w:w="0" w:type="dxa"/>
                  <w:left w:w="108" w:type="dxa"/>
                  <w:bottom w:w="0" w:type="dxa"/>
                  <w:right w:w="108" w:type="dxa"/>
                </w:tcMar>
              </w:tcPr>
            </w:tcPrChange>
          </w:tcPr>
          <w:p w14:paraId="7C110279" w14:textId="77777777" w:rsidR="00DF5799" w:rsidRPr="0001716B" w:rsidRDefault="00DF5799" w:rsidP="00DF5799">
            <w:pPr>
              <w:pStyle w:val="Standard"/>
              <w:snapToGrid w:val="0"/>
              <w:rPr>
                <w:ins w:id="658" w:author="Bowler, Neill" w:date="2023-01-20T10:41:00Z"/>
                <w:rFonts w:ascii="Arial" w:hAnsi="Arial" w:cs="Arial"/>
                <w:color w:val="000000"/>
                <w:sz w:val="16"/>
                <w:szCs w:val="16"/>
              </w:rPr>
            </w:pPr>
          </w:p>
        </w:tc>
      </w:tr>
      <w:tr w:rsidR="00DF5799" w14:paraId="2366A521" w14:textId="77777777" w:rsidTr="003D0846">
        <w:tblPrEx>
          <w:tblW w:w="10348" w:type="dxa"/>
          <w:jc w:val="center"/>
          <w:tblLayout w:type="fixed"/>
          <w:tblCellMar>
            <w:left w:w="10" w:type="dxa"/>
            <w:right w:w="10" w:type="dxa"/>
          </w:tblCellMar>
          <w:tblLook w:val="0000" w:firstRow="0" w:lastRow="0" w:firstColumn="0" w:lastColumn="0" w:noHBand="0" w:noVBand="0"/>
          <w:tblPrExChange w:id="659"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60" w:author="Bowler, Neill" w:date="2023-01-20T10:41:00Z"/>
          <w:trPrChange w:id="661"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662" w:author="Bowler, Neill" w:date="2023-01-20T11:47:00Z">
              <w:tcPr>
                <w:tcW w:w="709" w:type="dxa"/>
                <w:shd w:val="clear" w:color="auto" w:fill="F3F3F3"/>
                <w:tcMar>
                  <w:top w:w="0" w:type="dxa"/>
                  <w:left w:w="108" w:type="dxa"/>
                  <w:bottom w:w="0" w:type="dxa"/>
                  <w:right w:w="108" w:type="dxa"/>
                </w:tcMar>
              </w:tcPr>
            </w:tcPrChange>
          </w:tcPr>
          <w:p w14:paraId="07D31EC9" w14:textId="36D31E69" w:rsidR="00DF5799" w:rsidRPr="0001716B" w:rsidRDefault="00DF5799" w:rsidP="00DF5799">
            <w:pPr>
              <w:pStyle w:val="Standard"/>
              <w:snapToGrid w:val="0"/>
              <w:jc w:val="right"/>
              <w:rPr>
                <w:ins w:id="663" w:author="Bowler, Neill" w:date="2023-01-20T10:41:00Z"/>
                <w:rFonts w:ascii="Arial" w:hAnsi="Arial" w:cs="Arial"/>
                <w:color w:val="000000"/>
                <w:sz w:val="16"/>
                <w:szCs w:val="16"/>
              </w:rPr>
            </w:pPr>
            <w:ins w:id="664" w:author="Bowler, Neill" w:date="2023-01-20T10:42:00Z">
              <w:r w:rsidRPr="0001716B">
                <w:rPr>
                  <w:rFonts w:ascii="Arial" w:hAnsi="Arial" w:cs="Arial"/>
                  <w:color w:val="000000"/>
                  <w:sz w:val="16"/>
                  <w:szCs w:val="16"/>
                  <w:rPrChange w:id="665" w:author="Bowler, Neill" w:date="2023-01-20T10:43:00Z">
                    <w:rPr>
                      <w:rFonts w:asciiTheme="minorHAnsi" w:hAnsi="Arial" w:cs="Lohit Devanagari"/>
                      <w:color w:val="000000"/>
                      <w:sz w:val="14"/>
                      <w:szCs w:val="14"/>
                    </w:rPr>
                  </w:rPrChange>
                </w:rPr>
                <w:t>1</w:t>
              </w:r>
            </w:ins>
            <w:ins w:id="666" w:author="Bowler, Neill" w:date="2023-01-20T10:46:00Z">
              <w:r w:rsidR="004225C0">
                <w:rPr>
                  <w:rFonts w:ascii="Arial" w:hAnsi="Arial" w:cs="Arial"/>
                  <w:color w:val="000000"/>
                  <w:sz w:val="16"/>
                  <w:szCs w:val="16"/>
                </w:rPr>
                <w:t>3</w:t>
              </w:r>
            </w:ins>
          </w:p>
        </w:tc>
        <w:tc>
          <w:tcPr>
            <w:tcW w:w="2085" w:type="dxa"/>
            <w:shd w:val="clear" w:color="auto" w:fill="F3F3F3"/>
            <w:tcMar>
              <w:top w:w="0" w:type="dxa"/>
              <w:left w:w="108" w:type="dxa"/>
              <w:bottom w:w="0" w:type="dxa"/>
              <w:right w:w="108" w:type="dxa"/>
            </w:tcMar>
            <w:tcPrChange w:id="667" w:author="Bowler, Neill" w:date="2023-01-20T11:47:00Z">
              <w:tcPr>
                <w:tcW w:w="2085" w:type="dxa"/>
                <w:shd w:val="clear" w:color="auto" w:fill="F3F3F3"/>
                <w:tcMar>
                  <w:top w:w="0" w:type="dxa"/>
                  <w:left w:w="108" w:type="dxa"/>
                  <w:bottom w:w="0" w:type="dxa"/>
                  <w:right w:w="108" w:type="dxa"/>
                </w:tcMar>
              </w:tcPr>
            </w:tcPrChange>
          </w:tcPr>
          <w:p w14:paraId="4950AB88" w14:textId="27F86761" w:rsidR="00DF5799" w:rsidRPr="0001716B" w:rsidRDefault="00DF5799" w:rsidP="00DF5799">
            <w:pPr>
              <w:pStyle w:val="Standard"/>
              <w:snapToGrid w:val="0"/>
              <w:rPr>
                <w:ins w:id="668" w:author="Bowler, Neill" w:date="2023-01-20T10:41:00Z"/>
                <w:rFonts w:ascii="Arial" w:hAnsi="Arial" w:cs="Arial"/>
                <w:b/>
                <w:bCs/>
                <w:color w:val="000000"/>
                <w:sz w:val="16"/>
                <w:szCs w:val="16"/>
              </w:rPr>
            </w:pPr>
            <w:proofErr w:type="gramStart"/>
            <w:ins w:id="669" w:author="Bowler, Neill" w:date="2023-01-20T10:42:00Z">
              <w:r w:rsidRPr="0001716B">
                <w:rPr>
                  <w:rFonts w:ascii="Arial" w:hAnsi="Arial" w:cs="Arial"/>
                  <w:b/>
                  <w:bCs/>
                  <w:color w:val="000000"/>
                  <w:sz w:val="16"/>
                  <w:szCs w:val="16"/>
                  <w:rPrChange w:id="670" w:author="Bowler, Neill" w:date="2023-01-20T10:43:00Z">
                    <w:rPr>
                      <w:rFonts w:asciiTheme="minorHAnsi" w:hAnsi="Arial" w:cs="Lohit Devanagari"/>
                      <w:b/>
                      <w:bCs/>
                      <w:color w:val="000000"/>
                      <w:sz w:val="14"/>
                      <w:szCs w:val="14"/>
                    </w:rPr>
                  </w:rPrChange>
                </w:rPr>
                <w:t>Short delayed</w:t>
              </w:r>
              <w:proofErr w:type="gramEnd"/>
              <w:r w:rsidRPr="0001716B">
                <w:rPr>
                  <w:rFonts w:ascii="Arial" w:hAnsi="Arial" w:cs="Arial"/>
                  <w:b/>
                  <w:bCs/>
                  <w:color w:val="000000"/>
                  <w:sz w:val="16"/>
                  <w:szCs w:val="16"/>
                  <w:rPrChange w:id="671" w:author="Bowler, Neill" w:date="2023-01-20T10:43:00Z">
                    <w:rPr>
                      <w:rFonts w:asciiTheme="minorHAnsi" w:hAnsi="Arial" w:cs="Lohit Devanagari"/>
                      <w:b/>
                      <w:bCs/>
                      <w:color w:val="000000"/>
                      <w:sz w:val="14"/>
                      <w:szCs w:val="14"/>
                    </w:rPr>
                  </w:rPrChange>
                </w:rPr>
                <w:t xml:space="preserve"> replication factor</w:t>
              </w:r>
            </w:ins>
          </w:p>
        </w:tc>
        <w:tc>
          <w:tcPr>
            <w:tcW w:w="1013" w:type="dxa"/>
            <w:shd w:val="clear" w:color="auto" w:fill="F3F3F3"/>
            <w:tcMar>
              <w:top w:w="0" w:type="dxa"/>
              <w:left w:w="108" w:type="dxa"/>
              <w:bottom w:w="0" w:type="dxa"/>
              <w:right w:w="108" w:type="dxa"/>
            </w:tcMar>
            <w:tcPrChange w:id="672" w:author="Bowler, Neill" w:date="2023-01-20T11:47:00Z">
              <w:tcPr>
                <w:tcW w:w="1013" w:type="dxa"/>
                <w:shd w:val="clear" w:color="auto" w:fill="F3F3F3"/>
                <w:tcMar>
                  <w:top w:w="0" w:type="dxa"/>
                  <w:left w:w="108" w:type="dxa"/>
                  <w:bottom w:w="0" w:type="dxa"/>
                  <w:right w:w="108" w:type="dxa"/>
                </w:tcMar>
              </w:tcPr>
            </w:tcPrChange>
          </w:tcPr>
          <w:p w14:paraId="36D1682F" w14:textId="7FA2B74C" w:rsidR="00DF5799" w:rsidRPr="0001716B" w:rsidRDefault="00DF5799" w:rsidP="00DF5799">
            <w:pPr>
              <w:pStyle w:val="Standard"/>
              <w:snapToGrid w:val="0"/>
              <w:jc w:val="center"/>
              <w:rPr>
                <w:ins w:id="673" w:author="Bowler, Neill" w:date="2023-01-20T10:41:00Z"/>
                <w:rFonts w:ascii="Arial" w:hAnsi="Arial" w:cs="Arial"/>
                <w:b/>
                <w:bCs/>
                <w:color w:val="000000"/>
                <w:sz w:val="16"/>
                <w:szCs w:val="16"/>
              </w:rPr>
            </w:pPr>
            <w:ins w:id="674" w:author="Bowler, Neill" w:date="2023-01-20T10:42:00Z">
              <w:r w:rsidRPr="0001716B">
                <w:rPr>
                  <w:rFonts w:ascii="Arial" w:hAnsi="Arial" w:cs="Arial"/>
                  <w:b/>
                  <w:bCs/>
                  <w:color w:val="000000"/>
                  <w:sz w:val="16"/>
                  <w:szCs w:val="16"/>
                  <w:rPrChange w:id="675" w:author="Bowler, Neill" w:date="2023-01-20T10:43:00Z">
                    <w:rPr>
                      <w:rFonts w:asciiTheme="minorHAnsi" w:hAnsi="Arial" w:cs="Lohit Devanagari"/>
                      <w:b/>
                      <w:bCs/>
                      <w:color w:val="000000"/>
                      <w:sz w:val="14"/>
                      <w:szCs w:val="14"/>
                    </w:rPr>
                  </w:rPrChange>
                </w:rPr>
                <w:t>0 31 000</w:t>
              </w:r>
            </w:ins>
          </w:p>
        </w:tc>
        <w:tc>
          <w:tcPr>
            <w:tcW w:w="845" w:type="dxa"/>
            <w:shd w:val="clear" w:color="auto" w:fill="F3F3F3"/>
            <w:tcMar>
              <w:top w:w="0" w:type="dxa"/>
              <w:left w:w="108" w:type="dxa"/>
              <w:bottom w:w="0" w:type="dxa"/>
              <w:right w:w="108" w:type="dxa"/>
            </w:tcMar>
            <w:tcPrChange w:id="676" w:author="Bowler, Neill" w:date="2023-01-20T11:47:00Z">
              <w:tcPr>
                <w:tcW w:w="845" w:type="dxa"/>
                <w:shd w:val="clear" w:color="auto" w:fill="F3F3F3"/>
                <w:tcMar>
                  <w:top w:w="0" w:type="dxa"/>
                  <w:left w:w="108" w:type="dxa"/>
                  <w:bottom w:w="0" w:type="dxa"/>
                  <w:right w:w="108" w:type="dxa"/>
                </w:tcMar>
              </w:tcPr>
            </w:tcPrChange>
          </w:tcPr>
          <w:p w14:paraId="1A969C82" w14:textId="205ECE41" w:rsidR="00DF5799" w:rsidRPr="0001716B" w:rsidRDefault="00DF5799" w:rsidP="00DF5799">
            <w:pPr>
              <w:pStyle w:val="Standard"/>
              <w:snapToGrid w:val="0"/>
              <w:jc w:val="right"/>
              <w:rPr>
                <w:ins w:id="677" w:author="Bowler, Neill" w:date="2023-01-20T10:41:00Z"/>
                <w:rFonts w:ascii="Arial" w:hAnsi="Arial" w:cs="Arial"/>
                <w:color w:val="000000"/>
                <w:sz w:val="16"/>
                <w:szCs w:val="16"/>
              </w:rPr>
            </w:pPr>
            <w:ins w:id="678" w:author="Bowler, Neill" w:date="2023-01-20T10:42:00Z">
              <w:r w:rsidRPr="0001716B">
                <w:rPr>
                  <w:rFonts w:ascii="Arial" w:hAnsi="Arial" w:cs="Arial"/>
                  <w:color w:val="000000"/>
                  <w:sz w:val="16"/>
                  <w:szCs w:val="16"/>
                  <w:rPrChange w:id="679"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680" w:author="Bowler, Neill" w:date="2023-01-20T11:47:00Z">
              <w:tcPr>
                <w:tcW w:w="1265" w:type="dxa"/>
                <w:shd w:val="clear" w:color="auto" w:fill="F3F3F3"/>
                <w:tcMar>
                  <w:top w:w="0" w:type="dxa"/>
                  <w:left w:w="108" w:type="dxa"/>
                  <w:bottom w:w="0" w:type="dxa"/>
                  <w:right w:w="108" w:type="dxa"/>
                </w:tcMar>
              </w:tcPr>
            </w:tcPrChange>
          </w:tcPr>
          <w:p w14:paraId="1EFEDB01" w14:textId="701B5FF6" w:rsidR="00DF5799" w:rsidRPr="0001716B" w:rsidRDefault="00DF5799" w:rsidP="00DF5799">
            <w:pPr>
              <w:pStyle w:val="Standard"/>
              <w:snapToGrid w:val="0"/>
              <w:jc w:val="right"/>
              <w:rPr>
                <w:ins w:id="681" w:author="Bowler, Neill" w:date="2023-01-20T10:41:00Z"/>
                <w:rFonts w:ascii="Arial" w:hAnsi="Arial" w:cs="Arial"/>
                <w:color w:val="000000"/>
                <w:sz w:val="16"/>
                <w:szCs w:val="16"/>
              </w:rPr>
            </w:pPr>
            <w:ins w:id="682" w:author="Bowler, Neill" w:date="2023-01-20T10:42:00Z">
              <w:r w:rsidRPr="0001716B">
                <w:rPr>
                  <w:rFonts w:ascii="Arial" w:hAnsi="Arial" w:cs="Arial"/>
                  <w:color w:val="000000"/>
                  <w:sz w:val="16"/>
                  <w:szCs w:val="16"/>
                  <w:rPrChange w:id="683"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684" w:author="Bowler, Neill" w:date="2023-01-20T11:47:00Z">
              <w:tcPr>
                <w:tcW w:w="887" w:type="dxa"/>
                <w:shd w:val="clear" w:color="auto" w:fill="F3F3F3"/>
                <w:tcMar>
                  <w:top w:w="0" w:type="dxa"/>
                  <w:left w:w="108" w:type="dxa"/>
                  <w:bottom w:w="0" w:type="dxa"/>
                  <w:right w:w="108" w:type="dxa"/>
                </w:tcMar>
              </w:tcPr>
            </w:tcPrChange>
          </w:tcPr>
          <w:p w14:paraId="32247C8C" w14:textId="653D6417" w:rsidR="00DF5799" w:rsidRPr="0001716B" w:rsidRDefault="00DF5799" w:rsidP="00DF5799">
            <w:pPr>
              <w:pStyle w:val="Standard"/>
              <w:tabs>
                <w:tab w:val="right" w:pos="-37"/>
                <w:tab w:val="right" w:pos="493"/>
              </w:tabs>
              <w:snapToGrid w:val="0"/>
              <w:ind w:left="-37"/>
              <w:jc w:val="right"/>
              <w:rPr>
                <w:ins w:id="685" w:author="Bowler, Neill" w:date="2023-01-20T10:41:00Z"/>
                <w:rFonts w:ascii="Arial" w:hAnsi="Arial" w:cs="Arial"/>
                <w:color w:val="000000"/>
                <w:sz w:val="16"/>
                <w:szCs w:val="16"/>
              </w:rPr>
            </w:pPr>
            <w:ins w:id="686" w:author="Bowler, Neill" w:date="2023-01-20T10:42:00Z">
              <w:r w:rsidRPr="0001716B">
                <w:rPr>
                  <w:rFonts w:ascii="Arial" w:hAnsi="Arial" w:cs="Arial"/>
                  <w:color w:val="000000"/>
                  <w:sz w:val="16"/>
                  <w:szCs w:val="16"/>
                  <w:rPrChange w:id="687" w:author="Bowler, Neill" w:date="2023-01-20T10:43:00Z">
                    <w:rPr>
                      <w:rFonts w:asciiTheme="minorHAnsi" w:hAnsi="Arial" w:cs="Lohit Devanagari"/>
                      <w:color w:val="000000"/>
                      <w:sz w:val="14"/>
                      <w:szCs w:val="14"/>
                    </w:rPr>
                  </w:rPrChange>
                </w:rPr>
                <w:t>1</w:t>
              </w:r>
            </w:ins>
          </w:p>
        </w:tc>
        <w:tc>
          <w:tcPr>
            <w:tcW w:w="1063" w:type="dxa"/>
            <w:shd w:val="clear" w:color="auto" w:fill="F3F3F3"/>
            <w:tcMar>
              <w:top w:w="0" w:type="dxa"/>
              <w:left w:w="108" w:type="dxa"/>
              <w:bottom w:w="0" w:type="dxa"/>
              <w:right w:w="108" w:type="dxa"/>
            </w:tcMar>
            <w:tcPrChange w:id="688" w:author="Bowler, Neill" w:date="2023-01-20T11:47:00Z">
              <w:tcPr>
                <w:tcW w:w="1063" w:type="dxa"/>
                <w:shd w:val="clear" w:color="auto" w:fill="F3F3F3"/>
                <w:tcMar>
                  <w:top w:w="0" w:type="dxa"/>
                  <w:left w:w="108" w:type="dxa"/>
                  <w:bottom w:w="0" w:type="dxa"/>
                  <w:right w:w="108" w:type="dxa"/>
                </w:tcMar>
              </w:tcPr>
            </w:tcPrChange>
          </w:tcPr>
          <w:p w14:paraId="3CCACFC4" w14:textId="7F35ACC7" w:rsidR="00DF5799" w:rsidRPr="0001716B" w:rsidRDefault="00DF5799" w:rsidP="00DF5799">
            <w:pPr>
              <w:pStyle w:val="Standard"/>
              <w:snapToGrid w:val="0"/>
              <w:rPr>
                <w:ins w:id="689" w:author="Bowler, Neill" w:date="2023-01-20T10:41:00Z"/>
                <w:rFonts w:ascii="Arial" w:hAnsi="Arial" w:cs="Arial"/>
                <w:color w:val="000000"/>
                <w:sz w:val="16"/>
                <w:szCs w:val="16"/>
              </w:rPr>
            </w:pPr>
            <w:ins w:id="690" w:author="Bowler, Neill" w:date="2023-01-20T10:42:00Z">
              <w:r w:rsidRPr="0001716B">
                <w:rPr>
                  <w:rFonts w:ascii="Arial" w:hAnsi="Arial" w:cs="Arial"/>
                  <w:color w:val="000000"/>
                  <w:sz w:val="16"/>
                  <w:szCs w:val="16"/>
                  <w:rPrChange w:id="691" w:author="Bowler, Neill" w:date="2023-01-20T10:43:00Z">
                    <w:rPr>
                      <w:rFonts w:asciiTheme="minorHAnsi" w:hAnsi="Arial" w:cs="Lohit Devanagari"/>
                      <w:color w:val="000000"/>
                      <w:sz w:val="14"/>
                      <w:szCs w:val="14"/>
                    </w:rPr>
                  </w:rPrChange>
                </w:rPr>
                <w:t>Numeric</w:t>
              </w:r>
            </w:ins>
          </w:p>
        </w:tc>
        <w:tc>
          <w:tcPr>
            <w:tcW w:w="2481" w:type="dxa"/>
            <w:shd w:val="clear" w:color="auto" w:fill="F3F3F3"/>
            <w:tcMar>
              <w:top w:w="0" w:type="dxa"/>
              <w:left w:w="108" w:type="dxa"/>
              <w:bottom w:w="0" w:type="dxa"/>
              <w:right w:w="108" w:type="dxa"/>
            </w:tcMar>
            <w:tcPrChange w:id="692" w:author="Bowler, Neill" w:date="2023-01-20T11:47:00Z">
              <w:tcPr>
                <w:tcW w:w="2481" w:type="dxa"/>
                <w:shd w:val="clear" w:color="auto" w:fill="F3F3F3"/>
                <w:tcMar>
                  <w:top w:w="0" w:type="dxa"/>
                  <w:left w:w="108" w:type="dxa"/>
                  <w:bottom w:w="0" w:type="dxa"/>
                  <w:right w:w="108" w:type="dxa"/>
                </w:tcMar>
              </w:tcPr>
            </w:tcPrChange>
          </w:tcPr>
          <w:p w14:paraId="4B9161ED" w14:textId="49325A1C" w:rsidR="00DF5799" w:rsidRPr="0001716B" w:rsidRDefault="00DF5799" w:rsidP="00DF5799">
            <w:pPr>
              <w:pStyle w:val="Standard"/>
              <w:snapToGrid w:val="0"/>
              <w:rPr>
                <w:ins w:id="693" w:author="Bowler, Neill" w:date="2023-01-20T10:41:00Z"/>
                <w:rFonts w:ascii="Arial" w:hAnsi="Arial" w:cs="Arial"/>
                <w:color w:val="000000"/>
                <w:sz w:val="16"/>
                <w:szCs w:val="16"/>
              </w:rPr>
            </w:pPr>
            <w:ins w:id="694" w:author="Bowler, Neill" w:date="2023-01-20T10:42:00Z">
              <w:r w:rsidRPr="0001716B">
                <w:rPr>
                  <w:rFonts w:ascii="Arial" w:hAnsi="Arial" w:cs="Arial"/>
                  <w:color w:val="000000"/>
                  <w:sz w:val="16"/>
                  <w:szCs w:val="16"/>
                  <w:rPrChange w:id="695" w:author="Bowler, Neill" w:date="2023-01-20T10:43:00Z">
                    <w:rPr>
                      <w:rFonts w:asciiTheme="minorHAnsi" w:hAnsi="Arial" w:cs="Lohit Devanagari"/>
                      <w:color w:val="000000"/>
                      <w:sz w:val="14"/>
                      <w:szCs w:val="14"/>
                    </w:rPr>
                  </w:rPrChange>
                </w:rPr>
                <w:t>Indicate presence of mountain RO header</w:t>
              </w:r>
            </w:ins>
          </w:p>
        </w:tc>
      </w:tr>
      <w:tr w:rsidR="00DF5799" w14:paraId="3C4B1C85" w14:textId="77777777" w:rsidTr="003D0846">
        <w:tblPrEx>
          <w:tblW w:w="10348" w:type="dxa"/>
          <w:jc w:val="center"/>
          <w:tblLayout w:type="fixed"/>
          <w:tblCellMar>
            <w:left w:w="10" w:type="dxa"/>
            <w:right w:w="10" w:type="dxa"/>
          </w:tblCellMar>
          <w:tblLook w:val="0000" w:firstRow="0" w:lastRow="0" w:firstColumn="0" w:lastColumn="0" w:noHBand="0" w:noVBand="0"/>
          <w:tblPrExChange w:id="69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97" w:author="Bowler, Neill" w:date="2023-01-20T10:41:00Z"/>
          <w:trPrChange w:id="698"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699" w:author="Bowler, Neill" w:date="2023-01-20T11:46:00Z">
              <w:tcPr>
                <w:tcW w:w="709" w:type="dxa"/>
                <w:shd w:val="clear" w:color="auto" w:fill="F3F3F3"/>
                <w:tcMar>
                  <w:top w:w="0" w:type="dxa"/>
                  <w:left w:w="108" w:type="dxa"/>
                  <w:bottom w:w="0" w:type="dxa"/>
                  <w:right w:w="108" w:type="dxa"/>
                </w:tcMar>
              </w:tcPr>
            </w:tcPrChange>
          </w:tcPr>
          <w:p w14:paraId="33D9A946" w14:textId="2A37F01D" w:rsidR="00DF5799" w:rsidRPr="0001716B" w:rsidRDefault="00DF5799" w:rsidP="00DF5799">
            <w:pPr>
              <w:pStyle w:val="Standard"/>
              <w:snapToGrid w:val="0"/>
              <w:jc w:val="right"/>
              <w:rPr>
                <w:ins w:id="700" w:author="Bowler, Neill" w:date="2023-01-20T10:41:00Z"/>
                <w:rFonts w:ascii="Arial" w:hAnsi="Arial" w:cs="Arial"/>
                <w:color w:val="000000"/>
                <w:sz w:val="16"/>
                <w:szCs w:val="16"/>
              </w:rPr>
            </w:pPr>
            <w:ins w:id="701" w:author="Bowler, Neill" w:date="2023-01-20T10:42:00Z">
              <w:r w:rsidRPr="0001716B">
                <w:rPr>
                  <w:rFonts w:ascii="Arial" w:eastAsia="Arial" w:hAnsi="Arial" w:cs="Arial"/>
                  <w:color w:val="000000"/>
                  <w:sz w:val="16"/>
                  <w:szCs w:val="16"/>
                  <w:rPrChange w:id="702" w:author="Bowler, Neill" w:date="2023-01-20T10:43:00Z">
                    <w:rPr>
                      <w:rFonts w:asciiTheme="minorHAnsi" w:eastAsia="Arial" w:hAnsi="Arial" w:cs="Lohit Devanagari"/>
                      <w:color w:val="000000"/>
                      <w:sz w:val="14"/>
                      <w:szCs w:val="14"/>
                    </w:rPr>
                  </w:rPrChange>
                </w:rPr>
                <w:t>1</w:t>
              </w:r>
            </w:ins>
            <w:ins w:id="703" w:author="Bowler, Neill" w:date="2023-01-20T10:46:00Z">
              <w:r w:rsidR="004225C0">
                <w:rPr>
                  <w:rFonts w:ascii="Arial" w:eastAsia="Arial" w:hAnsi="Arial" w:cs="Arial"/>
                  <w:color w:val="000000"/>
                  <w:sz w:val="16"/>
                  <w:szCs w:val="16"/>
                </w:rPr>
                <w:t>4-1</w:t>
              </w:r>
            </w:ins>
            <w:ins w:id="704" w:author="Bowler, Neill" w:date="2023-01-20T10:55:00Z">
              <w:r w:rsidR="00B2708C">
                <w:rPr>
                  <w:rFonts w:ascii="Arial" w:eastAsia="Arial" w:hAnsi="Arial" w:cs="Arial"/>
                  <w:color w:val="000000"/>
                  <w:sz w:val="16"/>
                  <w:szCs w:val="16"/>
                </w:rPr>
                <w:t>8</w:t>
              </w:r>
            </w:ins>
          </w:p>
        </w:tc>
        <w:tc>
          <w:tcPr>
            <w:tcW w:w="2085" w:type="dxa"/>
            <w:shd w:val="clear" w:color="auto" w:fill="E0E0E0"/>
            <w:tcMar>
              <w:top w:w="0" w:type="dxa"/>
              <w:left w:w="108" w:type="dxa"/>
              <w:bottom w:w="0" w:type="dxa"/>
              <w:right w:w="108" w:type="dxa"/>
            </w:tcMar>
            <w:tcPrChange w:id="705" w:author="Bowler, Neill" w:date="2023-01-20T11:46:00Z">
              <w:tcPr>
                <w:tcW w:w="2085" w:type="dxa"/>
                <w:shd w:val="clear" w:color="auto" w:fill="F3F3F3"/>
                <w:tcMar>
                  <w:top w:w="0" w:type="dxa"/>
                  <w:left w:w="108" w:type="dxa"/>
                  <w:bottom w:w="0" w:type="dxa"/>
                  <w:right w:w="108" w:type="dxa"/>
                </w:tcMar>
              </w:tcPr>
            </w:tcPrChange>
          </w:tcPr>
          <w:p w14:paraId="403FA471" w14:textId="42B0CE62" w:rsidR="00DF5799" w:rsidRPr="0001716B" w:rsidRDefault="00DF5799" w:rsidP="00DF5799">
            <w:pPr>
              <w:pStyle w:val="Standard"/>
              <w:snapToGrid w:val="0"/>
              <w:rPr>
                <w:ins w:id="706" w:author="Bowler, Neill" w:date="2023-01-20T10:41:00Z"/>
                <w:rFonts w:ascii="Arial" w:hAnsi="Arial" w:cs="Arial"/>
                <w:b/>
                <w:bCs/>
                <w:color w:val="000000"/>
                <w:sz w:val="16"/>
                <w:szCs w:val="16"/>
              </w:rPr>
            </w:pPr>
            <w:ins w:id="707" w:author="Bowler, Neill" w:date="2023-01-20T10:42:00Z">
              <w:r w:rsidRPr="0001716B">
                <w:rPr>
                  <w:rFonts w:ascii="Arial" w:hAnsi="Arial" w:cs="Arial"/>
                  <w:b/>
                  <w:bCs/>
                  <w:color w:val="000000"/>
                  <w:sz w:val="16"/>
                  <w:szCs w:val="16"/>
                  <w:rPrChange w:id="708" w:author="Bowler, Neill" w:date="2023-01-20T10:43:00Z">
                    <w:rPr>
                      <w:rFonts w:asciiTheme="minorHAnsi" w:hAnsi="Arial" w:cs="Lohit Devanagari"/>
                      <w:b/>
                      <w:bCs/>
                      <w:color w:val="000000"/>
                      <w:sz w:val="14"/>
                      <w:szCs w:val="14"/>
                    </w:rPr>
                  </w:rPrChange>
                </w:rPr>
                <w:t>Mountain</w:t>
              </w:r>
              <w:r w:rsidRPr="0001716B">
                <w:rPr>
                  <w:rFonts w:ascii="Arial" w:eastAsia="Arial" w:hAnsi="Arial" w:cs="Arial"/>
                  <w:b/>
                  <w:bCs/>
                  <w:color w:val="000000"/>
                  <w:sz w:val="16"/>
                  <w:szCs w:val="16"/>
                  <w:rPrChange w:id="709"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710" w:author="Bowler, Neill" w:date="2023-01-20T10:43:00Z">
                    <w:rPr>
                      <w:rFonts w:asciiTheme="minorHAnsi" w:hAnsi="Arial" w:cs="Lohit Devanagari"/>
                      <w:b/>
                      <w:bCs/>
                      <w:color w:val="000000"/>
                      <w:sz w:val="14"/>
                      <w:szCs w:val="14"/>
                    </w:rPr>
                  </w:rPrChange>
                </w:rPr>
                <w:t>data</w:t>
              </w:r>
              <w:r w:rsidRPr="0001716B">
                <w:rPr>
                  <w:rFonts w:ascii="Arial" w:eastAsia="Arial" w:hAnsi="Arial" w:cs="Arial"/>
                  <w:b/>
                  <w:bCs/>
                  <w:color w:val="000000"/>
                  <w:sz w:val="16"/>
                  <w:szCs w:val="16"/>
                  <w:rPrChange w:id="711"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712" w:author="Bowler, Neill" w:date="2023-01-20T10:43:00Z">
                    <w:rPr>
                      <w:rFonts w:asciiTheme="minorHAnsi" w:hAnsi="Arial" w:cs="Lohit Devanagari"/>
                      <w:b/>
                      <w:bCs/>
                      <w:color w:val="000000"/>
                      <w:sz w:val="14"/>
                      <w:szCs w:val="14"/>
                    </w:rPr>
                  </w:rPrChange>
                </w:rPr>
                <w:t>introducer</w:t>
              </w:r>
            </w:ins>
          </w:p>
        </w:tc>
        <w:tc>
          <w:tcPr>
            <w:tcW w:w="1013" w:type="dxa"/>
            <w:shd w:val="clear" w:color="auto" w:fill="E0E0E0"/>
            <w:tcMar>
              <w:top w:w="0" w:type="dxa"/>
              <w:left w:w="108" w:type="dxa"/>
              <w:bottom w:w="0" w:type="dxa"/>
              <w:right w:w="108" w:type="dxa"/>
            </w:tcMar>
            <w:tcPrChange w:id="713" w:author="Bowler, Neill" w:date="2023-01-20T11:46:00Z">
              <w:tcPr>
                <w:tcW w:w="1013" w:type="dxa"/>
                <w:shd w:val="clear" w:color="auto" w:fill="F3F3F3"/>
                <w:tcMar>
                  <w:top w:w="0" w:type="dxa"/>
                  <w:left w:w="108" w:type="dxa"/>
                  <w:bottom w:w="0" w:type="dxa"/>
                  <w:right w:w="108" w:type="dxa"/>
                </w:tcMar>
              </w:tcPr>
            </w:tcPrChange>
          </w:tcPr>
          <w:p w14:paraId="64945DDD" w14:textId="13EA5F4B" w:rsidR="00DF5799" w:rsidRPr="0001716B" w:rsidRDefault="00DF5799" w:rsidP="00DF5799">
            <w:pPr>
              <w:pStyle w:val="Standard"/>
              <w:snapToGrid w:val="0"/>
              <w:jc w:val="center"/>
              <w:rPr>
                <w:ins w:id="714" w:author="Bowler, Neill" w:date="2023-01-20T10:41:00Z"/>
                <w:rFonts w:ascii="Arial" w:hAnsi="Arial" w:cs="Arial"/>
                <w:b/>
                <w:bCs/>
                <w:color w:val="000000"/>
                <w:sz w:val="16"/>
                <w:szCs w:val="16"/>
              </w:rPr>
            </w:pPr>
            <w:ins w:id="715" w:author="Bowler, Neill" w:date="2023-01-20T10:42:00Z">
              <w:r w:rsidRPr="0001716B">
                <w:rPr>
                  <w:rFonts w:ascii="Arial" w:hAnsi="Arial" w:cs="Arial"/>
                  <w:b/>
                  <w:bCs/>
                  <w:color w:val="000000"/>
                  <w:sz w:val="16"/>
                  <w:szCs w:val="16"/>
                  <w:rPrChange w:id="716" w:author="Bowler, Neill" w:date="2023-01-20T10:43:00Z">
                    <w:rPr>
                      <w:rFonts w:asciiTheme="minorHAnsi" w:hAnsi="Arial" w:cs="Lohit Devanagari"/>
                      <w:b/>
                      <w:bCs/>
                      <w:color w:val="000000"/>
                      <w:sz w:val="14"/>
                      <w:szCs w:val="14"/>
                    </w:rPr>
                  </w:rPrChange>
                </w:rPr>
                <w:t>New</w:t>
              </w:r>
            </w:ins>
          </w:p>
        </w:tc>
        <w:tc>
          <w:tcPr>
            <w:tcW w:w="845" w:type="dxa"/>
            <w:shd w:val="clear" w:color="auto" w:fill="E0E0E0"/>
            <w:tcMar>
              <w:top w:w="0" w:type="dxa"/>
              <w:left w:w="108" w:type="dxa"/>
              <w:bottom w:w="0" w:type="dxa"/>
              <w:right w:w="108" w:type="dxa"/>
            </w:tcMar>
            <w:tcPrChange w:id="717" w:author="Bowler, Neill" w:date="2023-01-20T11:46:00Z">
              <w:tcPr>
                <w:tcW w:w="845" w:type="dxa"/>
                <w:shd w:val="clear" w:color="auto" w:fill="F3F3F3"/>
                <w:tcMar>
                  <w:top w:w="0" w:type="dxa"/>
                  <w:left w:w="108" w:type="dxa"/>
                  <w:bottom w:w="0" w:type="dxa"/>
                  <w:right w:w="108" w:type="dxa"/>
                </w:tcMar>
              </w:tcPr>
            </w:tcPrChange>
          </w:tcPr>
          <w:p w14:paraId="2AE1C6D2" w14:textId="215683FC" w:rsidR="00DF5799" w:rsidRPr="0001716B" w:rsidRDefault="00DF5799" w:rsidP="00DF5799">
            <w:pPr>
              <w:pStyle w:val="Standard"/>
              <w:snapToGrid w:val="0"/>
              <w:jc w:val="right"/>
              <w:rPr>
                <w:ins w:id="718" w:author="Bowler, Neill" w:date="2023-01-20T10:41:00Z"/>
                <w:rFonts w:ascii="Arial" w:hAnsi="Arial" w:cs="Arial"/>
                <w:color w:val="000000"/>
                <w:sz w:val="16"/>
                <w:szCs w:val="16"/>
              </w:rPr>
            </w:pPr>
            <w:ins w:id="719" w:author="Bowler, Neill" w:date="2023-01-20T10:42:00Z">
              <w:r w:rsidRPr="0001716B">
                <w:rPr>
                  <w:rFonts w:ascii="Arial" w:hAnsi="Arial" w:cs="Arial"/>
                  <w:color w:val="000000" w:themeColor="text1"/>
                  <w:sz w:val="16"/>
                  <w:szCs w:val="16"/>
                  <w:rPrChange w:id="720" w:author="Bowler, Neill" w:date="2023-01-20T10:43:00Z">
                    <w:rPr>
                      <w:rFonts w:asciiTheme="minorHAnsi" w:hAnsi="Arial" w:cs="Lohit Devanagari"/>
                      <w:color w:val="000000" w:themeColor="text1"/>
                      <w:sz w:val="14"/>
                      <w:szCs w:val="14"/>
                    </w:rPr>
                  </w:rPrChange>
                </w:rPr>
                <w:t> </w:t>
              </w:r>
            </w:ins>
          </w:p>
        </w:tc>
        <w:tc>
          <w:tcPr>
            <w:tcW w:w="1265" w:type="dxa"/>
            <w:shd w:val="clear" w:color="auto" w:fill="E0E0E0"/>
            <w:tcMar>
              <w:top w:w="0" w:type="dxa"/>
              <w:left w:w="108" w:type="dxa"/>
              <w:bottom w:w="0" w:type="dxa"/>
              <w:right w:w="108" w:type="dxa"/>
            </w:tcMar>
            <w:tcPrChange w:id="721" w:author="Bowler, Neill" w:date="2023-01-20T11:46:00Z">
              <w:tcPr>
                <w:tcW w:w="1265" w:type="dxa"/>
                <w:shd w:val="clear" w:color="auto" w:fill="F3F3F3"/>
                <w:tcMar>
                  <w:top w:w="0" w:type="dxa"/>
                  <w:left w:w="108" w:type="dxa"/>
                  <w:bottom w:w="0" w:type="dxa"/>
                  <w:right w:w="108" w:type="dxa"/>
                </w:tcMar>
              </w:tcPr>
            </w:tcPrChange>
          </w:tcPr>
          <w:p w14:paraId="32953078" w14:textId="0F1215D2" w:rsidR="00DF5799" w:rsidRPr="0001716B" w:rsidRDefault="00DF5799" w:rsidP="00DF5799">
            <w:pPr>
              <w:pStyle w:val="Standard"/>
              <w:snapToGrid w:val="0"/>
              <w:jc w:val="right"/>
              <w:rPr>
                <w:ins w:id="722" w:author="Bowler, Neill" w:date="2023-01-20T10:41:00Z"/>
                <w:rFonts w:ascii="Arial" w:hAnsi="Arial" w:cs="Arial"/>
                <w:color w:val="000000"/>
                <w:sz w:val="16"/>
                <w:szCs w:val="16"/>
              </w:rPr>
            </w:pPr>
            <w:ins w:id="723" w:author="Bowler, Neill" w:date="2023-01-20T10:42:00Z">
              <w:r w:rsidRPr="0001716B">
                <w:rPr>
                  <w:rFonts w:ascii="Arial" w:hAnsi="Arial" w:cs="Arial"/>
                  <w:color w:val="000000" w:themeColor="text1"/>
                  <w:sz w:val="16"/>
                  <w:szCs w:val="16"/>
                  <w:rPrChange w:id="724" w:author="Bowler, Neill" w:date="2023-01-20T10:43:00Z">
                    <w:rPr>
                      <w:rFonts w:asciiTheme="minorHAnsi" w:hAnsi="Arial" w:cs="Lohit Devanagari"/>
                      <w:color w:val="000000" w:themeColor="text1"/>
                      <w:sz w:val="14"/>
                      <w:szCs w:val="14"/>
                    </w:rPr>
                  </w:rPrChange>
                </w:rPr>
                <w:t> </w:t>
              </w:r>
            </w:ins>
          </w:p>
        </w:tc>
        <w:tc>
          <w:tcPr>
            <w:tcW w:w="887" w:type="dxa"/>
            <w:shd w:val="clear" w:color="auto" w:fill="E0E0E0"/>
            <w:tcMar>
              <w:top w:w="0" w:type="dxa"/>
              <w:left w:w="108" w:type="dxa"/>
              <w:bottom w:w="0" w:type="dxa"/>
              <w:right w:w="108" w:type="dxa"/>
            </w:tcMar>
            <w:tcPrChange w:id="725" w:author="Bowler, Neill" w:date="2023-01-20T11:46:00Z">
              <w:tcPr>
                <w:tcW w:w="887" w:type="dxa"/>
                <w:shd w:val="clear" w:color="auto" w:fill="F3F3F3"/>
                <w:tcMar>
                  <w:top w:w="0" w:type="dxa"/>
                  <w:left w:w="108" w:type="dxa"/>
                  <w:bottom w:w="0" w:type="dxa"/>
                  <w:right w:w="108" w:type="dxa"/>
                </w:tcMar>
              </w:tcPr>
            </w:tcPrChange>
          </w:tcPr>
          <w:p w14:paraId="20713EB1" w14:textId="43DBC067" w:rsidR="00DF5799" w:rsidRPr="0001716B" w:rsidRDefault="00DF5799" w:rsidP="00DF5799">
            <w:pPr>
              <w:pStyle w:val="Standard"/>
              <w:tabs>
                <w:tab w:val="right" w:pos="-37"/>
                <w:tab w:val="right" w:pos="493"/>
              </w:tabs>
              <w:snapToGrid w:val="0"/>
              <w:ind w:left="-37"/>
              <w:jc w:val="right"/>
              <w:rPr>
                <w:ins w:id="726" w:author="Bowler, Neill" w:date="2023-01-20T10:41:00Z"/>
                <w:rFonts w:ascii="Arial" w:hAnsi="Arial" w:cs="Arial"/>
                <w:color w:val="000000"/>
                <w:sz w:val="16"/>
                <w:szCs w:val="16"/>
              </w:rPr>
            </w:pPr>
            <w:ins w:id="727" w:author="Bowler, Neill" w:date="2023-01-20T10:42:00Z">
              <w:r w:rsidRPr="0001716B">
                <w:rPr>
                  <w:rFonts w:ascii="Arial" w:hAnsi="Arial" w:cs="Arial"/>
                  <w:color w:val="000000" w:themeColor="text1"/>
                  <w:sz w:val="16"/>
                  <w:szCs w:val="16"/>
                  <w:rPrChange w:id="728" w:author="Bowler, Neill" w:date="2023-01-20T10:43:00Z">
                    <w:rPr>
                      <w:rFonts w:asciiTheme="minorHAnsi" w:hAnsi="Arial" w:cs="Lohit Devanagari"/>
                      <w:color w:val="000000" w:themeColor="text1"/>
                      <w:sz w:val="14"/>
                      <w:szCs w:val="14"/>
                    </w:rPr>
                  </w:rPrChange>
                </w:rPr>
                <w:t> </w:t>
              </w:r>
            </w:ins>
          </w:p>
        </w:tc>
        <w:tc>
          <w:tcPr>
            <w:tcW w:w="1063" w:type="dxa"/>
            <w:shd w:val="clear" w:color="auto" w:fill="E0E0E0"/>
            <w:tcMar>
              <w:top w:w="0" w:type="dxa"/>
              <w:left w:w="108" w:type="dxa"/>
              <w:bottom w:w="0" w:type="dxa"/>
              <w:right w:w="108" w:type="dxa"/>
            </w:tcMar>
            <w:tcPrChange w:id="729" w:author="Bowler, Neill" w:date="2023-01-20T11:46:00Z">
              <w:tcPr>
                <w:tcW w:w="1063" w:type="dxa"/>
                <w:shd w:val="clear" w:color="auto" w:fill="F3F3F3"/>
                <w:tcMar>
                  <w:top w:w="0" w:type="dxa"/>
                  <w:left w:w="108" w:type="dxa"/>
                  <w:bottom w:w="0" w:type="dxa"/>
                  <w:right w:w="108" w:type="dxa"/>
                </w:tcMar>
              </w:tcPr>
            </w:tcPrChange>
          </w:tcPr>
          <w:p w14:paraId="337ED0A3" w14:textId="60710236" w:rsidR="00DF5799" w:rsidRPr="0001716B" w:rsidRDefault="00DF5799" w:rsidP="00DF5799">
            <w:pPr>
              <w:pStyle w:val="Standard"/>
              <w:snapToGrid w:val="0"/>
              <w:rPr>
                <w:ins w:id="730" w:author="Bowler, Neill" w:date="2023-01-20T10:41:00Z"/>
                <w:rFonts w:ascii="Arial" w:hAnsi="Arial" w:cs="Arial"/>
                <w:color w:val="000000"/>
                <w:sz w:val="16"/>
                <w:szCs w:val="16"/>
              </w:rPr>
            </w:pPr>
            <w:ins w:id="731" w:author="Bowler, Neill" w:date="2023-01-20T10:42:00Z">
              <w:r w:rsidRPr="0001716B">
                <w:rPr>
                  <w:rFonts w:ascii="Arial" w:hAnsi="Arial" w:cs="Arial"/>
                  <w:color w:val="000000" w:themeColor="text1"/>
                  <w:sz w:val="16"/>
                  <w:szCs w:val="16"/>
                  <w:rPrChange w:id="732" w:author="Bowler, Neill" w:date="2023-01-20T10:43:00Z">
                    <w:rPr>
                      <w:rFonts w:asciiTheme="minorHAnsi" w:hAnsi="Arial" w:cs="Lohit Devanagari"/>
                      <w:color w:val="000000" w:themeColor="text1"/>
                      <w:sz w:val="14"/>
                      <w:szCs w:val="14"/>
                    </w:rPr>
                  </w:rPrChange>
                </w:rPr>
                <w:t> </w:t>
              </w:r>
            </w:ins>
          </w:p>
        </w:tc>
        <w:tc>
          <w:tcPr>
            <w:tcW w:w="2481" w:type="dxa"/>
            <w:shd w:val="clear" w:color="auto" w:fill="E0E0E0"/>
            <w:tcMar>
              <w:top w:w="0" w:type="dxa"/>
              <w:left w:w="108" w:type="dxa"/>
              <w:bottom w:w="0" w:type="dxa"/>
              <w:right w:w="108" w:type="dxa"/>
            </w:tcMar>
            <w:tcPrChange w:id="733" w:author="Bowler, Neill" w:date="2023-01-20T11:46:00Z">
              <w:tcPr>
                <w:tcW w:w="2481" w:type="dxa"/>
                <w:shd w:val="clear" w:color="auto" w:fill="F3F3F3"/>
                <w:tcMar>
                  <w:top w:w="0" w:type="dxa"/>
                  <w:left w:w="108" w:type="dxa"/>
                  <w:bottom w:w="0" w:type="dxa"/>
                  <w:right w:w="108" w:type="dxa"/>
                </w:tcMar>
              </w:tcPr>
            </w:tcPrChange>
          </w:tcPr>
          <w:p w14:paraId="2316C9DE" w14:textId="6A6EC6CE" w:rsidR="00DF5799" w:rsidRPr="0001716B" w:rsidRDefault="00DF5799" w:rsidP="00DF5799">
            <w:pPr>
              <w:pStyle w:val="Standard"/>
              <w:snapToGrid w:val="0"/>
              <w:rPr>
                <w:ins w:id="734" w:author="Bowler, Neill" w:date="2023-01-20T10:41:00Z"/>
                <w:rFonts w:ascii="Arial" w:hAnsi="Arial" w:cs="Arial"/>
                <w:color w:val="000000"/>
                <w:sz w:val="16"/>
                <w:szCs w:val="16"/>
              </w:rPr>
            </w:pPr>
            <w:ins w:id="735" w:author="Bowler, Neill" w:date="2023-01-20T10:42:00Z">
              <w:r w:rsidRPr="0001716B">
                <w:rPr>
                  <w:rFonts w:ascii="Arial" w:hAnsi="Arial" w:cs="Arial"/>
                  <w:color w:val="000000" w:themeColor="text1"/>
                  <w:sz w:val="16"/>
                  <w:szCs w:val="16"/>
                  <w:rPrChange w:id="736" w:author="Bowler, Neill" w:date="2023-01-20T10:43:00Z">
                    <w:rPr>
                      <w:rFonts w:asciiTheme="minorHAnsi" w:hAnsi="Arial" w:cs="Lohit Devanagari"/>
                      <w:color w:val="000000" w:themeColor="text1"/>
                      <w:sz w:val="14"/>
                      <w:szCs w:val="14"/>
                    </w:rPr>
                  </w:rPrChange>
                </w:rPr>
                <w:t> </w:t>
              </w:r>
            </w:ins>
          </w:p>
        </w:tc>
      </w:tr>
      <w:tr w:rsidR="00DF5799" w14:paraId="0F52288B" w14:textId="77777777" w:rsidTr="003D0846">
        <w:tblPrEx>
          <w:tblW w:w="10348" w:type="dxa"/>
          <w:jc w:val="center"/>
          <w:tblLayout w:type="fixed"/>
          <w:tblCellMar>
            <w:left w:w="10" w:type="dxa"/>
            <w:right w:w="10" w:type="dxa"/>
          </w:tblCellMar>
          <w:tblLook w:val="0000" w:firstRow="0" w:lastRow="0" w:firstColumn="0" w:lastColumn="0" w:noHBand="0" w:noVBand="0"/>
          <w:tblPrExChange w:id="737"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738" w:author="Bowler, Neill" w:date="2023-01-20T10:41:00Z"/>
          <w:trPrChange w:id="739"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740" w:author="Bowler, Neill" w:date="2023-01-20T11:47:00Z">
              <w:tcPr>
                <w:tcW w:w="709" w:type="dxa"/>
                <w:shd w:val="clear" w:color="auto" w:fill="F3F3F3"/>
                <w:tcMar>
                  <w:top w:w="0" w:type="dxa"/>
                  <w:left w:w="108" w:type="dxa"/>
                  <w:bottom w:w="0" w:type="dxa"/>
                  <w:right w:w="108" w:type="dxa"/>
                </w:tcMar>
              </w:tcPr>
            </w:tcPrChange>
          </w:tcPr>
          <w:p w14:paraId="2891F01C" w14:textId="16356884" w:rsidR="00DF5799" w:rsidRPr="0001716B" w:rsidRDefault="004225C0" w:rsidP="00DF5799">
            <w:pPr>
              <w:pStyle w:val="Standard"/>
              <w:snapToGrid w:val="0"/>
              <w:jc w:val="right"/>
              <w:rPr>
                <w:ins w:id="741" w:author="Bowler, Neill" w:date="2023-01-20T10:41:00Z"/>
                <w:rFonts w:ascii="Arial" w:hAnsi="Arial" w:cs="Arial"/>
                <w:color w:val="000000"/>
                <w:sz w:val="16"/>
                <w:szCs w:val="16"/>
              </w:rPr>
            </w:pPr>
            <w:ins w:id="742" w:author="Bowler, Neill" w:date="2023-01-20T10:46:00Z">
              <w:r>
                <w:rPr>
                  <w:rFonts w:ascii="Arial" w:hAnsi="Arial" w:cs="Arial"/>
                  <w:i/>
                  <w:iCs/>
                  <w:color w:val="000000"/>
                  <w:sz w:val="16"/>
                  <w:szCs w:val="16"/>
                </w:rPr>
                <w:t>14</w:t>
              </w:r>
            </w:ins>
            <w:ins w:id="743" w:author="Bowler, Neill" w:date="2023-01-20T10:55:00Z">
              <w:r w:rsidR="00B2708C">
                <w:rPr>
                  <w:rFonts w:ascii="Arial" w:hAnsi="Arial" w:cs="Arial"/>
                  <w:i/>
                  <w:iCs/>
                  <w:color w:val="000000"/>
                  <w:sz w:val="16"/>
                  <w:szCs w:val="16"/>
                </w:rPr>
                <w:t>-17</w:t>
              </w:r>
            </w:ins>
          </w:p>
        </w:tc>
        <w:tc>
          <w:tcPr>
            <w:tcW w:w="2085" w:type="dxa"/>
            <w:shd w:val="clear" w:color="auto" w:fill="F3F3F3"/>
            <w:tcMar>
              <w:top w:w="0" w:type="dxa"/>
              <w:left w:w="108" w:type="dxa"/>
              <w:bottom w:w="0" w:type="dxa"/>
              <w:right w:w="108" w:type="dxa"/>
            </w:tcMar>
            <w:tcPrChange w:id="744" w:author="Bowler, Neill" w:date="2023-01-20T11:47:00Z">
              <w:tcPr>
                <w:tcW w:w="2085" w:type="dxa"/>
                <w:shd w:val="clear" w:color="auto" w:fill="F3F3F3"/>
                <w:tcMar>
                  <w:top w:w="0" w:type="dxa"/>
                  <w:left w:w="108" w:type="dxa"/>
                  <w:bottom w:w="0" w:type="dxa"/>
                  <w:right w:w="108" w:type="dxa"/>
                </w:tcMar>
              </w:tcPr>
            </w:tcPrChange>
          </w:tcPr>
          <w:p w14:paraId="01B53B31" w14:textId="0AFE86D5" w:rsidR="00DF5799" w:rsidRPr="003311F2" w:rsidRDefault="00DF5799" w:rsidP="0001716B">
            <w:pPr>
              <w:pStyle w:val="Standard"/>
              <w:snapToGrid w:val="0"/>
              <w:ind w:left="177"/>
              <w:rPr>
                <w:ins w:id="745" w:author="Bowler, Neill" w:date="2023-01-20T10:41:00Z"/>
                <w:rFonts w:ascii="Arial" w:hAnsi="Arial" w:cs="Arial"/>
                <w:b/>
                <w:bCs/>
                <w:color w:val="000000"/>
                <w:sz w:val="16"/>
                <w:szCs w:val="16"/>
              </w:rPr>
              <w:pPrChange w:id="746" w:author="Bowler, Neill" w:date="2023-01-20T10:43:00Z">
                <w:pPr>
                  <w:pStyle w:val="Standard"/>
                  <w:snapToGrid w:val="0"/>
                </w:pPr>
              </w:pPrChange>
            </w:pPr>
            <w:ins w:id="747" w:author="Bowler, Neill" w:date="2023-01-20T10:42:00Z">
              <w:r w:rsidRPr="003311F2">
                <w:rPr>
                  <w:rFonts w:ascii="Arial" w:hAnsi="Arial" w:cs="Arial"/>
                  <w:b/>
                  <w:bCs/>
                  <w:i/>
                  <w:iCs/>
                  <w:color w:val="000000"/>
                  <w:sz w:val="16"/>
                  <w:szCs w:val="16"/>
                  <w:rPrChange w:id="748" w:author="Bowler, Neill" w:date="2023-01-20T10:55:00Z">
                    <w:rPr>
                      <w:rFonts w:asciiTheme="minorHAnsi" w:hAnsi="Arial" w:cs="Lohit Devanagari"/>
                      <w:i/>
                      <w:iCs/>
                      <w:color w:val="000000"/>
                      <w:sz w:val="14"/>
                      <w:szCs w:val="14"/>
                    </w:rPr>
                  </w:rPrChange>
                </w:rPr>
                <w:t>WIGOS station identifier</w:t>
              </w:r>
            </w:ins>
          </w:p>
        </w:tc>
        <w:tc>
          <w:tcPr>
            <w:tcW w:w="1013" w:type="dxa"/>
            <w:shd w:val="clear" w:color="auto" w:fill="F3F3F3"/>
            <w:tcMar>
              <w:top w:w="0" w:type="dxa"/>
              <w:left w:w="108" w:type="dxa"/>
              <w:bottom w:w="0" w:type="dxa"/>
              <w:right w:w="108" w:type="dxa"/>
            </w:tcMar>
            <w:tcPrChange w:id="749" w:author="Bowler, Neill" w:date="2023-01-20T11:47:00Z">
              <w:tcPr>
                <w:tcW w:w="1013" w:type="dxa"/>
                <w:shd w:val="clear" w:color="auto" w:fill="F3F3F3"/>
                <w:tcMar>
                  <w:top w:w="0" w:type="dxa"/>
                  <w:left w:w="108" w:type="dxa"/>
                  <w:bottom w:w="0" w:type="dxa"/>
                  <w:right w:w="108" w:type="dxa"/>
                </w:tcMar>
              </w:tcPr>
            </w:tcPrChange>
          </w:tcPr>
          <w:p w14:paraId="20AC7230" w14:textId="618756E5" w:rsidR="00DF5799" w:rsidRPr="0001716B" w:rsidRDefault="00DF5799" w:rsidP="00DF5799">
            <w:pPr>
              <w:pStyle w:val="Standard"/>
              <w:snapToGrid w:val="0"/>
              <w:jc w:val="center"/>
              <w:rPr>
                <w:ins w:id="750" w:author="Bowler, Neill" w:date="2023-01-20T10:41:00Z"/>
                <w:rFonts w:ascii="Arial" w:hAnsi="Arial" w:cs="Arial"/>
                <w:b/>
                <w:bCs/>
                <w:color w:val="000000"/>
                <w:sz w:val="16"/>
                <w:szCs w:val="16"/>
              </w:rPr>
            </w:pPr>
            <w:ins w:id="751" w:author="Bowler, Neill" w:date="2023-01-20T10:42:00Z">
              <w:r w:rsidRPr="0001716B">
                <w:rPr>
                  <w:rFonts w:ascii="Arial" w:hAnsi="Arial" w:cs="Arial"/>
                  <w:i/>
                  <w:iCs/>
                  <w:color w:val="000000" w:themeColor="text1"/>
                  <w:sz w:val="16"/>
                  <w:szCs w:val="16"/>
                  <w:rPrChange w:id="752" w:author="Bowler, Neill" w:date="2023-01-20T10:43:00Z">
                    <w:rPr>
                      <w:rFonts w:asciiTheme="minorHAnsi" w:hAnsi="Arial" w:cs="Lohit Devanagari"/>
                      <w:i/>
                      <w:iCs/>
                      <w:color w:val="000000" w:themeColor="text1"/>
                      <w:sz w:val="14"/>
                      <w:szCs w:val="14"/>
                    </w:rPr>
                  </w:rPrChange>
                </w:rPr>
                <w:t>3 01 150</w:t>
              </w:r>
              <w:r w:rsidRPr="0001716B">
                <w:rPr>
                  <w:rFonts w:ascii="Arial" w:hAnsi="Arial" w:cs="Arial"/>
                  <w:i/>
                  <w:iCs/>
                  <w:color w:val="000000" w:themeColor="text1"/>
                  <w:sz w:val="16"/>
                  <w:szCs w:val="16"/>
                  <w:rPrChange w:id="753" w:author="Bowler, Neill" w:date="2023-01-20T10:43:00Z">
                    <w:rPr>
                      <w:rFonts w:asciiTheme="minorHAnsi" w:hAnsi="Arial" w:cs="Lohit Devanagari"/>
                      <w:i/>
                      <w:iCs/>
                      <w:color w:val="000000" w:themeColor="text1"/>
                      <w:sz w:val="14"/>
                      <w:szCs w:val="14"/>
                    </w:rPr>
                  </w:rPrChange>
                </w:rPr>
                <w:t> </w:t>
              </w:r>
            </w:ins>
          </w:p>
        </w:tc>
        <w:tc>
          <w:tcPr>
            <w:tcW w:w="845" w:type="dxa"/>
            <w:shd w:val="clear" w:color="auto" w:fill="F3F3F3"/>
            <w:tcMar>
              <w:top w:w="0" w:type="dxa"/>
              <w:left w:w="108" w:type="dxa"/>
              <w:bottom w:w="0" w:type="dxa"/>
              <w:right w:w="108" w:type="dxa"/>
            </w:tcMar>
            <w:tcPrChange w:id="754" w:author="Bowler, Neill" w:date="2023-01-20T11:47:00Z">
              <w:tcPr>
                <w:tcW w:w="845" w:type="dxa"/>
                <w:shd w:val="clear" w:color="auto" w:fill="F3F3F3"/>
                <w:tcMar>
                  <w:top w:w="0" w:type="dxa"/>
                  <w:left w:w="108" w:type="dxa"/>
                  <w:bottom w:w="0" w:type="dxa"/>
                  <w:right w:w="108" w:type="dxa"/>
                </w:tcMar>
              </w:tcPr>
            </w:tcPrChange>
          </w:tcPr>
          <w:p w14:paraId="12A55570" w14:textId="201D6DE7" w:rsidR="00DF5799" w:rsidRPr="0001716B" w:rsidRDefault="00DF5799" w:rsidP="00DF5799">
            <w:pPr>
              <w:pStyle w:val="Standard"/>
              <w:snapToGrid w:val="0"/>
              <w:jc w:val="right"/>
              <w:rPr>
                <w:ins w:id="755" w:author="Bowler, Neill" w:date="2023-01-20T10:41:00Z"/>
                <w:rFonts w:ascii="Arial" w:hAnsi="Arial" w:cs="Arial"/>
                <w:color w:val="000000"/>
                <w:sz w:val="16"/>
                <w:szCs w:val="16"/>
              </w:rPr>
            </w:pPr>
            <w:ins w:id="756" w:author="Bowler, Neill" w:date="2023-01-20T10:42:00Z">
              <w:r w:rsidRPr="0001716B">
                <w:rPr>
                  <w:rFonts w:ascii="Arial" w:hAnsi="Arial" w:cs="Arial"/>
                  <w:color w:val="000000" w:themeColor="text1"/>
                  <w:sz w:val="16"/>
                  <w:szCs w:val="16"/>
                  <w:rPrChange w:id="757" w:author="Bowler, Neill" w:date="2023-01-20T10:43:00Z">
                    <w:rPr>
                      <w:rFonts w:asciiTheme="minorHAnsi" w:hAnsi="Arial" w:cs="Lohit Devanagari"/>
                      <w:color w:val="000000" w:themeColor="text1"/>
                      <w:sz w:val="14"/>
                      <w:szCs w:val="14"/>
                    </w:rPr>
                  </w:rPrChange>
                </w:rPr>
                <w:t> </w:t>
              </w:r>
            </w:ins>
          </w:p>
        </w:tc>
        <w:tc>
          <w:tcPr>
            <w:tcW w:w="1265" w:type="dxa"/>
            <w:shd w:val="clear" w:color="auto" w:fill="F3F3F3"/>
            <w:tcMar>
              <w:top w:w="0" w:type="dxa"/>
              <w:left w:w="108" w:type="dxa"/>
              <w:bottom w:w="0" w:type="dxa"/>
              <w:right w:w="108" w:type="dxa"/>
            </w:tcMar>
            <w:tcPrChange w:id="758" w:author="Bowler, Neill" w:date="2023-01-20T11:47:00Z">
              <w:tcPr>
                <w:tcW w:w="1265" w:type="dxa"/>
                <w:shd w:val="clear" w:color="auto" w:fill="F3F3F3"/>
                <w:tcMar>
                  <w:top w:w="0" w:type="dxa"/>
                  <w:left w:w="108" w:type="dxa"/>
                  <w:bottom w:w="0" w:type="dxa"/>
                  <w:right w:w="108" w:type="dxa"/>
                </w:tcMar>
              </w:tcPr>
            </w:tcPrChange>
          </w:tcPr>
          <w:p w14:paraId="6BCB646E" w14:textId="240E012D" w:rsidR="00DF5799" w:rsidRPr="0001716B" w:rsidRDefault="00DF5799" w:rsidP="00DF5799">
            <w:pPr>
              <w:pStyle w:val="Standard"/>
              <w:snapToGrid w:val="0"/>
              <w:jc w:val="right"/>
              <w:rPr>
                <w:ins w:id="759" w:author="Bowler, Neill" w:date="2023-01-20T10:41:00Z"/>
                <w:rFonts w:ascii="Arial" w:hAnsi="Arial" w:cs="Arial"/>
                <w:color w:val="000000"/>
                <w:sz w:val="16"/>
                <w:szCs w:val="16"/>
              </w:rPr>
            </w:pPr>
            <w:ins w:id="760" w:author="Bowler, Neill" w:date="2023-01-20T10:42:00Z">
              <w:r w:rsidRPr="0001716B">
                <w:rPr>
                  <w:rFonts w:ascii="Arial" w:hAnsi="Arial" w:cs="Arial"/>
                  <w:color w:val="000000" w:themeColor="text1"/>
                  <w:sz w:val="16"/>
                  <w:szCs w:val="16"/>
                  <w:rPrChange w:id="761" w:author="Bowler, Neill" w:date="2023-01-20T10:43:00Z">
                    <w:rPr>
                      <w:rFonts w:asciiTheme="minorHAnsi" w:hAnsi="Arial" w:cs="Lohit Devanagari"/>
                      <w:color w:val="000000" w:themeColor="text1"/>
                      <w:sz w:val="14"/>
                      <w:szCs w:val="14"/>
                    </w:rPr>
                  </w:rPrChange>
                </w:rPr>
                <w:t> </w:t>
              </w:r>
            </w:ins>
          </w:p>
        </w:tc>
        <w:tc>
          <w:tcPr>
            <w:tcW w:w="887" w:type="dxa"/>
            <w:shd w:val="clear" w:color="auto" w:fill="F3F3F3"/>
            <w:tcMar>
              <w:top w:w="0" w:type="dxa"/>
              <w:left w:w="108" w:type="dxa"/>
              <w:bottom w:w="0" w:type="dxa"/>
              <w:right w:w="108" w:type="dxa"/>
            </w:tcMar>
            <w:tcPrChange w:id="762" w:author="Bowler, Neill" w:date="2023-01-20T11:47:00Z">
              <w:tcPr>
                <w:tcW w:w="887" w:type="dxa"/>
                <w:shd w:val="clear" w:color="auto" w:fill="F3F3F3"/>
                <w:tcMar>
                  <w:top w:w="0" w:type="dxa"/>
                  <w:left w:w="108" w:type="dxa"/>
                  <w:bottom w:w="0" w:type="dxa"/>
                  <w:right w:w="108" w:type="dxa"/>
                </w:tcMar>
              </w:tcPr>
            </w:tcPrChange>
          </w:tcPr>
          <w:p w14:paraId="74D8B962" w14:textId="77777777" w:rsidR="00DF5799" w:rsidRPr="0001716B" w:rsidRDefault="00DF5799" w:rsidP="00DF5799">
            <w:pPr>
              <w:pStyle w:val="Standard"/>
              <w:tabs>
                <w:tab w:val="right" w:pos="-37"/>
                <w:tab w:val="right" w:pos="493"/>
              </w:tabs>
              <w:snapToGrid w:val="0"/>
              <w:ind w:left="-37"/>
              <w:jc w:val="right"/>
              <w:rPr>
                <w:ins w:id="763" w:author="Bowler, Neill" w:date="2023-01-20T10:41:00Z"/>
                <w:rFonts w:ascii="Arial" w:hAnsi="Arial" w:cs="Arial"/>
                <w:color w:val="000000"/>
                <w:sz w:val="16"/>
                <w:szCs w:val="16"/>
              </w:rPr>
            </w:pPr>
          </w:p>
        </w:tc>
        <w:tc>
          <w:tcPr>
            <w:tcW w:w="1063" w:type="dxa"/>
            <w:shd w:val="clear" w:color="auto" w:fill="F3F3F3"/>
            <w:tcMar>
              <w:top w:w="0" w:type="dxa"/>
              <w:left w:w="108" w:type="dxa"/>
              <w:bottom w:w="0" w:type="dxa"/>
              <w:right w:w="108" w:type="dxa"/>
            </w:tcMar>
            <w:tcPrChange w:id="764" w:author="Bowler, Neill" w:date="2023-01-20T11:47:00Z">
              <w:tcPr>
                <w:tcW w:w="1063" w:type="dxa"/>
                <w:shd w:val="clear" w:color="auto" w:fill="F3F3F3"/>
                <w:tcMar>
                  <w:top w:w="0" w:type="dxa"/>
                  <w:left w:w="108" w:type="dxa"/>
                  <w:bottom w:w="0" w:type="dxa"/>
                  <w:right w:w="108" w:type="dxa"/>
                </w:tcMar>
              </w:tcPr>
            </w:tcPrChange>
          </w:tcPr>
          <w:p w14:paraId="394CD452" w14:textId="77777777" w:rsidR="00DF5799" w:rsidRPr="0001716B" w:rsidRDefault="00DF5799" w:rsidP="00DF5799">
            <w:pPr>
              <w:pStyle w:val="Standard"/>
              <w:snapToGrid w:val="0"/>
              <w:rPr>
                <w:ins w:id="765" w:author="Bowler, Neill" w:date="2023-01-20T10:41:00Z"/>
                <w:rFonts w:ascii="Arial" w:hAnsi="Arial" w:cs="Arial"/>
                <w:color w:val="000000"/>
                <w:sz w:val="16"/>
                <w:szCs w:val="16"/>
              </w:rPr>
            </w:pPr>
          </w:p>
        </w:tc>
        <w:tc>
          <w:tcPr>
            <w:tcW w:w="2481" w:type="dxa"/>
            <w:shd w:val="clear" w:color="auto" w:fill="F3F3F3"/>
            <w:tcMar>
              <w:top w:w="0" w:type="dxa"/>
              <w:left w:w="108" w:type="dxa"/>
              <w:bottom w:w="0" w:type="dxa"/>
              <w:right w:w="108" w:type="dxa"/>
            </w:tcMar>
            <w:tcPrChange w:id="766" w:author="Bowler, Neill" w:date="2023-01-20T11:47:00Z">
              <w:tcPr>
                <w:tcW w:w="2481" w:type="dxa"/>
                <w:shd w:val="clear" w:color="auto" w:fill="F3F3F3"/>
                <w:tcMar>
                  <w:top w:w="0" w:type="dxa"/>
                  <w:left w:w="108" w:type="dxa"/>
                  <w:bottom w:w="0" w:type="dxa"/>
                  <w:right w:w="108" w:type="dxa"/>
                </w:tcMar>
              </w:tcPr>
            </w:tcPrChange>
          </w:tcPr>
          <w:p w14:paraId="537A2109" w14:textId="77777777" w:rsidR="00DF5799" w:rsidRPr="0001716B" w:rsidRDefault="00DF5799" w:rsidP="00DF5799">
            <w:pPr>
              <w:pStyle w:val="Standard"/>
              <w:snapToGrid w:val="0"/>
              <w:rPr>
                <w:ins w:id="767" w:author="Bowler, Neill" w:date="2023-01-20T10:41:00Z"/>
                <w:rFonts w:ascii="Arial" w:hAnsi="Arial" w:cs="Arial"/>
                <w:color w:val="000000"/>
                <w:sz w:val="16"/>
                <w:szCs w:val="16"/>
              </w:rPr>
            </w:pPr>
          </w:p>
        </w:tc>
      </w:tr>
      <w:tr w:rsidR="00DF5799" w14:paraId="6F3737A2" w14:textId="77777777" w:rsidTr="003D0846">
        <w:tblPrEx>
          <w:tblW w:w="10348" w:type="dxa"/>
          <w:jc w:val="center"/>
          <w:tblLayout w:type="fixed"/>
          <w:tblCellMar>
            <w:left w:w="10" w:type="dxa"/>
            <w:right w:w="10" w:type="dxa"/>
          </w:tblCellMar>
          <w:tblLook w:val="0000" w:firstRow="0" w:lastRow="0" w:firstColumn="0" w:lastColumn="0" w:noHBand="0" w:noVBand="0"/>
          <w:tblPrExChange w:id="76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769" w:author="Bowler, Neill" w:date="2023-01-20T10:41:00Z"/>
          <w:trPrChange w:id="770"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771" w:author="Bowler, Neill" w:date="2023-01-20T11:46:00Z">
              <w:tcPr>
                <w:tcW w:w="709" w:type="dxa"/>
                <w:shd w:val="clear" w:color="auto" w:fill="F3F3F3"/>
                <w:tcMar>
                  <w:top w:w="0" w:type="dxa"/>
                  <w:left w:w="108" w:type="dxa"/>
                  <w:bottom w:w="0" w:type="dxa"/>
                  <w:right w:w="108" w:type="dxa"/>
                </w:tcMar>
              </w:tcPr>
            </w:tcPrChange>
          </w:tcPr>
          <w:p w14:paraId="5DEA20E7" w14:textId="4A07ED9F" w:rsidR="00DF5799" w:rsidRPr="0001716B" w:rsidRDefault="00DF5799" w:rsidP="00DF5799">
            <w:pPr>
              <w:pStyle w:val="Standard"/>
              <w:snapToGrid w:val="0"/>
              <w:jc w:val="right"/>
              <w:rPr>
                <w:ins w:id="772" w:author="Bowler, Neill" w:date="2023-01-20T10:41:00Z"/>
                <w:rFonts w:ascii="Arial" w:hAnsi="Arial" w:cs="Arial"/>
                <w:color w:val="000000"/>
                <w:sz w:val="16"/>
                <w:szCs w:val="16"/>
              </w:rPr>
            </w:pPr>
            <w:ins w:id="773" w:author="Bowler, Neill" w:date="2023-01-20T10:42:00Z">
              <w:r w:rsidRPr="0001716B">
                <w:rPr>
                  <w:rFonts w:ascii="Arial" w:hAnsi="Arial" w:cs="Arial"/>
                  <w:color w:val="000000" w:themeColor="text1"/>
                  <w:sz w:val="16"/>
                  <w:szCs w:val="16"/>
                  <w:rPrChange w:id="774" w:author="Bowler, Neill" w:date="2023-01-20T10:43:00Z">
                    <w:rPr>
                      <w:rFonts w:asciiTheme="minorHAnsi" w:hAnsi="Arial" w:cs="Lohit Devanagari"/>
                      <w:color w:val="000000" w:themeColor="text1"/>
                      <w:sz w:val="14"/>
                      <w:szCs w:val="14"/>
                    </w:rPr>
                  </w:rPrChange>
                </w:rPr>
                <w:t>1</w:t>
              </w:r>
            </w:ins>
            <w:ins w:id="775" w:author="Bowler, Neill" w:date="2023-01-20T10:55:00Z">
              <w:r w:rsidR="00B2708C">
                <w:rPr>
                  <w:rFonts w:ascii="Arial" w:hAnsi="Arial" w:cs="Arial"/>
                  <w:color w:val="000000" w:themeColor="text1"/>
                  <w:sz w:val="16"/>
                  <w:szCs w:val="16"/>
                </w:rPr>
                <w:t>4</w:t>
              </w:r>
            </w:ins>
          </w:p>
        </w:tc>
        <w:tc>
          <w:tcPr>
            <w:tcW w:w="2085" w:type="dxa"/>
            <w:shd w:val="clear" w:color="auto" w:fill="E0E0E0"/>
            <w:tcMar>
              <w:top w:w="0" w:type="dxa"/>
              <w:left w:w="108" w:type="dxa"/>
              <w:bottom w:w="0" w:type="dxa"/>
              <w:right w:w="108" w:type="dxa"/>
            </w:tcMar>
            <w:tcPrChange w:id="776" w:author="Bowler, Neill" w:date="2023-01-20T11:46:00Z">
              <w:tcPr>
                <w:tcW w:w="2085" w:type="dxa"/>
                <w:shd w:val="clear" w:color="auto" w:fill="F3F3F3"/>
                <w:tcMar>
                  <w:top w:w="0" w:type="dxa"/>
                  <w:left w:w="108" w:type="dxa"/>
                  <w:bottom w:w="0" w:type="dxa"/>
                  <w:right w:w="108" w:type="dxa"/>
                </w:tcMar>
              </w:tcPr>
            </w:tcPrChange>
          </w:tcPr>
          <w:p w14:paraId="79FD37E6" w14:textId="38C6E5F0" w:rsidR="00DF5799" w:rsidRPr="0001716B" w:rsidRDefault="00DF5799" w:rsidP="00CF407E">
            <w:pPr>
              <w:pStyle w:val="Standard"/>
              <w:snapToGrid w:val="0"/>
              <w:ind w:left="460"/>
              <w:rPr>
                <w:ins w:id="777" w:author="Bowler, Neill" w:date="2023-01-20T10:41:00Z"/>
                <w:rFonts w:ascii="Arial" w:hAnsi="Arial" w:cs="Arial"/>
                <w:b/>
                <w:bCs/>
                <w:color w:val="000000"/>
                <w:sz w:val="16"/>
                <w:szCs w:val="16"/>
              </w:rPr>
              <w:pPrChange w:id="778" w:author="Bowler, Neill" w:date="2023-01-20T10:54:00Z">
                <w:pPr>
                  <w:pStyle w:val="Standard"/>
                  <w:snapToGrid w:val="0"/>
                </w:pPr>
              </w:pPrChange>
            </w:pPr>
            <w:ins w:id="779" w:author="Bowler, Neill" w:date="2023-01-20T10:42:00Z">
              <w:r w:rsidRPr="0001716B">
                <w:rPr>
                  <w:rFonts w:ascii="Arial" w:hAnsi="Arial" w:cs="Arial"/>
                  <w:i/>
                  <w:iCs/>
                  <w:color w:val="000000"/>
                  <w:sz w:val="16"/>
                  <w:szCs w:val="16"/>
                  <w:rPrChange w:id="780" w:author="Bowler, Neill" w:date="2023-01-20T10:43:00Z">
                    <w:rPr>
                      <w:rFonts w:asciiTheme="minorHAnsi" w:hAnsi="Arial" w:cs="Lohit Devanagari"/>
                      <w:i/>
                      <w:iCs/>
                      <w:color w:val="000000"/>
                      <w:sz w:val="14"/>
                      <w:szCs w:val="14"/>
                    </w:rPr>
                  </w:rPrChange>
                </w:rPr>
                <w:t>WIGOS Identifier series</w:t>
              </w:r>
            </w:ins>
          </w:p>
        </w:tc>
        <w:tc>
          <w:tcPr>
            <w:tcW w:w="1013" w:type="dxa"/>
            <w:shd w:val="clear" w:color="auto" w:fill="E0E0E0"/>
            <w:tcMar>
              <w:top w:w="0" w:type="dxa"/>
              <w:left w:w="108" w:type="dxa"/>
              <w:bottom w:w="0" w:type="dxa"/>
              <w:right w:w="108" w:type="dxa"/>
            </w:tcMar>
            <w:tcPrChange w:id="781" w:author="Bowler, Neill" w:date="2023-01-20T11:46:00Z">
              <w:tcPr>
                <w:tcW w:w="1013" w:type="dxa"/>
                <w:shd w:val="clear" w:color="auto" w:fill="F3F3F3"/>
                <w:tcMar>
                  <w:top w:w="0" w:type="dxa"/>
                  <w:left w:w="108" w:type="dxa"/>
                  <w:bottom w:w="0" w:type="dxa"/>
                  <w:right w:w="108" w:type="dxa"/>
                </w:tcMar>
              </w:tcPr>
            </w:tcPrChange>
          </w:tcPr>
          <w:p w14:paraId="025667AC" w14:textId="416FF537" w:rsidR="00DF5799" w:rsidRPr="0001716B" w:rsidRDefault="00DF5799" w:rsidP="00DF5799">
            <w:pPr>
              <w:pStyle w:val="Standard"/>
              <w:snapToGrid w:val="0"/>
              <w:jc w:val="center"/>
              <w:rPr>
                <w:ins w:id="782" w:author="Bowler, Neill" w:date="2023-01-20T10:41:00Z"/>
                <w:rFonts w:ascii="Arial" w:hAnsi="Arial" w:cs="Arial"/>
                <w:b/>
                <w:bCs/>
                <w:color w:val="000000"/>
                <w:sz w:val="16"/>
                <w:szCs w:val="16"/>
              </w:rPr>
            </w:pPr>
            <w:ins w:id="783" w:author="Bowler, Neill" w:date="2023-01-20T10:42:00Z">
              <w:r w:rsidRPr="0001716B">
                <w:rPr>
                  <w:rFonts w:ascii="Arial" w:hAnsi="Arial" w:cs="Arial"/>
                  <w:color w:val="000000"/>
                  <w:sz w:val="16"/>
                  <w:szCs w:val="16"/>
                  <w:rPrChange w:id="784" w:author="Bowler, Neill" w:date="2023-01-20T10:43:00Z">
                    <w:rPr>
                      <w:rFonts w:asciiTheme="minorHAnsi" w:hAnsi="Arial" w:cs="Lohit Devanagari"/>
                      <w:color w:val="000000"/>
                      <w:sz w:val="14"/>
                      <w:szCs w:val="14"/>
                    </w:rPr>
                  </w:rPrChange>
                </w:rPr>
                <w:t>0 01 125</w:t>
              </w:r>
            </w:ins>
          </w:p>
        </w:tc>
        <w:tc>
          <w:tcPr>
            <w:tcW w:w="845" w:type="dxa"/>
            <w:shd w:val="clear" w:color="auto" w:fill="E0E0E0"/>
            <w:tcMar>
              <w:top w:w="0" w:type="dxa"/>
              <w:left w:w="108" w:type="dxa"/>
              <w:bottom w:w="0" w:type="dxa"/>
              <w:right w:w="108" w:type="dxa"/>
            </w:tcMar>
            <w:tcPrChange w:id="785" w:author="Bowler, Neill" w:date="2023-01-20T11:46:00Z">
              <w:tcPr>
                <w:tcW w:w="845" w:type="dxa"/>
                <w:shd w:val="clear" w:color="auto" w:fill="F3F3F3"/>
                <w:tcMar>
                  <w:top w:w="0" w:type="dxa"/>
                  <w:left w:w="108" w:type="dxa"/>
                  <w:bottom w:w="0" w:type="dxa"/>
                  <w:right w:w="108" w:type="dxa"/>
                </w:tcMar>
              </w:tcPr>
            </w:tcPrChange>
          </w:tcPr>
          <w:p w14:paraId="47D3E15D" w14:textId="7F1F0E53" w:rsidR="00DF5799" w:rsidRPr="0001716B" w:rsidRDefault="00DF5799" w:rsidP="00DF5799">
            <w:pPr>
              <w:pStyle w:val="Standard"/>
              <w:snapToGrid w:val="0"/>
              <w:jc w:val="right"/>
              <w:rPr>
                <w:ins w:id="786" w:author="Bowler, Neill" w:date="2023-01-20T10:41:00Z"/>
                <w:rFonts w:ascii="Arial" w:hAnsi="Arial" w:cs="Arial"/>
                <w:color w:val="000000"/>
                <w:sz w:val="16"/>
                <w:szCs w:val="16"/>
              </w:rPr>
            </w:pPr>
            <w:ins w:id="787" w:author="Bowler, Neill" w:date="2023-01-20T10:42:00Z">
              <w:r w:rsidRPr="0001716B">
                <w:rPr>
                  <w:rFonts w:ascii="Arial" w:hAnsi="Arial" w:cs="Arial"/>
                  <w:color w:val="000000"/>
                  <w:sz w:val="16"/>
                  <w:szCs w:val="16"/>
                  <w:rPrChange w:id="788" w:author="Bowler, Neill" w:date="2023-01-20T10:43: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789" w:author="Bowler, Neill" w:date="2023-01-20T11:46:00Z">
              <w:tcPr>
                <w:tcW w:w="1265" w:type="dxa"/>
                <w:shd w:val="clear" w:color="auto" w:fill="F3F3F3"/>
                <w:tcMar>
                  <w:top w:w="0" w:type="dxa"/>
                  <w:left w:w="108" w:type="dxa"/>
                  <w:bottom w:w="0" w:type="dxa"/>
                  <w:right w:w="108" w:type="dxa"/>
                </w:tcMar>
              </w:tcPr>
            </w:tcPrChange>
          </w:tcPr>
          <w:p w14:paraId="26798940" w14:textId="65759411" w:rsidR="00DF5799" w:rsidRPr="0001716B" w:rsidRDefault="00DF5799" w:rsidP="00DF5799">
            <w:pPr>
              <w:pStyle w:val="Standard"/>
              <w:snapToGrid w:val="0"/>
              <w:jc w:val="right"/>
              <w:rPr>
                <w:ins w:id="790" w:author="Bowler, Neill" w:date="2023-01-20T10:41:00Z"/>
                <w:rFonts w:ascii="Arial" w:hAnsi="Arial" w:cs="Arial"/>
                <w:color w:val="000000"/>
                <w:sz w:val="16"/>
                <w:szCs w:val="16"/>
              </w:rPr>
            </w:pPr>
            <w:ins w:id="791" w:author="Bowler, Neill" w:date="2023-01-20T10:42:00Z">
              <w:r w:rsidRPr="0001716B">
                <w:rPr>
                  <w:rFonts w:ascii="Arial" w:hAnsi="Arial" w:cs="Arial"/>
                  <w:color w:val="000000"/>
                  <w:sz w:val="16"/>
                  <w:szCs w:val="16"/>
                  <w:rPrChange w:id="792" w:author="Bowler, Neill" w:date="2023-01-20T10:43: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793" w:author="Bowler, Neill" w:date="2023-01-20T11:46:00Z">
              <w:tcPr>
                <w:tcW w:w="887" w:type="dxa"/>
                <w:shd w:val="clear" w:color="auto" w:fill="F3F3F3"/>
                <w:tcMar>
                  <w:top w:w="0" w:type="dxa"/>
                  <w:left w:w="108" w:type="dxa"/>
                  <w:bottom w:w="0" w:type="dxa"/>
                  <w:right w:w="108" w:type="dxa"/>
                </w:tcMar>
              </w:tcPr>
            </w:tcPrChange>
          </w:tcPr>
          <w:p w14:paraId="1F932C47" w14:textId="6ABE2B36" w:rsidR="00DF5799" w:rsidRPr="0001716B" w:rsidRDefault="00DF5799" w:rsidP="00DF5799">
            <w:pPr>
              <w:pStyle w:val="Standard"/>
              <w:tabs>
                <w:tab w:val="right" w:pos="-37"/>
                <w:tab w:val="right" w:pos="493"/>
              </w:tabs>
              <w:snapToGrid w:val="0"/>
              <w:ind w:left="-37"/>
              <w:jc w:val="right"/>
              <w:rPr>
                <w:ins w:id="794" w:author="Bowler, Neill" w:date="2023-01-20T10:41:00Z"/>
                <w:rFonts w:ascii="Arial" w:hAnsi="Arial" w:cs="Arial"/>
                <w:color w:val="000000"/>
                <w:sz w:val="16"/>
                <w:szCs w:val="16"/>
              </w:rPr>
            </w:pPr>
            <w:ins w:id="795" w:author="Bowler, Neill" w:date="2023-01-20T10:42:00Z">
              <w:r w:rsidRPr="0001716B">
                <w:rPr>
                  <w:rFonts w:ascii="Arial" w:hAnsi="Arial" w:cs="Arial"/>
                  <w:color w:val="000000" w:themeColor="text1"/>
                  <w:sz w:val="16"/>
                  <w:szCs w:val="16"/>
                  <w:rPrChange w:id="796" w:author="Bowler, Neill" w:date="2023-01-20T10:43:00Z">
                    <w:rPr>
                      <w:rFonts w:asciiTheme="minorHAnsi" w:hAnsi="Arial" w:cs="Lohit Devanagari"/>
                      <w:color w:val="000000" w:themeColor="text1"/>
                      <w:sz w:val="14"/>
                      <w:szCs w:val="14"/>
                    </w:rPr>
                  </w:rPrChange>
                </w:rPr>
                <w:t>4</w:t>
              </w:r>
            </w:ins>
          </w:p>
        </w:tc>
        <w:tc>
          <w:tcPr>
            <w:tcW w:w="1063" w:type="dxa"/>
            <w:shd w:val="clear" w:color="auto" w:fill="E0E0E0"/>
            <w:tcMar>
              <w:top w:w="0" w:type="dxa"/>
              <w:left w:w="108" w:type="dxa"/>
              <w:bottom w:w="0" w:type="dxa"/>
              <w:right w:w="108" w:type="dxa"/>
            </w:tcMar>
            <w:tcPrChange w:id="797" w:author="Bowler, Neill" w:date="2023-01-20T11:46:00Z">
              <w:tcPr>
                <w:tcW w:w="1063" w:type="dxa"/>
                <w:shd w:val="clear" w:color="auto" w:fill="F3F3F3"/>
                <w:tcMar>
                  <w:top w:w="0" w:type="dxa"/>
                  <w:left w:w="108" w:type="dxa"/>
                  <w:bottom w:w="0" w:type="dxa"/>
                  <w:right w:w="108" w:type="dxa"/>
                </w:tcMar>
              </w:tcPr>
            </w:tcPrChange>
          </w:tcPr>
          <w:p w14:paraId="6C1652F7" w14:textId="77777777" w:rsidR="00DF5799" w:rsidRPr="0001716B" w:rsidRDefault="00DF5799" w:rsidP="00DF5799">
            <w:pPr>
              <w:pStyle w:val="Standard"/>
              <w:snapToGrid w:val="0"/>
              <w:rPr>
                <w:ins w:id="798"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799" w:author="Bowler, Neill" w:date="2023-01-20T11:46:00Z">
              <w:tcPr>
                <w:tcW w:w="2481" w:type="dxa"/>
                <w:shd w:val="clear" w:color="auto" w:fill="F3F3F3"/>
                <w:tcMar>
                  <w:top w:w="0" w:type="dxa"/>
                  <w:left w:w="108" w:type="dxa"/>
                  <w:bottom w:w="0" w:type="dxa"/>
                  <w:right w:w="108" w:type="dxa"/>
                </w:tcMar>
              </w:tcPr>
            </w:tcPrChange>
          </w:tcPr>
          <w:p w14:paraId="2F79D042" w14:textId="77777777" w:rsidR="00DF5799" w:rsidRPr="0001716B" w:rsidRDefault="00DF5799" w:rsidP="00DF5799">
            <w:pPr>
              <w:pStyle w:val="Standard"/>
              <w:snapToGrid w:val="0"/>
              <w:rPr>
                <w:ins w:id="800" w:author="Bowler, Neill" w:date="2023-01-20T10:41:00Z"/>
                <w:rFonts w:ascii="Arial" w:hAnsi="Arial" w:cs="Arial"/>
                <w:color w:val="000000"/>
                <w:sz w:val="16"/>
                <w:szCs w:val="16"/>
              </w:rPr>
            </w:pPr>
          </w:p>
        </w:tc>
      </w:tr>
      <w:tr w:rsidR="00DF5799" w14:paraId="300958DA" w14:textId="77777777" w:rsidTr="003D0846">
        <w:tblPrEx>
          <w:tblW w:w="10348" w:type="dxa"/>
          <w:jc w:val="center"/>
          <w:tblLayout w:type="fixed"/>
          <w:tblCellMar>
            <w:left w:w="10" w:type="dxa"/>
            <w:right w:w="10" w:type="dxa"/>
          </w:tblCellMar>
          <w:tblLook w:val="0000" w:firstRow="0" w:lastRow="0" w:firstColumn="0" w:lastColumn="0" w:noHBand="0" w:noVBand="0"/>
          <w:tblPrExChange w:id="801"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02" w:author="Bowler, Neill" w:date="2023-01-20T10:41:00Z"/>
          <w:trPrChange w:id="803"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804" w:author="Bowler, Neill" w:date="2023-01-20T11:47:00Z">
              <w:tcPr>
                <w:tcW w:w="709" w:type="dxa"/>
                <w:shd w:val="clear" w:color="auto" w:fill="F3F3F3"/>
                <w:tcMar>
                  <w:top w:w="0" w:type="dxa"/>
                  <w:left w:w="108" w:type="dxa"/>
                  <w:bottom w:w="0" w:type="dxa"/>
                  <w:right w:w="108" w:type="dxa"/>
                </w:tcMar>
              </w:tcPr>
            </w:tcPrChange>
          </w:tcPr>
          <w:p w14:paraId="345E42E1" w14:textId="75C1040E" w:rsidR="00DF5799" w:rsidRPr="0001716B" w:rsidRDefault="004225C0" w:rsidP="00DF5799">
            <w:pPr>
              <w:pStyle w:val="Standard"/>
              <w:snapToGrid w:val="0"/>
              <w:jc w:val="right"/>
              <w:rPr>
                <w:ins w:id="805" w:author="Bowler, Neill" w:date="2023-01-20T10:41:00Z"/>
                <w:rFonts w:ascii="Arial" w:hAnsi="Arial" w:cs="Arial"/>
                <w:color w:val="000000"/>
                <w:sz w:val="16"/>
                <w:szCs w:val="16"/>
              </w:rPr>
            </w:pPr>
            <w:ins w:id="806" w:author="Bowler, Neill" w:date="2023-01-20T10:46:00Z">
              <w:r>
                <w:rPr>
                  <w:rFonts w:ascii="Arial" w:hAnsi="Arial" w:cs="Arial"/>
                  <w:color w:val="000000" w:themeColor="text1"/>
                  <w:sz w:val="16"/>
                  <w:szCs w:val="16"/>
                </w:rPr>
                <w:t>1</w:t>
              </w:r>
            </w:ins>
            <w:ins w:id="807" w:author="Bowler, Neill" w:date="2023-01-20T10:55:00Z">
              <w:r w:rsidR="00B2708C">
                <w:rPr>
                  <w:rFonts w:ascii="Arial" w:hAnsi="Arial" w:cs="Arial"/>
                  <w:color w:val="000000" w:themeColor="text1"/>
                  <w:sz w:val="16"/>
                  <w:szCs w:val="16"/>
                </w:rPr>
                <w:t>5</w:t>
              </w:r>
            </w:ins>
          </w:p>
        </w:tc>
        <w:tc>
          <w:tcPr>
            <w:tcW w:w="2085" w:type="dxa"/>
            <w:shd w:val="clear" w:color="auto" w:fill="F3F3F3"/>
            <w:tcMar>
              <w:top w:w="0" w:type="dxa"/>
              <w:left w:w="108" w:type="dxa"/>
              <w:bottom w:w="0" w:type="dxa"/>
              <w:right w:w="108" w:type="dxa"/>
            </w:tcMar>
            <w:tcPrChange w:id="808" w:author="Bowler, Neill" w:date="2023-01-20T11:47:00Z">
              <w:tcPr>
                <w:tcW w:w="2085" w:type="dxa"/>
                <w:shd w:val="clear" w:color="auto" w:fill="F3F3F3"/>
                <w:tcMar>
                  <w:top w:w="0" w:type="dxa"/>
                  <w:left w:w="108" w:type="dxa"/>
                  <w:bottom w:w="0" w:type="dxa"/>
                  <w:right w:w="108" w:type="dxa"/>
                </w:tcMar>
              </w:tcPr>
            </w:tcPrChange>
          </w:tcPr>
          <w:p w14:paraId="1F38837D" w14:textId="5B8B1C44" w:rsidR="00DF5799" w:rsidRPr="0001716B" w:rsidRDefault="00DF5799" w:rsidP="00CF407E">
            <w:pPr>
              <w:pStyle w:val="Standard"/>
              <w:snapToGrid w:val="0"/>
              <w:ind w:left="460"/>
              <w:rPr>
                <w:ins w:id="809" w:author="Bowler, Neill" w:date="2023-01-20T10:41:00Z"/>
                <w:rFonts w:ascii="Arial" w:hAnsi="Arial" w:cs="Arial"/>
                <w:b/>
                <w:bCs/>
                <w:color w:val="000000"/>
                <w:sz w:val="16"/>
                <w:szCs w:val="16"/>
              </w:rPr>
              <w:pPrChange w:id="810" w:author="Bowler, Neill" w:date="2023-01-20T10:54:00Z">
                <w:pPr>
                  <w:pStyle w:val="Standard"/>
                  <w:snapToGrid w:val="0"/>
                </w:pPr>
              </w:pPrChange>
            </w:pPr>
            <w:ins w:id="811" w:author="Bowler, Neill" w:date="2023-01-20T10:42:00Z">
              <w:r w:rsidRPr="0001716B">
                <w:rPr>
                  <w:rFonts w:ascii="Arial" w:hAnsi="Arial" w:cs="Arial"/>
                  <w:i/>
                  <w:iCs/>
                  <w:color w:val="000000"/>
                  <w:sz w:val="16"/>
                  <w:szCs w:val="16"/>
                  <w:rPrChange w:id="812" w:author="Bowler, Neill" w:date="2023-01-20T10:43:00Z">
                    <w:rPr>
                      <w:rFonts w:asciiTheme="minorHAnsi" w:hAnsi="Arial" w:cs="Lohit Devanagari"/>
                      <w:i/>
                      <w:iCs/>
                      <w:color w:val="000000"/>
                      <w:sz w:val="14"/>
                      <w:szCs w:val="14"/>
                    </w:rPr>
                  </w:rPrChange>
                </w:rPr>
                <w:t>WIGOS Issuer of identifier</w:t>
              </w:r>
            </w:ins>
          </w:p>
        </w:tc>
        <w:tc>
          <w:tcPr>
            <w:tcW w:w="1013" w:type="dxa"/>
            <w:shd w:val="clear" w:color="auto" w:fill="F3F3F3"/>
            <w:tcMar>
              <w:top w:w="0" w:type="dxa"/>
              <w:left w:w="108" w:type="dxa"/>
              <w:bottom w:w="0" w:type="dxa"/>
              <w:right w:w="108" w:type="dxa"/>
            </w:tcMar>
            <w:tcPrChange w:id="813" w:author="Bowler, Neill" w:date="2023-01-20T11:47:00Z">
              <w:tcPr>
                <w:tcW w:w="1013" w:type="dxa"/>
                <w:shd w:val="clear" w:color="auto" w:fill="F3F3F3"/>
                <w:tcMar>
                  <w:top w:w="0" w:type="dxa"/>
                  <w:left w:w="108" w:type="dxa"/>
                  <w:bottom w:w="0" w:type="dxa"/>
                  <w:right w:w="108" w:type="dxa"/>
                </w:tcMar>
              </w:tcPr>
            </w:tcPrChange>
          </w:tcPr>
          <w:p w14:paraId="56190C67" w14:textId="02C830ED" w:rsidR="00DF5799" w:rsidRPr="0001716B" w:rsidRDefault="00DF5799" w:rsidP="00DF5799">
            <w:pPr>
              <w:pStyle w:val="Standard"/>
              <w:snapToGrid w:val="0"/>
              <w:jc w:val="center"/>
              <w:rPr>
                <w:ins w:id="814" w:author="Bowler, Neill" w:date="2023-01-20T10:41:00Z"/>
                <w:rFonts w:ascii="Arial" w:hAnsi="Arial" w:cs="Arial"/>
                <w:b/>
                <w:bCs/>
                <w:color w:val="000000"/>
                <w:sz w:val="16"/>
                <w:szCs w:val="16"/>
              </w:rPr>
            </w:pPr>
            <w:ins w:id="815" w:author="Bowler, Neill" w:date="2023-01-20T10:42:00Z">
              <w:r w:rsidRPr="0001716B">
                <w:rPr>
                  <w:rFonts w:ascii="Arial" w:hAnsi="Arial" w:cs="Arial"/>
                  <w:color w:val="000000"/>
                  <w:sz w:val="16"/>
                  <w:szCs w:val="16"/>
                  <w:rPrChange w:id="816" w:author="Bowler, Neill" w:date="2023-01-20T10:43:00Z">
                    <w:rPr>
                      <w:rFonts w:asciiTheme="minorHAnsi" w:hAnsi="Arial" w:cs="Lohit Devanagari"/>
                      <w:color w:val="000000"/>
                      <w:sz w:val="14"/>
                      <w:szCs w:val="14"/>
                    </w:rPr>
                  </w:rPrChange>
                </w:rPr>
                <w:t>0 01 126</w:t>
              </w:r>
            </w:ins>
          </w:p>
        </w:tc>
        <w:tc>
          <w:tcPr>
            <w:tcW w:w="845" w:type="dxa"/>
            <w:shd w:val="clear" w:color="auto" w:fill="F3F3F3"/>
            <w:tcMar>
              <w:top w:w="0" w:type="dxa"/>
              <w:left w:w="108" w:type="dxa"/>
              <w:bottom w:w="0" w:type="dxa"/>
              <w:right w:w="108" w:type="dxa"/>
            </w:tcMar>
            <w:tcPrChange w:id="817" w:author="Bowler, Neill" w:date="2023-01-20T11:47:00Z">
              <w:tcPr>
                <w:tcW w:w="845" w:type="dxa"/>
                <w:shd w:val="clear" w:color="auto" w:fill="F3F3F3"/>
                <w:tcMar>
                  <w:top w:w="0" w:type="dxa"/>
                  <w:left w:w="108" w:type="dxa"/>
                  <w:bottom w:w="0" w:type="dxa"/>
                  <w:right w:w="108" w:type="dxa"/>
                </w:tcMar>
              </w:tcPr>
            </w:tcPrChange>
          </w:tcPr>
          <w:p w14:paraId="19FDBBE3" w14:textId="5509ADDE" w:rsidR="00DF5799" w:rsidRPr="0001716B" w:rsidRDefault="00DF5799" w:rsidP="00DF5799">
            <w:pPr>
              <w:pStyle w:val="Standard"/>
              <w:snapToGrid w:val="0"/>
              <w:jc w:val="right"/>
              <w:rPr>
                <w:ins w:id="818" w:author="Bowler, Neill" w:date="2023-01-20T10:41:00Z"/>
                <w:rFonts w:ascii="Arial" w:hAnsi="Arial" w:cs="Arial"/>
                <w:color w:val="000000"/>
                <w:sz w:val="16"/>
                <w:szCs w:val="16"/>
              </w:rPr>
            </w:pPr>
            <w:ins w:id="819" w:author="Bowler, Neill" w:date="2023-01-20T10:42:00Z">
              <w:r w:rsidRPr="0001716B">
                <w:rPr>
                  <w:rFonts w:ascii="Arial" w:hAnsi="Arial" w:cs="Arial"/>
                  <w:color w:val="000000"/>
                  <w:sz w:val="16"/>
                  <w:szCs w:val="16"/>
                  <w:rPrChange w:id="820"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821" w:author="Bowler, Neill" w:date="2023-01-20T11:47:00Z">
              <w:tcPr>
                <w:tcW w:w="1265" w:type="dxa"/>
                <w:shd w:val="clear" w:color="auto" w:fill="F3F3F3"/>
                <w:tcMar>
                  <w:top w:w="0" w:type="dxa"/>
                  <w:left w:w="108" w:type="dxa"/>
                  <w:bottom w:w="0" w:type="dxa"/>
                  <w:right w:w="108" w:type="dxa"/>
                </w:tcMar>
              </w:tcPr>
            </w:tcPrChange>
          </w:tcPr>
          <w:p w14:paraId="361DBF98" w14:textId="6F5FF936" w:rsidR="00DF5799" w:rsidRPr="0001716B" w:rsidRDefault="00DF5799" w:rsidP="00DF5799">
            <w:pPr>
              <w:pStyle w:val="Standard"/>
              <w:snapToGrid w:val="0"/>
              <w:jc w:val="right"/>
              <w:rPr>
                <w:ins w:id="822" w:author="Bowler, Neill" w:date="2023-01-20T10:41:00Z"/>
                <w:rFonts w:ascii="Arial" w:hAnsi="Arial" w:cs="Arial"/>
                <w:color w:val="000000"/>
                <w:sz w:val="16"/>
                <w:szCs w:val="16"/>
              </w:rPr>
            </w:pPr>
            <w:ins w:id="823" w:author="Bowler, Neill" w:date="2023-01-20T10:42:00Z">
              <w:r w:rsidRPr="0001716B">
                <w:rPr>
                  <w:rFonts w:ascii="Arial" w:hAnsi="Arial" w:cs="Arial"/>
                  <w:color w:val="000000"/>
                  <w:sz w:val="16"/>
                  <w:szCs w:val="16"/>
                  <w:rPrChange w:id="824"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825" w:author="Bowler, Neill" w:date="2023-01-20T11:47:00Z">
              <w:tcPr>
                <w:tcW w:w="887" w:type="dxa"/>
                <w:shd w:val="clear" w:color="auto" w:fill="F3F3F3"/>
                <w:tcMar>
                  <w:top w:w="0" w:type="dxa"/>
                  <w:left w:w="108" w:type="dxa"/>
                  <w:bottom w:w="0" w:type="dxa"/>
                  <w:right w:w="108" w:type="dxa"/>
                </w:tcMar>
              </w:tcPr>
            </w:tcPrChange>
          </w:tcPr>
          <w:p w14:paraId="2E4BF2AD" w14:textId="4FE87C1C" w:rsidR="00DF5799" w:rsidRPr="0001716B" w:rsidRDefault="00DF5799" w:rsidP="00DF5799">
            <w:pPr>
              <w:pStyle w:val="Standard"/>
              <w:tabs>
                <w:tab w:val="right" w:pos="-37"/>
                <w:tab w:val="right" w:pos="493"/>
              </w:tabs>
              <w:snapToGrid w:val="0"/>
              <w:ind w:left="-37"/>
              <w:jc w:val="right"/>
              <w:rPr>
                <w:ins w:id="826" w:author="Bowler, Neill" w:date="2023-01-20T10:41:00Z"/>
                <w:rFonts w:ascii="Arial" w:hAnsi="Arial" w:cs="Arial"/>
                <w:color w:val="000000"/>
                <w:sz w:val="16"/>
                <w:szCs w:val="16"/>
              </w:rPr>
            </w:pPr>
            <w:ins w:id="827" w:author="Bowler, Neill" w:date="2023-01-20T10:42:00Z">
              <w:r w:rsidRPr="0001716B">
                <w:rPr>
                  <w:rFonts w:ascii="Arial" w:hAnsi="Arial" w:cs="Arial"/>
                  <w:color w:val="000000" w:themeColor="text1"/>
                  <w:sz w:val="16"/>
                  <w:szCs w:val="16"/>
                  <w:rPrChange w:id="828" w:author="Bowler, Neill" w:date="2023-01-20T10:43:00Z">
                    <w:rPr>
                      <w:rFonts w:asciiTheme="minorHAnsi" w:hAnsi="Arial" w:cs="Lohit Devanagari"/>
                      <w:color w:val="000000" w:themeColor="text1"/>
                      <w:sz w:val="14"/>
                      <w:szCs w:val="14"/>
                    </w:rPr>
                  </w:rPrChange>
                </w:rPr>
                <w:t>16</w:t>
              </w:r>
            </w:ins>
          </w:p>
        </w:tc>
        <w:tc>
          <w:tcPr>
            <w:tcW w:w="1063" w:type="dxa"/>
            <w:shd w:val="clear" w:color="auto" w:fill="F3F3F3"/>
            <w:tcMar>
              <w:top w:w="0" w:type="dxa"/>
              <w:left w:w="108" w:type="dxa"/>
              <w:bottom w:w="0" w:type="dxa"/>
              <w:right w:w="108" w:type="dxa"/>
            </w:tcMar>
            <w:tcPrChange w:id="829" w:author="Bowler, Neill" w:date="2023-01-20T11:47:00Z">
              <w:tcPr>
                <w:tcW w:w="1063" w:type="dxa"/>
                <w:shd w:val="clear" w:color="auto" w:fill="F3F3F3"/>
                <w:tcMar>
                  <w:top w:w="0" w:type="dxa"/>
                  <w:left w:w="108" w:type="dxa"/>
                  <w:bottom w:w="0" w:type="dxa"/>
                  <w:right w:w="108" w:type="dxa"/>
                </w:tcMar>
              </w:tcPr>
            </w:tcPrChange>
          </w:tcPr>
          <w:p w14:paraId="32A9A320" w14:textId="77777777" w:rsidR="00DF5799" w:rsidRPr="0001716B" w:rsidRDefault="00DF5799" w:rsidP="00DF5799">
            <w:pPr>
              <w:pStyle w:val="Standard"/>
              <w:snapToGrid w:val="0"/>
              <w:rPr>
                <w:ins w:id="830" w:author="Bowler, Neill" w:date="2023-01-20T10:41:00Z"/>
                <w:rFonts w:ascii="Arial" w:hAnsi="Arial" w:cs="Arial"/>
                <w:color w:val="000000"/>
                <w:sz w:val="16"/>
                <w:szCs w:val="16"/>
              </w:rPr>
            </w:pPr>
          </w:p>
        </w:tc>
        <w:tc>
          <w:tcPr>
            <w:tcW w:w="2481" w:type="dxa"/>
            <w:shd w:val="clear" w:color="auto" w:fill="F3F3F3"/>
            <w:tcMar>
              <w:top w:w="0" w:type="dxa"/>
              <w:left w:w="108" w:type="dxa"/>
              <w:bottom w:w="0" w:type="dxa"/>
              <w:right w:w="108" w:type="dxa"/>
            </w:tcMar>
            <w:tcPrChange w:id="831" w:author="Bowler, Neill" w:date="2023-01-20T11:47:00Z">
              <w:tcPr>
                <w:tcW w:w="2481" w:type="dxa"/>
                <w:shd w:val="clear" w:color="auto" w:fill="F3F3F3"/>
                <w:tcMar>
                  <w:top w:w="0" w:type="dxa"/>
                  <w:left w:w="108" w:type="dxa"/>
                  <w:bottom w:w="0" w:type="dxa"/>
                  <w:right w:w="108" w:type="dxa"/>
                </w:tcMar>
              </w:tcPr>
            </w:tcPrChange>
          </w:tcPr>
          <w:p w14:paraId="30E3D905" w14:textId="77777777" w:rsidR="00DF5799" w:rsidRPr="0001716B" w:rsidRDefault="00DF5799" w:rsidP="00DF5799">
            <w:pPr>
              <w:pStyle w:val="Standard"/>
              <w:snapToGrid w:val="0"/>
              <w:rPr>
                <w:ins w:id="832" w:author="Bowler, Neill" w:date="2023-01-20T10:41:00Z"/>
                <w:rFonts w:ascii="Arial" w:hAnsi="Arial" w:cs="Arial"/>
                <w:color w:val="000000"/>
                <w:sz w:val="16"/>
                <w:szCs w:val="16"/>
              </w:rPr>
            </w:pPr>
          </w:p>
        </w:tc>
      </w:tr>
      <w:tr w:rsidR="00DF5799" w14:paraId="13B6BD80" w14:textId="77777777" w:rsidTr="003D0846">
        <w:tblPrEx>
          <w:tblW w:w="10348" w:type="dxa"/>
          <w:jc w:val="center"/>
          <w:tblLayout w:type="fixed"/>
          <w:tblCellMar>
            <w:left w:w="10" w:type="dxa"/>
            <w:right w:w="10" w:type="dxa"/>
          </w:tblCellMar>
          <w:tblLook w:val="0000" w:firstRow="0" w:lastRow="0" w:firstColumn="0" w:lastColumn="0" w:noHBand="0" w:noVBand="0"/>
          <w:tblPrExChange w:id="833"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34" w:author="Bowler, Neill" w:date="2023-01-20T10:41:00Z"/>
          <w:trPrChange w:id="835"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836" w:author="Bowler, Neill" w:date="2023-01-20T11:46:00Z">
              <w:tcPr>
                <w:tcW w:w="709" w:type="dxa"/>
                <w:shd w:val="clear" w:color="auto" w:fill="F3F3F3"/>
                <w:tcMar>
                  <w:top w:w="0" w:type="dxa"/>
                  <w:left w:w="108" w:type="dxa"/>
                  <w:bottom w:w="0" w:type="dxa"/>
                  <w:right w:w="108" w:type="dxa"/>
                </w:tcMar>
              </w:tcPr>
            </w:tcPrChange>
          </w:tcPr>
          <w:p w14:paraId="71A27A56" w14:textId="200A4AA5" w:rsidR="00DF5799" w:rsidRPr="0001716B" w:rsidRDefault="004225C0" w:rsidP="00DF5799">
            <w:pPr>
              <w:pStyle w:val="Standard"/>
              <w:snapToGrid w:val="0"/>
              <w:jc w:val="right"/>
              <w:rPr>
                <w:ins w:id="837" w:author="Bowler, Neill" w:date="2023-01-20T10:41:00Z"/>
                <w:rFonts w:ascii="Arial" w:hAnsi="Arial" w:cs="Arial"/>
                <w:color w:val="000000"/>
                <w:sz w:val="16"/>
                <w:szCs w:val="16"/>
              </w:rPr>
            </w:pPr>
            <w:ins w:id="838" w:author="Bowler, Neill" w:date="2023-01-20T10:46:00Z">
              <w:r>
                <w:rPr>
                  <w:rFonts w:ascii="Arial" w:hAnsi="Arial" w:cs="Arial"/>
                  <w:color w:val="000000" w:themeColor="text1"/>
                  <w:sz w:val="16"/>
                  <w:szCs w:val="16"/>
                </w:rPr>
                <w:t>1</w:t>
              </w:r>
            </w:ins>
            <w:ins w:id="839" w:author="Bowler, Neill" w:date="2023-01-20T10:55:00Z">
              <w:r w:rsidR="00B2708C">
                <w:rPr>
                  <w:rFonts w:ascii="Arial" w:hAnsi="Arial" w:cs="Arial"/>
                  <w:color w:val="000000" w:themeColor="text1"/>
                  <w:sz w:val="16"/>
                  <w:szCs w:val="16"/>
                </w:rPr>
                <w:t>6</w:t>
              </w:r>
            </w:ins>
          </w:p>
        </w:tc>
        <w:tc>
          <w:tcPr>
            <w:tcW w:w="2085" w:type="dxa"/>
            <w:shd w:val="clear" w:color="auto" w:fill="E0E0E0"/>
            <w:tcMar>
              <w:top w:w="0" w:type="dxa"/>
              <w:left w:w="108" w:type="dxa"/>
              <w:bottom w:w="0" w:type="dxa"/>
              <w:right w:w="108" w:type="dxa"/>
            </w:tcMar>
            <w:tcPrChange w:id="840" w:author="Bowler, Neill" w:date="2023-01-20T11:46:00Z">
              <w:tcPr>
                <w:tcW w:w="2085" w:type="dxa"/>
                <w:shd w:val="clear" w:color="auto" w:fill="F3F3F3"/>
                <w:tcMar>
                  <w:top w:w="0" w:type="dxa"/>
                  <w:left w:w="108" w:type="dxa"/>
                  <w:bottom w:w="0" w:type="dxa"/>
                  <w:right w:w="108" w:type="dxa"/>
                </w:tcMar>
              </w:tcPr>
            </w:tcPrChange>
          </w:tcPr>
          <w:p w14:paraId="013C189A" w14:textId="5EB9EA23" w:rsidR="00DF5799" w:rsidRPr="0001716B" w:rsidRDefault="00DF5799" w:rsidP="00CF407E">
            <w:pPr>
              <w:pStyle w:val="Standard"/>
              <w:snapToGrid w:val="0"/>
              <w:ind w:left="460"/>
              <w:rPr>
                <w:ins w:id="841" w:author="Bowler, Neill" w:date="2023-01-20T10:41:00Z"/>
                <w:rFonts w:ascii="Arial" w:hAnsi="Arial" w:cs="Arial"/>
                <w:b/>
                <w:bCs/>
                <w:color w:val="000000"/>
                <w:sz w:val="16"/>
                <w:szCs w:val="16"/>
              </w:rPr>
              <w:pPrChange w:id="842" w:author="Bowler, Neill" w:date="2023-01-20T10:54:00Z">
                <w:pPr>
                  <w:pStyle w:val="Standard"/>
                  <w:snapToGrid w:val="0"/>
                </w:pPr>
              </w:pPrChange>
            </w:pPr>
            <w:ins w:id="843" w:author="Bowler, Neill" w:date="2023-01-20T10:42:00Z">
              <w:r w:rsidRPr="0001716B">
                <w:rPr>
                  <w:rFonts w:ascii="Arial" w:hAnsi="Arial" w:cs="Arial"/>
                  <w:i/>
                  <w:iCs/>
                  <w:color w:val="000000"/>
                  <w:sz w:val="16"/>
                  <w:szCs w:val="16"/>
                  <w:rPrChange w:id="844" w:author="Bowler, Neill" w:date="2023-01-20T10:43:00Z">
                    <w:rPr>
                      <w:rFonts w:asciiTheme="minorHAnsi" w:hAnsi="Arial" w:cs="Lohit Devanagari"/>
                      <w:i/>
                      <w:iCs/>
                      <w:color w:val="000000"/>
                      <w:sz w:val="14"/>
                      <w:szCs w:val="14"/>
                    </w:rPr>
                  </w:rPrChange>
                </w:rPr>
                <w:t>WIGOS Issue number</w:t>
              </w:r>
            </w:ins>
          </w:p>
        </w:tc>
        <w:tc>
          <w:tcPr>
            <w:tcW w:w="1013" w:type="dxa"/>
            <w:shd w:val="clear" w:color="auto" w:fill="E0E0E0"/>
            <w:tcMar>
              <w:top w:w="0" w:type="dxa"/>
              <w:left w:w="108" w:type="dxa"/>
              <w:bottom w:w="0" w:type="dxa"/>
              <w:right w:w="108" w:type="dxa"/>
            </w:tcMar>
            <w:tcPrChange w:id="845" w:author="Bowler, Neill" w:date="2023-01-20T11:46:00Z">
              <w:tcPr>
                <w:tcW w:w="1013" w:type="dxa"/>
                <w:shd w:val="clear" w:color="auto" w:fill="F3F3F3"/>
                <w:tcMar>
                  <w:top w:w="0" w:type="dxa"/>
                  <w:left w:w="108" w:type="dxa"/>
                  <w:bottom w:w="0" w:type="dxa"/>
                  <w:right w:w="108" w:type="dxa"/>
                </w:tcMar>
              </w:tcPr>
            </w:tcPrChange>
          </w:tcPr>
          <w:p w14:paraId="79887A06" w14:textId="1D582E7D" w:rsidR="00DF5799" w:rsidRPr="0001716B" w:rsidRDefault="00DF5799" w:rsidP="00DF5799">
            <w:pPr>
              <w:pStyle w:val="Standard"/>
              <w:snapToGrid w:val="0"/>
              <w:jc w:val="center"/>
              <w:rPr>
                <w:ins w:id="846" w:author="Bowler, Neill" w:date="2023-01-20T10:41:00Z"/>
                <w:rFonts w:ascii="Arial" w:hAnsi="Arial" w:cs="Arial"/>
                <w:b/>
                <w:bCs/>
                <w:color w:val="000000"/>
                <w:sz w:val="16"/>
                <w:szCs w:val="16"/>
              </w:rPr>
            </w:pPr>
            <w:ins w:id="847" w:author="Bowler, Neill" w:date="2023-01-20T10:42:00Z">
              <w:r w:rsidRPr="0001716B">
                <w:rPr>
                  <w:rFonts w:ascii="Arial" w:hAnsi="Arial" w:cs="Arial"/>
                  <w:color w:val="000000"/>
                  <w:sz w:val="16"/>
                  <w:szCs w:val="16"/>
                  <w:rPrChange w:id="848" w:author="Bowler, Neill" w:date="2023-01-20T10:43:00Z">
                    <w:rPr>
                      <w:rFonts w:asciiTheme="minorHAnsi" w:hAnsi="Arial" w:cs="Lohit Devanagari"/>
                      <w:color w:val="000000"/>
                      <w:sz w:val="14"/>
                      <w:szCs w:val="14"/>
                    </w:rPr>
                  </w:rPrChange>
                </w:rPr>
                <w:t>0 01 127</w:t>
              </w:r>
            </w:ins>
          </w:p>
        </w:tc>
        <w:tc>
          <w:tcPr>
            <w:tcW w:w="845" w:type="dxa"/>
            <w:shd w:val="clear" w:color="auto" w:fill="E0E0E0"/>
            <w:tcMar>
              <w:top w:w="0" w:type="dxa"/>
              <w:left w:w="108" w:type="dxa"/>
              <w:bottom w:w="0" w:type="dxa"/>
              <w:right w:w="108" w:type="dxa"/>
            </w:tcMar>
            <w:tcPrChange w:id="849" w:author="Bowler, Neill" w:date="2023-01-20T11:46:00Z">
              <w:tcPr>
                <w:tcW w:w="845" w:type="dxa"/>
                <w:shd w:val="clear" w:color="auto" w:fill="F3F3F3"/>
                <w:tcMar>
                  <w:top w:w="0" w:type="dxa"/>
                  <w:left w:w="108" w:type="dxa"/>
                  <w:bottom w:w="0" w:type="dxa"/>
                  <w:right w:w="108" w:type="dxa"/>
                </w:tcMar>
              </w:tcPr>
            </w:tcPrChange>
          </w:tcPr>
          <w:p w14:paraId="03BE2D39" w14:textId="5AFC28DB" w:rsidR="00DF5799" w:rsidRPr="0001716B" w:rsidRDefault="00DF5799" w:rsidP="00DF5799">
            <w:pPr>
              <w:pStyle w:val="Standard"/>
              <w:snapToGrid w:val="0"/>
              <w:jc w:val="right"/>
              <w:rPr>
                <w:ins w:id="850" w:author="Bowler, Neill" w:date="2023-01-20T10:41:00Z"/>
                <w:rFonts w:ascii="Arial" w:hAnsi="Arial" w:cs="Arial"/>
                <w:color w:val="000000"/>
                <w:sz w:val="16"/>
                <w:szCs w:val="16"/>
              </w:rPr>
            </w:pPr>
            <w:ins w:id="851" w:author="Bowler, Neill" w:date="2023-01-20T10:42:00Z">
              <w:r w:rsidRPr="0001716B">
                <w:rPr>
                  <w:rFonts w:ascii="Arial" w:hAnsi="Arial" w:cs="Arial"/>
                  <w:color w:val="000000"/>
                  <w:sz w:val="16"/>
                  <w:szCs w:val="16"/>
                  <w:rPrChange w:id="852" w:author="Bowler, Neill" w:date="2023-01-20T10:43: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853" w:author="Bowler, Neill" w:date="2023-01-20T11:46:00Z">
              <w:tcPr>
                <w:tcW w:w="1265" w:type="dxa"/>
                <w:shd w:val="clear" w:color="auto" w:fill="F3F3F3"/>
                <w:tcMar>
                  <w:top w:w="0" w:type="dxa"/>
                  <w:left w:w="108" w:type="dxa"/>
                  <w:bottom w:w="0" w:type="dxa"/>
                  <w:right w:w="108" w:type="dxa"/>
                </w:tcMar>
              </w:tcPr>
            </w:tcPrChange>
          </w:tcPr>
          <w:p w14:paraId="31D99815" w14:textId="16B84349" w:rsidR="00DF5799" w:rsidRPr="0001716B" w:rsidRDefault="00DF5799" w:rsidP="00DF5799">
            <w:pPr>
              <w:pStyle w:val="Standard"/>
              <w:snapToGrid w:val="0"/>
              <w:jc w:val="right"/>
              <w:rPr>
                <w:ins w:id="854" w:author="Bowler, Neill" w:date="2023-01-20T10:41:00Z"/>
                <w:rFonts w:ascii="Arial" w:hAnsi="Arial" w:cs="Arial"/>
                <w:color w:val="000000"/>
                <w:sz w:val="16"/>
                <w:szCs w:val="16"/>
              </w:rPr>
            </w:pPr>
            <w:ins w:id="855" w:author="Bowler, Neill" w:date="2023-01-20T10:42:00Z">
              <w:r w:rsidRPr="0001716B">
                <w:rPr>
                  <w:rFonts w:ascii="Arial" w:hAnsi="Arial" w:cs="Arial"/>
                  <w:color w:val="000000"/>
                  <w:sz w:val="16"/>
                  <w:szCs w:val="16"/>
                  <w:rPrChange w:id="856" w:author="Bowler, Neill" w:date="2023-01-20T10:43: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857" w:author="Bowler, Neill" w:date="2023-01-20T11:46:00Z">
              <w:tcPr>
                <w:tcW w:w="887" w:type="dxa"/>
                <w:shd w:val="clear" w:color="auto" w:fill="F3F3F3"/>
                <w:tcMar>
                  <w:top w:w="0" w:type="dxa"/>
                  <w:left w:w="108" w:type="dxa"/>
                  <w:bottom w:w="0" w:type="dxa"/>
                  <w:right w:w="108" w:type="dxa"/>
                </w:tcMar>
              </w:tcPr>
            </w:tcPrChange>
          </w:tcPr>
          <w:p w14:paraId="03AC3633" w14:textId="35FA064F" w:rsidR="00DF5799" w:rsidRPr="0001716B" w:rsidRDefault="00DF5799" w:rsidP="00DF5799">
            <w:pPr>
              <w:pStyle w:val="Standard"/>
              <w:tabs>
                <w:tab w:val="right" w:pos="-37"/>
                <w:tab w:val="right" w:pos="493"/>
              </w:tabs>
              <w:snapToGrid w:val="0"/>
              <w:ind w:left="-37"/>
              <w:jc w:val="right"/>
              <w:rPr>
                <w:ins w:id="858" w:author="Bowler, Neill" w:date="2023-01-20T10:41:00Z"/>
                <w:rFonts w:ascii="Arial" w:hAnsi="Arial" w:cs="Arial"/>
                <w:color w:val="000000"/>
                <w:sz w:val="16"/>
                <w:szCs w:val="16"/>
              </w:rPr>
            </w:pPr>
            <w:ins w:id="859" w:author="Bowler, Neill" w:date="2023-01-20T10:42:00Z">
              <w:r w:rsidRPr="0001716B">
                <w:rPr>
                  <w:rFonts w:ascii="Arial" w:hAnsi="Arial" w:cs="Arial"/>
                  <w:color w:val="000000" w:themeColor="text1"/>
                  <w:sz w:val="16"/>
                  <w:szCs w:val="16"/>
                  <w:rPrChange w:id="860" w:author="Bowler, Neill" w:date="2023-01-20T10:43:00Z">
                    <w:rPr>
                      <w:rFonts w:asciiTheme="minorHAnsi" w:hAnsi="Arial" w:cs="Lohit Devanagari"/>
                      <w:color w:val="000000" w:themeColor="text1"/>
                      <w:sz w:val="14"/>
                      <w:szCs w:val="14"/>
                    </w:rPr>
                  </w:rPrChange>
                </w:rPr>
                <w:t>16</w:t>
              </w:r>
            </w:ins>
          </w:p>
        </w:tc>
        <w:tc>
          <w:tcPr>
            <w:tcW w:w="1063" w:type="dxa"/>
            <w:shd w:val="clear" w:color="auto" w:fill="E0E0E0"/>
            <w:tcMar>
              <w:top w:w="0" w:type="dxa"/>
              <w:left w:w="108" w:type="dxa"/>
              <w:bottom w:w="0" w:type="dxa"/>
              <w:right w:w="108" w:type="dxa"/>
            </w:tcMar>
            <w:tcPrChange w:id="861" w:author="Bowler, Neill" w:date="2023-01-20T11:46:00Z">
              <w:tcPr>
                <w:tcW w:w="1063" w:type="dxa"/>
                <w:shd w:val="clear" w:color="auto" w:fill="F3F3F3"/>
                <w:tcMar>
                  <w:top w:w="0" w:type="dxa"/>
                  <w:left w:w="108" w:type="dxa"/>
                  <w:bottom w:w="0" w:type="dxa"/>
                  <w:right w:w="108" w:type="dxa"/>
                </w:tcMar>
              </w:tcPr>
            </w:tcPrChange>
          </w:tcPr>
          <w:p w14:paraId="00A7EA78" w14:textId="77777777" w:rsidR="00DF5799" w:rsidRPr="0001716B" w:rsidRDefault="00DF5799" w:rsidP="00DF5799">
            <w:pPr>
              <w:pStyle w:val="Standard"/>
              <w:snapToGrid w:val="0"/>
              <w:rPr>
                <w:ins w:id="862"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863" w:author="Bowler, Neill" w:date="2023-01-20T11:46:00Z">
              <w:tcPr>
                <w:tcW w:w="2481" w:type="dxa"/>
                <w:shd w:val="clear" w:color="auto" w:fill="F3F3F3"/>
                <w:tcMar>
                  <w:top w:w="0" w:type="dxa"/>
                  <w:left w:w="108" w:type="dxa"/>
                  <w:bottom w:w="0" w:type="dxa"/>
                  <w:right w:w="108" w:type="dxa"/>
                </w:tcMar>
              </w:tcPr>
            </w:tcPrChange>
          </w:tcPr>
          <w:p w14:paraId="44DAA9F4" w14:textId="77777777" w:rsidR="00DF5799" w:rsidRPr="0001716B" w:rsidRDefault="00DF5799" w:rsidP="00DF5799">
            <w:pPr>
              <w:pStyle w:val="Standard"/>
              <w:snapToGrid w:val="0"/>
              <w:rPr>
                <w:ins w:id="864" w:author="Bowler, Neill" w:date="2023-01-20T10:41:00Z"/>
                <w:rFonts w:ascii="Arial" w:hAnsi="Arial" w:cs="Arial"/>
                <w:color w:val="000000"/>
                <w:sz w:val="16"/>
                <w:szCs w:val="16"/>
              </w:rPr>
            </w:pPr>
          </w:p>
        </w:tc>
      </w:tr>
      <w:tr w:rsidR="00DF5799" w14:paraId="349150B5" w14:textId="77777777" w:rsidTr="003D0846">
        <w:tblPrEx>
          <w:tblW w:w="10348" w:type="dxa"/>
          <w:jc w:val="center"/>
          <w:tblLayout w:type="fixed"/>
          <w:tblCellMar>
            <w:left w:w="10" w:type="dxa"/>
            <w:right w:w="10" w:type="dxa"/>
          </w:tblCellMar>
          <w:tblLook w:val="0000" w:firstRow="0" w:lastRow="0" w:firstColumn="0" w:lastColumn="0" w:noHBand="0" w:noVBand="0"/>
          <w:tblPrExChange w:id="865"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66" w:author="Bowler, Neill" w:date="2023-01-20T10:41:00Z"/>
          <w:trPrChange w:id="867"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868" w:author="Bowler, Neill" w:date="2023-01-20T11:47:00Z">
              <w:tcPr>
                <w:tcW w:w="709" w:type="dxa"/>
                <w:shd w:val="clear" w:color="auto" w:fill="F3F3F3"/>
                <w:tcMar>
                  <w:top w:w="0" w:type="dxa"/>
                  <w:left w:w="108" w:type="dxa"/>
                  <w:bottom w:w="0" w:type="dxa"/>
                  <w:right w:w="108" w:type="dxa"/>
                </w:tcMar>
              </w:tcPr>
            </w:tcPrChange>
          </w:tcPr>
          <w:p w14:paraId="64909DDB" w14:textId="3C1D3379" w:rsidR="00DF5799" w:rsidRPr="0001716B" w:rsidRDefault="004225C0" w:rsidP="00DF5799">
            <w:pPr>
              <w:pStyle w:val="Standard"/>
              <w:snapToGrid w:val="0"/>
              <w:jc w:val="right"/>
              <w:rPr>
                <w:ins w:id="869" w:author="Bowler, Neill" w:date="2023-01-20T10:41:00Z"/>
                <w:rFonts w:ascii="Arial" w:hAnsi="Arial" w:cs="Arial"/>
                <w:color w:val="000000"/>
                <w:sz w:val="16"/>
                <w:szCs w:val="16"/>
              </w:rPr>
            </w:pPr>
            <w:ins w:id="870" w:author="Bowler, Neill" w:date="2023-01-20T10:46:00Z">
              <w:r>
                <w:rPr>
                  <w:rFonts w:ascii="Arial" w:hAnsi="Arial" w:cs="Arial"/>
                  <w:color w:val="000000" w:themeColor="text1"/>
                  <w:sz w:val="16"/>
                  <w:szCs w:val="16"/>
                </w:rPr>
                <w:t>1</w:t>
              </w:r>
            </w:ins>
            <w:ins w:id="871" w:author="Bowler, Neill" w:date="2023-01-20T10:55:00Z">
              <w:r w:rsidR="00B2708C">
                <w:rPr>
                  <w:rFonts w:ascii="Arial" w:hAnsi="Arial" w:cs="Arial"/>
                  <w:color w:val="000000" w:themeColor="text1"/>
                  <w:sz w:val="16"/>
                  <w:szCs w:val="16"/>
                </w:rPr>
                <w:t>7</w:t>
              </w:r>
            </w:ins>
          </w:p>
        </w:tc>
        <w:tc>
          <w:tcPr>
            <w:tcW w:w="2085" w:type="dxa"/>
            <w:shd w:val="clear" w:color="auto" w:fill="F3F3F3"/>
            <w:tcMar>
              <w:top w:w="0" w:type="dxa"/>
              <w:left w:w="108" w:type="dxa"/>
              <w:bottom w:w="0" w:type="dxa"/>
              <w:right w:w="108" w:type="dxa"/>
            </w:tcMar>
            <w:tcPrChange w:id="872" w:author="Bowler, Neill" w:date="2023-01-20T11:47:00Z">
              <w:tcPr>
                <w:tcW w:w="2085" w:type="dxa"/>
                <w:shd w:val="clear" w:color="auto" w:fill="F3F3F3"/>
                <w:tcMar>
                  <w:top w:w="0" w:type="dxa"/>
                  <w:left w:w="108" w:type="dxa"/>
                  <w:bottom w:w="0" w:type="dxa"/>
                  <w:right w:w="108" w:type="dxa"/>
                </w:tcMar>
              </w:tcPr>
            </w:tcPrChange>
          </w:tcPr>
          <w:p w14:paraId="1B04C9E8" w14:textId="10325795" w:rsidR="00DF5799" w:rsidRPr="0001716B" w:rsidRDefault="00DF5799" w:rsidP="00CF407E">
            <w:pPr>
              <w:pStyle w:val="Standard"/>
              <w:snapToGrid w:val="0"/>
              <w:ind w:left="460"/>
              <w:rPr>
                <w:ins w:id="873" w:author="Bowler, Neill" w:date="2023-01-20T10:41:00Z"/>
                <w:rFonts w:ascii="Arial" w:hAnsi="Arial" w:cs="Arial"/>
                <w:b/>
                <w:bCs/>
                <w:color w:val="000000"/>
                <w:sz w:val="16"/>
                <w:szCs w:val="16"/>
              </w:rPr>
              <w:pPrChange w:id="874" w:author="Bowler, Neill" w:date="2023-01-20T10:54:00Z">
                <w:pPr>
                  <w:pStyle w:val="Standard"/>
                  <w:snapToGrid w:val="0"/>
                </w:pPr>
              </w:pPrChange>
            </w:pPr>
            <w:ins w:id="875" w:author="Bowler, Neill" w:date="2023-01-20T10:42:00Z">
              <w:r w:rsidRPr="0001716B">
                <w:rPr>
                  <w:rFonts w:ascii="Arial" w:hAnsi="Arial" w:cs="Arial"/>
                  <w:i/>
                  <w:iCs/>
                  <w:color w:val="000000"/>
                  <w:sz w:val="16"/>
                  <w:szCs w:val="16"/>
                  <w:rPrChange w:id="876" w:author="Bowler, Neill" w:date="2023-01-20T10:43:00Z">
                    <w:rPr>
                      <w:rFonts w:asciiTheme="minorHAnsi" w:hAnsi="Arial" w:cs="Lohit Devanagari"/>
                      <w:i/>
                      <w:iCs/>
                      <w:color w:val="000000"/>
                      <w:sz w:val="14"/>
                      <w:szCs w:val="14"/>
                    </w:rPr>
                  </w:rPrChange>
                </w:rPr>
                <w:t>WIGOS Local identifier (character)</w:t>
              </w:r>
            </w:ins>
          </w:p>
        </w:tc>
        <w:tc>
          <w:tcPr>
            <w:tcW w:w="1013" w:type="dxa"/>
            <w:shd w:val="clear" w:color="auto" w:fill="F3F3F3"/>
            <w:tcMar>
              <w:top w:w="0" w:type="dxa"/>
              <w:left w:w="108" w:type="dxa"/>
              <w:bottom w:w="0" w:type="dxa"/>
              <w:right w:w="108" w:type="dxa"/>
            </w:tcMar>
            <w:tcPrChange w:id="877" w:author="Bowler, Neill" w:date="2023-01-20T11:47:00Z">
              <w:tcPr>
                <w:tcW w:w="1013" w:type="dxa"/>
                <w:shd w:val="clear" w:color="auto" w:fill="F3F3F3"/>
                <w:tcMar>
                  <w:top w:w="0" w:type="dxa"/>
                  <w:left w:w="108" w:type="dxa"/>
                  <w:bottom w:w="0" w:type="dxa"/>
                  <w:right w:w="108" w:type="dxa"/>
                </w:tcMar>
              </w:tcPr>
            </w:tcPrChange>
          </w:tcPr>
          <w:p w14:paraId="21C2799D" w14:textId="7656A932" w:rsidR="00DF5799" w:rsidRPr="0001716B" w:rsidRDefault="00DF5799" w:rsidP="00DF5799">
            <w:pPr>
              <w:pStyle w:val="Standard"/>
              <w:snapToGrid w:val="0"/>
              <w:jc w:val="center"/>
              <w:rPr>
                <w:ins w:id="878" w:author="Bowler, Neill" w:date="2023-01-20T10:41:00Z"/>
                <w:rFonts w:ascii="Arial" w:hAnsi="Arial" w:cs="Arial"/>
                <w:b/>
                <w:bCs/>
                <w:color w:val="000000"/>
                <w:sz w:val="16"/>
                <w:szCs w:val="16"/>
              </w:rPr>
            </w:pPr>
            <w:ins w:id="879" w:author="Bowler, Neill" w:date="2023-01-20T10:42:00Z">
              <w:r w:rsidRPr="0001716B">
                <w:rPr>
                  <w:rFonts w:ascii="Arial" w:hAnsi="Arial" w:cs="Arial"/>
                  <w:color w:val="000000"/>
                  <w:sz w:val="16"/>
                  <w:szCs w:val="16"/>
                  <w:rPrChange w:id="880" w:author="Bowler, Neill" w:date="2023-01-20T10:43:00Z">
                    <w:rPr>
                      <w:rFonts w:asciiTheme="minorHAnsi" w:hAnsi="Arial" w:cs="Lohit Devanagari"/>
                      <w:color w:val="000000"/>
                      <w:sz w:val="14"/>
                      <w:szCs w:val="14"/>
                    </w:rPr>
                  </w:rPrChange>
                </w:rPr>
                <w:t>0 01 128</w:t>
              </w:r>
            </w:ins>
          </w:p>
        </w:tc>
        <w:tc>
          <w:tcPr>
            <w:tcW w:w="845" w:type="dxa"/>
            <w:shd w:val="clear" w:color="auto" w:fill="F3F3F3"/>
            <w:tcMar>
              <w:top w:w="0" w:type="dxa"/>
              <w:left w:w="108" w:type="dxa"/>
              <w:bottom w:w="0" w:type="dxa"/>
              <w:right w:w="108" w:type="dxa"/>
            </w:tcMar>
            <w:tcPrChange w:id="881" w:author="Bowler, Neill" w:date="2023-01-20T11:47:00Z">
              <w:tcPr>
                <w:tcW w:w="845" w:type="dxa"/>
                <w:shd w:val="clear" w:color="auto" w:fill="F3F3F3"/>
                <w:tcMar>
                  <w:top w:w="0" w:type="dxa"/>
                  <w:left w:w="108" w:type="dxa"/>
                  <w:bottom w:w="0" w:type="dxa"/>
                  <w:right w:w="108" w:type="dxa"/>
                </w:tcMar>
              </w:tcPr>
            </w:tcPrChange>
          </w:tcPr>
          <w:p w14:paraId="3CC03595" w14:textId="75A5DA99" w:rsidR="00DF5799" w:rsidRPr="0001716B" w:rsidRDefault="00DF5799" w:rsidP="00DF5799">
            <w:pPr>
              <w:pStyle w:val="Standard"/>
              <w:snapToGrid w:val="0"/>
              <w:jc w:val="right"/>
              <w:rPr>
                <w:ins w:id="882" w:author="Bowler, Neill" w:date="2023-01-20T10:41:00Z"/>
                <w:rFonts w:ascii="Arial" w:hAnsi="Arial" w:cs="Arial"/>
                <w:color w:val="000000"/>
                <w:sz w:val="16"/>
                <w:szCs w:val="16"/>
              </w:rPr>
            </w:pPr>
            <w:ins w:id="883" w:author="Bowler, Neill" w:date="2023-01-20T10:42:00Z">
              <w:r w:rsidRPr="0001716B">
                <w:rPr>
                  <w:rFonts w:ascii="Arial" w:hAnsi="Arial" w:cs="Arial"/>
                  <w:color w:val="000000"/>
                  <w:sz w:val="16"/>
                  <w:szCs w:val="16"/>
                  <w:rPrChange w:id="884"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885" w:author="Bowler, Neill" w:date="2023-01-20T11:47:00Z">
              <w:tcPr>
                <w:tcW w:w="1265" w:type="dxa"/>
                <w:shd w:val="clear" w:color="auto" w:fill="F3F3F3"/>
                <w:tcMar>
                  <w:top w:w="0" w:type="dxa"/>
                  <w:left w:w="108" w:type="dxa"/>
                  <w:bottom w:w="0" w:type="dxa"/>
                  <w:right w:w="108" w:type="dxa"/>
                </w:tcMar>
              </w:tcPr>
            </w:tcPrChange>
          </w:tcPr>
          <w:p w14:paraId="34D45BCA" w14:textId="76C00E19" w:rsidR="00DF5799" w:rsidRPr="0001716B" w:rsidRDefault="00DF5799" w:rsidP="00DF5799">
            <w:pPr>
              <w:pStyle w:val="Standard"/>
              <w:snapToGrid w:val="0"/>
              <w:jc w:val="right"/>
              <w:rPr>
                <w:ins w:id="886" w:author="Bowler, Neill" w:date="2023-01-20T10:41:00Z"/>
                <w:rFonts w:ascii="Arial" w:hAnsi="Arial" w:cs="Arial"/>
                <w:color w:val="000000"/>
                <w:sz w:val="16"/>
                <w:szCs w:val="16"/>
              </w:rPr>
            </w:pPr>
            <w:ins w:id="887" w:author="Bowler, Neill" w:date="2023-01-20T10:42:00Z">
              <w:r w:rsidRPr="0001716B">
                <w:rPr>
                  <w:rFonts w:ascii="Arial" w:hAnsi="Arial" w:cs="Arial"/>
                  <w:color w:val="000000"/>
                  <w:sz w:val="16"/>
                  <w:szCs w:val="16"/>
                  <w:rPrChange w:id="888"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889" w:author="Bowler, Neill" w:date="2023-01-20T11:47:00Z">
              <w:tcPr>
                <w:tcW w:w="887" w:type="dxa"/>
                <w:shd w:val="clear" w:color="auto" w:fill="F3F3F3"/>
                <w:tcMar>
                  <w:top w:w="0" w:type="dxa"/>
                  <w:left w:w="108" w:type="dxa"/>
                  <w:bottom w:w="0" w:type="dxa"/>
                  <w:right w:w="108" w:type="dxa"/>
                </w:tcMar>
              </w:tcPr>
            </w:tcPrChange>
          </w:tcPr>
          <w:p w14:paraId="51D212DF" w14:textId="40E9D24A" w:rsidR="00DF5799" w:rsidRPr="0001716B" w:rsidRDefault="00DF5799" w:rsidP="00DF5799">
            <w:pPr>
              <w:pStyle w:val="Standard"/>
              <w:tabs>
                <w:tab w:val="right" w:pos="-37"/>
                <w:tab w:val="right" w:pos="493"/>
              </w:tabs>
              <w:snapToGrid w:val="0"/>
              <w:ind w:left="-37"/>
              <w:jc w:val="right"/>
              <w:rPr>
                <w:ins w:id="890" w:author="Bowler, Neill" w:date="2023-01-20T10:41:00Z"/>
                <w:rFonts w:ascii="Arial" w:hAnsi="Arial" w:cs="Arial"/>
                <w:color w:val="000000"/>
                <w:sz w:val="16"/>
                <w:szCs w:val="16"/>
              </w:rPr>
            </w:pPr>
            <w:ins w:id="891" w:author="Bowler, Neill" w:date="2023-01-20T10:42:00Z">
              <w:r w:rsidRPr="0001716B">
                <w:rPr>
                  <w:rFonts w:ascii="Arial" w:hAnsi="Arial" w:cs="Arial"/>
                  <w:color w:val="000000"/>
                  <w:sz w:val="16"/>
                  <w:szCs w:val="16"/>
                  <w:rPrChange w:id="892" w:author="Bowler, Neill" w:date="2023-01-20T10:43:00Z">
                    <w:rPr>
                      <w:rFonts w:asciiTheme="minorHAnsi" w:hAnsi="Arial" w:cs="Lohit Devanagari"/>
                      <w:color w:val="000000"/>
                      <w:sz w:val="14"/>
                      <w:szCs w:val="14"/>
                    </w:rPr>
                  </w:rPrChange>
                </w:rPr>
                <w:t>128</w:t>
              </w:r>
            </w:ins>
          </w:p>
        </w:tc>
        <w:tc>
          <w:tcPr>
            <w:tcW w:w="1063" w:type="dxa"/>
            <w:shd w:val="clear" w:color="auto" w:fill="F3F3F3"/>
            <w:tcMar>
              <w:top w:w="0" w:type="dxa"/>
              <w:left w:w="108" w:type="dxa"/>
              <w:bottom w:w="0" w:type="dxa"/>
              <w:right w:w="108" w:type="dxa"/>
            </w:tcMar>
            <w:tcPrChange w:id="893" w:author="Bowler, Neill" w:date="2023-01-20T11:47:00Z">
              <w:tcPr>
                <w:tcW w:w="1063" w:type="dxa"/>
                <w:shd w:val="clear" w:color="auto" w:fill="F3F3F3"/>
                <w:tcMar>
                  <w:top w:w="0" w:type="dxa"/>
                  <w:left w:w="108" w:type="dxa"/>
                  <w:bottom w:w="0" w:type="dxa"/>
                  <w:right w:w="108" w:type="dxa"/>
                </w:tcMar>
              </w:tcPr>
            </w:tcPrChange>
          </w:tcPr>
          <w:p w14:paraId="032AE196" w14:textId="77777777" w:rsidR="00DF5799" w:rsidRPr="0001716B" w:rsidRDefault="00DF5799" w:rsidP="00DF5799">
            <w:pPr>
              <w:pStyle w:val="Standard"/>
              <w:snapToGrid w:val="0"/>
              <w:rPr>
                <w:ins w:id="894" w:author="Bowler, Neill" w:date="2023-01-20T10:41:00Z"/>
                <w:rFonts w:ascii="Arial" w:hAnsi="Arial" w:cs="Arial"/>
                <w:color w:val="000000"/>
                <w:sz w:val="16"/>
                <w:szCs w:val="16"/>
              </w:rPr>
            </w:pPr>
          </w:p>
        </w:tc>
        <w:tc>
          <w:tcPr>
            <w:tcW w:w="2481" w:type="dxa"/>
            <w:shd w:val="clear" w:color="auto" w:fill="F3F3F3"/>
            <w:tcMar>
              <w:top w:w="0" w:type="dxa"/>
              <w:left w:w="108" w:type="dxa"/>
              <w:bottom w:w="0" w:type="dxa"/>
              <w:right w:w="108" w:type="dxa"/>
            </w:tcMar>
            <w:tcPrChange w:id="895" w:author="Bowler, Neill" w:date="2023-01-20T11:47:00Z">
              <w:tcPr>
                <w:tcW w:w="2481" w:type="dxa"/>
                <w:shd w:val="clear" w:color="auto" w:fill="F3F3F3"/>
                <w:tcMar>
                  <w:top w:w="0" w:type="dxa"/>
                  <w:left w:w="108" w:type="dxa"/>
                  <w:bottom w:w="0" w:type="dxa"/>
                  <w:right w:w="108" w:type="dxa"/>
                </w:tcMar>
              </w:tcPr>
            </w:tcPrChange>
          </w:tcPr>
          <w:p w14:paraId="1F1CF28A" w14:textId="77777777" w:rsidR="00DF5799" w:rsidRPr="0001716B" w:rsidRDefault="00DF5799" w:rsidP="00DF5799">
            <w:pPr>
              <w:pStyle w:val="Standard"/>
              <w:snapToGrid w:val="0"/>
              <w:rPr>
                <w:ins w:id="896" w:author="Bowler, Neill" w:date="2023-01-20T10:41:00Z"/>
                <w:rFonts w:ascii="Arial" w:hAnsi="Arial" w:cs="Arial"/>
                <w:color w:val="000000"/>
                <w:sz w:val="16"/>
                <w:szCs w:val="16"/>
              </w:rPr>
            </w:pPr>
          </w:p>
        </w:tc>
      </w:tr>
      <w:tr w:rsidR="0038120B" w14:paraId="0C75A3FC" w14:textId="77777777" w:rsidTr="003D0846">
        <w:tblPrEx>
          <w:tblW w:w="10348" w:type="dxa"/>
          <w:jc w:val="center"/>
          <w:tblLayout w:type="fixed"/>
          <w:tblCellMar>
            <w:left w:w="10" w:type="dxa"/>
            <w:right w:w="10" w:type="dxa"/>
          </w:tblCellMar>
          <w:tblLook w:val="0000" w:firstRow="0" w:lastRow="0" w:firstColumn="0" w:lastColumn="0" w:noHBand="0" w:noVBand="0"/>
          <w:tblPrExChange w:id="897"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98" w:author="Bowler, Neill" w:date="2023-01-20T10:41:00Z"/>
          <w:trPrChange w:id="899"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900" w:author="Bowler, Neill" w:date="2023-01-20T11:46:00Z">
              <w:tcPr>
                <w:tcW w:w="709" w:type="dxa"/>
                <w:shd w:val="clear" w:color="auto" w:fill="F3F3F3"/>
                <w:tcMar>
                  <w:top w:w="0" w:type="dxa"/>
                  <w:left w:w="108" w:type="dxa"/>
                  <w:bottom w:w="0" w:type="dxa"/>
                  <w:right w:w="108" w:type="dxa"/>
                </w:tcMar>
              </w:tcPr>
            </w:tcPrChange>
          </w:tcPr>
          <w:p w14:paraId="45D1FF8D" w14:textId="7315C905" w:rsidR="0038120B" w:rsidRPr="0001716B" w:rsidRDefault="0038120B" w:rsidP="0038120B">
            <w:pPr>
              <w:pStyle w:val="Standard"/>
              <w:snapToGrid w:val="0"/>
              <w:jc w:val="right"/>
              <w:rPr>
                <w:ins w:id="901" w:author="Bowler, Neill" w:date="2023-01-20T10:41:00Z"/>
                <w:rFonts w:ascii="Arial" w:hAnsi="Arial" w:cs="Arial"/>
                <w:color w:val="000000"/>
                <w:sz w:val="16"/>
                <w:szCs w:val="16"/>
              </w:rPr>
            </w:pPr>
            <w:ins w:id="902" w:author="Bowler, Neill" w:date="2023-01-20T10:46:00Z">
              <w:r>
                <w:rPr>
                  <w:rFonts w:ascii="Arial" w:hAnsi="Arial" w:cs="Arial"/>
                  <w:i/>
                  <w:iCs/>
                  <w:color w:val="000000"/>
                  <w:sz w:val="16"/>
                  <w:szCs w:val="16"/>
                </w:rPr>
                <w:t>1</w:t>
              </w:r>
            </w:ins>
            <w:ins w:id="903" w:author="Bowler, Neill" w:date="2023-01-20T10:55:00Z">
              <w:r>
                <w:rPr>
                  <w:rFonts w:ascii="Arial" w:hAnsi="Arial" w:cs="Arial"/>
                  <w:i/>
                  <w:iCs/>
                  <w:color w:val="000000"/>
                  <w:sz w:val="16"/>
                  <w:szCs w:val="16"/>
                </w:rPr>
                <w:t>8</w:t>
              </w:r>
            </w:ins>
          </w:p>
        </w:tc>
        <w:tc>
          <w:tcPr>
            <w:tcW w:w="2085" w:type="dxa"/>
            <w:shd w:val="clear" w:color="auto" w:fill="E0E0E0"/>
            <w:tcMar>
              <w:top w:w="0" w:type="dxa"/>
              <w:left w:w="108" w:type="dxa"/>
              <w:bottom w:w="0" w:type="dxa"/>
              <w:right w:w="108" w:type="dxa"/>
            </w:tcMar>
            <w:tcPrChange w:id="904" w:author="Bowler, Neill" w:date="2023-01-20T11:46:00Z">
              <w:tcPr>
                <w:tcW w:w="2085" w:type="dxa"/>
                <w:shd w:val="clear" w:color="auto" w:fill="F3F3F3"/>
                <w:tcMar>
                  <w:top w:w="0" w:type="dxa"/>
                  <w:left w:w="108" w:type="dxa"/>
                  <w:bottom w:w="0" w:type="dxa"/>
                  <w:right w:w="108" w:type="dxa"/>
                </w:tcMar>
              </w:tcPr>
            </w:tcPrChange>
          </w:tcPr>
          <w:p w14:paraId="2445AF39" w14:textId="435D3C6F" w:rsidR="0038120B" w:rsidRPr="0001716B" w:rsidRDefault="0038120B" w:rsidP="0038120B">
            <w:pPr>
              <w:pStyle w:val="Standard"/>
              <w:snapToGrid w:val="0"/>
              <w:ind w:left="177"/>
              <w:rPr>
                <w:ins w:id="905" w:author="Bowler, Neill" w:date="2023-01-20T10:41:00Z"/>
                <w:rFonts w:ascii="Arial" w:hAnsi="Arial" w:cs="Arial"/>
                <w:b/>
                <w:bCs/>
                <w:color w:val="000000"/>
                <w:sz w:val="16"/>
                <w:szCs w:val="16"/>
              </w:rPr>
              <w:pPrChange w:id="906" w:author="Bowler, Neill" w:date="2023-01-20T10:43:00Z">
                <w:pPr>
                  <w:pStyle w:val="Standard"/>
                  <w:snapToGrid w:val="0"/>
                </w:pPr>
              </w:pPrChange>
            </w:pPr>
            <w:ins w:id="907" w:author="Bowler, Neill" w:date="2023-01-20T10:42:00Z">
              <w:r w:rsidRPr="0001716B">
                <w:rPr>
                  <w:rFonts w:ascii="Arial" w:hAnsi="Arial" w:cs="Arial"/>
                  <w:i/>
                  <w:iCs/>
                  <w:color w:val="000000"/>
                  <w:sz w:val="16"/>
                  <w:szCs w:val="16"/>
                  <w:rPrChange w:id="908" w:author="Bowler, Neill" w:date="2023-01-20T10:43:00Z">
                    <w:rPr>
                      <w:rFonts w:asciiTheme="minorHAnsi" w:hAnsi="Arial" w:cs="Lohit Devanagari"/>
                      <w:i/>
                      <w:iCs/>
                      <w:color w:val="000000"/>
                      <w:sz w:val="14"/>
                      <w:szCs w:val="14"/>
                    </w:rPr>
                  </w:rPrChange>
                </w:rPr>
                <w:t>RO instrument</w:t>
              </w:r>
            </w:ins>
          </w:p>
        </w:tc>
        <w:tc>
          <w:tcPr>
            <w:tcW w:w="1013" w:type="dxa"/>
            <w:shd w:val="clear" w:color="auto" w:fill="E0E0E0"/>
            <w:tcMar>
              <w:top w:w="0" w:type="dxa"/>
              <w:left w:w="108" w:type="dxa"/>
              <w:bottom w:w="0" w:type="dxa"/>
              <w:right w:w="108" w:type="dxa"/>
            </w:tcMar>
            <w:tcPrChange w:id="909" w:author="Bowler, Neill" w:date="2023-01-20T11:46:00Z">
              <w:tcPr>
                <w:tcW w:w="1013" w:type="dxa"/>
                <w:shd w:val="clear" w:color="auto" w:fill="F3F3F3"/>
                <w:tcMar>
                  <w:top w:w="0" w:type="dxa"/>
                  <w:left w:w="108" w:type="dxa"/>
                  <w:bottom w:w="0" w:type="dxa"/>
                  <w:right w:w="108" w:type="dxa"/>
                </w:tcMar>
              </w:tcPr>
            </w:tcPrChange>
          </w:tcPr>
          <w:p w14:paraId="205FDFDF" w14:textId="6AE44FCE" w:rsidR="0038120B" w:rsidRPr="0001716B" w:rsidRDefault="0038120B" w:rsidP="0038120B">
            <w:pPr>
              <w:pStyle w:val="Standard"/>
              <w:snapToGrid w:val="0"/>
              <w:jc w:val="center"/>
              <w:rPr>
                <w:ins w:id="910" w:author="Bowler, Neill" w:date="2023-01-20T10:41:00Z"/>
                <w:rFonts w:ascii="Arial" w:hAnsi="Arial" w:cs="Arial"/>
                <w:b/>
                <w:bCs/>
                <w:color w:val="000000"/>
                <w:sz w:val="16"/>
                <w:szCs w:val="16"/>
              </w:rPr>
            </w:pPr>
            <w:ins w:id="911" w:author="Bowler, Neill" w:date="2023-01-20T10:42:00Z">
              <w:r w:rsidRPr="0001716B">
                <w:rPr>
                  <w:rFonts w:ascii="Arial" w:hAnsi="Arial" w:cs="Arial"/>
                  <w:color w:val="000000" w:themeColor="text1"/>
                  <w:sz w:val="16"/>
                  <w:szCs w:val="16"/>
                  <w:rPrChange w:id="912" w:author="Bowler, Neill" w:date="2023-01-20T10:43:00Z">
                    <w:rPr>
                      <w:rFonts w:asciiTheme="minorHAnsi" w:hAnsi="Arial" w:cs="Lohit Devanagari"/>
                      <w:color w:val="000000" w:themeColor="text1"/>
                      <w:sz w:val="14"/>
                      <w:szCs w:val="14"/>
                    </w:rPr>
                  </w:rPrChange>
                </w:rPr>
                <w:t>New</w:t>
              </w:r>
            </w:ins>
          </w:p>
        </w:tc>
        <w:tc>
          <w:tcPr>
            <w:tcW w:w="845" w:type="dxa"/>
            <w:shd w:val="clear" w:color="auto" w:fill="E0E0E0"/>
            <w:tcMar>
              <w:top w:w="0" w:type="dxa"/>
              <w:left w:w="108" w:type="dxa"/>
              <w:bottom w:w="0" w:type="dxa"/>
              <w:right w:w="108" w:type="dxa"/>
            </w:tcMar>
            <w:tcPrChange w:id="913" w:author="Bowler, Neill" w:date="2023-01-20T11:46:00Z">
              <w:tcPr>
                <w:tcW w:w="845" w:type="dxa"/>
                <w:shd w:val="clear" w:color="auto" w:fill="F3F3F3"/>
                <w:tcMar>
                  <w:top w:w="0" w:type="dxa"/>
                  <w:left w:w="108" w:type="dxa"/>
                  <w:bottom w:w="0" w:type="dxa"/>
                  <w:right w:w="108" w:type="dxa"/>
                </w:tcMar>
              </w:tcPr>
            </w:tcPrChange>
          </w:tcPr>
          <w:p w14:paraId="191C3067" w14:textId="18848AB3" w:rsidR="0038120B" w:rsidRPr="0001716B" w:rsidRDefault="0038120B" w:rsidP="0038120B">
            <w:pPr>
              <w:pStyle w:val="Standard"/>
              <w:snapToGrid w:val="0"/>
              <w:jc w:val="right"/>
              <w:rPr>
                <w:ins w:id="914" w:author="Bowler, Neill" w:date="2023-01-20T10:41:00Z"/>
                <w:rFonts w:ascii="Arial" w:hAnsi="Arial" w:cs="Arial"/>
                <w:color w:val="000000"/>
                <w:sz w:val="16"/>
                <w:szCs w:val="16"/>
              </w:rPr>
            </w:pPr>
            <w:ins w:id="915" w:author="Bowler, Neill" w:date="2023-01-20T14:44:00Z">
              <w:r>
                <w:rPr>
                  <w:rFonts w:ascii="Arial" w:hAnsi="Arial" w:cs="Arial"/>
                  <w:sz w:val="16"/>
                  <w:szCs w:val="16"/>
                </w:rPr>
                <w:t>0</w:t>
              </w:r>
            </w:ins>
          </w:p>
        </w:tc>
        <w:tc>
          <w:tcPr>
            <w:tcW w:w="1265" w:type="dxa"/>
            <w:shd w:val="clear" w:color="auto" w:fill="E0E0E0"/>
            <w:tcMar>
              <w:top w:w="0" w:type="dxa"/>
              <w:left w:w="108" w:type="dxa"/>
              <w:bottom w:w="0" w:type="dxa"/>
              <w:right w:w="108" w:type="dxa"/>
            </w:tcMar>
            <w:tcPrChange w:id="916" w:author="Bowler, Neill" w:date="2023-01-20T11:46:00Z">
              <w:tcPr>
                <w:tcW w:w="1265" w:type="dxa"/>
                <w:shd w:val="clear" w:color="auto" w:fill="F3F3F3"/>
                <w:tcMar>
                  <w:top w:w="0" w:type="dxa"/>
                  <w:left w:w="108" w:type="dxa"/>
                  <w:bottom w:w="0" w:type="dxa"/>
                  <w:right w:w="108" w:type="dxa"/>
                </w:tcMar>
              </w:tcPr>
            </w:tcPrChange>
          </w:tcPr>
          <w:p w14:paraId="69799058" w14:textId="2FC9B5EB" w:rsidR="0038120B" w:rsidRPr="0001716B" w:rsidRDefault="0038120B" w:rsidP="0038120B">
            <w:pPr>
              <w:pStyle w:val="Standard"/>
              <w:snapToGrid w:val="0"/>
              <w:jc w:val="right"/>
              <w:rPr>
                <w:ins w:id="917" w:author="Bowler, Neill" w:date="2023-01-20T10:41:00Z"/>
                <w:rFonts w:ascii="Arial" w:hAnsi="Arial" w:cs="Arial"/>
                <w:color w:val="000000"/>
                <w:sz w:val="16"/>
                <w:szCs w:val="16"/>
              </w:rPr>
            </w:pPr>
            <w:ins w:id="918" w:author="Bowler, Neill" w:date="2023-01-20T14:44:00Z">
              <w:r>
                <w:rPr>
                  <w:rFonts w:ascii="Arial" w:hAnsi="Arial" w:cs="Arial"/>
                  <w:sz w:val="16"/>
                  <w:szCs w:val="16"/>
                </w:rPr>
                <w:t>0</w:t>
              </w:r>
            </w:ins>
          </w:p>
        </w:tc>
        <w:tc>
          <w:tcPr>
            <w:tcW w:w="887" w:type="dxa"/>
            <w:shd w:val="clear" w:color="auto" w:fill="E0E0E0"/>
            <w:tcMar>
              <w:top w:w="0" w:type="dxa"/>
              <w:left w:w="108" w:type="dxa"/>
              <w:bottom w:w="0" w:type="dxa"/>
              <w:right w:w="108" w:type="dxa"/>
            </w:tcMar>
            <w:tcPrChange w:id="919" w:author="Bowler, Neill" w:date="2023-01-20T11:46:00Z">
              <w:tcPr>
                <w:tcW w:w="887" w:type="dxa"/>
                <w:shd w:val="clear" w:color="auto" w:fill="F3F3F3"/>
                <w:tcMar>
                  <w:top w:w="0" w:type="dxa"/>
                  <w:left w:w="108" w:type="dxa"/>
                  <w:bottom w:w="0" w:type="dxa"/>
                  <w:right w:w="108" w:type="dxa"/>
                </w:tcMar>
              </w:tcPr>
            </w:tcPrChange>
          </w:tcPr>
          <w:p w14:paraId="77A37142" w14:textId="150C2197" w:rsidR="0038120B" w:rsidRPr="0001716B" w:rsidRDefault="0038120B" w:rsidP="0038120B">
            <w:pPr>
              <w:pStyle w:val="Standard"/>
              <w:tabs>
                <w:tab w:val="right" w:pos="-37"/>
                <w:tab w:val="right" w:pos="493"/>
              </w:tabs>
              <w:snapToGrid w:val="0"/>
              <w:ind w:left="-37"/>
              <w:jc w:val="right"/>
              <w:rPr>
                <w:ins w:id="920" w:author="Bowler, Neill" w:date="2023-01-20T10:41:00Z"/>
                <w:rFonts w:ascii="Arial" w:hAnsi="Arial" w:cs="Arial"/>
                <w:color w:val="000000"/>
                <w:sz w:val="16"/>
                <w:szCs w:val="16"/>
              </w:rPr>
            </w:pPr>
            <w:ins w:id="921" w:author="Bowler, Neill" w:date="2023-01-20T14:44:00Z">
              <w:r w:rsidRPr="00395818">
                <w:rPr>
                  <w:rFonts w:ascii="Arial" w:hAnsi="Arial" w:cs="Arial"/>
                  <w:color w:val="000000"/>
                  <w:sz w:val="16"/>
                  <w:szCs w:val="16"/>
                </w:rPr>
                <w:t>11</w:t>
              </w:r>
            </w:ins>
          </w:p>
        </w:tc>
        <w:tc>
          <w:tcPr>
            <w:tcW w:w="1063" w:type="dxa"/>
            <w:shd w:val="clear" w:color="auto" w:fill="E0E0E0"/>
            <w:tcMar>
              <w:top w:w="0" w:type="dxa"/>
              <w:left w:w="108" w:type="dxa"/>
              <w:bottom w:w="0" w:type="dxa"/>
              <w:right w:w="108" w:type="dxa"/>
            </w:tcMar>
            <w:tcPrChange w:id="922" w:author="Bowler, Neill" w:date="2023-01-20T11:46:00Z">
              <w:tcPr>
                <w:tcW w:w="1063" w:type="dxa"/>
                <w:shd w:val="clear" w:color="auto" w:fill="F3F3F3"/>
                <w:tcMar>
                  <w:top w:w="0" w:type="dxa"/>
                  <w:left w:w="108" w:type="dxa"/>
                  <w:bottom w:w="0" w:type="dxa"/>
                  <w:right w:w="108" w:type="dxa"/>
                </w:tcMar>
              </w:tcPr>
            </w:tcPrChange>
          </w:tcPr>
          <w:p w14:paraId="543CE364" w14:textId="15F4A87E" w:rsidR="0038120B" w:rsidRPr="0001716B" w:rsidRDefault="0038120B" w:rsidP="0038120B">
            <w:pPr>
              <w:pStyle w:val="Standard"/>
              <w:snapToGrid w:val="0"/>
              <w:rPr>
                <w:ins w:id="923" w:author="Bowler, Neill" w:date="2023-01-20T10:41:00Z"/>
                <w:rFonts w:ascii="Arial" w:hAnsi="Arial" w:cs="Arial"/>
                <w:color w:val="000000"/>
                <w:sz w:val="16"/>
                <w:szCs w:val="16"/>
              </w:rPr>
            </w:pPr>
            <w:ins w:id="924" w:author="Bowler, Neill" w:date="2023-01-20T14:44:00Z">
              <w:r w:rsidRPr="00395818">
                <w:rPr>
                  <w:rFonts w:ascii="Arial" w:hAnsi="Arial" w:cs="Arial"/>
                  <w:color w:val="000000"/>
                  <w:sz w:val="16"/>
                  <w:szCs w:val="16"/>
                </w:rPr>
                <w:t>Code</w:t>
              </w:r>
              <w:r w:rsidRPr="00395818">
                <w:rPr>
                  <w:rFonts w:ascii="Arial" w:eastAsia="Arial" w:hAnsi="Arial" w:cs="Arial"/>
                  <w:color w:val="000000"/>
                  <w:sz w:val="16"/>
                  <w:szCs w:val="16"/>
                </w:rPr>
                <w:t xml:space="preserve"> </w:t>
              </w:r>
              <w:r w:rsidRPr="00395818">
                <w:rPr>
                  <w:rFonts w:ascii="Arial" w:hAnsi="Arial" w:cs="Arial"/>
                  <w:color w:val="000000"/>
                  <w:sz w:val="16"/>
                  <w:szCs w:val="16"/>
                </w:rPr>
                <w:t>Table</w:t>
              </w:r>
            </w:ins>
          </w:p>
        </w:tc>
        <w:tc>
          <w:tcPr>
            <w:tcW w:w="2481" w:type="dxa"/>
            <w:shd w:val="clear" w:color="auto" w:fill="E0E0E0"/>
            <w:tcMar>
              <w:top w:w="0" w:type="dxa"/>
              <w:left w:w="108" w:type="dxa"/>
              <w:bottom w:w="0" w:type="dxa"/>
              <w:right w:w="108" w:type="dxa"/>
            </w:tcMar>
            <w:tcPrChange w:id="925" w:author="Bowler, Neill" w:date="2023-01-20T11:46:00Z">
              <w:tcPr>
                <w:tcW w:w="2481" w:type="dxa"/>
                <w:shd w:val="clear" w:color="auto" w:fill="F3F3F3"/>
                <w:tcMar>
                  <w:top w:w="0" w:type="dxa"/>
                  <w:left w:w="108" w:type="dxa"/>
                  <w:bottom w:w="0" w:type="dxa"/>
                  <w:right w:w="108" w:type="dxa"/>
                </w:tcMar>
              </w:tcPr>
            </w:tcPrChange>
          </w:tcPr>
          <w:p w14:paraId="3EEC5B41" w14:textId="65F0B839" w:rsidR="0038120B" w:rsidRPr="0001716B" w:rsidRDefault="0038120B" w:rsidP="0038120B">
            <w:pPr>
              <w:pStyle w:val="Standard"/>
              <w:snapToGrid w:val="0"/>
              <w:rPr>
                <w:ins w:id="926" w:author="Bowler, Neill" w:date="2023-01-20T10:41:00Z"/>
                <w:rFonts w:ascii="Arial" w:hAnsi="Arial" w:cs="Arial"/>
                <w:color w:val="000000"/>
                <w:sz w:val="16"/>
                <w:szCs w:val="16"/>
              </w:rPr>
            </w:pPr>
            <w:ins w:id="927" w:author="Bowler, Neill" w:date="2023-01-20T14:44:00Z">
              <w:r>
                <w:rPr>
                  <w:rFonts w:ascii="Arial" w:hAnsi="Arial" w:cs="Arial"/>
                  <w:sz w:val="16"/>
                  <w:szCs w:val="16"/>
                </w:rPr>
                <w:t>Will mimic the satellite instrument table, but for terrestrial</w:t>
              </w:r>
            </w:ins>
          </w:p>
        </w:tc>
      </w:tr>
      <w:tr w:rsidR="00DF5799" w14:paraId="09C390AE" w14:textId="77777777" w:rsidTr="003D0846">
        <w:tblPrEx>
          <w:tblW w:w="10348" w:type="dxa"/>
          <w:jc w:val="center"/>
          <w:tblLayout w:type="fixed"/>
          <w:tblCellMar>
            <w:left w:w="10" w:type="dxa"/>
            <w:right w:w="10" w:type="dxa"/>
          </w:tblCellMar>
          <w:tblLook w:val="0000" w:firstRow="0" w:lastRow="0" w:firstColumn="0" w:lastColumn="0" w:noHBand="0" w:noVBand="0"/>
          <w:tblPrExChange w:id="928"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929" w:author="Bowler, Neill" w:date="2023-01-20T10:33:00Z"/>
          <w:trPrChange w:id="930"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931" w:author="Bowler, Neill" w:date="2023-01-20T11:47:00Z">
              <w:tcPr>
                <w:tcW w:w="709" w:type="dxa"/>
                <w:shd w:val="clear" w:color="auto" w:fill="F3F3F3"/>
                <w:tcMar>
                  <w:top w:w="0" w:type="dxa"/>
                  <w:left w:w="108" w:type="dxa"/>
                  <w:bottom w:w="0" w:type="dxa"/>
                  <w:right w:w="108" w:type="dxa"/>
                </w:tcMar>
              </w:tcPr>
            </w:tcPrChange>
          </w:tcPr>
          <w:p w14:paraId="714CDEEC" w14:textId="48814B33" w:rsidR="00DF5799" w:rsidRPr="0001716B" w:rsidRDefault="00B2708C" w:rsidP="00DF5799">
            <w:pPr>
              <w:pStyle w:val="Standard"/>
              <w:snapToGrid w:val="0"/>
              <w:jc w:val="right"/>
              <w:rPr>
                <w:ins w:id="932" w:author="Bowler, Neill" w:date="2023-01-20T10:33:00Z"/>
                <w:rFonts w:ascii="Arial" w:hAnsi="Arial" w:cs="Arial"/>
                <w:sz w:val="16"/>
                <w:szCs w:val="16"/>
              </w:rPr>
            </w:pPr>
            <w:ins w:id="933" w:author="Bowler, Neill" w:date="2023-01-20T10:55:00Z">
              <w:r>
                <w:rPr>
                  <w:rFonts w:ascii="Arial" w:hAnsi="Arial" w:cs="Arial"/>
                  <w:color w:val="000000"/>
                  <w:sz w:val="16"/>
                  <w:szCs w:val="16"/>
                </w:rPr>
                <w:t>19</w:t>
              </w:r>
            </w:ins>
          </w:p>
        </w:tc>
        <w:tc>
          <w:tcPr>
            <w:tcW w:w="2085" w:type="dxa"/>
            <w:shd w:val="clear" w:color="auto" w:fill="F3F3F3"/>
            <w:tcMar>
              <w:top w:w="0" w:type="dxa"/>
              <w:left w:w="108" w:type="dxa"/>
              <w:bottom w:w="0" w:type="dxa"/>
              <w:right w:w="108" w:type="dxa"/>
            </w:tcMar>
            <w:tcPrChange w:id="934" w:author="Bowler, Neill" w:date="2023-01-20T11:47:00Z">
              <w:tcPr>
                <w:tcW w:w="2085" w:type="dxa"/>
                <w:shd w:val="clear" w:color="auto" w:fill="F3F3F3"/>
                <w:tcMar>
                  <w:top w:w="0" w:type="dxa"/>
                  <w:left w:w="108" w:type="dxa"/>
                  <w:bottom w:w="0" w:type="dxa"/>
                  <w:right w:w="108" w:type="dxa"/>
                </w:tcMar>
              </w:tcPr>
            </w:tcPrChange>
          </w:tcPr>
          <w:p w14:paraId="2D10FB52" w14:textId="16D6C41B" w:rsidR="00DF5799" w:rsidRPr="0001716B" w:rsidRDefault="00DF5799" w:rsidP="00DF5799">
            <w:pPr>
              <w:pStyle w:val="Standard"/>
              <w:snapToGrid w:val="0"/>
              <w:rPr>
                <w:ins w:id="935" w:author="Bowler, Neill" w:date="2023-01-20T10:33:00Z"/>
                <w:rFonts w:ascii="Arial" w:hAnsi="Arial" w:cs="Arial"/>
                <w:b/>
                <w:sz w:val="16"/>
                <w:szCs w:val="16"/>
              </w:rPr>
            </w:pPr>
            <w:ins w:id="936" w:author="Bowler, Neill" w:date="2023-01-20T10:42:00Z">
              <w:r w:rsidRPr="0001716B">
                <w:rPr>
                  <w:rFonts w:ascii="Arial" w:hAnsi="Arial" w:cs="Arial"/>
                  <w:b/>
                  <w:bCs/>
                  <w:color w:val="000000"/>
                  <w:sz w:val="16"/>
                  <w:szCs w:val="16"/>
                  <w:rPrChange w:id="937" w:author="Bowler, Neill" w:date="2023-01-20T10:43:00Z">
                    <w:rPr>
                      <w:rFonts w:asciiTheme="minorHAnsi" w:hAnsi="Arial" w:cs="Lohit Devanagari"/>
                      <w:b/>
                      <w:bCs/>
                      <w:color w:val="000000"/>
                      <w:sz w:val="14"/>
                      <w:szCs w:val="14"/>
                    </w:rPr>
                  </w:rPrChange>
                </w:rPr>
                <w:t>(</w:t>
              </w:r>
              <w:proofErr w:type="gramStart"/>
              <w:r w:rsidRPr="0001716B">
                <w:rPr>
                  <w:rFonts w:ascii="Arial" w:hAnsi="Arial" w:cs="Arial"/>
                  <w:b/>
                  <w:bCs/>
                  <w:color w:val="000000"/>
                  <w:sz w:val="16"/>
                  <w:szCs w:val="16"/>
                  <w:rPrChange w:id="938" w:author="Bowler, Neill" w:date="2023-01-20T10:43:00Z">
                    <w:rPr>
                      <w:rFonts w:asciiTheme="minorHAnsi" w:hAnsi="Arial" w:cs="Lohit Devanagari"/>
                      <w:b/>
                      <w:bCs/>
                      <w:color w:val="000000"/>
                      <w:sz w:val="14"/>
                      <w:szCs w:val="14"/>
                    </w:rPr>
                  </w:rPrChange>
                </w:rPr>
                <w:t>end</w:t>
              </w:r>
              <w:proofErr w:type="gramEnd"/>
              <w:r w:rsidRPr="0001716B">
                <w:rPr>
                  <w:rFonts w:ascii="Arial" w:hAnsi="Arial" w:cs="Arial"/>
                  <w:b/>
                  <w:bCs/>
                  <w:color w:val="000000"/>
                  <w:sz w:val="16"/>
                  <w:szCs w:val="16"/>
                  <w:rPrChange w:id="939" w:author="Bowler, Neill" w:date="2023-01-20T10:43:00Z">
                    <w:rPr>
                      <w:rFonts w:asciiTheme="minorHAnsi" w:hAnsi="Arial" w:cs="Lohit Devanagari"/>
                      <w:b/>
                      <w:bCs/>
                      <w:color w:val="000000"/>
                      <w:sz w:val="14"/>
                      <w:szCs w:val="14"/>
                    </w:rPr>
                  </w:rPrChange>
                </w:rPr>
                <w:t xml:space="preserve"> delayed replication)</w:t>
              </w:r>
            </w:ins>
          </w:p>
        </w:tc>
        <w:tc>
          <w:tcPr>
            <w:tcW w:w="1013" w:type="dxa"/>
            <w:shd w:val="clear" w:color="auto" w:fill="F3F3F3"/>
            <w:tcMar>
              <w:top w:w="0" w:type="dxa"/>
              <w:left w:w="108" w:type="dxa"/>
              <w:bottom w:w="0" w:type="dxa"/>
              <w:right w:w="108" w:type="dxa"/>
            </w:tcMar>
            <w:tcPrChange w:id="940" w:author="Bowler, Neill" w:date="2023-01-20T11:47:00Z">
              <w:tcPr>
                <w:tcW w:w="1013" w:type="dxa"/>
                <w:shd w:val="clear" w:color="auto" w:fill="F3F3F3"/>
                <w:tcMar>
                  <w:top w:w="0" w:type="dxa"/>
                  <w:left w:w="108" w:type="dxa"/>
                  <w:bottom w:w="0" w:type="dxa"/>
                  <w:right w:w="108" w:type="dxa"/>
                </w:tcMar>
              </w:tcPr>
            </w:tcPrChange>
          </w:tcPr>
          <w:p w14:paraId="7F864EBA" w14:textId="482DF502" w:rsidR="00DF5799" w:rsidRPr="0001716B" w:rsidRDefault="00DF5799" w:rsidP="00DF5799">
            <w:pPr>
              <w:pStyle w:val="Standard"/>
              <w:snapToGrid w:val="0"/>
              <w:jc w:val="center"/>
              <w:rPr>
                <w:ins w:id="941" w:author="Bowler, Neill" w:date="2023-01-20T10:33:00Z"/>
                <w:rFonts w:ascii="Arial" w:hAnsi="Arial" w:cs="Arial"/>
                <w:b/>
                <w:sz w:val="16"/>
                <w:szCs w:val="16"/>
              </w:rPr>
            </w:pPr>
          </w:p>
        </w:tc>
        <w:tc>
          <w:tcPr>
            <w:tcW w:w="845" w:type="dxa"/>
            <w:shd w:val="clear" w:color="auto" w:fill="F3F3F3"/>
            <w:tcMar>
              <w:top w:w="0" w:type="dxa"/>
              <w:left w:w="108" w:type="dxa"/>
              <w:bottom w:w="0" w:type="dxa"/>
              <w:right w:w="108" w:type="dxa"/>
            </w:tcMar>
            <w:tcPrChange w:id="942" w:author="Bowler, Neill" w:date="2023-01-20T11:47:00Z">
              <w:tcPr>
                <w:tcW w:w="845" w:type="dxa"/>
                <w:shd w:val="clear" w:color="auto" w:fill="F3F3F3"/>
                <w:tcMar>
                  <w:top w:w="0" w:type="dxa"/>
                  <w:left w:w="108" w:type="dxa"/>
                  <w:bottom w:w="0" w:type="dxa"/>
                  <w:right w:w="108" w:type="dxa"/>
                </w:tcMar>
              </w:tcPr>
            </w:tcPrChange>
          </w:tcPr>
          <w:p w14:paraId="5E8742E2" w14:textId="261D2638" w:rsidR="00DF5799" w:rsidRPr="0001716B" w:rsidRDefault="00DF5799" w:rsidP="00DF5799">
            <w:pPr>
              <w:pStyle w:val="Standard"/>
              <w:snapToGrid w:val="0"/>
              <w:jc w:val="right"/>
              <w:rPr>
                <w:ins w:id="943" w:author="Bowler, Neill" w:date="2023-01-20T10:33:00Z"/>
                <w:rFonts w:ascii="Arial" w:hAnsi="Arial" w:cs="Arial"/>
                <w:sz w:val="16"/>
                <w:szCs w:val="16"/>
              </w:rPr>
            </w:pPr>
          </w:p>
        </w:tc>
        <w:tc>
          <w:tcPr>
            <w:tcW w:w="1265" w:type="dxa"/>
            <w:shd w:val="clear" w:color="auto" w:fill="F3F3F3"/>
            <w:tcMar>
              <w:top w:w="0" w:type="dxa"/>
              <w:left w:w="108" w:type="dxa"/>
              <w:bottom w:w="0" w:type="dxa"/>
              <w:right w:w="108" w:type="dxa"/>
            </w:tcMar>
            <w:tcPrChange w:id="944" w:author="Bowler, Neill" w:date="2023-01-20T11:47:00Z">
              <w:tcPr>
                <w:tcW w:w="1265" w:type="dxa"/>
                <w:shd w:val="clear" w:color="auto" w:fill="F3F3F3"/>
                <w:tcMar>
                  <w:top w:w="0" w:type="dxa"/>
                  <w:left w:w="108" w:type="dxa"/>
                  <w:bottom w:w="0" w:type="dxa"/>
                  <w:right w:w="108" w:type="dxa"/>
                </w:tcMar>
              </w:tcPr>
            </w:tcPrChange>
          </w:tcPr>
          <w:p w14:paraId="061DC820" w14:textId="474FF9AD" w:rsidR="00DF5799" w:rsidRPr="0001716B" w:rsidRDefault="00DF5799" w:rsidP="00DF5799">
            <w:pPr>
              <w:pStyle w:val="Standard"/>
              <w:snapToGrid w:val="0"/>
              <w:jc w:val="right"/>
              <w:rPr>
                <w:ins w:id="945" w:author="Bowler, Neill" w:date="2023-01-20T10:33:00Z"/>
                <w:rFonts w:ascii="Arial" w:hAnsi="Arial" w:cs="Arial"/>
                <w:sz w:val="16"/>
                <w:szCs w:val="16"/>
              </w:rPr>
            </w:pPr>
          </w:p>
        </w:tc>
        <w:tc>
          <w:tcPr>
            <w:tcW w:w="887" w:type="dxa"/>
            <w:shd w:val="clear" w:color="auto" w:fill="F3F3F3"/>
            <w:tcMar>
              <w:top w:w="0" w:type="dxa"/>
              <w:left w:w="108" w:type="dxa"/>
              <w:bottom w:w="0" w:type="dxa"/>
              <w:right w:w="108" w:type="dxa"/>
            </w:tcMar>
            <w:tcPrChange w:id="946" w:author="Bowler, Neill" w:date="2023-01-20T11:47:00Z">
              <w:tcPr>
                <w:tcW w:w="887" w:type="dxa"/>
                <w:shd w:val="clear" w:color="auto" w:fill="F3F3F3"/>
                <w:tcMar>
                  <w:top w:w="0" w:type="dxa"/>
                  <w:left w:w="108" w:type="dxa"/>
                  <w:bottom w:w="0" w:type="dxa"/>
                  <w:right w:w="108" w:type="dxa"/>
                </w:tcMar>
              </w:tcPr>
            </w:tcPrChange>
          </w:tcPr>
          <w:p w14:paraId="3F9315F1" w14:textId="622A38B0" w:rsidR="00DF5799" w:rsidRPr="0001716B" w:rsidRDefault="00DF5799" w:rsidP="00DF5799">
            <w:pPr>
              <w:pStyle w:val="Standard"/>
              <w:tabs>
                <w:tab w:val="right" w:pos="-37"/>
                <w:tab w:val="right" w:pos="493"/>
              </w:tabs>
              <w:snapToGrid w:val="0"/>
              <w:ind w:left="-37"/>
              <w:jc w:val="right"/>
              <w:rPr>
                <w:ins w:id="947" w:author="Bowler, Neill" w:date="2023-01-20T10:33:00Z"/>
                <w:rFonts w:ascii="Arial" w:hAnsi="Arial" w:cs="Arial"/>
                <w:sz w:val="16"/>
                <w:szCs w:val="16"/>
              </w:rPr>
            </w:pPr>
          </w:p>
        </w:tc>
        <w:tc>
          <w:tcPr>
            <w:tcW w:w="1063" w:type="dxa"/>
            <w:shd w:val="clear" w:color="auto" w:fill="F3F3F3"/>
            <w:tcMar>
              <w:top w:w="0" w:type="dxa"/>
              <w:left w:w="108" w:type="dxa"/>
              <w:bottom w:w="0" w:type="dxa"/>
              <w:right w:w="108" w:type="dxa"/>
            </w:tcMar>
            <w:tcPrChange w:id="948" w:author="Bowler, Neill" w:date="2023-01-20T11:47:00Z">
              <w:tcPr>
                <w:tcW w:w="1063" w:type="dxa"/>
                <w:shd w:val="clear" w:color="auto" w:fill="F3F3F3"/>
                <w:tcMar>
                  <w:top w:w="0" w:type="dxa"/>
                  <w:left w:w="108" w:type="dxa"/>
                  <w:bottom w:w="0" w:type="dxa"/>
                  <w:right w:w="108" w:type="dxa"/>
                </w:tcMar>
              </w:tcPr>
            </w:tcPrChange>
          </w:tcPr>
          <w:p w14:paraId="08BD9FBD" w14:textId="08CDA5C9" w:rsidR="00DF5799" w:rsidRPr="0001716B" w:rsidRDefault="00DF5799" w:rsidP="00DF5799">
            <w:pPr>
              <w:pStyle w:val="Standard"/>
              <w:snapToGrid w:val="0"/>
              <w:rPr>
                <w:ins w:id="949" w:author="Bowler, Neill" w:date="2023-01-20T10:33:00Z"/>
                <w:rFonts w:ascii="Arial" w:hAnsi="Arial" w:cs="Arial"/>
                <w:sz w:val="16"/>
                <w:szCs w:val="16"/>
              </w:rPr>
            </w:pPr>
          </w:p>
        </w:tc>
        <w:tc>
          <w:tcPr>
            <w:tcW w:w="2481" w:type="dxa"/>
            <w:shd w:val="clear" w:color="auto" w:fill="F3F3F3"/>
            <w:tcMar>
              <w:top w:w="0" w:type="dxa"/>
              <w:left w:w="108" w:type="dxa"/>
              <w:bottom w:w="0" w:type="dxa"/>
              <w:right w:w="108" w:type="dxa"/>
            </w:tcMar>
            <w:tcPrChange w:id="950" w:author="Bowler, Neill" w:date="2023-01-20T11:47:00Z">
              <w:tcPr>
                <w:tcW w:w="2481" w:type="dxa"/>
                <w:shd w:val="clear" w:color="auto" w:fill="F3F3F3"/>
                <w:tcMar>
                  <w:top w:w="0" w:type="dxa"/>
                  <w:left w:w="108" w:type="dxa"/>
                  <w:bottom w:w="0" w:type="dxa"/>
                  <w:right w:w="108" w:type="dxa"/>
                </w:tcMar>
              </w:tcPr>
            </w:tcPrChange>
          </w:tcPr>
          <w:p w14:paraId="6DA5B953" w14:textId="545DCE6F" w:rsidR="00DF5799" w:rsidRPr="0001716B" w:rsidRDefault="00DF5799" w:rsidP="00DF5799">
            <w:pPr>
              <w:pStyle w:val="Standard"/>
              <w:snapToGrid w:val="0"/>
              <w:rPr>
                <w:ins w:id="951" w:author="Bowler, Neill" w:date="2023-01-20T10:33:00Z"/>
                <w:rFonts w:ascii="Arial" w:hAnsi="Arial" w:cs="Arial"/>
                <w:sz w:val="16"/>
                <w:szCs w:val="16"/>
              </w:rPr>
            </w:pPr>
          </w:p>
        </w:tc>
      </w:tr>
      <w:tr w:rsidR="00DF5799" w14:paraId="7680931B" w14:textId="77777777" w:rsidTr="003D0846">
        <w:tblPrEx>
          <w:tblW w:w="10348" w:type="dxa"/>
          <w:jc w:val="center"/>
          <w:tblLayout w:type="fixed"/>
          <w:tblCellMar>
            <w:left w:w="10" w:type="dxa"/>
            <w:right w:w="10" w:type="dxa"/>
          </w:tblCellMar>
          <w:tblLook w:val="0000" w:firstRow="0" w:lastRow="0" w:firstColumn="0" w:lastColumn="0" w:noHBand="0" w:noVBand="0"/>
          <w:tblPrExChange w:id="952"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trPrChange w:id="953" w:author="Bowler, Neill" w:date="2023-01-20T11:46:00Z">
            <w:trPr>
              <w:cantSplit/>
              <w:jc w:val="center"/>
            </w:trPr>
          </w:trPrChange>
        </w:trPr>
        <w:tc>
          <w:tcPr>
            <w:tcW w:w="709" w:type="dxa"/>
            <w:shd w:val="clear" w:color="auto" w:fill="E0E0E0"/>
            <w:tcMar>
              <w:top w:w="0" w:type="dxa"/>
              <w:left w:w="108" w:type="dxa"/>
              <w:bottom w:w="0" w:type="dxa"/>
              <w:right w:w="108" w:type="dxa"/>
            </w:tcMar>
            <w:tcPrChange w:id="954" w:author="Bowler, Neill" w:date="2023-01-20T11:46:00Z">
              <w:tcPr>
                <w:tcW w:w="709" w:type="dxa"/>
                <w:shd w:val="clear" w:color="auto" w:fill="E0E0E0"/>
                <w:tcMar>
                  <w:top w:w="0" w:type="dxa"/>
                  <w:left w:w="108" w:type="dxa"/>
                  <w:bottom w:w="0" w:type="dxa"/>
                  <w:right w:w="108" w:type="dxa"/>
                </w:tcMar>
              </w:tcPr>
            </w:tcPrChange>
          </w:tcPr>
          <w:p w14:paraId="76809313" w14:textId="7967E066" w:rsidR="00DF5799" w:rsidRPr="0001716B" w:rsidRDefault="004225C0" w:rsidP="00DF5799">
            <w:pPr>
              <w:pStyle w:val="Standard"/>
              <w:snapToGrid w:val="0"/>
              <w:jc w:val="right"/>
              <w:rPr>
                <w:rFonts w:ascii="Arial" w:hAnsi="Arial" w:cs="Arial"/>
                <w:i/>
                <w:sz w:val="16"/>
                <w:szCs w:val="16"/>
              </w:rPr>
            </w:pPr>
            <w:ins w:id="955" w:author="Bowler, Neill" w:date="2023-01-20T10:47:00Z">
              <w:r>
                <w:rPr>
                  <w:rFonts w:ascii="Arial" w:hAnsi="Arial" w:cs="Arial"/>
                  <w:i/>
                  <w:iCs/>
                  <w:color w:val="000000"/>
                  <w:sz w:val="16"/>
                  <w:szCs w:val="16"/>
                </w:rPr>
                <w:t>2</w:t>
              </w:r>
            </w:ins>
            <w:ins w:id="956" w:author="Bowler, Neill" w:date="2023-01-20T10:55:00Z">
              <w:r w:rsidR="00B2708C">
                <w:rPr>
                  <w:rFonts w:ascii="Arial" w:hAnsi="Arial" w:cs="Arial"/>
                  <w:i/>
                  <w:iCs/>
                  <w:color w:val="000000"/>
                  <w:sz w:val="16"/>
                  <w:szCs w:val="16"/>
                </w:rPr>
                <w:t>0</w:t>
              </w:r>
            </w:ins>
            <w:del w:id="957" w:author="Bowler, Neill" w:date="2023-01-20T10:42:00Z">
              <w:r w:rsidR="00DF5799" w:rsidRPr="0001716B" w:rsidDel="0084075E">
                <w:rPr>
                  <w:rFonts w:ascii="Arial" w:hAnsi="Arial" w:cs="Arial"/>
                  <w:i/>
                  <w:sz w:val="16"/>
                  <w:szCs w:val="16"/>
                </w:rPr>
                <w:delText>1</w:delText>
              </w:r>
            </w:del>
          </w:p>
        </w:tc>
        <w:tc>
          <w:tcPr>
            <w:tcW w:w="2085" w:type="dxa"/>
            <w:shd w:val="clear" w:color="auto" w:fill="E0E0E0"/>
            <w:tcMar>
              <w:top w:w="0" w:type="dxa"/>
              <w:left w:w="108" w:type="dxa"/>
              <w:bottom w:w="0" w:type="dxa"/>
              <w:right w:w="108" w:type="dxa"/>
            </w:tcMar>
            <w:tcPrChange w:id="958" w:author="Bowler, Neill" w:date="2023-01-20T11:46:00Z">
              <w:tcPr>
                <w:tcW w:w="2085" w:type="dxa"/>
                <w:shd w:val="clear" w:color="auto" w:fill="E0E0E0"/>
                <w:tcMar>
                  <w:top w:w="0" w:type="dxa"/>
                  <w:left w:w="108" w:type="dxa"/>
                  <w:bottom w:w="0" w:type="dxa"/>
                  <w:right w:w="108" w:type="dxa"/>
                </w:tcMar>
              </w:tcPr>
            </w:tcPrChange>
          </w:tcPr>
          <w:p w14:paraId="76809314" w14:textId="0EA2E634" w:rsidR="00DF5799" w:rsidRPr="0001716B" w:rsidRDefault="00DF5799" w:rsidP="0001716B">
            <w:pPr>
              <w:pStyle w:val="Standard"/>
              <w:snapToGrid w:val="0"/>
              <w:rPr>
                <w:rFonts w:ascii="Arial" w:hAnsi="Arial" w:cs="Arial"/>
                <w:i/>
                <w:sz w:val="16"/>
                <w:szCs w:val="16"/>
              </w:rPr>
              <w:pPrChange w:id="959" w:author="Bowler, Neill" w:date="2023-01-20T10:45:00Z">
                <w:pPr>
                  <w:pStyle w:val="Standard"/>
                  <w:snapToGrid w:val="0"/>
                  <w:ind w:left="246"/>
                </w:pPr>
              </w:pPrChange>
            </w:pPr>
            <w:ins w:id="960" w:author="Bowler, Neill" w:date="2023-01-20T10:42:00Z">
              <w:r w:rsidRPr="0001716B">
                <w:rPr>
                  <w:rFonts w:ascii="Arial" w:hAnsi="Arial" w:cs="Arial"/>
                  <w:b/>
                  <w:bCs/>
                  <w:color w:val="000000"/>
                  <w:sz w:val="16"/>
                  <w:szCs w:val="16"/>
                  <w:rPrChange w:id="961" w:author="Bowler, Neill" w:date="2023-01-20T10:43:00Z">
                    <w:rPr>
                      <w:rFonts w:asciiTheme="minorHAnsi" w:hAnsi="Arial" w:cs="Lohit Devanagari"/>
                      <w:b/>
                      <w:bCs/>
                      <w:color w:val="000000"/>
                      <w:sz w:val="14"/>
                      <w:szCs w:val="14"/>
                    </w:rPr>
                  </w:rPrChange>
                </w:rPr>
                <w:t>Originating</w:t>
              </w:r>
              <w:r w:rsidRPr="0001716B">
                <w:rPr>
                  <w:rFonts w:ascii="Arial" w:eastAsia="Arial" w:hAnsi="Arial" w:cs="Arial"/>
                  <w:b/>
                  <w:bCs/>
                  <w:color w:val="000000"/>
                  <w:sz w:val="16"/>
                  <w:szCs w:val="16"/>
                  <w:rPrChange w:id="962"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963" w:author="Bowler, Neill" w:date="2023-01-20T10:43:00Z">
                    <w:rPr>
                      <w:rFonts w:asciiTheme="minorHAnsi" w:hAnsi="Arial" w:cs="Lohit Devanagari"/>
                      <w:b/>
                      <w:bCs/>
                      <w:color w:val="000000"/>
                      <w:sz w:val="14"/>
                      <w:szCs w:val="14"/>
                    </w:rPr>
                  </w:rPrChange>
                </w:rPr>
                <w:t>centre</w:t>
              </w:r>
            </w:ins>
            <w:del w:id="964" w:author="Bowler, Neill" w:date="2023-01-20T10:42:00Z">
              <w:r w:rsidRPr="0001716B" w:rsidDel="0084075E">
                <w:rPr>
                  <w:rFonts w:ascii="Arial" w:hAnsi="Arial" w:cs="Arial"/>
                  <w:i/>
                  <w:sz w:val="16"/>
                  <w:szCs w:val="16"/>
                </w:rPr>
                <w:delText>Satellite</w:delText>
              </w:r>
              <w:r w:rsidRPr="0001716B" w:rsidDel="0084075E">
                <w:rPr>
                  <w:rFonts w:ascii="Arial" w:eastAsia="Arial" w:hAnsi="Arial" w:cs="Arial"/>
                  <w:i/>
                  <w:sz w:val="16"/>
                  <w:szCs w:val="16"/>
                </w:rPr>
                <w:delText xml:space="preserve"> </w:delText>
              </w:r>
              <w:r w:rsidRPr="0001716B" w:rsidDel="0084075E">
                <w:rPr>
                  <w:rFonts w:ascii="Arial" w:hAnsi="Arial" w:cs="Arial"/>
                  <w:i/>
                  <w:sz w:val="16"/>
                  <w:szCs w:val="16"/>
                </w:rPr>
                <w:delText>Identifier</w:delText>
              </w:r>
            </w:del>
          </w:p>
        </w:tc>
        <w:tc>
          <w:tcPr>
            <w:tcW w:w="1013" w:type="dxa"/>
            <w:shd w:val="clear" w:color="auto" w:fill="E0E0E0"/>
            <w:tcMar>
              <w:top w:w="0" w:type="dxa"/>
              <w:left w:w="108" w:type="dxa"/>
              <w:bottom w:w="0" w:type="dxa"/>
              <w:right w:w="108" w:type="dxa"/>
            </w:tcMar>
            <w:tcPrChange w:id="965" w:author="Bowler, Neill" w:date="2023-01-20T11:46:00Z">
              <w:tcPr>
                <w:tcW w:w="1013" w:type="dxa"/>
                <w:shd w:val="clear" w:color="auto" w:fill="E0E0E0"/>
                <w:tcMar>
                  <w:top w:w="0" w:type="dxa"/>
                  <w:left w:w="108" w:type="dxa"/>
                  <w:bottom w:w="0" w:type="dxa"/>
                  <w:right w:w="108" w:type="dxa"/>
                </w:tcMar>
              </w:tcPr>
            </w:tcPrChange>
          </w:tcPr>
          <w:p w14:paraId="76809315" w14:textId="3E0C503C" w:rsidR="00DF5799" w:rsidRPr="0001716B" w:rsidRDefault="00DF5799" w:rsidP="00DF5799">
            <w:pPr>
              <w:pStyle w:val="Standard"/>
              <w:snapToGrid w:val="0"/>
              <w:jc w:val="center"/>
              <w:rPr>
                <w:rFonts w:ascii="Arial" w:hAnsi="Arial" w:cs="Arial"/>
                <w:i/>
                <w:sz w:val="16"/>
                <w:szCs w:val="16"/>
              </w:rPr>
            </w:pPr>
            <w:ins w:id="966" w:author="Bowler, Neill" w:date="2023-01-20T10:42:00Z">
              <w:r w:rsidRPr="0001716B">
                <w:rPr>
                  <w:rFonts w:ascii="Arial" w:hAnsi="Arial" w:cs="Arial"/>
                  <w:b/>
                  <w:bCs/>
                  <w:color w:val="000000"/>
                  <w:sz w:val="16"/>
                  <w:szCs w:val="16"/>
                  <w:rPrChange w:id="967" w:author="Bowler, Neill" w:date="2023-01-20T10:43:00Z">
                    <w:rPr>
                      <w:rFonts w:asciiTheme="minorHAnsi" w:hAnsi="Arial" w:cs="Lohit Devanagari"/>
                      <w:b/>
                      <w:bCs/>
                      <w:color w:val="000000"/>
                      <w:sz w:val="14"/>
                      <w:szCs w:val="14"/>
                    </w:rPr>
                  </w:rPrChange>
                </w:rPr>
                <w:t>0</w:t>
              </w:r>
              <w:r w:rsidRPr="0001716B">
                <w:rPr>
                  <w:rFonts w:ascii="Arial" w:eastAsia="Arial" w:hAnsi="Arial" w:cs="Arial"/>
                  <w:b/>
                  <w:bCs/>
                  <w:color w:val="000000"/>
                  <w:sz w:val="16"/>
                  <w:szCs w:val="16"/>
                  <w:rPrChange w:id="968"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969" w:author="Bowler, Neill" w:date="2023-01-20T10:43:00Z">
                    <w:rPr>
                      <w:rFonts w:asciiTheme="minorHAnsi" w:hAnsi="Arial" w:cs="Lohit Devanagari"/>
                      <w:b/>
                      <w:bCs/>
                      <w:color w:val="000000"/>
                      <w:sz w:val="14"/>
                      <w:szCs w:val="14"/>
                    </w:rPr>
                  </w:rPrChange>
                </w:rPr>
                <w:t>01</w:t>
              </w:r>
              <w:r w:rsidRPr="0001716B">
                <w:rPr>
                  <w:rFonts w:ascii="Arial" w:eastAsia="Arial" w:hAnsi="Arial" w:cs="Arial"/>
                  <w:b/>
                  <w:bCs/>
                  <w:color w:val="000000"/>
                  <w:sz w:val="16"/>
                  <w:szCs w:val="16"/>
                  <w:rPrChange w:id="970"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971" w:author="Bowler, Neill" w:date="2023-01-20T10:43:00Z">
                    <w:rPr>
                      <w:rFonts w:asciiTheme="minorHAnsi" w:hAnsi="Arial" w:cs="Lohit Devanagari"/>
                      <w:b/>
                      <w:bCs/>
                      <w:color w:val="000000"/>
                      <w:sz w:val="14"/>
                      <w:szCs w:val="14"/>
                    </w:rPr>
                  </w:rPrChange>
                </w:rPr>
                <w:t>033</w:t>
              </w:r>
            </w:ins>
            <w:del w:id="972" w:author="Bowler, Neill" w:date="2023-01-20T10:42:00Z">
              <w:r w:rsidRPr="0001716B" w:rsidDel="0084075E">
                <w:rPr>
                  <w:rFonts w:ascii="Arial" w:hAnsi="Arial" w:cs="Arial"/>
                  <w:i/>
                  <w:sz w:val="16"/>
                  <w:szCs w:val="16"/>
                </w:rPr>
                <w:delText>0</w:delText>
              </w:r>
              <w:r w:rsidRPr="0001716B" w:rsidDel="0084075E">
                <w:rPr>
                  <w:rFonts w:ascii="Arial" w:eastAsia="Arial" w:hAnsi="Arial" w:cs="Arial"/>
                  <w:i/>
                  <w:sz w:val="16"/>
                  <w:szCs w:val="16"/>
                </w:rPr>
                <w:delText xml:space="preserve"> </w:delText>
              </w:r>
              <w:r w:rsidRPr="0001716B" w:rsidDel="0084075E">
                <w:rPr>
                  <w:rFonts w:ascii="Arial" w:hAnsi="Arial" w:cs="Arial"/>
                  <w:i/>
                  <w:sz w:val="16"/>
                  <w:szCs w:val="16"/>
                </w:rPr>
                <w:delText>01</w:delText>
              </w:r>
              <w:r w:rsidRPr="0001716B" w:rsidDel="0084075E">
                <w:rPr>
                  <w:rFonts w:ascii="Arial" w:eastAsia="Arial" w:hAnsi="Arial" w:cs="Arial"/>
                  <w:i/>
                  <w:sz w:val="16"/>
                  <w:szCs w:val="16"/>
                </w:rPr>
                <w:delText xml:space="preserve"> </w:delText>
              </w:r>
              <w:r w:rsidRPr="0001716B" w:rsidDel="0084075E">
                <w:rPr>
                  <w:rFonts w:ascii="Arial" w:hAnsi="Arial" w:cs="Arial"/>
                  <w:i/>
                  <w:sz w:val="16"/>
                  <w:szCs w:val="16"/>
                </w:rPr>
                <w:delText>007</w:delText>
              </w:r>
            </w:del>
          </w:p>
        </w:tc>
        <w:tc>
          <w:tcPr>
            <w:tcW w:w="845" w:type="dxa"/>
            <w:shd w:val="clear" w:color="auto" w:fill="E0E0E0"/>
            <w:tcMar>
              <w:top w:w="0" w:type="dxa"/>
              <w:left w:w="108" w:type="dxa"/>
              <w:bottom w:w="0" w:type="dxa"/>
              <w:right w:w="108" w:type="dxa"/>
            </w:tcMar>
            <w:tcPrChange w:id="973" w:author="Bowler, Neill" w:date="2023-01-20T11:46:00Z">
              <w:tcPr>
                <w:tcW w:w="845" w:type="dxa"/>
                <w:shd w:val="clear" w:color="auto" w:fill="E0E0E0"/>
                <w:tcMar>
                  <w:top w:w="0" w:type="dxa"/>
                  <w:left w:w="108" w:type="dxa"/>
                  <w:bottom w:w="0" w:type="dxa"/>
                  <w:right w:w="108" w:type="dxa"/>
                </w:tcMar>
              </w:tcPr>
            </w:tcPrChange>
          </w:tcPr>
          <w:p w14:paraId="76809316" w14:textId="2B69300A" w:rsidR="00DF5799" w:rsidRPr="0001716B" w:rsidRDefault="00DF5799" w:rsidP="00DF5799">
            <w:pPr>
              <w:pStyle w:val="Standard"/>
              <w:snapToGrid w:val="0"/>
              <w:jc w:val="right"/>
              <w:rPr>
                <w:rFonts w:ascii="Arial" w:hAnsi="Arial" w:cs="Arial"/>
                <w:sz w:val="16"/>
                <w:szCs w:val="16"/>
              </w:rPr>
            </w:pPr>
            <w:ins w:id="974" w:author="Bowler, Neill" w:date="2023-01-20T10:42:00Z">
              <w:r w:rsidRPr="0001716B">
                <w:rPr>
                  <w:rFonts w:ascii="Arial" w:hAnsi="Arial" w:cs="Arial"/>
                  <w:color w:val="000000"/>
                  <w:sz w:val="16"/>
                  <w:szCs w:val="16"/>
                  <w:rPrChange w:id="975" w:author="Bowler, Neill" w:date="2023-01-20T10:43:00Z">
                    <w:rPr>
                      <w:rFonts w:asciiTheme="minorHAnsi" w:hAnsi="Arial" w:cs="Lohit Devanagari"/>
                      <w:color w:val="000000"/>
                      <w:sz w:val="14"/>
                      <w:szCs w:val="14"/>
                    </w:rPr>
                  </w:rPrChange>
                </w:rPr>
                <w:t>0</w:t>
              </w:r>
            </w:ins>
            <w:del w:id="976" w:author="Bowler, Neill" w:date="2023-01-20T10:42:00Z">
              <w:r w:rsidRPr="0001716B" w:rsidDel="0084075E">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977" w:author="Bowler, Neill" w:date="2023-01-20T11:46:00Z">
              <w:tcPr>
                <w:tcW w:w="1265" w:type="dxa"/>
                <w:shd w:val="clear" w:color="auto" w:fill="E0E0E0"/>
                <w:tcMar>
                  <w:top w:w="0" w:type="dxa"/>
                  <w:left w:w="108" w:type="dxa"/>
                  <w:bottom w:w="0" w:type="dxa"/>
                  <w:right w:w="108" w:type="dxa"/>
                </w:tcMar>
              </w:tcPr>
            </w:tcPrChange>
          </w:tcPr>
          <w:p w14:paraId="76809317" w14:textId="1CBA8DD7" w:rsidR="00DF5799" w:rsidRPr="0001716B" w:rsidRDefault="00DF5799" w:rsidP="00DF5799">
            <w:pPr>
              <w:pStyle w:val="Standard"/>
              <w:snapToGrid w:val="0"/>
              <w:jc w:val="right"/>
              <w:rPr>
                <w:rFonts w:ascii="Arial" w:hAnsi="Arial" w:cs="Arial"/>
                <w:sz w:val="16"/>
                <w:szCs w:val="16"/>
              </w:rPr>
            </w:pPr>
            <w:ins w:id="978" w:author="Bowler, Neill" w:date="2023-01-20T10:42:00Z">
              <w:r w:rsidRPr="0001716B">
                <w:rPr>
                  <w:rFonts w:ascii="Arial" w:hAnsi="Arial" w:cs="Arial"/>
                  <w:color w:val="000000"/>
                  <w:sz w:val="16"/>
                  <w:szCs w:val="16"/>
                  <w:rPrChange w:id="979" w:author="Bowler, Neill" w:date="2023-01-20T10:43:00Z">
                    <w:rPr>
                      <w:rFonts w:asciiTheme="minorHAnsi" w:hAnsi="Arial" w:cs="Lohit Devanagari"/>
                      <w:color w:val="000000"/>
                      <w:sz w:val="14"/>
                      <w:szCs w:val="14"/>
                    </w:rPr>
                  </w:rPrChange>
                </w:rPr>
                <w:t>0</w:t>
              </w:r>
            </w:ins>
            <w:del w:id="980" w:author="Bowler, Neill" w:date="2023-01-20T10:42:00Z">
              <w:r w:rsidRPr="0001716B" w:rsidDel="0084075E">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981" w:author="Bowler, Neill" w:date="2023-01-20T11:46:00Z">
              <w:tcPr>
                <w:tcW w:w="887" w:type="dxa"/>
                <w:shd w:val="clear" w:color="auto" w:fill="E0E0E0"/>
                <w:tcMar>
                  <w:top w:w="0" w:type="dxa"/>
                  <w:left w:w="108" w:type="dxa"/>
                  <w:bottom w:w="0" w:type="dxa"/>
                  <w:right w:w="108" w:type="dxa"/>
                </w:tcMar>
              </w:tcPr>
            </w:tcPrChange>
          </w:tcPr>
          <w:p w14:paraId="76809318" w14:textId="24691174" w:rsidR="00DF5799" w:rsidRPr="0001716B" w:rsidRDefault="00DF5799" w:rsidP="00DF5799">
            <w:pPr>
              <w:pStyle w:val="Standard"/>
              <w:tabs>
                <w:tab w:val="right" w:pos="-37"/>
                <w:tab w:val="right" w:pos="493"/>
              </w:tabs>
              <w:snapToGrid w:val="0"/>
              <w:ind w:left="-37"/>
              <w:jc w:val="right"/>
              <w:rPr>
                <w:rFonts w:ascii="Arial" w:hAnsi="Arial" w:cs="Arial"/>
                <w:sz w:val="16"/>
                <w:szCs w:val="16"/>
              </w:rPr>
            </w:pPr>
            <w:ins w:id="982" w:author="Bowler, Neill" w:date="2023-01-20T10:42:00Z">
              <w:r w:rsidRPr="0001716B">
                <w:rPr>
                  <w:rFonts w:ascii="Arial" w:hAnsi="Arial" w:cs="Arial"/>
                  <w:color w:val="000000"/>
                  <w:sz w:val="16"/>
                  <w:szCs w:val="16"/>
                  <w:rPrChange w:id="983" w:author="Bowler, Neill" w:date="2023-01-20T10:43:00Z">
                    <w:rPr>
                      <w:rFonts w:asciiTheme="minorHAnsi" w:hAnsi="Arial" w:cs="Lohit Devanagari"/>
                      <w:color w:val="000000"/>
                      <w:sz w:val="14"/>
                      <w:szCs w:val="14"/>
                    </w:rPr>
                  </w:rPrChange>
                </w:rPr>
                <w:t>8</w:t>
              </w:r>
            </w:ins>
            <w:del w:id="984" w:author="Bowler, Neill" w:date="2023-01-20T10:42:00Z">
              <w:r w:rsidRPr="0001716B" w:rsidDel="0084075E">
                <w:rPr>
                  <w:rFonts w:ascii="Arial" w:hAnsi="Arial" w:cs="Arial"/>
                  <w:sz w:val="16"/>
                  <w:szCs w:val="16"/>
                </w:rPr>
                <w:delText>10</w:delText>
              </w:r>
            </w:del>
          </w:p>
        </w:tc>
        <w:tc>
          <w:tcPr>
            <w:tcW w:w="1063" w:type="dxa"/>
            <w:shd w:val="clear" w:color="auto" w:fill="E0E0E0"/>
            <w:tcMar>
              <w:top w:w="0" w:type="dxa"/>
              <w:left w:w="108" w:type="dxa"/>
              <w:bottom w:w="0" w:type="dxa"/>
              <w:right w:w="108" w:type="dxa"/>
            </w:tcMar>
            <w:tcPrChange w:id="985" w:author="Bowler, Neill" w:date="2023-01-20T11:46:00Z">
              <w:tcPr>
                <w:tcW w:w="1063" w:type="dxa"/>
                <w:shd w:val="clear" w:color="auto" w:fill="E0E0E0"/>
                <w:tcMar>
                  <w:top w:w="0" w:type="dxa"/>
                  <w:left w:w="108" w:type="dxa"/>
                  <w:bottom w:w="0" w:type="dxa"/>
                  <w:right w:w="108" w:type="dxa"/>
                </w:tcMar>
              </w:tcPr>
            </w:tcPrChange>
          </w:tcPr>
          <w:p w14:paraId="76809319" w14:textId="55A2C9C1" w:rsidR="00DF5799" w:rsidRPr="0001716B" w:rsidRDefault="00DF5799" w:rsidP="00DF5799">
            <w:pPr>
              <w:pStyle w:val="Standard"/>
              <w:snapToGrid w:val="0"/>
              <w:rPr>
                <w:rFonts w:ascii="Arial" w:hAnsi="Arial" w:cs="Arial"/>
                <w:sz w:val="16"/>
                <w:szCs w:val="16"/>
              </w:rPr>
            </w:pPr>
            <w:ins w:id="986" w:author="Bowler, Neill" w:date="2023-01-20T10:42:00Z">
              <w:r w:rsidRPr="0001716B">
                <w:rPr>
                  <w:rFonts w:ascii="Arial" w:hAnsi="Arial" w:cs="Arial"/>
                  <w:color w:val="000000"/>
                  <w:sz w:val="16"/>
                  <w:szCs w:val="16"/>
                  <w:rPrChange w:id="987" w:author="Bowler, Neill" w:date="2023-01-20T10:43:00Z">
                    <w:rPr>
                      <w:rFonts w:asciiTheme="minorHAnsi" w:hAnsi="Arial" w:cs="Lohit Devanagari"/>
                      <w:color w:val="000000"/>
                      <w:sz w:val="14"/>
                      <w:szCs w:val="14"/>
                    </w:rPr>
                  </w:rPrChange>
                </w:rPr>
                <w:t>Code</w:t>
              </w:r>
              <w:r w:rsidRPr="0001716B">
                <w:rPr>
                  <w:rFonts w:ascii="Arial" w:eastAsia="Arial" w:hAnsi="Arial" w:cs="Arial"/>
                  <w:color w:val="000000"/>
                  <w:sz w:val="16"/>
                  <w:szCs w:val="16"/>
                  <w:rPrChange w:id="988"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89" w:author="Bowler, Neill" w:date="2023-01-20T10:43:00Z">
                    <w:rPr>
                      <w:rFonts w:asciiTheme="minorHAnsi" w:hAnsi="Arial" w:cs="Lohit Devanagari"/>
                      <w:color w:val="000000"/>
                      <w:sz w:val="14"/>
                      <w:szCs w:val="14"/>
                    </w:rPr>
                  </w:rPrChange>
                </w:rPr>
                <w:t>Table</w:t>
              </w:r>
            </w:ins>
            <w:del w:id="990" w:author="Bowler, Neill" w:date="2023-01-20T10:42:00Z">
              <w:r w:rsidRPr="0001716B" w:rsidDel="0084075E">
                <w:rPr>
                  <w:rFonts w:ascii="Arial" w:hAnsi="Arial" w:cs="Arial"/>
                  <w:sz w:val="16"/>
                  <w:szCs w:val="16"/>
                </w:rPr>
                <w:delText>Code</w:delText>
              </w:r>
              <w:r w:rsidRPr="0001716B" w:rsidDel="0084075E">
                <w:rPr>
                  <w:rFonts w:ascii="Arial" w:eastAsia="Arial" w:hAnsi="Arial" w:cs="Arial"/>
                  <w:sz w:val="16"/>
                  <w:szCs w:val="16"/>
                </w:rPr>
                <w:delText xml:space="preserve"> </w:delText>
              </w:r>
              <w:r w:rsidRPr="0001716B" w:rsidDel="0084075E">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991" w:author="Bowler, Neill" w:date="2023-01-20T11:46:00Z">
              <w:tcPr>
                <w:tcW w:w="2481" w:type="dxa"/>
                <w:shd w:val="clear" w:color="auto" w:fill="E0E0E0"/>
                <w:tcMar>
                  <w:top w:w="0" w:type="dxa"/>
                  <w:left w:w="108" w:type="dxa"/>
                  <w:bottom w:w="0" w:type="dxa"/>
                  <w:right w:w="108" w:type="dxa"/>
                </w:tcMar>
              </w:tcPr>
            </w:tcPrChange>
          </w:tcPr>
          <w:p w14:paraId="7680931A" w14:textId="42F0F6E0" w:rsidR="00DF5799" w:rsidRPr="0001716B" w:rsidRDefault="00DF5799" w:rsidP="00DF5799">
            <w:pPr>
              <w:pStyle w:val="Standard"/>
              <w:snapToGrid w:val="0"/>
              <w:rPr>
                <w:rFonts w:ascii="Arial" w:hAnsi="Arial" w:cs="Arial"/>
                <w:sz w:val="16"/>
                <w:szCs w:val="16"/>
                <w:rPrChange w:id="992" w:author="Bowler, Neill" w:date="2023-01-20T10:43:00Z">
                  <w:rPr/>
                </w:rPrChange>
              </w:rPr>
            </w:pPr>
            <w:proofErr w:type="gramStart"/>
            <w:ins w:id="993" w:author="Bowler, Neill" w:date="2023-01-20T10:42:00Z">
              <w:r w:rsidRPr="0001716B">
                <w:rPr>
                  <w:rFonts w:ascii="Arial" w:hAnsi="Arial" w:cs="Arial"/>
                  <w:color w:val="000000"/>
                  <w:sz w:val="16"/>
                  <w:szCs w:val="16"/>
                  <w:rPrChange w:id="994" w:author="Bowler, Neill" w:date="2023-01-20T10:43:00Z">
                    <w:rPr>
                      <w:rFonts w:asciiTheme="minorHAnsi" w:hAnsi="Arial" w:cs="Lohit Devanagari"/>
                      <w:color w:val="000000"/>
                      <w:sz w:val="14"/>
                      <w:szCs w:val="14"/>
                    </w:rPr>
                  </w:rPrChange>
                </w:rPr>
                <w:t>e.g.</w:t>
              </w:r>
              <w:proofErr w:type="gramEnd"/>
              <w:r w:rsidRPr="0001716B">
                <w:rPr>
                  <w:rFonts w:ascii="Arial" w:eastAsia="Arial" w:hAnsi="Arial" w:cs="Arial"/>
                  <w:color w:val="000000"/>
                  <w:sz w:val="16"/>
                  <w:szCs w:val="16"/>
                  <w:rPrChange w:id="995"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96" w:author="Bowler, Neill" w:date="2023-01-20T10:43:00Z">
                    <w:rPr>
                      <w:rFonts w:asciiTheme="minorHAnsi" w:hAnsi="Arial" w:cs="Lohit Devanagari"/>
                      <w:color w:val="000000"/>
                      <w:sz w:val="14"/>
                      <w:szCs w:val="14"/>
                    </w:rPr>
                  </w:rPrChange>
                </w:rPr>
                <w:t>94</w:t>
              </w:r>
              <w:r w:rsidRPr="0001716B">
                <w:rPr>
                  <w:rFonts w:ascii="Arial" w:eastAsia="Arial" w:hAnsi="Arial" w:cs="Arial"/>
                  <w:color w:val="000000"/>
                  <w:sz w:val="16"/>
                  <w:szCs w:val="16"/>
                  <w:rPrChange w:id="997"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98" w:author="Bowler, Neill" w:date="2023-01-20T10:43:00Z">
                    <w:rPr>
                      <w:rFonts w:asciiTheme="minorHAnsi" w:hAnsi="Arial" w:cs="Lohit Devanagari"/>
                      <w:color w:val="000000"/>
                      <w:sz w:val="14"/>
                      <w:szCs w:val="14"/>
                    </w:rPr>
                  </w:rPrChange>
                </w:rPr>
                <w:t>=</w:t>
              </w:r>
              <w:r w:rsidRPr="0001716B">
                <w:rPr>
                  <w:rFonts w:ascii="Arial" w:eastAsia="Arial" w:hAnsi="Arial" w:cs="Arial"/>
                  <w:color w:val="000000"/>
                  <w:sz w:val="16"/>
                  <w:szCs w:val="16"/>
                  <w:rPrChange w:id="999"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00" w:author="Bowler, Neill" w:date="2023-01-20T10:43:00Z">
                    <w:rPr>
                      <w:rFonts w:asciiTheme="minorHAnsi" w:hAnsi="Arial" w:cs="Lohit Devanagari"/>
                      <w:color w:val="000000"/>
                      <w:sz w:val="14"/>
                      <w:szCs w:val="14"/>
                    </w:rPr>
                  </w:rPrChange>
                </w:rPr>
                <w:t>Copenhagen</w:t>
              </w:r>
              <w:r w:rsidRPr="0001716B">
                <w:rPr>
                  <w:rFonts w:ascii="Arial" w:eastAsia="Arial" w:hAnsi="Arial" w:cs="Arial"/>
                  <w:color w:val="000000"/>
                  <w:sz w:val="16"/>
                  <w:szCs w:val="16"/>
                  <w:rPrChange w:id="1001"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02" w:author="Bowler, Neill" w:date="2023-01-20T10:43:00Z">
                    <w:rPr>
                      <w:rFonts w:asciiTheme="minorHAnsi" w:hAnsi="Arial" w:cs="Lohit Devanagari"/>
                      <w:color w:val="000000"/>
                      <w:sz w:val="14"/>
                      <w:szCs w:val="14"/>
                    </w:rPr>
                  </w:rPrChange>
                </w:rPr>
                <w:t>(DMI)</w:t>
              </w:r>
              <w:r w:rsidRPr="0001716B">
                <w:rPr>
                  <w:rFonts w:ascii="Arial" w:hAnsi="Arial" w:cs="Arial"/>
                  <w:color w:val="000000" w:themeColor="text1"/>
                  <w:sz w:val="16"/>
                  <w:szCs w:val="16"/>
                  <w:rPrChange w:id="1003" w:author="Bowler, Neill" w:date="2023-01-20T10:43:00Z">
                    <w:rPr>
                      <w:rFonts w:asciiTheme="minorHAnsi" w:hAnsi="Arial" w:cs="Lohit Devanagari"/>
                      <w:color w:val="000000" w:themeColor="text1"/>
                      <w:sz w:val="14"/>
                      <w:szCs w:val="14"/>
                    </w:rPr>
                  </w:rPrChange>
                </w:rPr>
                <w:t xml:space="preserve"> </w:t>
              </w:r>
              <w:r w:rsidRPr="0001716B">
                <w:rPr>
                  <w:rFonts w:ascii="Arial" w:eastAsia="Arial" w:hAnsi="Arial" w:cs="Arial"/>
                  <w:color w:val="000000"/>
                  <w:sz w:val="16"/>
                  <w:szCs w:val="16"/>
                  <w:rPrChange w:id="1004" w:author="Bowler, Neill" w:date="2023-01-20T10:43:00Z">
                    <w:rPr>
                      <w:rFonts w:asciiTheme="minorHAnsi" w:eastAsia="Arial" w:hAnsi="Arial" w:cs="Lohit Devanagari"/>
                      <w:color w:val="000000"/>
                      <w:sz w:val="14"/>
                      <w:szCs w:val="14"/>
                    </w:rPr>
                  </w:rPrChange>
                </w:rPr>
                <w:t>–</w:t>
              </w:r>
              <w:r w:rsidRPr="0001716B">
                <w:rPr>
                  <w:rFonts w:ascii="Arial" w:hAnsi="Arial" w:cs="Arial"/>
                  <w:color w:val="000000"/>
                  <w:sz w:val="16"/>
                  <w:szCs w:val="16"/>
                  <w:rPrChange w:id="1005" w:author="Bowler, Neill" w:date="2023-01-20T10:43:00Z">
                    <w:rPr>
                      <w:rFonts w:asciiTheme="minorHAnsi" w:hAnsi="Arial" w:cs="Lohit Devanagari"/>
                      <w:color w:val="000000"/>
                      <w:sz w:val="14"/>
                      <w:szCs w:val="14"/>
                    </w:rPr>
                  </w:rPrChange>
                </w:rPr>
                <w:t xml:space="preserve"> </w:t>
              </w:r>
              <w:r w:rsidRPr="0001716B">
                <w:rPr>
                  <w:rFonts w:ascii="Arial" w:hAnsi="Arial" w:cs="Arial"/>
                  <w:b/>
                  <w:bCs/>
                  <w:color w:val="0000FF"/>
                  <w:sz w:val="16"/>
                  <w:szCs w:val="16"/>
                  <w:rPrChange w:id="1006" w:author="Bowler, Neill" w:date="2023-01-20T10:43:00Z">
                    <w:rPr>
                      <w:rFonts w:asciiTheme="minorHAnsi" w:hAnsi="Arial" w:cs="Lohit Devanagari"/>
                      <w:b/>
                      <w:bCs/>
                      <w:color w:val="0000FF"/>
                      <w:sz w:val="14"/>
                      <w:szCs w:val="14"/>
                    </w:rPr>
                  </w:rPrChange>
                </w:rPr>
                <w:t>See Table 3</w:t>
              </w:r>
            </w:ins>
            <w:del w:id="1007" w:author="Bowler, Neill" w:date="2023-01-20T10:42:00Z">
              <w:r w:rsidRPr="0001716B" w:rsidDel="0084075E">
                <w:rPr>
                  <w:rFonts w:ascii="Arial" w:hAnsi="Arial" w:cs="Arial"/>
                  <w:sz w:val="16"/>
                  <w:szCs w:val="16"/>
                </w:rPr>
                <w:delText>LEO</w:delText>
              </w:r>
              <w:r w:rsidRPr="0001716B" w:rsidDel="0084075E">
                <w:rPr>
                  <w:rFonts w:ascii="Arial" w:eastAsia="Arial" w:hAnsi="Arial" w:cs="Arial"/>
                  <w:sz w:val="16"/>
                  <w:szCs w:val="16"/>
                </w:rPr>
                <w:delText xml:space="preserve"> –</w:delText>
              </w:r>
              <w:r w:rsidRPr="0001716B" w:rsidDel="0084075E">
                <w:rPr>
                  <w:rFonts w:ascii="Arial" w:eastAsia="Arial" w:hAnsi="Arial" w:cs="Arial"/>
                  <w:b/>
                  <w:color w:val="0000FF"/>
                  <w:sz w:val="16"/>
                  <w:szCs w:val="16"/>
                </w:rPr>
                <w:delText xml:space="preserve"> </w:delText>
              </w:r>
              <w:r w:rsidRPr="0001716B" w:rsidDel="0084075E">
                <w:rPr>
                  <w:rFonts w:ascii="Arial" w:hAnsi="Arial" w:cs="Arial"/>
                  <w:b/>
                  <w:color w:val="0000FF"/>
                  <w:sz w:val="16"/>
                  <w:szCs w:val="16"/>
                </w:rPr>
                <w:delText>See</w:delText>
              </w:r>
              <w:r w:rsidRPr="0001716B" w:rsidDel="0084075E">
                <w:rPr>
                  <w:rFonts w:ascii="Arial" w:eastAsia="Arial" w:hAnsi="Arial" w:cs="Arial"/>
                  <w:b/>
                  <w:color w:val="0000FF"/>
                  <w:sz w:val="16"/>
                  <w:szCs w:val="16"/>
                </w:rPr>
                <w:delText xml:space="preserve"> Table 7</w:delText>
              </w:r>
            </w:del>
          </w:p>
        </w:tc>
      </w:tr>
      <w:tr w:rsidR="003D0846" w14:paraId="6BC7D851" w14:textId="77777777" w:rsidTr="003D0846">
        <w:trPr>
          <w:cantSplit/>
          <w:trHeight w:val="20"/>
          <w:jc w:val="center"/>
          <w:ins w:id="1008" w:author="Bowler, Neill" w:date="2022-09-30T16:23:00Z"/>
        </w:trPr>
        <w:tc>
          <w:tcPr>
            <w:tcW w:w="709" w:type="dxa"/>
            <w:shd w:val="clear" w:color="auto" w:fill="F3F3F3"/>
            <w:tcMar>
              <w:top w:w="0" w:type="dxa"/>
              <w:left w:w="108" w:type="dxa"/>
              <w:bottom w:w="0" w:type="dxa"/>
              <w:right w:w="108" w:type="dxa"/>
            </w:tcMar>
          </w:tcPr>
          <w:p w14:paraId="4AFE6A5E" w14:textId="4E221BDB" w:rsidR="00DF5799" w:rsidRPr="0001716B" w:rsidRDefault="004225C0" w:rsidP="00DF5799">
            <w:pPr>
              <w:pStyle w:val="Standard"/>
              <w:snapToGrid w:val="0"/>
              <w:jc w:val="right"/>
              <w:rPr>
                <w:ins w:id="1009" w:author="Bowler, Neill" w:date="2022-09-30T16:23:00Z"/>
                <w:rFonts w:ascii="Arial" w:hAnsi="Arial" w:cs="Arial"/>
                <w:i/>
                <w:sz w:val="16"/>
                <w:szCs w:val="16"/>
              </w:rPr>
            </w:pPr>
            <w:ins w:id="1010" w:author="Bowler, Neill" w:date="2023-01-20T10:47:00Z">
              <w:r>
                <w:rPr>
                  <w:rFonts w:ascii="Arial" w:hAnsi="Arial" w:cs="Arial"/>
                  <w:i/>
                  <w:iCs/>
                  <w:color w:val="000000"/>
                  <w:sz w:val="16"/>
                  <w:szCs w:val="16"/>
                </w:rPr>
                <w:t>2</w:t>
              </w:r>
            </w:ins>
            <w:ins w:id="1011" w:author="Bowler, Neill" w:date="2023-01-20T10:55:00Z">
              <w:r w:rsidR="00B2708C">
                <w:rPr>
                  <w:rFonts w:ascii="Arial" w:hAnsi="Arial" w:cs="Arial"/>
                  <w:i/>
                  <w:iCs/>
                  <w:color w:val="000000"/>
                  <w:sz w:val="16"/>
                  <w:szCs w:val="16"/>
                </w:rPr>
                <w:t>1</w:t>
              </w:r>
            </w:ins>
          </w:p>
        </w:tc>
        <w:tc>
          <w:tcPr>
            <w:tcW w:w="2085" w:type="dxa"/>
            <w:shd w:val="clear" w:color="auto" w:fill="F3F3F3"/>
            <w:tcMar>
              <w:top w:w="0" w:type="dxa"/>
              <w:left w:w="108" w:type="dxa"/>
              <w:bottom w:w="0" w:type="dxa"/>
              <w:right w:w="108" w:type="dxa"/>
            </w:tcMar>
          </w:tcPr>
          <w:p w14:paraId="1D437C8E" w14:textId="01D53B8F" w:rsidR="00DF5799" w:rsidRPr="0001716B" w:rsidRDefault="00DF5799" w:rsidP="0001716B">
            <w:pPr>
              <w:pStyle w:val="Standard"/>
              <w:snapToGrid w:val="0"/>
              <w:rPr>
                <w:ins w:id="1012" w:author="Bowler, Neill" w:date="2022-09-30T16:23:00Z"/>
                <w:rFonts w:ascii="Arial" w:hAnsi="Arial" w:cs="Arial"/>
                <w:i/>
                <w:sz w:val="16"/>
                <w:szCs w:val="16"/>
              </w:rPr>
              <w:pPrChange w:id="1013" w:author="Bowler, Neill" w:date="2023-01-20T10:45:00Z">
                <w:pPr>
                  <w:pStyle w:val="Standard"/>
                  <w:snapToGrid w:val="0"/>
                  <w:ind w:left="246"/>
                </w:pPr>
              </w:pPrChange>
            </w:pPr>
            <w:ins w:id="1014" w:author="Bowler, Neill" w:date="2023-01-20T10:42:00Z">
              <w:r w:rsidRPr="0001716B">
                <w:rPr>
                  <w:rFonts w:ascii="Arial" w:hAnsi="Arial" w:cs="Arial"/>
                  <w:b/>
                  <w:bCs/>
                  <w:color w:val="000000"/>
                  <w:sz w:val="16"/>
                  <w:szCs w:val="16"/>
                  <w:rPrChange w:id="1015" w:author="Bowler, Neill" w:date="2023-01-20T10:43:00Z">
                    <w:rPr>
                      <w:rFonts w:asciiTheme="minorHAnsi" w:hAnsi="Arial" w:cs="Lohit Devanagari"/>
                      <w:b/>
                      <w:bCs/>
                      <w:color w:val="000000"/>
                      <w:sz w:val="14"/>
                      <w:szCs w:val="14"/>
                    </w:rPr>
                  </w:rPrChange>
                </w:rPr>
                <w:t>Product</w:t>
              </w:r>
              <w:r w:rsidRPr="0001716B">
                <w:rPr>
                  <w:rFonts w:ascii="Arial" w:eastAsia="Arial" w:hAnsi="Arial" w:cs="Arial"/>
                  <w:b/>
                  <w:bCs/>
                  <w:color w:val="000000"/>
                  <w:sz w:val="16"/>
                  <w:szCs w:val="16"/>
                  <w:rPrChange w:id="1016"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1017" w:author="Bowler, Neill" w:date="2023-01-20T10:43:00Z">
                    <w:rPr>
                      <w:rFonts w:asciiTheme="minorHAnsi" w:hAnsi="Arial" w:cs="Lohit Devanagari"/>
                      <w:b/>
                      <w:bCs/>
                      <w:color w:val="000000"/>
                      <w:sz w:val="14"/>
                      <w:szCs w:val="14"/>
                    </w:rPr>
                  </w:rPrChange>
                </w:rPr>
                <w:t>type</w:t>
              </w:r>
            </w:ins>
          </w:p>
        </w:tc>
        <w:tc>
          <w:tcPr>
            <w:tcW w:w="1013" w:type="dxa"/>
            <w:shd w:val="clear" w:color="auto" w:fill="F3F3F3"/>
            <w:tcMar>
              <w:top w:w="0" w:type="dxa"/>
              <w:left w:w="108" w:type="dxa"/>
              <w:bottom w:w="0" w:type="dxa"/>
              <w:right w:w="108" w:type="dxa"/>
            </w:tcMar>
          </w:tcPr>
          <w:p w14:paraId="410E1659" w14:textId="68C27E83" w:rsidR="00DF5799" w:rsidRPr="0001716B" w:rsidRDefault="00DF5799" w:rsidP="00DF5799">
            <w:pPr>
              <w:pStyle w:val="Standard"/>
              <w:snapToGrid w:val="0"/>
              <w:jc w:val="center"/>
              <w:rPr>
                <w:ins w:id="1018" w:author="Bowler, Neill" w:date="2022-09-30T16:23:00Z"/>
                <w:rFonts w:ascii="Arial" w:hAnsi="Arial" w:cs="Arial"/>
                <w:i/>
                <w:sz w:val="16"/>
                <w:szCs w:val="16"/>
              </w:rPr>
            </w:pPr>
            <w:ins w:id="1019" w:author="Bowler, Neill" w:date="2023-01-20T10:42:00Z">
              <w:r w:rsidRPr="0001716B">
                <w:rPr>
                  <w:rFonts w:ascii="Arial" w:hAnsi="Arial" w:cs="Arial"/>
                  <w:b/>
                  <w:bCs/>
                  <w:color w:val="000000"/>
                  <w:sz w:val="16"/>
                  <w:szCs w:val="16"/>
                  <w:rPrChange w:id="1020" w:author="Bowler, Neill" w:date="2023-01-20T10:43:00Z">
                    <w:rPr>
                      <w:rFonts w:asciiTheme="minorHAnsi" w:hAnsi="Arial" w:cs="Lohit Devanagari"/>
                      <w:b/>
                      <w:bCs/>
                      <w:color w:val="000000"/>
                      <w:sz w:val="14"/>
                      <w:szCs w:val="14"/>
                    </w:rPr>
                  </w:rPrChange>
                </w:rPr>
                <w:t>0</w:t>
              </w:r>
              <w:r w:rsidRPr="0001716B">
                <w:rPr>
                  <w:rFonts w:ascii="Arial" w:eastAsia="Arial" w:hAnsi="Arial" w:cs="Arial"/>
                  <w:b/>
                  <w:bCs/>
                  <w:color w:val="000000"/>
                  <w:sz w:val="16"/>
                  <w:szCs w:val="16"/>
                  <w:rPrChange w:id="1021"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1022" w:author="Bowler, Neill" w:date="2023-01-20T10:43:00Z">
                    <w:rPr>
                      <w:rFonts w:asciiTheme="minorHAnsi" w:hAnsi="Arial" w:cs="Lohit Devanagari"/>
                      <w:b/>
                      <w:bCs/>
                      <w:color w:val="000000"/>
                      <w:sz w:val="14"/>
                      <w:szCs w:val="14"/>
                    </w:rPr>
                  </w:rPrChange>
                </w:rPr>
                <w:t>02</w:t>
              </w:r>
              <w:r w:rsidRPr="0001716B">
                <w:rPr>
                  <w:rFonts w:ascii="Arial" w:eastAsia="Arial" w:hAnsi="Arial" w:cs="Arial"/>
                  <w:b/>
                  <w:bCs/>
                  <w:color w:val="000000"/>
                  <w:sz w:val="16"/>
                  <w:szCs w:val="16"/>
                  <w:rPrChange w:id="1023"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1024" w:author="Bowler, Neill" w:date="2023-01-20T10:43:00Z">
                    <w:rPr>
                      <w:rFonts w:asciiTheme="minorHAnsi" w:hAnsi="Arial" w:cs="Lohit Devanagari"/>
                      <w:b/>
                      <w:bCs/>
                      <w:color w:val="000000"/>
                      <w:sz w:val="14"/>
                      <w:szCs w:val="14"/>
                    </w:rPr>
                  </w:rPrChange>
                </w:rPr>
                <w:t>172</w:t>
              </w:r>
            </w:ins>
          </w:p>
        </w:tc>
        <w:tc>
          <w:tcPr>
            <w:tcW w:w="845" w:type="dxa"/>
            <w:shd w:val="clear" w:color="auto" w:fill="F3F3F3"/>
            <w:tcMar>
              <w:top w:w="0" w:type="dxa"/>
              <w:left w:w="108" w:type="dxa"/>
              <w:bottom w:w="0" w:type="dxa"/>
              <w:right w:w="108" w:type="dxa"/>
            </w:tcMar>
          </w:tcPr>
          <w:p w14:paraId="547C281A" w14:textId="2562028B" w:rsidR="00DF5799" w:rsidRPr="0001716B" w:rsidRDefault="00DF5799" w:rsidP="00DF5799">
            <w:pPr>
              <w:pStyle w:val="Standard"/>
              <w:snapToGrid w:val="0"/>
              <w:jc w:val="right"/>
              <w:rPr>
                <w:ins w:id="1025" w:author="Bowler, Neill" w:date="2022-09-30T16:23:00Z"/>
                <w:rFonts w:ascii="Arial" w:hAnsi="Arial" w:cs="Arial"/>
                <w:sz w:val="16"/>
                <w:szCs w:val="16"/>
              </w:rPr>
            </w:pPr>
            <w:ins w:id="1026" w:author="Bowler, Neill" w:date="2023-01-20T10:42:00Z">
              <w:r w:rsidRPr="0001716B">
                <w:rPr>
                  <w:rFonts w:ascii="Arial" w:hAnsi="Arial" w:cs="Arial"/>
                  <w:color w:val="000000"/>
                  <w:sz w:val="16"/>
                  <w:szCs w:val="16"/>
                  <w:rPrChange w:id="1027"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
          <w:p w14:paraId="3A1B4A22" w14:textId="27CB919C" w:rsidR="00DF5799" w:rsidRPr="0001716B" w:rsidRDefault="00DF5799" w:rsidP="00DF5799">
            <w:pPr>
              <w:pStyle w:val="Standard"/>
              <w:snapToGrid w:val="0"/>
              <w:jc w:val="right"/>
              <w:rPr>
                <w:ins w:id="1028" w:author="Bowler, Neill" w:date="2022-09-30T16:23:00Z"/>
                <w:rFonts w:ascii="Arial" w:hAnsi="Arial" w:cs="Arial"/>
                <w:sz w:val="16"/>
                <w:szCs w:val="16"/>
              </w:rPr>
            </w:pPr>
            <w:ins w:id="1029" w:author="Bowler, Neill" w:date="2023-01-20T10:42:00Z">
              <w:r w:rsidRPr="0001716B">
                <w:rPr>
                  <w:rFonts w:ascii="Arial" w:hAnsi="Arial" w:cs="Arial"/>
                  <w:color w:val="000000"/>
                  <w:sz w:val="16"/>
                  <w:szCs w:val="16"/>
                  <w:rPrChange w:id="1030"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
          <w:p w14:paraId="43F7C847" w14:textId="0B0A54D7" w:rsidR="00DF5799" w:rsidRPr="0001716B" w:rsidRDefault="00DF5799" w:rsidP="00DF5799">
            <w:pPr>
              <w:pStyle w:val="Standard"/>
              <w:tabs>
                <w:tab w:val="right" w:pos="-37"/>
                <w:tab w:val="right" w:pos="493"/>
              </w:tabs>
              <w:snapToGrid w:val="0"/>
              <w:ind w:left="-37"/>
              <w:jc w:val="right"/>
              <w:rPr>
                <w:ins w:id="1031" w:author="Bowler, Neill" w:date="2022-09-30T16:23:00Z"/>
                <w:rFonts w:ascii="Arial" w:hAnsi="Arial" w:cs="Arial"/>
                <w:sz w:val="16"/>
                <w:szCs w:val="16"/>
              </w:rPr>
            </w:pPr>
            <w:ins w:id="1032" w:author="Bowler, Neill" w:date="2023-01-20T10:42:00Z">
              <w:r w:rsidRPr="0001716B">
                <w:rPr>
                  <w:rFonts w:ascii="Arial" w:hAnsi="Arial" w:cs="Arial"/>
                  <w:color w:val="000000"/>
                  <w:sz w:val="16"/>
                  <w:szCs w:val="16"/>
                  <w:rPrChange w:id="1033" w:author="Bowler, Neill" w:date="2023-01-20T10:43:00Z">
                    <w:rPr>
                      <w:rFonts w:asciiTheme="minorHAnsi" w:hAnsi="Arial" w:cs="Lohit Devanagari"/>
                      <w:color w:val="000000"/>
                      <w:sz w:val="14"/>
                      <w:szCs w:val="14"/>
                    </w:rPr>
                  </w:rPrChange>
                </w:rPr>
                <w:t>8</w:t>
              </w:r>
            </w:ins>
          </w:p>
        </w:tc>
        <w:tc>
          <w:tcPr>
            <w:tcW w:w="1063" w:type="dxa"/>
            <w:shd w:val="clear" w:color="auto" w:fill="F3F3F3"/>
            <w:tcMar>
              <w:top w:w="0" w:type="dxa"/>
              <w:left w:w="108" w:type="dxa"/>
              <w:bottom w:w="0" w:type="dxa"/>
              <w:right w:w="108" w:type="dxa"/>
            </w:tcMar>
          </w:tcPr>
          <w:p w14:paraId="13CB220A" w14:textId="1E4DE398" w:rsidR="00DF5799" w:rsidRPr="0001716B" w:rsidRDefault="00DF5799" w:rsidP="00DF5799">
            <w:pPr>
              <w:pStyle w:val="Standard"/>
              <w:snapToGrid w:val="0"/>
              <w:rPr>
                <w:ins w:id="1034" w:author="Bowler, Neill" w:date="2022-09-30T16:23:00Z"/>
                <w:rFonts w:ascii="Arial" w:hAnsi="Arial" w:cs="Arial"/>
                <w:sz w:val="16"/>
                <w:szCs w:val="16"/>
              </w:rPr>
            </w:pPr>
            <w:ins w:id="1035" w:author="Bowler, Neill" w:date="2023-01-20T10:42:00Z">
              <w:r w:rsidRPr="0001716B">
                <w:rPr>
                  <w:rFonts w:ascii="Arial" w:hAnsi="Arial" w:cs="Arial"/>
                  <w:color w:val="000000"/>
                  <w:sz w:val="16"/>
                  <w:szCs w:val="16"/>
                  <w:rPrChange w:id="1036" w:author="Bowler, Neill" w:date="2023-01-20T10:43:00Z">
                    <w:rPr>
                      <w:rFonts w:asciiTheme="minorHAnsi" w:hAnsi="Arial" w:cs="Lohit Devanagari"/>
                      <w:color w:val="000000"/>
                      <w:sz w:val="14"/>
                      <w:szCs w:val="14"/>
                    </w:rPr>
                  </w:rPrChange>
                </w:rPr>
                <w:t>Code</w:t>
              </w:r>
              <w:r w:rsidRPr="0001716B">
                <w:rPr>
                  <w:rFonts w:ascii="Arial" w:eastAsia="Arial" w:hAnsi="Arial" w:cs="Arial"/>
                  <w:color w:val="000000"/>
                  <w:sz w:val="16"/>
                  <w:szCs w:val="16"/>
                  <w:rPrChange w:id="1037"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38" w:author="Bowler, Neill" w:date="2023-01-20T10:43:00Z">
                    <w:rPr>
                      <w:rFonts w:asciiTheme="minorHAnsi" w:hAnsi="Arial" w:cs="Lohit Devanagari"/>
                      <w:color w:val="000000"/>
                      <w:sz w:val="14"/>
                      <w:szCs w:val="14"/>
                    </w:rPr>
                  </w:rPrChange>
                </w:rPr>
                <w:t>Table</w:t>
              </w:r>
            </w:ins>
          </w:p>
        </w:tc>
        <w:tc>
          <w:tcPr>
            <w:tcW w:w="2481" w:type="dxa"/>
            <w:shd w:val="clear" w:color="auto" w:fill="F3F3F3"/>
            <w:tcMar>
              <w:top w:w="0" w:type="dxa"/>
              <w:left w:w="108" w:type="dxa"/>
              <w:bottom w:w="0" w:type="dxa"/>
              <w:right w:w="108" w:type="dxa"/>
            </w:tcMar>
          </w:tcPr>
          <w:p w14:paraId="72E58FBA" w14:textId="660732C3" w:rsidR="00DF5799" w:rsidRPr="0001716B" w:rsidRDefault="00DF5799" w:rsidP="00DF5799">
            <w:pPr>
              <w:pStyle w:val="Standard"/>
              <w:snapToGrid w:val="0"/>
              <w:rPr>
                <w:ins w:id="1039" w:author="Bowler, Neill" w:date="2022-09-30T16:23:00Z"/>
                <w:rFonts w:ascii="Arial" w:hAnsi="Arial" w:cs="Arial"/>
                <w:sz w:val="16"/>
                <w:szCs w:val="16"/>
              </w:rPr>
            </w:pPr>
            <w:ins w:id="1040" w:author="Bowler, Neill" w:date="2023-01-20T10:42:00Z">
              <w:r w:rsidRPr="0001716B">
                <w:rPr>
                  <w:rFonts w:ascii="Arial" w:hAnsi="Arial" w:cs="Arial"/>
                  <w:color w:val="000000"/>
                  <w:sz w:val="16"/>
                  <w:szCs w:val="16"/>
                  <w:rPrChange w:id="1041" w:author="Bowler, Neill" w:date="2023-01-20T10:43:00Z">
                    <w:rPr>
                      <w:rFonts w:asciiTheme="minorHAnsi" w:hAnsi="Arial" w:cs="Lohit Devanagari"/>
                      <w:color w:val="000000"/>
                      <w:sz w:val="14"/>
                      <w:szCs w:val="14"/>
                    </w:rPr>
                  </w:rPrChange>
                </w:rPr>
                <w:t>2</w:t>
              </w:r>
              <w:r w:rsidRPr="0001716B">
                <w:rPr>
                  <w:rFonts w:ascii="Arial" w:eastAsia="Arial" w:hAnsi="Arial" w:cs="Arial"/>
                  <w:color w:val="000000"/>
                  <w:sz w:val="16"/>
                  <w:szCs w:val="16"/>
                  <w:rPrChange w:id="1042"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43" w:author="Bowler, Neill" w:date="2023-01-20T10:43:00Z">
                    <w:rPr>
                      <w:rFonts w:asciiTheme="minorHAnsi" w:hAnsi="Arial" w:cs="Lohit Devanagari"/>
                      <w:color w:val="000000"/>
                      <w:sz w:val="14"/>
                      <w:szCs w:val="14"/>
                    </w:rPr>
                  </w:rPrChange>
                </w:rPr>
                <w:t>=</w:t>
              </w:r>
              <w:r w:rsidRPr="0001716B">
                <w:rPr>
                  <w:rFonts w:ascii="Arial" w:eastAsia="Arial" w:hAnsi="Arial" w:cs="Arial"/>
                  <w:color w:val="000000"/>
                  <w:sz w:val="16"/>
                  <w:szCs w:val="16"/>
                  <w:rPrChange w:id="1044"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45" w:author="Bowler, Neill" w:date="2023-01-20T10:43:00Z">
                    <w:rPr>
                      <w:rFonts w:asciiTheme="minorHAnsi" w:hAnsi="Arial" w:cs="Lohit Devanagari"/>
                      <w:color w:val="000000"/>
                      <w:sz w:val="14"/>
                      <w:szCs w:val="14"/>
                    </w:rPr>
                  </w:rPrChange>
                </w:rPr>
                <w:t>limb</w:t>
              </w:r>
              <w:r w:rsidRPr="0001716B">
                <w:rPr>
                  <w:rFonts w:ascii="Arial" w:eastAsia="Arial" w:hAnsi="Arial" w:cs="Arial"/>
                  <w:color w:val="000000"/>
                  <w:sz w:val="16"/>
                  <w:szCs w:val="16"/>
                  <w:rPrChange w:id="1046"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47" w:author="Bowler, Neill" w:date="2023-01-20T10:43:00Z">
                    <w:rPr>
                      <w:rFonts w:asciiTheme="minorHAnsi" w:hAnsi="Arial" w:cs="Lohit Devanagari"/>
                      <w:color w:val="000000"/>
                      <w:sz w:val="14"/>
                      <w:szCs w:val="14"/>
                    </w:rPr>
                  </w:rPrChange>
                </w:rPr>
                <w:t>sounding</w:t>
              </w:r>
            </w:ins>
          </w:p>
        </w:tc>
      </w:tr>
      <w:tr w:rsidR="009B0C63" w:rsidDel="0001716B" w14:paraId="76809325" w14:textId="13ACA2EC" w:rsidTr="003D0846">
        <w:tblPrEx>
          <w:tblW w:w="10348" w:type="dxa"/>
          <w:jc w:val="center"/>
          <w:tblLayout w:type="fixed"/>
          <w:tblCellMar>
            <w:left w:w="10" w:type="dxa"/>
            <w:right w:w="10" w:type="dxa"/>
          </w:tblCellMar>
          <w:tblLook w:val="0000" w:firstRow="0" w:lastRow="0" w:firstColumn="0" w:lastColumn="0" w:noHBand="0" w:noVBand="0"/>
          <w:tblPrExChange w:id="104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del w:id="1049" w:author="Bowler, Neill" w:date="2023-01-20T10:45:00Z"/>
          <w:trPrChange w:id="1050" w:author="Bowler, Neill" w:date="2023-01-20T11:46:00Z">
            <w:trPr>
              <w:cantSplit/>
              <w:jc w:val="center"/>
            </w:trPr>
          </w:trPrChange>
        </w:trPr>
        <w:tc>
          <w:tcPr>
            <w:tcW w:w="709" w:type="dxa"/>
            <w:shd w:val="clear" w:color="auto" w:fill="E0E0E0"/>
            <w:tcMar>
              <w:top w:w="0" w:type="dxa"/>
              <w:left w:w="108" w:type="dxa"/>
              <w:bottom w:w="0" w:type="dxa"/>
              <w:right w:w="108" w:type="dxa"/>
            </w:tcMar>
            <w:tcPrChange w:id="1051" w:author="Bowler, Neill" w:date="2023-01-20T11:46:00Z">
              <w:tcPr>
                <w:tcW w:w="709" w:type="dxa"/>
                <w:shd w:val="clear" w:color="auto" w:fill="F3F3F3"/>
                <w:tcMar>
                  <w:top w:w="0" w:type="dxa"/>
                  <w:left w:w="108" w:type="dxa"/>
                  <w:bottom w:w="0" w:type="dxa"/>
                  <w:right w:w="108" w:type="dxa"/>
                </w:tcMar>
              </w:tcPr>
            </w:tcPrChange>
          </w:tcPr>
          <w:p w14:paraId="7680931C" w14:textId="6EAB5E41" w:rsidR="009B0C63" w:rsidDel="0001716B" w:rsidRDefault="009B0C63" w:rsidP="009B0C63">
            <w:pPr>
              <w:pStyle w:val="Standard"/>
              <w:snapToGrid w:val="0"/>
              <w:jc w:val="right"/>
              <w:rPr>
                <w:del w:id="1052" w:author="Bowler, Neill" w:date="2023-01-20T10:45:00Z"/>
                <w:rFonts w:ascii="Arial" w:hAnsi="Arial" w:cs="Arial"/>
                <w:i/>
                <w:sz w:val="16"/>
                <w:szCs w:val="16"/>
              </w:rPr>
            </w:pPr>
            <w:del w:id="1053" w:author="Bowler, Neill" w:date="2023-01-17T08:39:00Z">
              <w:r w:rsidDel="00DD59EE">
                <w:rPr>
                  <w:rFonts w:ascii="Arial" w:hAnsi="Arial" w:cs="Arial"/>
                  <w:i/>
                  <w:sz w:val="16"/>
                  <w:szCs w:val="16"/>
                </w:rPr>
                <w:delText>2</w:delText>
              </w:r>
            </w:del>
          </w:p>
        </w:tc>
        <w:tc>
          <w:tcPr>
            <w:tcW w:w="2085" w:type="dxa"/>
            <w:shd w:val="clear" w:color="auto" w:fill="E0E0E0"/>
            <w:tcMar>
              <w:top w:w="0" w:type="dxa"/>
              <w:left w:w="108" w:type="dxa"/>
              <w:bottom w:w="0" w:type="dxa"/>
              <w:right w:w="108" w:type="dxa"/>
            </w:tcMar>
            <w:tcPrChange w:id="1054" w:author="Bowler, Neill" w:date="2023-01-20T11:46:00Z">
              <w:tcPr>
                <w:tcW w:w="2085" w:type="dxa"/>
                <w:shd w:val="clear" w:color="auto" w:fill="F3F3F3"/>
                <w:tcMar>
                  <w:top w:w="0" w:type="dxa"/>
                  <w:left w:w="108" w:type="dxa"/>
                  <w:bottom w:w="0" w:type="dxa"/>
                  <w:right w:w="108" w:type="dxa"/>
                </w:tcMar>
              </w:tcPr>
            </w:tcPrChange>
          </w:tcPr>
          <w:p w14:paraId="7680931D" w14:textId="7C42EED4" w:rsidR="009B0C63" w:rsidDel="0001716B" w:rsidRDefault="009B0C63" w:rsidP="009B0C63">
            <w:pPr>
              <w:pStyle w:val="Standard"/>
              <w:snapToGrid w:val="0"/>
              <w:ind w:left="246"/>
              <w:rPr>
                <w:del w:id="1055" w:author="Bowler, Neill" w:date="2023-01-20T10:45:00Z"/>
                <w:rFonts w:ascii="Arial" w:hAnsi="Arial" w:cs="Arial"/>
                <w:i/>
                <w:sz w:val="16"/>
                <w:szCs w:val="16"/>
              </w:rPr>
            </w:pPr>
            <w:del w:id="1056" w:author="Bowler, Neill" w:date="2023-01-20T10:45:00Z">
              <w:r w:rsidDel="0001716B">
                <w:rPr>
                  <w:rFonts w:ascii="Arial" w:hAnsi="Arial" w:cs="Arial"/>
                  <w:i/>
                  <w:sz w:val="16"/>
                  <w:szCs w:val="16"/>
                </w:rPr>
                <w:delText>Satellite</w:delText>
              </w:r>
              <w:r w:rsidDel="0001716B">
                <w:rPr>
                  <w:rFonts w:ascii="Arial" w:eastAsia="Arial" w:hAnsi="Arial" w:cs="Arial"/>
                  <w:i/>
                  <w:sz w:val="16"/>
                  <w:szCs w:val="16"/>
                </w:rPr>
                <w:delText xml:space="preserve"> </w:delText>
              </w:r>
              <w:r w:rsidDel="0001716B">
                <w:rPr>
                  <w:rFonts w:ascii="Arial" w:hAnsi="Arial" w:cs="Arial"/>
                  <w:i/>
                  <w:sz w:val="16"/>
                  <w:szCs w:val="16"/>
                </w:rPr>
                <w:delText>instrument</w:delText>
              </w:r>
            </w:del>
          </w:p>
        </w:tc>
        <w:tc>
          <w:tcPr>
            <w:tcW w:w="1013" w:type="dxa"/>
            <w:shd w:val="clear" w:color="auto" w:fill="E0E0E0"/>
            <w:tcMar>
              <w:top w:w="0" w:type="dxa"/>
              <w:left w:w="108" w:type="dxa"/>
              <w:bottom w:w="0" w:type="dxa"/>
              <w:right w:w="108" w:type="dxa"/>
            </w:tcMar>
            <w:tcPrChange w:id="1057" w:author="Bowler, Neill" w:date="2023-01-20T11:46:00Z">
              <w:tcPr>
                <w:tcW w:w="1013" w:type="dxa"/>
                <w:shd w:val="clear" w:color="auto" w:fill="F3F3F3"/>
                <w:tcMar>
                  <w:top w:w="0" w:type="dxa"/>
                  <w:left w:w="108" w:type="dxa"/>
                  <w:bottom w:w="0" w:type="dxa"/>
                  <w:right w:w="108" w:type="dxa"/>
                </w:tcMar>
              </w:tcPr>
            </w:tcPrChange>
          </w:tcPr>
          <w:p w14:paraId="7680931E" w14:textId="15ABA246" w:rsidR="009B0C63" w:rsidDel="0001716B" w:rsidRDefault="009B0C63" w:rsidP="009B0C63">
            <w:pPr>
              <w:pStyle w:val="Standard"/>
              <w:snapToGrid w:val="0"/>
              <w:jc w:val="center"/>
              <w:rPr>
                <w:del w:id="1058" w:author="Bowler, Neill" w:date="2023-01-20T10:45:00Z"/>
                <w:rFonts w:ascii="Arial" w:hAnsi="Arial" w:cs="Arial"/>
                <w:i/>
                <w:sz w:val="16"/>
                <w:szCs w:val="16"/>
              </w:rPr>
            </w:pPr>
            <w:del w:id="1059" w:author="Bowler, Neill" w:date="2023-01-20T10:45:00Z">
              <w:r w:rsidDel="0001716B">
                <w:rPr>
                  <w:rFonts w:ascii="Arial" w:hAnsi="Arial" w:cs="Arial"/>
                  <w:i/>
                  <w:sz w:val="16"/>
                  <w:szCs w:val="16"/>
                </w:rPr>
                <w:delText>0</w:delText>
              </w:r>
              <w:r w:rsidDel="0001716B">
                <w:rPr>
                  <w:rFonts w:ascii="Arial" w:eastAsia="Arial" w:hAnsi="Arial" w:cs="Arial"/>
                  <w:i/>
                  <w:sz w:val="16"/>
                  <w:szCs w:val="16"/>
                </w:rPr>
                <w:delText xml:space="preserve"> </w:delText>
              </w:r>
              <w:r w:rsidDel="0001716B">
                <w:rPr>
                  <w:rFonts w:ascii="Arial" w:hAnsi="Arial" w:cs="Arial"/>
                  <w:i/>
                  <w:sz w:val="16"/>
                  <w:szCs w:val="16"/>
                </w:rPr>
                <w:delText>02</w:delText>
              </w:r>
              <w:r w:rsidDel="0001716B">
                <w:rPr>
                  <w:rFonts w:ascii="Arial" w:eastAsia="Arial" w:hAnsi="Arial" w:cs="Arial"/>
                  <w:i/>
                  <w:sz w:val="16"/>
                  <w:szCs w:val="16"/>
                </w:rPr>
                <w:delText xml:space="preserve"> </w:delText>
              </w:r>
              <w:r w:rsidDel="0001716B">
                <w:rPr>
                  <w:rFonts w:ascii="Arial" w:hAnsi="Arial" w:cs="Arial"/>
                  <w:i/>
                  <w:sz w:val="16"/>
                  <w:szCs w:val="16"/>
                </w:rPr>
                <w:delText>019</w:delText>
              </w:r>
            </w:del>
          </w:p>
        </w:tc>
        <w:tc>
          <w:tcPr>
            <w:tcW w:w="845" w:type="dxa"/>
            <w:shd w:val="clear" w:color="auto" w:fill="E0E0E0"/>
            <w:tcMar>
              <w:top w:w="0" w:type="dxa"/>
              <w:left w:w="108" w:type="dxa"/>
              <w:bottom w:w="0" w:type="dxa"/>
              <w:right w:w="108" w:type="dxa"/>
            </w:tcMar>
            <w:tcPrChange w:id="1060" w:author="Bowler, Neill" w:date="2023-01-20T11:46:00Z">
              <w:tcPr>
                <w:tcW w:w="845" w:type="dxa"/>
                <w:shd w:val="clear" w:color="auto" w:fill="F3F3F3"/>
                <w:tcMar>
                  <w:top w:w="0" w:type="dxa"/>
                  <w:left w:w="108" w:type="dxa"/>
                  <w:bottom w:w="0" w:type="dxa"/>
                  <w:right w:w="108" w:type="dxa"/>
                </w:tcMar>
              </w:tcPr>
            </w:tcPrChange>
          </w:tcPr>
          <w:p w14:paraId="7680931F" w14:textId="7C26974E" w:rsidR="009B0C63" w:rsidDel="0001716B" w:rsidRDefault="009B0C63" w:rsidP="009B0C63">
            <w:pPr>
              <w:pStyle w:val="Standard"/>
              <w:snapToGrid w:val="0"/>
              <w:jc w:val="right"/>
              <w:rPr>
                <w:del w:id="1061" w:author="Bowler, Neill" w:date="2023-01-20T10:45:00Z"/>
                <w:rFonts w:ascii="Arial" w:hAnsi="Arial" w:cs="Arial"/>
                <w:sz w:val="16"/>
                <w:szCs w:val="16"/>
              </w:rPr>
            </w:pPr>
            <w:del w:id="1062" w:author="Bowler, Neill" w:date="2023-01-20T10:45:00Z">
              <w:r w:rsidDel="0001716B">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1063" w:author="Bowler, Neill" w:date="2023-01-20T11:46:00Z">
              <w:tcPr>
                <w:tcW w:w="1265" w:type="dxa"/>
                <w:shd w:val="clear" w:color="auto" w:fill="F3F3F3"/>
                <w:tcMar>
                  <w:top w:w="0" w:type="dxa"/>
                  <w:left w:w="108" w:type="dxa"/>
                  <w:bottom w:w="0" w:type="dxa"/>
                  <w:right w:w="108" w:type="dxa"/>
                </w:tcMar>
              </w:tcPr>
            </w:tcPrChange>
          </w:tcPr>
          <w:p w14:paraId="76809320" w14:textId="3ADC2317" w:rsidR="009B0C63" w:rsidDel="0001716B" w:rsidRDefault="009B0C63" w:rsidP="009B0C63">
            <w:pPr>
              <w:pStyle w:val="Standard"/>
              <w:snapToGrid w:val="0"/>
              <w:jc w:val="right"/>
              <w:rPr>
                <w:del w:id="1064" w:author="Bowler, Neill" w:date="2023-01-20T10:45:00Z"/>
                <w:rFonts w:ascii="Arial" w:hAnsi="Arial" w:cs="Arial"/>
                <w:sz w:val="16"/>
                <w:szCs w:val="16"/>
              </w:rPr>
            </w:pPr>
            <w:del w:id="1065" w:author="Bowler, Neill" w:date="2023-01-20T10:45:00Z">
              <w:r w:rsidDel="0001716B">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1066" w:author="Bowler, Neill" w:date="2023-01-20T11:46:00Z">
              <w:tcPr>
                <w:tcW w:w="887" w:type="dxa"/>
                <w:shd w:val="clear" w:color="auto" w:fill="F3F3F3"/>
                <w:tcMar>
                  <w:top w:w="0" w:type="dxa"/>
                  <w:left w:w="108" w:type="dxa"/>
                  <w:bottom w:w="0" w:type="dxa"/>
                  <w:right w:w="108" w:type="dxa"/>
                </w:tcMar>
              </w:tcPr>
            </w:tcPrChange>
          </w:tcPr>
          <w:p w14:paraId="76809321" w14:textId="36665648" w:rsidR="009B0C63" w:rsidDel="0001716B" w:rsidRDefault="009B0C63" w:rsidP="009B0C63">
            <w:pPr>
              <w:pStyle w:val="Standard"/>
              <w:tabs>
                <w:tab w:val="right" w:pos="-37"/>
                <w:tab w:val="right" w:pos="493"/>
              </w:tabs>
              <w:snapToGrid w:val="0"/>
              <w:ind w:left="-37"/>
              <w:jc w:val="right"/>
              <w:rPr>
                <w:del w:id="1067" w:author="Bowler, Neill" w:date="2023-01-20T10:45:00Z"/>
                <w:rFonts w:ascii="Arial" w:hAnsi="Arial" w:cs="Arial"/>
                <w:sz w:val="16"/>
                <w:szCs w:val="16"/>
              </w:rPr>
            </w:pPr>
            <w:del w:id="1068" w:author="Bowler, Neill" w:date="2023-01-20T10:45:00Z">
              <w:r w:rsidDel="0001716B">
                <w:rPr>
                  <w:rFonts w:ascii="Arial" w:hAnsi="Arial" w:cs="Arial"/>
                  <w:sz w:val="16"/>
                  <w:szCs w:val="16"/>
                </w:rPr>
                <w:delText>11</w:delText>
              </w:r>
            </w:del>
          </w:p>
        </w:tc>
        <w:tc>
          <w:tcPr>
            <w:tcW w:w="1063" w:type="dxa"/>
            <w:shd w:val="clear" w:color="auto" w:fill="E0E0E0"/>
            <w:tcMar>
              <w:top w:w="0" w:type="dxa"/>
              <w:left w:w="108" w:type="dxa"/>
              <w:bottom w:w="0" w:type="dxa"/>
              <w:right w:w="108" w:type="dxa"/>
            </w:tcMar>
            <w:tcPrChange w:id="1069" w:author="Bowler, Neill" w:date="2023-01-20T11:46:00Z">
              <w:tcPr>
                <w:tcW w:w="1063" w:type="dxa"/>
                <w:shd w:val="clear" w:color="auto" w:fill="F3F3F3"/>
                <w:tcMar>
                  <w:top w:w="0" w:type="dxa"/>
                  <w:left w:w="108" w:type="dxa"/>
                  <w:bottom w:w="0" w:type="dxa"/>
                  <w:right w:w="108" w:type="dxa"/>
                </w:tcMar>
              </w:tcPr>
            </w:tcPrChange>
          </w:tcPr>
          <w:p w14:paraId="76809322" w14:textId="5D741651" w:rsidR="009B0C63" w:rsidDel="0001716B" w:rsidRDefault="009B0C63" w:rsidP="009B0C63">
            <w:pPr>
              <w:pStyle w:val="Standard"/>
              <w:snapToGrid w:val="0"/>
              <w:rPr>
                <w:del w:id="1070" w:author="Bowler, Neill" w:date="2023-01-20T10:45:00Z"/>
                <w:rFonts w:ascii="Arial" w:hAnsi="Arial" w:cs="Arial"/>
                <w:sz w:val="16"/>
                <w:szCs w:val="16"/>
              </w:rPr>
            </w:pPr>
            <w:del w:id="1071" w:author="Bowler, Neill" w:date="2023-01-20T10:45:00Z">
              <w:r w:rsidDel="0001716B">
                <w:rPr>
                  <w:rFonts w:ascii="Arial" w:hAnsi="Arial" w:cs="Arial"/>
                  <w:sz w:val="16"/>
                  <w:szCs w:val="16"/>
                </w:rPr>
                <w:delText>Code</w:delText>
              </w:r>
              <w:r w:rsidDel="0001716B">
                <w:rPr>
                  <w:rFonts w:ascii="Arial" w:eastAsia="Arial" w:hAnsi="Arial" w:cs="Arial"/>
                  <w:sz w:val="16"/>
                  <w:szCs w:val="16"/>
                </w:rPr>
                <w:delText xml:space="preserve"> </w:delText>
              </w:r>
              <w:r w:rsidDel="0001716B">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1072" w:author="Bowler, Neill" w:date="2023-01-20T11:46:00Z">
              <w:tcPr>
                <w:tcW w:w="2481" w:type="dxa"/>
                <w:shd w:val="clear" w:color="auto" w:fill="F3F3F3"/>
                <w:tcMar>
                  <w:top w:w="0" w:type="dxa"/>
                  <w:left w:w="108" w:type="dxa"/>
                  <w:bottom w:w="0" w:type="dxa"/>
                  <w:right w:w="108" w:type="dxa"/>
                </w:tcMar>
              </w:tcPr>
            </w:tcPrChange>
          </w:tcPr>
          <w:p w14:paraId="76809323" w14:textId="339804AD" w:rsidR="009B0C63" w:rsidDel="0001716B" w:rsidRDefault="009B0C63" w:rsidP="009B0C63">
            <w:pPr>
              <w:pStyle w:val="Standard"/>
              <w:snapToGrid w:val="0"/>
              <w:rPr>
                <w:del w:id="1073" w:author="Bowler, Neill" w:date="2023-01-20T10:45:00Z"/>
                <w:rFonts w:ascii="Arial" w:hAnsi="Arial" w:cs="Arial"/>
                <w:sz w:val="16"/>
                <w:szCs w:val="16"/>
              </w:rPr>
            </w:pPr>
            <w:del w:id="1074" w:author="Bowler, Neill" w:date="2023-01-20T10:45:00Z">
              <w:r w:rsidDel="0001716B">
                <w:rPr>
                  <w:rFonts w:ascii="Arial" w:hAnsi="Arial" w:cs="Arial"/>
                  <w:sz w:val="16"/>
                  <w:szCs w:val="16"/>
                </w:rPr>
                <w:delText>e.g.</w:delText>
              </w:r>
              <w:r w:rsidDel="0001716B">
                <w:rPr>
                  <w:rFonts w:ascii="Arial" w:eastAsia="Arial" w:hAnsi="Arial" w:cs="Arial"/>
                  <w:sz w:val="16"/>
                  <w:szCs w:val="16"/>
                </w:rPr>
                <w:delText xml:space="preserve"> </w:delText>
              </w:r>
              <w:r w:rsidDel="0001716B">
                <w:rPr>
                  <w:rFonts w:ascii="Arial" w:hAnsi="Arial" w:cs="Arial"/>
                  <w:sz w:val="16"/>
                  <w:szCs w:val="16"/>
                </w:rPr>
                <w:delText>202</w:delText>
              </w:r>
              <w:r w:rsidDel="0001716B">
                <w:rPr>
                  <w:rFonts w:ascii="Arial" w:eastAsia="Arial" w:hAnsi="Arial" w:cs="Arial"/>
                  <w:sz w:val="16"/>
                  <w:szCs w:val="16"/>
                </w:rPr>
                <w:delText xml:space="preserve"> </w:delText>
              </w:r>
              <w:r w:rsidDel="0001716B">
                <w:rPr>
                  <w:rFonts w:ascii="Arial" w:hAnsi="Arial" w:cs="Arial"/>
                  <w:sz w:val="16"/>
                  <w:szCs w:val="16"/>
                </w:rPr>
                <w:delText>=</w:delText>
              </w:r>
              <w:r w:rsidDel="0001716B">
                <w:rPr>
                  <w:rFonts w:ascii="Arial" w:eastAsia="Arial" w:hAnsi="Arial" w:cs="Arial"/>
                  <w:sz w:val="16"/>
                  <w:szCs w:val="16"/>
                </w:rPr>
                <w:delText xml:space="preserve"> </w:delText>
              </w:r>
              <w:r w:rsidDel="0001716B">
                <w:rPr>
                  <w:rFonts w:ascii="Arial" w:hAnsi="Arial" w:cs="Arial"/>
                  <w:sz w:val="16"/>
                  <w:szCs w:val="16"/>
                </w:rPr>
                <w:delText>GRAS</w:delText>
              </w:r>
            </w:del>
          </w:p>
          <w:p w14:paraId="76809324" w14:textId="697048FB" w:rsidR="009B0C63" w:rsidDel="0001716B" w:rsidRDefault="009B0C63" w:rsidP="009B0C63">
            <w:pPr>
              <w:pStyle w:val="Standard"/>
              <w:snapToGrid w:val="0"/>
              <w:rPr>
                <w:del w:id="1075" w:author="Bowler, Neill" w:date="2023-01-20T10:45:00Z"/>
                <w:rFonts w:ascii="Arial" w:hAnsi="Arial" w:cs="Arial"/>
                <w:sz w:val="16"/>
                <w:szCs w:val="16"/>
              </w:rPr>
            </w:pPr>
            <w:del w:id="1076" w:author="Bowler, Neill" w:date="2023-01-20T10:45:00Z">
              <w:r w:rsidDel="0001716B">
                <w:rPr>
                  <w:rFonts w:ascii="Arial" w:eastAsia="Arial" w:hAnsi="Arial" w:cs="Arial"/>
                  <w:sz w:val="16"/>
                  <w:szCs w:val="16"/>
                </w:rPr>
                <w:delText>–</w:delText>
              </w:r>
              <w:r w:rsidDel="0001716B">
                <w:rPr>
                  <w:rFonts w:ascii="Arial" w:eastAsia="Arial" w:hAnsi="Arial" w:cs="Arial"/>
                  <w:b/>
                  <w:color w:val="0000FF"/>
                  <w:sz w:val="16"/>
                  <w:szCs w:val="16"/>
                </w:rPr>
                <w:delText xml:space="preserve"> </w:delText>
              </w:r>
              <w:r w:rsidDel="0001716B">
                <w:rPr>
                  <w:rFonts w:ascii="Arial" w:hAnsi="Arial" w:cs="Arial"/>
                  <w:b/>
                  <w:color w:val="0000FF"/>
                  <w:sz w:val="16"/>
                  <w:szCs w:val="16"/>
                </w:rPr>
                <w:delText>See</w:delText>
              </w:r>
              <w:r w:rsidDel="0001716B">
                <w:rPr>
                  <w:rFonts w:ascii="Arial" w:eastAsia="Arial" w:hAnsi="Arial" w:cs="Arial"/>
                  <w:b/>
                  <w:color w:val="0000FF"/>
                  <w:sz w:val="16"/>
                  <w:szCs w:val="16"/>
                </w:rPr>
                <w:delText xml:space="preserve"> Table 8</w:delText>
              </w:r>
            </w:del>
          </w:p>
        </w:tc>
      </w:tr>
      <w:tr w:rsidR="009B0C63" w:rsidDel="0001716B" w14:paraId="7680932F" w14:textId="7CAE8C6B" w:rsidTr="003D0846">
        <w:tblPrEx>
          <w:tblW w:w="10348" w:type="dxa"/>
          <w:jc w:val="center"/>
          <w:tblLayout w:type="fixed"/>
          <w:tblCellMar>
            <w:left w:w="10" w:type="dxa"/>
            <w:right w:w="10" w:type="dxa"/>
          </w:tblCellMar>
          <w:tblLook w:val="0000" w:firstRow="0" w:lastRow="0" w:firstColumn="0" w:lastColumn="0" w:noHBand="0" w:noVBand="0"/>
          <w:tblPrExChange w:id="1077"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del w:id="1078" w:author="Bowler, Neill" w:date="2023-01-20T10:45:00Z"/>
          <w:trPrChange w:id="1079" w:author="Bowler, Neill" w:date="2023-01-20T11:46:00Z">
            <w:trPr>
              <w:cantSplit/>
              <w:jc w:val="center"/>
            </w:trPr>
          </w:trPrChange>
        </w:trPr>
        <w:tc>
          <w:tcPr>
            <w:tcW w:w="709" w:type="dxa"/>
            <w:shd w:val="clear" w:color="auto" w:fill="E0E0E0"/>
            <w:tcMar>
              <w:top w:w="0" w:type="dxa"/>
              <w:left w:w="108" w:type="dxa"/>
              <w:bottom w:w="0" w:type="dxa"/>
              <w:right w:w="108" w:type="dxa"/>
            </w:tcMar>
            <w:tcPrChange w:id="1080" w:author="Bowler, Neill" w:date="2023-01-20T11:46:00Z">
              <w:tcPr>
                <w:tcW w:w="709" w:type="dxa"/>
                <w:shd w:val="clear" w:color="auto" w:fill="E0E0E0"/>
                <w:tcMar>
                  <w:top w:w="0" w:type="dxa"/>
                  <w:left w:w="108" w:type="dxa"/>
                  <w:bottom w:w="0" w:type="dxa"/>
                  <w:right w:w="108" w:type="dxa"/>
                </w:tcMar>
              </w:tcPr>
            </w:tcPrChange>
          </w:tcPr>
          <w:p w14:paraId="76809326" w14:textId="7B6FDB0C" w:rsidR="009B0C63" w:rsidDel="0001716B" w:rsidRDefault="009B0C63" w:rsidP="009B0C63">
            <w:pPr>
              <w:pStyle w:val="Standard"/>
              <w:snapToGrid w:val="0"/>
              <w:jc w:val="right"/>
              <w:rPr>
                <w:del w:id="1081" w:author="Bowler, Neill" w:date="2023-01-20T10:45:00Z"/>
                <w:rFonts w:ascii="Arial" w:hAnsi="Arial" w:cs="Arial"/>
                <w:i/>
                <w:sz w:val="16"/>
                <w:szCs w:val="16"/>
              </w:rPr>
            </w:pPr>
            <w:del w:id="1082" w:author="Bowler, Neill" w:date="2023-01-17T08:39:00Z">
              <w:r w:rsidDel="00DD59EE">
                <w:rPr>
                  <w:rFonts w:ascii="Arial" w:hAnsi="Arial" w:cs="Arial"/>
                  <w:i/>
                  <w:sz w:val="16"/>
                  <w:szCs w:val="16"/>
                </w:rPr>
                <w:delText>3</w:delText>
              </w:r>
            </w:del>
          </w:p>
        </w:tc>
        <w:tc>
          <w:tcPr>
            <w:tcW w:w="2085" w:type="dxa"/>
            <w:shd w:val="clear" w:color="auto" w:fill="E0E0E0"/>
            <w:tcMar>
              <w:top w:w="0" w:type="dxa"/>
              <w:left w:w="108" w:type="dxa"/>
              <w:bottom w:w="0" w:type="dxa"/>
              <w:right w:w="108" w:type="dxa"/>
            </w:tcMar>
            <w:tcPrChange w:id="1083" w:author="Bowler, Neill" w:date="2023-01-20T11:46:00Z">
              <w:tcPr>
                <w:tcW w:w="2085" w:type="dxa"/>
                <w:shd w:val="clear" w:color="auto" w:fill="E0E0E0"/>
                <w:tcMar>
                  <w:top w:w="0" w:type="dxa"/>
                  <w:left w:w="108" w:type="dxa"/>
                  <w:bottom w:w="0" w:type="dxa"/>
                  <w:right w:w="108" w:type="dxa"/>
                </w:tcMar>
              </w:tcPr>
            </w:tcPrChange>
          </w:tcPr>
          <w:p w14:paraId="76809327" w14:textId="23E62CCD" w:rsidR="009B0C63" w:rsidDel="0001716B" w:rsidRDefault="009B0C63" w:rsidP="009B0C63">
            <w:pPr>
              <w:pStyle w:val="Standard"/>
              <w:snapToGrid w:val="0"/>
              <w:ind w:left="246"/>
              <w:rPr>
                <w:del w:id="1084" w:author="Bowler, Neill" w:date="2023-01-20T10:45:00Z"/>
                <w:rFonts w:ascii="Arial" w:hAnsi="Arial" w:cs="Arial"/>
                <w:i/>
                <w:sz w:val="16"/>
                <w:szCs w:val="16"/>
              </w:rPr>
            </w:pPr>
            <w:del w:id="1085" w:author="Bowler, Neill" w:date="2023-01-20T10:45:00Z">
              <w:r w:rsidDel="0001716B">
                <w:rPr>
                  <w:rFonts w:ascii="Arial" w:hAnsi="Arial" w:cs="Arial"/>
                  <w:i/>
                  <w:sz w:val="16"/>
                  <w:szCs w:val="16"/>
                </w:rPr>
                <w:delText>Originating</w:delText>
              </w:r>
              <w:r w:rsidDel="0001716B">
                <w:rPr>
                  <w:rFonts w:ascii="Arial" w:eastAsia="Arial" w:hAnsi="Arial" w:cs="Arial"/>
                  <w:i/>
                  <w:sz w:val="16"/>
                  <w:szCs w:val="16"/>
                </w:rPr>
                <w:delText xml:space="preserve"> </w:delText>
              </w:r>
              <w:r w:rsidDel="0001716B">
                <w:rPr>
                  <w:rFonts w:ascii="Arial" w:hAnsi="Arial" w:cs="Arial"/>
                  <w:i/>
                  <w:sz w:val="16"/>
                  <w:szCs w:val="16"/>
                </w:rPr>
                <w:delText>centre</w:delText>
              </w:r>
            </w:del>
          </w:p>
        </w:tc>
        <w:tc>
          <w:tcPr>
            <w:tcW w:w="1013" w:type="dxa"/>
            <w:shd w:val="clear" w:color="auto" w:fill="E0E0E0"/>
            <w:tcMar>
              <w:top w:w="0" w:type="dxa"/>
              <w:left w:w="108" w:type="dxa"/>
              <w:bottom w:w="0" w:type="dxa"/>
              <w:right w:w="108" w:type="dxa"/>
            </w:tcMar>
            <w:tcPrChange w:id="1086" w:author="Bowler, Neill" w:date="2023-01-20T11:46:00Z">
              <w:tcPr>
                <w:tcW w:w="1013" w:type="dxa"/>
                <w:shd w:val="clear" w:color="auto" w:fill="E0E0E0"/>
                <w:tcMar>
                  <w:top w:w="0" w:type="dxa"/>
                  <w:left w:w="108" w:type="dxa"/>
                  <w:bottom w:w="0" w:type="dxa"/>
                  <w:right w:w="108" w:type="dxa"/>
                </w:tcMar>
              </w:tcPr>
            </w:tcPrChange>
          </w:tcPr>
          <w:p w14:paraId="76809328" w14:textId="4320B021" w:rsidR="009B0C63" w:rsidDel="0001716B" w:rsidRDefault="009B0C63" w:rsidP="009B0C63">
            <w:pPr>
              <w:pStyle w:val="Standard"/>
              <w:snapToGrid w:val="0"/>
              <w:jc w:val="center"/>
              <w:rPr>
                <w:del w:id="1087" w:author="Bowler, Neill" w:date="2023-01-20T10:45:00Z"/>
                <w:rFonts w:ascii="Arial" w:hAnsi="Arial" w:cs="Arial"/>
                <w:i/>
                <w:sz w:val="16"/>
                <w:szCs w:val="16"/>
              </w:rPr>
            </w:pPr>
            <w:del w:id="1088" w:author="Bowler, Neill" w:date="2023-01-20T10:45:00Z">
              <w:r w:rsidDel="0001716B">
                <w:rPr>
                  <w:rFonts w:ascii="Arial" w:hAnsi="Arial" w:cs="Arial"/>
                  <w:i/>
                  <w:sz w:val="16"/>
                  <w:szCs w:val="16"/>
                </w:rPr>
                <w:delText>0</w:delText>
              </w:r>
              <w:r w:rsidDel="0001716B">
                <w:rPr>
                  <w:rFonts w:ascii="Arial" w:eastAsia="Arial" w:hAnsi="Arial" w:cs="Arial"/>
                  <w:i/>
                  <w:sz w:val="16"/>
                  <w:szCs w:val="16"/>
                </w:rPr>
                <w:delText xml:space="preserve"> </w:delText>
              </w:r>
              <w:r w:rsidDel="0001716B">
                <w:rPr>
                  <w:rFonts w:ascii="Arial" w:hAnsi="Arial" w:cs="Arial"/>
                  <w:i/>
                  <w:sz w:val="16"/>
                  <w:szCs w:val="16"/>
                </w:rPr>
                <w:delText>01</w:delText>
              </w:r>
              <w:r w:rsidDel="0001716B">
                <w:rPr>
                  <w:rFonts w:ascii="Arial" w:eastAsia="Arial" w:hAnsi="Arial" w:cs="Arial"/>
                  <w:i/>
                  <w:sz w:val="16"/>
                  <w:szCs w:val="16"/>
                </w:rPr>
                <w:delText xml:space="preserve"> </w:delText>
              </w:r>
              <w:r w:rsidDel="0001716B">
                <w:rPr>
                  <w:rFonts w:ascii="Arial" w:hAnsi="Arial" w:cs="Arial"/>
                  <w:i/>
                  <w:sz w:val="16"/>
                  <w:szCs w:val="16"/>
                </w:rPr>
                <w:delText>033</w:delText>
              </w:r>
            </w:del>
          </w:p>
        </w:tc>
        <w:tc>
          <w:tcPr>
            <w:tcW w:w="845" w:type="dxa"/>
            <w:shd w:val="clear" w:color="auto" w:fill="E0E0E0"/>
            <w:tcMar>
              <w:top w:w="0" w:type="dxa"/>
              <w:left w:w="108" w:type="dxa"/>
              <w:bottom w:w="0" w:type="dxa"/>
              <w:right w:w="108" w:type="dxa"/>
            </w:tcMar>
            <w:tcPrChange w:id="1089" w:author="Bowler, Neill" w:date="2023-01-20T11:46:00Z">
              <w:tcPr>
                <w:tcW w:w="845" w:type="dxa"/>
                <w:shd w:val="clear" w:color="auto" w:fill="E0E0E0"/>
                <w:tcMar>
                  <w:top w:w="0" w:type="dxa"/>
                  <w:left w:w="108" w:type="dxa"/>
                  <w:bottom w:w="0" w:type="dxa"/>
                  <w:right w:w="108" w:type="dxa"/>
                </w:tcMar>
              </w:tcPr>
            </w:tcPrChange>
          </w:tcPr>
          <w:p w14:paraId="76809329" w14:textId="3B374780" w:rsidR="009B0C63" w:rsidDel="0001716B" w:rsidRDefault="009B0C63" w:rsidP="009B0C63">
            <w:pPr>
              <w:pStyle w:val="Standard"/>
              <w:snapToGrid w:val="0"/>
              <w:jc w:val="right"/>
              <w:rPr>
                <w:del w:id="1090" w:author="Bowler, Neill" w:date="2023-01-20T10:45:00Z"/>
                <w:rFonts w:ascii="Arial" w:hAnsi="Arial" w:cs="Arial"/>
                <w:sz w:val="16"/>
                <w:szCs w:val="16"/>
              </w:rPr>
            </w:pPr>
            <w:del w:id="1091" w:author="Bowler, Neill" w:date="2023-01-20T10:45:00Z">
              <w:r w:rsidDel="0001716B">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1092" w:author="Bowler, Neill" w:date="2023-01-20T11:46:00Z">
              <w:tcPr>
                <w:tcW w:w="1265" w:type="dxa"/>
                <w:shd w:val="clear" w:color="auto" w:fill="E0E0E0"/>
                <w:tcMar>
                  <w:top w:w="0" w:type="dxa"/>
                  <w:left w:w="108" w:type="dxa"/>
                  <w:bottom w:w="0" w:type="dxa"/>
                  <w:right w:w="108" w:type="dxa"/>
                </w:tcMar>
              </w:tcPr>
            </w:tcPrChange>
          </w:tcPr>
          <w:p w14:paraId="7680932A" w14:textId="7AD323E6" w:rsidR="009B0C63" w:rsidDel="0001716B" w:rsidRDefault="009B0C63" w:rsidP="009B0C63">
            <w:pPr>
              <w:pStyle w:val="Standard"/>
              <w:snapToGrid w:val="0"/>
              <w:jc w:val="right"/>
              <w:rPr>
                <w:del w:id="1093" w:author="Bowler, Neill" w:date="2023-01-20T10:45:00Z"/>
                <w:rFonts w:ascii="Arial" w:hAnsi="Arial" w:cs="Arial"/>
                <w:sz w:val="16"/>
                <w:szCs w:val="16"/>
              </w:rPr>
            </w:pPr>
            <w:del w:id="1094" w:author="Bowler, Neill" w:date="2023-01-20T10:45:00Z">
              <w:r w:rsidDel="0001716B">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1095" w:author="Bowler, Neill" w:date="2023-01-20T11:46:00Z">
              <w:tcPr>
                <w:tcW w:w="887" w:type="dxa"/>
                <w:shd w:val="clear" w:color="auto" w:fill="E0E0E0"/>
                <w:tcMar>
                  <w:top w:w="0" w:type="dxa"/>
                  <w:left w:w="108" w:type="dxa"/>
                  <w:bottom w:w="0" w:type="dxa"/>
                  <w:right w:w="108" w:type="dxa"/>
                </w:tcMar>
              </w:tcPr>
            </w:tcPrChange>
          </w:tcPr>
          <w:p w14:paraId="7680932B" w14:textId="7436DFA7" w:rsidR="009B0C63" w:rsidDel="0001716B" w:rsidRDefault="009B0C63" w:rsidP="009B0C63">
            <w:pPr>
              <w:pStyle w:val="Standard"/>
              <w:snapToGrid w:val="0"/>
              <w:jc w:val="right"/>
              <w:rPr>
                <w:del w:id="1096" w:author="Bowler, Neill" w:date="2023-01-20T10:45:00Z"/>
                <w:rFonts w:ascii="Arial" w:hAnsi="Arial" w:cs="Arial"/>
                <w:sz w:val="16"/>
                <w:szCs w:val="16"/>
              </w:rPr>
            </w:pPr>
            <w:del w:id="1097" w:author="Bowler, Neill" w:date="2023-01-20T10:45:00Z">
              <w:r w:rsidDel="0001716B">
                <w:rPr>
                  <w:rFonts w:ascii="Arial" w:hAnsi="Arial" w:cs="Arial"/>
                  <w:sz w:val="16"/>
                  <w:szCs w:val="16"/>
                </w:rPr>
                <w:delText>8</w:delText>
              </w:r>
            </w:del>
          </w:p>
        </w:tc>
        <w:tc>
          <w:tcPr>
            <w:tcW w:w="1063" w:type="dxa"/>
            <w:shd w:val="clear" w:color="auto" w:fill="E0E0E0"/>
            <w:tcMar>
              <w:top w:w="0" w:type="dxa"/>
              <w:left w:w="108" w:type="dxa"/>
              <w:bottom w:w="0" w:type="dxa"/>
              <w:right w:w="108" w:type="dxa"/>
            </w:tcMar>
            <w:tcPrChange w:id="1098" w:author="Bowler, Neill" w:date="2023-01-20T11:46:00Z">
              <w:tcPr>
                <w:tcW w:w="1063" w:type="dxa"/>
                <w:shd w:val="clear" w:color="auto" w:fill="E0E0E0"/>
                <w:tcMar>
                  <w:top w:w="0" w:type="dxa"/>
                  <w:left w:w="108" w:type="dxa"/>
                  <w:bottom w:w="0" w:type="dxa"/>
                  <w:right w:w="108" w:type="dxa"/>
                </w:tcMar>
              </w:tcPr>
            </w:tcPrChange>
          </w:tcPr>
          <w:p w14:paraId="7680932C" w14:textId="6C0773C6" w:rsidR="009B0C63" w:rsidDel="0001716B" w:rsidRDefault="009B0C63" w:rsidP="009B0C63">
            <w:pPr>
              <w:pStyle w:val="Standard"/>
              <w:snapToGrid w:val="0"/>
              <w:rPr>
                <w:del w:id="1099" w:author="Bowler, Neill" w:date="2023-01-20T10:45:00Z"/>
                <w:rFonts w:ascii="Arial" w:hAnsi="Arial" w:cs="Arial"/>
                <w:sz w:val="16"/>
                <w:szCs w:val="16"/>
              </w:rPr>
            </w:pPr>
            <w:del w:id="1100" w:author="Bowler, Neill" w:date="2023-01-20T10:45:00Z">
              <w:r w:rsidDel="0001716B">
                <w:rPr>
                  <w:rFonts w:ascii="Arial" w:hAnsi="Arial" w:cs="Arial"/>
                  <w:sz w:val="16"/>
                  <w:szCs w:val="16"/>
                </w:rPr>
                <w:delText>Code</w:delText>
              </w:r>
              <w:r w:rsidDel="0001716B">
                <w:rPr>
                  <w:rFonts w:ascii="Arial" w:eastAsia="Arial" w:hAnsi="Arial" w:cs="Arial"/>
                  <w:sz w:val="16"/>
                  <w:szCs w:val="16"/>
                </w:rPr>
                <w:delText xml:space="preserve"> </w:delText>
              </w:r>
              <w:r w:rsidDel="0001716B">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1101" w:author="Bowler, Neill" w:date="2023-01-20T11:46:00Z">
              <w:tcPr>
                <w:tcW w:w="2481" w:type="dxa"/>
                <w:shd w:val="clear" w:color="auto" w:fill="E0E0E0"/>
                <w:tcMar>
                  <w:top w:w="0" w:type="dxa"/>
                  <w:left w:w="108" w:type="dxa"/>
                  <w:bottom w:w="0" w:type="dxa"/>
                  <w:right w:w="108" w:type="dxa"/>
                </w:tcMar>
              </w:tcPr>
            </w:tcPrChange>
          </w:tcPr>
          <w:p w14:paraId="7680932D" w14:textId="3E01A674" w:rsidR="009B0C63" w:rsidDel="0001716B" w:rsidRDefault="009B0C63" w:rsidP="009B0C63">
            <w:pPr>
              <w:pStyle w:val="Standard"/>
              <w:snapToGrid w:val="0"/>
              <w:rPr>
                <w:del w:id="1102" w:author="Bowler, Neill" w:date="2023-01-20T10:45:00Z"/>
                <w:rFonts w:ascii="Arial" w:hAnsi="Arial" w:cs="Arial"/>
                <w:sz w:val="16"/>
                <w:szCs w:val="16"/>
              </w:rPr>
            </w:pPr>
            <w:del w:id="1103" w:author="Bowler, Neill" w:date="2023-01-20T10:45:00Z">
              <w:r w:rsidDel="0001716B">
                <w:rPr>
                  <w:rFonts w:ascii="Arial" w:hAnsi="Arial" w:cs="Arial"/>
                  <w:sz w:val="16"/>
                  <w:szCs w:val="16"/>
                </w:rPr>
                <w:delText>e.g.</w:delText>
              </w:r>
              <w:r w:rsidDel="0001716B">
                <w:rPr>
                  <w:rFonts w:ascii="Arial" w:eastAsia="Arial" w:hAnsi="Arial" w:cs="Arial"/>
                  <w:sz w:val="16"/>
                  <w:szCs w:val="16"/>
                </w:rPr>
                <w:delText xml:space="preserve"> </w:delText>
              </w:r>
              <w:r w:rsidDel="0001716B">
                <w:rPr>
                  <w:rFonts w:ascii="Arial" w:hAnsi="Arial" w:cs="Arial"/>
                  <w:sz w:val="16"/>
                  <w:szCs w:val="16"/>
                </w:rPr>
                <w:delText>94</w:delText>
              </w:r>
              <w:r w:rsidDel="0001716B">
                <w:rPr>
                  <w:rFonts w:ascii="Arial" w:eastAsia="Arial" w:hAnsi="Arial" w:cs="Arial"/>
                  <w:sz w:val="16"/>
                  <w:szCs w:val="16"/>
                </w:rPr>
                <w:delText xml:space="preserve"> </w:delText>
              </w:r>
              <w:r w:rsidDel="0001716B">
                <w:rPr>
                  <w:rFonts w:ascii="Arial" w:hAnsi="Arial" w:cs="Arial"/>
                  <w:sz w:val="16"/>
                  <w:szCs w:val="16"/>
                </w:rPr>
                <w:delText>=</w:delText>
              </w:r>
              <w:r w:rsidDel="0001716B">
                <w:rPr>
                  <w:rFonts w:ascii="Arial" w:eastAsia="Arial" w:hAnsi="Arial" w:cs="Arial"/>
                  <w:sz w:val="16"/>
                  <w:szCs w:val="16"/>
                </w:rPr>
                <w:delText xml:space="preserve"> </w:delText>
              </w:r>
              <w:r w:rsidDel="0001716B">
                <w:rPr>
                  <w:rFonts w:ascii="Arial" w:hAnsi="Arial" w:cs="Arial"/>
                  <w:sz w:val="16"/>
                  <w:szCs w:val="16"/>
                </w:rPr>
                <w:delText>Copenhagen</w:delText>
              </w:r>
              <w:r w:rsidDel="0001716B">
                <w:rPr>
                  <w:rFonts w:ascii="Arial" w:eastAsia="Arial" w:hAnsi="Arial" w:cs="Arial"/>
                  <w:sz w:val="16"/>
                  <w:szCs w:val="16"/>
                </w:rPr>
                <w:delText xml:space="preserve"> </w:delText>
              </w:r>
              <w:r w:rsidDel="0001716B">
                <w:rPr>
                  <w:rFonts w:ascii="Arial" w:hAnsi="Arial" w:cs="Arial"/>
                  <w:sz w:val="16"/>
                  <w:szCs w:val="16"/>
                </w:rPr>
                <w:delText>(DMI)</w:delText>
              </w:r>
            </w:del>
          </w:p>
          <w:p w14:paraId="7680932E" w14:textId="2A6B97E2" w:rsidR="009B0C63" w:rsidDel="0001716B" w:rsidRDefault="009B0C63" w:rsidP="009B0C63">
            <w:pPr>
              <w:pStyle w:val="Standard"/>
              <w:snapToGrid w:val="0"/>
              <w:rPr>
                <w:del w:id="1104" w:author="Bowler, Neill" w:date="2023-01-20T10:45:00Z"/>
                <w:rFonts w:ascii="Arial" w:hAnsi="Arial" w:cs="Arial"/>
                <w:sz w:val="16"/>
                <w:szCs w:val="16"/>
              </w:rPr>
            </w:pPr>
            <w:del w:id="1105" w:author="Bowler, Neill" w:date="2023-01-20T10:45:00Z">
              <w:r w:rsidDel="0001716B">
                <w:rPr>
                  <w:rFonts w:ascii="Arial" w:eastAsia="Arial" w:hAnsi="Arial" w:cs="Arial"/>
                  <w:sz w:val="16"/>
                  <w:szCs w:val="16"/>
                </w:rPr>
                <w:delText>–</w:delText>
              </w:r>
              <w:r w:rsidDel="0001716B">
                <w:rPr>
                  <w:rFonts w:ascii="Arial" w:hAnsi="Arial" w:cs="Arial"/>
                  <w:sz w:val="16"/>
                  <w:szCs w:val="16"/>
                </w:rPr>
                <w:delText xml:space="preserve"> </w:delText>
              </w:r>
              <w:r w:rsidDel="0001716B">
                <w:rPr>
                  <w:rFonts w:ascii="Arial" w:hAnsi="Arial" w:cs="Arial"/>
                  <w:b/>
                  <w:bCs/>
                  <w:color w:val="0000FF"/>
                  <w:sz w:val="16"/>
                  <w:szCs w:val="16"/>
                </w:rPr>
                <w:delText xml:space="preserve">See </w:delText>
              </w:r>
              <w:r w:rsidDel="0001716B">
                <w:rPr>
                  <w:rFonts w:ascii="Arial" w:hAnsi="Arial" w:cs="Arial"/>
                  <w:b/>
                  <w:bCs/>
                  <w:color w:val="0000FF"/>
                  <w:sz w:val="16"/>
                  <w:szCs w:val="16"/>
                  <w:shd w:val="clear" w:color="auto" w:fill="CCCCCC"/>
                </w:rPr>
                <w:delText>Table 3</w:delText>
              </w:r>
            </w:del>
          </w:p>
        </w:tc>
      </w:tr>
      <w:tr w:rsidR="009B0C63" w:rsidDel="0001716B" w14:paraId="76809338" w14:textId="14A0225E" w:rsidTr="003D0846">
        <w:tblPrEx>
          <w:tblW w:w="10348" w:type="dxa"/>
          <w:jc w:val="center"/>
          <w:tblLayout w:type="fixed"/>
          <w:tblCellMar>
            <w:left w:w="10" w:type="dxa"/>
            <w:right w:w="10" w:type="dxa"/>
          </w:tblCellMar>
          <w:tblLook w:val="0000" w:firstRow="0" w:lastRow="0" w:firstColumn="0" w:lastColumn="0" w:noHBand="0" w:noVBand="0"/>
          <w:tblPrExChange w:id="110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del w:id="1107" w:author="Bowler, Neill" w:date="2023-01-20T10:45:00Z"/>
          <w:trPrChange w:id="1108" w:author="Bowler, Neill" w:date="2023-01-20T11:46:00Z">
            <w:trPr>
              <w:cantSplit/>
              <w:jc w:val="center"/>
            </w:trPr>
          </w:trPrChange>
        </w:trPr>
        <w:tc>
          <w:tcPr>
            <w:tcW w:w="709" w:type="dxa"/>
            <w:shd w:val="clear" w:color="auto" w:fill="E0E0E0"/>
            <w:tcMar>
              <w:top w:w="0" w:type="dxa"/>
              <w:left w:w="108" w:type="dxa"/>
              <w:bottom w:w="0" w:type="dxa"/>
              <w:right w:w="108" w:type="dxa"/>
            </w:tcMar>
            <w:tcPrChange w:id="1109" w:author="Bowler, Neill" w:date="2023-01-20T11:46:00Z">
              <w:tcPr>
                <w:tcW w:w="709" w:type="dxa"/>
                <w:shd w:val="clear" w:color="auto" w:fill="F3F3F3"/>
                <w:tcMar>
                  <w:top w:w="0" w:type="dxa"/>
                  <w:left w:w="108" w:type="dxa"/>
                  <w:bottom w:w="0" w:type="dxa"/>
                  <w:right w:w="108" w:type="dxa"/>
                </w:tcMar>
              </w:tcPr>
            </w:tcPrChange>
          </w:tcPr>
          <w:p w14:paraId="76809330" w14:textId="7A42DCAE" w:rsidR="009B0C63" w:rsidDel="0001716B" w:rsidRDefault="009B0C63" w:rsidP="009B0C63">
            <w:pPr>
              <w:pStyle w:val="Standard"/>
              <w:snapToGrid w:val="0"/>
              <w:jc w:val="right"/>
              <w:rPr>
                <w:del w:id="1110" w:author="Bowler, Neill" w:date="2023-01-20T10:45:00Z"/>
                <w:rFonts w:ascii="Arial" w:hAnsi="Arial" w:cs="Arial"/>
                <w:i/>
                <w:sz w:val="16"/>
                <w:szCs w:val="16"/>
              </w:rPr>
            </w:pPr>
            <w:del w:id="1111" w:author="Bowler, Neill" w:date="2023-01-17T08:39:00Z">
              <w:r w:rsidDel="00DD59EE">
                <w:rPr>
                  <w:rFonts w:ascii="Arial" w:hAnsi="Arial" w:cs="Arial"/>
                  <w:i/>
                  <w:sz w:val="16"/>
                  <w:szCs w:val="16"/>
                </w:rPr>
                <w:delText>4</w:delText>
              </w:r>
            </w:del>
          </w:p>
        </w:tc>
        <w:tc>
          <w:tcPr>
            <w:tcW w:w="2085" w:type="dxa"/>
            <w:shd w:val="clear" w:color="auto" w:fill="E0E0E0"/>
            <w:tcMar>
              <w:top w:w="0" w:type="dxa"/>
              <w:left w:w="108" w:type="dxa"/>
              <w:bottom w:w="0" w:type="dxa"/>
              <w:right w:w="108" w:type="dxa"/>
            </w:tcMar>
            <w:tcPrChange w:id="1112" w:author="Bowler, Neill" w:date="2023-01-20T11:46:00Z">
              <w:tcPr>
                <w:tcW w:w="2085" w:type="dxa"/>
                <w:shd w:val="clear" w:color="auto" w:fill="F3F3F3"/>
                <w:tcMar>
                  <w:top w:w="0" w:type="dxa"/>
                  <w:left w:w="108" w:type="dxa"/>
                  <w:bottom w:w="0" w:type="dxa"/>
                  <w:right w:w="108" w:type="dxa"/>
                </w:tcMar>
              </w:tcPr>
            </w:tcPrChange>
          </w:tcPr>
          <w:p w14:paraId="76809331" w14:textId="229B6F5E" w:rsidR="009B0C63" w:rsidDel="0001716B" w:rsidRDefault="009B0C63" w:rsidP="009B0C63">
            <w:pPr>
              <w:pStyle w:val="Standard"/>
              <w:snapToGrid w:val="0"/>
              <w:ind w:left="246"/>
              <w:rPr>
                <w:del w:id="1113" w:author="Bowler, Neill" w:date="2023-01-20T10:45:00Z"/>
                <w:rFonts w:ascii="Arial" w:hAnsi="Arial" w:cs="Arial"/>
                <w:i/>
                <w:sz w:val="16"/>
                <w:szCs w:val="16"/>
              </w:rPr>
            </w:pPr>
            <w:del w:id="1114" w:author="Bowler, Neill" w:date="2023-01-20T10:45:00Z">
              <w:r w:rsidDel="0001716B">
                <w:rPr>
                  <w:rFonts w:ascii="Arial" w:hAnsi="Arial" w:cs="Arial"/>
                  <w:i/>
                  <w:sz w:val="16"/>
                  <w:szCs w:val="16"/>
                </w:rPr>
                <w:delText>Product</w:delText>
              </w:r>
              <w:r w:rsidDel="0001716B">
                <w:rPr>
                  <w:rFonts w:ascii="Arial" w:eastAsia="Arial" w:hAnsi="Arial" w:cs="Arial"/>
                  <w:i/>
                  <w:sz w:val="16"/>
                  <w:szCs w:val="16"/>
                </w:rPr>
                <w:delText xml:space="preserve"> </w:delText>
              </w:r>
              <w:r w:rsidDel="0001716B">
                <w:rPr>
                  <w:rFonts w:ascii="Arial" w:hAnsi="Arial" w:cs="Arial"/>
                  <w:i/>
                  <w:sz w:val="16"/>
                  <w:szCs w:val="16"/>
                </w:rPr>
                <w:delText>type</w:delText>
              </w:r>
            </w:del>
          </w:p>
        </w:tc>
        <w:tc>
          <w:tcPr>
            <w:tcW w:w="1013" w:type="dxa"/>
            <w:shd w:val="clear" w:color="auto" w:fill="E0E0E0"/>
            <w:tcMar>
              <w:top w:w="0" w:type="dxa"/>
              <w:left w:w="108" w:type="dxa"/>
              <w:bottom w:w="0" w:type="dxa"/>
              <w:right w:w="108" w:type="dxa"/>
            </w:tcMar>
            <w:tcPrChange w:id="1115" w:author="Bowler, Neill" w:date="2023-01-20T11:46:00Z">
              <w:tcPr>
                <w:tcW w:w="1013" w:type="dxa"/>
                <w:shd w:val="clear" w:color="auto" w:fill="F3F3F3"/>
                <w:tcMar>
                  <w:top w:w="0" w:type="dxa"/>
                  <w:left w:w="108" w:type="dxa"/>
                  <w:bottom w:w="0" w:type="dxa"/>
                  <w:right w:w="108" w:type="dxa"/>
                </w:tcMar>
              </w:tcPr>
            </w:tcPrChange>
          </w:tcPr>
          <w:p w14:paraId="76809332" w14:textId="057EF4E6" w:rsidR="009B0C63" w:rsidDel="0001716B" w:rsidRDefault="009B0C63" w:rsidP="009B0C63">
            <w:pPr>
              <w:pStyle w:val="Standard"/>
              <w:snapToGrid w:val="0"/>
              <w:jc w:val="center"/>
              <w:rPr>
                <w:del w:id="1116" w:author="Bowler, Neill" w:date="2023-01-20T10:45:00Z"/>
                <w:rFonts w:ascii="Arial" w:hAnsi="Arial" w:cs="Arial"/>
                <w:i/>
                <w:sz w:val="16"/>
                <w:szCs w:val="16"/>
              </w:rPr>
            </w:pPr>
            <w:del w:id="1117" w:author="Bowler, Neill" w:date="2023-01-20T10:45:00Z">
              <w:r w:rsidDel="0001716B">
                <w:rPr>
                  <w:rFonts w:ascii="Arial" w:hAnsi="Arial" w:cs="Arial"/>
                  <w:i/>
                  <w:sz w:val="16"/>
                  <w:szCs w:val="16"/>
                </w:rPr>
                <w:delText>0</w:delText>
              </w:r>
              <w:r w:rsidDel="0001716B">
                <w:rPr>
                  <w:rFonts w:ascii="Arial" w:eastAsia="Arial" w:hAnsi="Arial" w:cs="Arial"/>
                  <w:i/>
                  <w:sz w:val="16"/>
                  <w:szCs w:val="16"/>
                </w:rPr>
                <w:delText xml:space="preserve"> </w:delText>
              </w:r>
              <w:r w:rsidDel="0001716B">
                <w:rPr>
                  <w:rFonts w:ascii="Arial" w:hAnsi="Arial" w:cs="Arial"/>
                  <w:i/>
                  <w:sz w:val="16"/>
                  <w:szCs w:val="16"/>
                </w:rPr>
                <w:delText>02</w:delText>
              </w:r>
              <w:r w:rsidDel="0001716B">
                <w:rPr>
                  <w:rFonts w:ascii="Arial" w:eastAsia="Arial" w:hAnsi="Arial" w:cs="Arial"/>
                  <w:i/>
                  <w:sz w:val="16"/>
                  <w:szCs w:val="16"/>
                </w:rPr>
                <w:delText xml:space="preserve"> </w:delText>
              </w:r>
              <w:r w:rsidDel="0001716B">
                <w:rPr>
                  <w:rFonts w:ascii="Arial" w:hAnsi="Arial" w:cs="Arial"/>
                  <w:i/>
                  <w:sz w:val="16"/>
                  <w:szCs w:val="16"/>
                </w:rPr>
                <w:delText>172</w:delText>
              </w:r>
            </w:del>
          </w:p>
        </w:tc>
        <w:tc>
          <w:tcPr>
            <w:tcW w:w="845" w:type="dxa"/>
            <w:shd w:val="clear" w:color="auto" w:fill="E0E0E0"/>
            <w:tcMar>
              <w:top w:w="0" w:type="dxa"/>
              <w:left w:w="108" w:type="dxa"/>
              <w:bottom w:w="0" w:type="dxa"/>
              <w:right w:w="108" w:type="dxa"/>
            </w:tcMar>
            <w:tcPrChange w:id="1118" w:author="Bowler, Neill" w:date="2023-01-20T11:46:00Z">
              <w:tcPr>
                <w:tcW w:w="845" w:type="dxa"/>
                <w:shd w:val="clear" w:color="auto" w:fill="F3F3F3"/>
                <w:tcMar>
                  <w:top w:w="0" w:type="dxa"/>
                  <w:left w:w="108" w:type="dxa"/>
                  <w:bottom w:w="0" w:type="dxa"/>
                  <w:right w:w="108" w:type="dxa"/>
                </w:tcMar>
              </w:tcPr>
            </w:tcPrChange>
          </w:tcPr>
          <w:p w14:paraId="76809333" w14:textId="152D1782" w:rsidR="009B0C63" w:rsidDel="0001716B" w:rsidRDefault="009B0C63" w:rsidP="009B0C63">
            <w:pPr>
              <w:pStyle w:val="Standard"/>
              <w:snapToGrid w:val="0"/>
              <w:jc w:val="right"/>
              <w:rPr>
                <w:del w:id="1119" w:author="Bowler, Neill" w:date="2023-01-20T10:45:00Z"/>
                <w:rFonts w:ascii="Arial" w:hAnsi="Arial" w:cs="Arial"/>
                <w:sz w:val="16"/>
                <w:szCs w:val="16"/>
              </w:rPr>
            </w:pPr>
            <w:del w:id="1120" w:author="Bowler, Neill" w:date="2023-01-20T10:45:00Z">
              <w:r w:rsidDel="0001716B">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1121" w:author="Bowler, Neill" w:date="2023-01-20T11:46:00Z">
              <w:tcPr>
                <w:tcW w:w="1265" w:type="dxa"/>
                <w:shd w:val="clear" w:color="auto" w:fill="F3F3F3"/>
                <w:tcMar>
                  <w:top w:w="0" w:type="dxa"/>
                  <w:left w:w="108" w:type="dxa"/>
                  <w:bottom w:w="0" w:type="dxa"/>
                  <w:right w:w="108" w:type="dxa"/>
                </w:tcMar>
              </w:tcPr>
            </w:tcPrChange>
          </w:tcPr>
          <w:p w14:paraId="76809334" w14:textId="5213F8C8" w:rsidR="009B0C63" w:rsidDel="0001716B" w:rsidRDefault="009B0C63" w:rsidP="009B0C63">
            <w:pPr>
              <w:pStyle w:val="Standard"/>
              <w:snapToGrid w:val="0"/>
              <w:jc w:val="right"/>
              <w:rPr>
                <w:del w:id="1122" w:author="Bowler, Neill" w:date="2023-01-20T10:45:00Z"/>
                <w:rFonts w:ascii="Arial" w:hAnsi="Arial" w:cs="Arial"/>
                <w:sz w:val="16"/>
                <w:szCs w:val="16"/>
              </w:rPr>
            </w:pPr>
            <w:del w:id="1123" w:author="Bowler, Neill" w:date="2023-01-20T10:45:00Z">
              <w:r w:rsidDel="0001716B">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1124" w:author="Bowler, Neill" w:date="2023-01-20T11:46:00Z">
              <w:tcPr>
                <w:tcW w:w="887" w:type="dxa"/>
                <w:shd w:val="clear" w:color="auto" w:fill="F3F3F3"/>
                <w:tcMar>
                  <w:top w:w="0" w:type="dxa"/>
                  <w:left w:w="108" w:type="dxa"/>
                  <w:bottom w:w="0" w:type="dxa"/>
                  <w:right w:w="108" w:type="dxa"/>
                </w:tcMar>
              </w:tcPr>
            </w:tcPrChange>
          </w:tcPr>
          <w:p w14:paraId="76809335" w14:textId="1065B05C" w:rsidR="009B0C63" w:rsidDel="0001716B" w:rsidRDefault="009B0C63" w:rsidP="009B0C63">
            <w:pPr>
              <w:pStyle w:val="Standard"/>
              <w:snapToGrid w:val="0"/>
              <w:jc w:val="right"/>
              <w:rPr>
                <w:del w:id="1125" w:author="Bowler, Neill" w:date="2023-01-20T10:45:00Z"/>
                <w:rFonts w:ascii="Arial" w:hAnsi="Arial" w:cs="Arial"/>
                <w:sz w:val="16"/>
                <w:szCs w:val="16"/>
              </w:rPr>
            </w:pPr>
            <w:del w:id="1126" w:author="Bowler, Neill" w:date="2023-01-20T10:45:00Z">
              <w:r w:rsidDel="0001716B">
                <w:rPr>
                  <w:rFonts w:ascii="Arial" w:hAnsi="Arial" w:cs="Arial"/>
                  <w:sz w:val="16"/>
                  <w:szCs w:val="16"/>
                </w:rPr>
                <w:delText>8</w:delText>
              </w:r>
            </w:del>
          </w:p>
        </w:tc>
        <w:tc>
          <w:tcPr>
            <w:tcW w:w="1063" w:type="dxa"/>
            <w:shd w:val="clear" w:color="auto" w:fill="E0E0E0"/>
            <w:tcMar>
              <w:top w:w="0" w:type="dxa"/>
              <w:left w:w="108" w:type="dxa"/>
              <w:bottom w:w="0" w:type="dxa"/>
              <w:right w:w="108" w:type="dxa"/>
            </w:tcMar>
            <w:tcPrChange w:id="1127" w:author="Bowler, Neill" w:date="2023-01-20T11:46:00Z">
              <w:tcPr>
                <w:tcW w:w="1063" w:type="dxa"/>
                <w:shd w:val="clear" w:color="auto" w:fill="F3F3F3"/>
                <w:tcMar>
                  <w:top w:w="0" w:type="dxa"/>
                  <w:left w:w="108" w:type="dxa"/>
                  <w:bottom w:w="0" w:type="dxa"/>
                  <w:right w:w="108" w:type="dxa"/>
                </w:tcMar>
              </w:tcPr>
            </w:tcPrChange>
          </w:tcPr>
          <w:p w14:paraId="76809336" w14:textId="63932124" w:rsidR="009B0C63" w:rsidDel="0001716B" w:rsidRDefault="009B0C63" w:rsidP="009B0C63">
            <w:pPr>
              <w:pStyle w:val="Standard"/>
              <w:snapToGrid w:val="0"/>
              <w:rPr>
                <w:del w:id="1128" w:author="Bowler, Neill" w:date="2023-01-20T10:45:00Z"/>
                <w:rFonts w:ascii="Arial" w:hAnsi="Arial" w:cs="Arial"/>
                <w:sz w:val="16"/>
                <w:szCs w:val="16"/>
              </w:rPr>
            </w:pPr>
            <w:del w:id="1129" w:author="Bowler, Neill" w:date="2023-01-20T10:45:00Z">
              <w:r w:rsidDel="0001716B">
                <w:rPr>
                  <w:rFonts w:ascii="Arial" w:hAnsi="Arial" w:cs="Arial"/>
                  <w:sz w:val="16"/>
                  <w:szCs w:val="16"/>
                </w:rPr>
                <w:delText>Code</w:delText>
              </w:r>
              <w:r w:rsidDel="0001716B">
                <w:rPr>
                  <w:rFonts w:ascii="Arial" w:eastAsia="Arial" w:hAnsi="Arial" w:cs="Arial"/>
                  <w:sz w:val="16"/>
                  <w:szCs w:val="16"/>
                </w:rPr>
                <w:delText xml:space="preserve"> </w:delText>
              </w:r>
              <w:r w:rsidDel="0001716B">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1130" w:author="Bowler, Neill" w:date="2023-01-20T11:46:00Z">
              <w:tcPr>
                <w:tcW w:w="2481" w:type="dxa"/>
                <w:shd w:val="clear" w:color="auto" w:fill="F3F3F3"/>
                <w:tcMar>
                  <w:top w:w="0" w:type="dxa"/>
                  <w:left w:w="108" w:type="dxa"/>
                  <w:bottom w:w="0" w:type="dxa"/>
                  <w:right w:w="108" w:type="dxa"/>
                </w:tcMar>
              </w:tcPr>
            </w:tcPrChange>
          </w:tcPr>
          <w:p w14:paraId="76809337" w14:textId="037E055B" w:rsidR="009B0C63" w:rsidDel="0001716B" w:rsidRDefault="009B0C63" w:rsidP="009B0C63">
            <w:pPr>
              <w:pStyle w:val="Standard"/>
              <w:snapToGrid w:val="0"/>
              <w:rPr>
                <w:del w:id="1131" w:author="Bowler, Neill" w:date="2023-01-20T10:45:00Z"/>
                <w:rFonts w:ascii="Arial" w:hAnsi="Arial" w:cs="Arial"/>
                <w:sz w:val="16"/>
                <w:szCs w:val="16"/>
              </w:rPr>
            </w:pPr>
            <w:del w:id="1132" w:author="Bowler, Neill" w:date="2023-01-20T10:45:00Z">
              <w:r w:rsidDel="0001716B">
                <w:rPr>
                  <w:rFonts w:ascii="Arial" w:hAnsi="Arial" w:cs="Arial"/>
                  <w:sz w:val="16"/>
                  <w:szCs w:val="16"/>
                </w:rPr>
                <w:delText>2</w:delText>
              </w:r>
              <w:r w:rsidDel="0001716B">
                <w:rPr>
                  <w:rFonts w:ascii="Arial" w:eastAsia="Arial" w:hAnsi="Arial" w:cs="Arial"/>
                  <w:sz w:val="16"/>
                  <w:szCs w:val="16"/>
                </w:rPr>
                <w:delText xml:space="preserve"> </w:delText>
              </w:r>
              <w:r w:rsidDel="0001716B">
                <w:rPr>
                  <w:rFonts w:ascii="Arial" w:hAnsi="Arial" w:cs="Arial"/>
                  <w:sz w:val="16"/>
                  <w:szCs w:val="16"/>
                </w:rPr>
                <w:delText>=</w:delText>
              </w:r>
              <w:r w:rsidDel="0001716B">
                <w:rPr>
                  <w:rFonts w:ascii="Arial" w:eastAsia="Arial" w:hAnsi="Arial" w:cs="Arial"/>
                  <w:sz w:val="16"/>
                  <w:szCs w:val="16"/>
                </w:rPr>
                <w:delText xml:space="preserve"> </w:delText>
              </w:r>
              <w:r w:rsidDel="0001716B">
                <w:rPr>
                  <w:rFonts w:ascii="Arial" w:hAnsi="Arial" w:cs="Arial"/>
                  <w:sz w:val="16"/>
                  <w:szCs w:val="16"/>
                </w:rPr>
                <w:delText>limb</w:delText>
              </w:r>
              <w:r w:rsidDel="0001716B">
                <w:rPr>
                  <w:rFonts w:ascii="Arial" w:eastAsia="Arial" w:hAnsi="Arial" w:cs="Arial"/>
                  <w:sz w:val="16"/>
                  <w:szCs w:val="16"/>
                </w:rPr>
                <w:delText xml:space="preserve"> </w:delText>
              </w:r>
              <w:r w:rsidDel="0001716B">
                <w:rPr>
                  <w:rFonts w:ascii="Arial" w:hAnsi="Arial" w:cs="Arial"/>
                  <w:sz w:val="16"/>
                  <w:szCs w:val="16"/>
                </w:rPr>
                <w:delText>sounding</w:delText>
              </w:r>
            </w:del>
          </w:p>
        </w:tc>
      </w:tr>
      <w:tr w:rsidR="009B0C63" w14:paraId="76809341" w14:textId="77777777" w:rsidTr="003D0846">
        <w:tblPrEx>
          <w:tblW w:w="10348" w:type="dxa"/>
          <w:jc w:val="center"/>
          <w:tblLayout w:type="fixed"/>
          <w:tblCellMar>
            <w:left w:w="10" w:type="dxa"/>
            <w:right w:w="10" w:type="dxa"/>
          </w:tblCellMar>
          <w:tblLook w:val="0000" w:firstRow="0" w:lastRow="0" w:firstColumn="0" w:lastColumn="0" w:noHBand="0" w:noVBand="0"/>
          <w:tblPrExChange w:id="1133"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trPrChange w:id="1134" w:author="Bowler, Neill" w:date="2023-01-20T11:46:00Z">
            <w:trPr>
              <w:cantSplit/>
              <w:jc w:val="center"/>
            </w:trPr>
          </w:trPrChange>
        </w:trPr>
        <w:tc>
          <w:tcPr>
            <w:tcW w:w="709" w:type="dxa"/>
            <w:shd w:val="clear" w:color="auto" w:fill="E0E0E0"/>
            <w:tcMar>
              <w:top w:w="0" w:type="dxa"/>
              <w:left w:w="108" w:type="dxa"/>
              <w:bottom w:w="0" w:type="dxa"/>
              <w:right w:w="108" w:type="dxa"/>
            </w:tcMar>
            <w:tcPrChange w:id="1135" w:author="Bowler, Neill" w:date="2023-01-20T11:46:00Z">
              <w:tcPr>
                <w:tcW w:w="709" w:type="dxa"/>
                <w:shd w:val="clear" w:color="auto" w:fill="E0E0E0"/>
                <w:tcMar>
                  <w:top w:w="0" w:type="dxa"/>
                  <w:left w:w="108" w:type="dxa"/>
                  <w:bottom w:w="0" w:type="dxa"/>
                  <w:right w:w="108" w:type="dxa"/>
                </w:tcMar>
              </w:tcPr>
            </w:tcPrChange>
          </w:tcPr>
          <w:p w14:paraId="76809339" w14:textId="48BDB608" w:rsidR="009B0C63" w:rsidRDefault="004225C0" w:rsidP="009B0C63">
            <w:pPr>
              <w:pStyle w:val="Standard"/>
              <w:snapToGrid w:val="0"/>
              <w:jc w:val="right"/>
              <w:rPr>
                <w:rFonts w:ascii="Arial" w:hAnsi="Arial" w:cs="Arial"/>
                <w:sz w:val="16"/>
                <w:szCs w:val="16"/>
              </w:rPr>
            </w:pPr>
            <w:ins w:id="1136" w:author="Bowler, Neill" w:date="2023-01-20T10:47:00Z">
              <w:r>
                <w:rPr>
                  <w:rFonts w:ascii="Arial" w:hAnsi="Arial" w:cs="Arial"/>
                  <w:sz w:val="16"/>
                  <w:szCs w:val="16"/>
                </w:rPr>
                <w:t>2</w:t>
              </w:r>
            </w:ins>
            <w:ins w:id="1137" w:author="Bowler, Neill" w:date="2023-01-20T10:55:00Z">
              <w:r w:rsidR="00B2708C">
                <w:rPr>
                  <w:rFonts w:ascii="Arial" w:hAnsi="Arial" w:cs="Arial"/>
                  <w:sz w:val="16"/>
                  <w:szCs w:val="16"/>
                </w:rPr>
                <w:t>2</w:t>
              </w:r>
            </w:ins>
            <w:del w:id="1138" w:author="Bowler, Neill" w:date="2023-01-17T08:39:00Z">
              <w:r w:rsidR="009B0C63" w:rsidDel="00105966">
                <w:rPr>
                  <w:rFonts w:ascii="Arial" w:hAnsi="Arial" w:cs="Arial"/>
                  <w:sz w:val="16"/>
                  <w:szCs w:val="16"/>
                </w:rPr>
                <w:delText>5</w:delText>
              </w:r>
            </w:del>
          </w:p>
        </w:tc>
        <w:tc>
          <w:tcPr>
            <w:tcW w:w="2085" w:type="dxa"/>
            <w:shd w:val="clear" w:color="auto" w:fill="E0E0E0"/>
            <w:tcMar>
              <w:top w:w="0" w:type="dxa"/>
              <w:left w:w="108" w:type="dxa"/>
              <w:bottom w:w="0" w:type="dxa"/>
              <w:right w:w="108" w:type="dxa"/>
            </w:tcMar>
            <w:tcPrChange w:id="1139" w:author="Bowler, Neill" w:date="2023-01-20T11:46:00Z">
              <w:tcPr>
                <w:tcW w:w="2085" w:type="dxa"/>
                <w:shd w:val="clear" w:color="auto" w:fill="E0E0E0"/>
                <w:tcMar>
                  <w:top w:w="0" w:type="dxa"/>
                  <w:left w:w="108" w:type="dxa"/>
                  <w:bottom w:w="0" w:type="dxa"/>
                  <w:right w:w="108" w:type="dxa"/>
                </w:tcMar>
              </w:tcPr>
            </w:tcPrChange>
          </w:tcPr>
          <w:p w14:paraId="7680933A"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Software</w:t>
            </w:r>
            <w:r>
              <w:rPr>
                <w:rFonts w:ascii="Arial" w:eastAsia="Arial" w:hAnsi="Arial" w:cs="Arial"/>
                <w:b/>
                <w:sz w:val="16"/>
                <w:szCs w:val="16"/>
              </w:rPr>
              <w:t xml:space="preserve"> </w:t>
            </w:r>
            <w:r>
              <w:rPr>
                <w:rFonts w:ascii="Arial" w:hAnsi="Arial" w:cs="Arial"/>
                <w:b/>
                <w:sz w:val="16"/>
                <w:szCs w:val="16"/>
              </w:rPr>
              <w:t>ID</w:t>
            </w:r>
          </w:p>
        </w:tc>
        <w:tc>
          <w:tcPr>
            <w:tcW w:w="1013" w:type="dxa"/>
            <w:shd w:val="clear" w:color="auto" w:fill="E0E0E0"/>
            <w:tcMar>
              <w:top w:w="0" w:type="dxa"/>
              <w:left w:w="108" w:type="dxa"/>
              <w:bottom w:w="0" w:type="dxa"/>
              <w:right w:w="108" w:type="dxa"/>
            </w:tcMar>
            <w:tcPrChange w:id="1140" w:author="Bowler, Neill" w:date="2023-01-20T11:46:00Z">
              <w:tcPr>
                <w:tcW w:w="1013" w:type="dxa"/>
                <w:shd w:val="clear" w:color="auto" w:fill="E0E0E0"/>
                <w:tcMar>
                  <w:top w:w="0" w:type="dxa"/>
                  <w:left w:w="108" w:type="dxa"/>
                  <w:bottom w:w="0" w:type="dxa"/>
                  <w:right w:w="108" w:type="dxa"/>
                </w:tcMar>
              </w:tcPr>
            </w:tcPrChange>
          </w:tcPr>
          <w:p w14:paraId="7680933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25</w:t>
            </w:r>
            <w:r>
              <w:rPr>
                <w:rFonts w:ascii="Arial" w:eastAsia="Arial" w:hAnsi="Arial" w:cs="Arial"/>
                <w:b/>
                <w:sz w:val="16"/>
                <w:szCs w:val="16"/>
              </w:rPr>
              <w:t xml:space="preserve"> </w:t>
            </w:r>
            <w:r>
              <w:rPr>
                <w:rFonts w:ascii="Arial" w:hAnsi="Arial" w:cs="Arial"/>
                <w:b/>
                <w:sz w:val="16"/>
                <w:szCs w:val="16"/>
              </w:rPr>
              <w:t>060</w:t>
            </w:r>
          </w:p>
        </w:tc>
        <w:tc>
          <w:tcPr>
            <w:tcW w:w="845" w:type="dxa"/>
            <w:shd w:val="clear" w:color="auto" w:fill="E0E0E0"/>
            <w:tcMar>
              <w:top w:w="0" w:type="dxa"/>
              <w:left w:w="108" w:type="dxa"/>
              <w:bottom w:w="0" w:type="dxa"/>
              <w:right w:w="108" w:type="dxa"/>
            </w:tcMar>
            <w:tcPrChange w:id="1141" w:author="Bowler, Neill" w:date="2023-01-20T11:46:00Z">
              <w:tcPr>
                <w:tcW w:w="845" w:type="dxa"/>
                <w:shd w:val="clear" w:color="auto" w:fill="E0E0E0"/>
                <w:tcMar>
                  <w:top w:w="0" w:type="dxa"/>
                  <w:left w:w="108" w:type="dxa"/>
                  <w:bottom w:w="0" w:type="dxa"/>
                  <w:right w:w="108" w:type="dxa"/>
                </w:tcMar>
              </w:tcPr>
            </w:tcPrChange>
          </w:tcPr>
          <w:p w14:paraId="7680933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Change w:id="1142" w:author="Bowler, Neill" w:date="2023-01-20T11:46:00Z">
              <w:tcPr>
                <w:tcW w:w="1265" w:type="dxa"/>
                <w:shd w:val="clear" w:color="auto" w:fill="E0E0E0"/>
                <w:tcMar>
                  <w:top w:w="0" w:type="dxa"/>
                  <w:left w:w="108" w:type="dxa"/>
                  <w:bottom w:w="0" w:type="dxa"/>
                  <w:right w:w="108" w:type="dxa"/>
                </w:tcMar>
              </w:tcPr>
            </w:tcPrChange>
          </w:tcPr>
          <w:p w14:paraId="7680933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Change w:id="1143" w:author="Bowler, Neill" w:date="2023-01-20T11:46:00Z">
              <w:tcPr>
                <w:tcW w:w="887" w:type="dxa"/>
                <w:shd w:val="clear" w:color="auto" w:fill="E0E0E0"/>
                <w:tcMar>
                  <w:top w:w="0" w:type="dxa"/>
                  <w:left w:w="108" w:type="dxa"/>
                  <w:bottom w:w="0" w:type="dxa"/>
                  <w:right w:w="108" w:type="dxa"/>
                </w:tcMar>
              </w:tcPr>
            </w:tcPrChange>
          </w:tcPr>
          <w:p w14:paraId="7680933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Change w:id="1144" w:author="Bowler, Neill" w:date="2023-01-20T11:46:00Z">
              <w:tcPr>
                <w:tcW w:w="1063" w:type="dxa"/>
                <w:shd w:val="clear" w:color="auto" w:fill="E0E0E0"/>
                <w:tcMar>
                  <w:top w:w="0" w:type="dxa"/>
                  <w:left w:w="108" w:type="dxa"/>
                  <w:bottom w:w="0" w:type="dxa"/>
                  <w:right w:w="108" w:type="dxa"/>
                </w:tcMar>
              </w:tcPr>
            </w:tcPrChange>
          </w:tcPr>
          <w:p w14:paraId="7680933F"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Change w:id="1145" w:author="Bowler, Neill" w:date="2023-01-20T11:46:00Z">
              <w:tcPr>
                <w:tcW w:w="2481" w:type="dxa"/>
                <w:shd w:val="clear" w:color="auto" w:fill="E0E0E0"/>
                <w:tcMar>
                  <w:top w:w="0" w:type="dxa"/>
                  <w:left w:w="108" w:type="dxa"/>
                  <w:bottom w:w="0" w:type="dxa"/>
                  <w:right w:w="108" w:type="dxa"/>
                </w:tcMar>
              </w:tcPr>
            </w:tcPrChange>
          </w:tcPr>
          <w:p w14:paraId="76809340" w14:textId="6E576C56" w:rsidR="009B0C63" w:rsidRDefault="009B0C63" w:rsidP="009B0C63">
            <w:pPr>
              <w:pStyle w:val="Standard"/>
              <w:snapToGrid w:val="0"/>
              <w:rPr>
                <w:rFonts w:ascii="Arial" w:hAnsi="Arial" w:cs="Arial"/>
                <w:sz w:val="16"/>
                <w:szCs w:val="16"/>
              </w:rPr>
            </w:pPr>
            <w:del w:id="1146" w:author="Bowler, Neill" w:date="2023-01-20T10:56:00Z">
              <w:r w:rsidDel="003E0D65">
                <w:rPr>
                  <w:rFonts w:ascii="Arial" w:hAnsi="Arial" w:cs="Arial"/>
                  <w:sz w:val="16"/>
                  <w:szCs w:val="16"/>
                </w:rPr>
                <w:delText>Uniquely</w:delText>
              </w:r>
              <w:r w:rsidDel="003E0D65">
                <w:rPr>
                  <w:rFonts w:ascii="Arial" w:eastAsia="Arial" w:hAnsi="Arial" w:cs="Arial"/>
                  <w:sz w:val="16"/>
                  <w:szCs w:val="16"/>
                </w:rPr>
                <w:delText xml:space="preserve"> </w:delText>
              </w:r>
            </w:del>
            <w:ins w:id="1147" w:author="Bowler, Neill" w:date="2023-01-20T10:56:00Z">
              <w:r w:rsidR="003E0D65">
                <w:rPr>
                  <w:rFonts w:ascii="Arial" w:hAnsi="Arial" w:cs="Arial"/>
                  <w:sz w:val="16"/>
                  <w:szCs w:val="16"/>
                </w:rPr>
                <w:t>Identifies</w:t>
              </w:r>
            </w:ins>
            <w:del w:id="1148" w:author="Bowler, Neill" w:date="2023-01-20T10:56:00Z">
              <w:r w:rsidDel="003E0D65">
                <w:rPr>
                  <w:rFonts w:ascii="Arial" w:hAnsi="Arial" w:cs="Arial"/>
                  <w:sz w:val="16"/>
                  <w:szCs w:val="16"/>
                </w:rPr>
                <w:delText>defines</w:delText>
              </w:r>
            </w:del>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algorithms</w:t>
            </w:r>
            <w:r>
              <w:rPr>
                <w:rFonts w:ascii="Arial" w:eastAsia="Arial" w:hAnsi="Arial" w:cs="Arial"/>
                <w:sz w:val="16"/>
                <w:szCs w:val="16"/>
              </w:rPr>
              <w:t xml:space="preserve"> </w:t>
            </w:r>
            <w:r>
              <w:rPr>
                <w:rFonts w:ascii="Arial" w:hAnsi="Arial" w:cs="Arial"/>
                <w:sz w:val="16"/>
                <w:szCs w:val="16"/>
              </w:rPr>
              <w:t>used</w:t>
            </w:r>
            <w:r>
              <w:rPr>
                <w:rFonts w:ascii="Arial" w:eastAsia="Arial" w:hAnsi="Arial" w:cs="Arial"/>
                <w:sz w:val="16"/>
                <w:szCs w:val="16"/>
              </w:rPr>
              <w:t xml:space="preserve"> </w:t>
            </w:r>
            <w:r>
              <w:rPr>
                <w:rFonts w:ascii="Arial" w:hAnsi="Arial" w:cs="Arial"/>
                <w:sz w:val="16"/>
                <w:szCs w:val="16"/>
              </w:rPr>
              <w:t>by</w:t>
            </w:r>
            <w:r>
              <w:rPr>
                <w:rFonts w:ascii="Arial" w:eastAsia="Arial" w:hAnsi="Arial" w:cs="Arial"/>
                <w:sz w:val="16"/>
                <w:szCs w:val="16"/>
              </w:rPr>
              <w:t xml:space="preserve"> </w:t>
            </w:r>
            <w:r>
              <w:rPr>
                <w:rFonts w:ascii="Arial" w:hAnsi="Arial" w:cs="Arial"/>
                <w:sz w:val="16"/>
                <w:szCs w:val="16"/>
              </w:rPr>
              <w:t>org.</w:t>
            </w:r>
            <w:ins w:id="1149" w:author="Bowler, Neill" w:date="2023-01-20T10:56:00Z">
              <w:r w:rsidR="003E0D65">
                <w:rPr>
                  <w:rFonts w:ascii="Arial" w:hAnsi="Arial" w:cs="Arial"/>
                  <w:sz w:val="16"/>
                  <w:szCs w:val="16"/>
                </w:rPr>
                <w:t xml:space="preserve"> </w:t>
              </w:r>
            </w:ins>
            <w:r>
              <w:rPr>
                <w:rFonts w:ascii="Arial" w:hAnsi="Arial" w:cs="Arial"/>
                <w:sz w:val="16"/>
                <w:szCs w:val="16"/>
              </w:rPr>
              <w:t>centre</w:t>
            </w:r>
          </w:p>
        </w:tc>
      </w:tr>
      <w:tr w:rsidR="003D0846" w14:paraId="70B35A08" w14:textId="77777777" w:rsidTr="003D0846">
        <w:trPr>
          <w:cantSplit/>
          <w:jc w:val="center"/>
          <w:ins w:id="1150" w:author="Bowler, Neill" w:date="2022-09-30T16:34:00Z"/>
        </w:trPr>
        <w:tc>
          <w:tcPr>
            <w:tcW w:w="709" w:type="dxa"/>
            <w:shd w:val="clear" w:color="auto" w:fill="F3F3F3"/>
            <w:tcMar>
              <w:top w:w="0" w:type="dxa"/>
              <w:left w:w="108" w:type="dxa"/>
              <w:bottom w:w="0" w:type="dxa"/>
              <w:right w:w="108" w:type="dxa"/>
            </w:tcMar>
          </w:tcPr>
          <w:p w14:paraId="25ED2D2D" w14:textId="533798D4" w:rsidR="009B0C63" w:rsidRDefault="004225C0" w:rsidP="009B0C63">
            <w:pPr>
              <w:pStyle w:val="Standard"/>
              <w:snapToGrid w:val="0"/>
              <w:jc w:val="right"/>
              <w:rPr>
                <w:ins w:id="1151" w:author="Bowler, Neill" w:date="2022-09-30T16:34:00Z"/>
                <w:rFonts w:ascii="Arial" w:hAnsi="Arial" w:cs="Arial"/>
                <w:sz w:val="16"/>
                <w:szCs w:val="16"/>
              </w:rPr>
            </w:pPr>
            <w:ins w:id="1152" w:author="Bowler, Neill" w:date="2023-01-20T10:47:00Z">
              <w:r>
                <w:rPr>
                  <w:rFonts w:ascii="Arial" w:hAnsi="Arial" w:cs="Arial"/>
                  <w:sz w:val="16"/>
                  <w:szCs w:val="16"/>
                </w:rPr>
                <w:t>2</w:t>
              </w:r>
            </w:ins>
            <w:ins w:id="1153" w:author="Bowler, Neill" w:date="2023-01-20T10:55:00Z">
              <w:r w:rsidR="00B2708C">
                <w:rPr>
                  <w:rFonts w:ascii="Arial" w:hAnsi="Arial" w:cs="Arial"/>
                  <w:sz w:val="16"/>
                  <w:szCs w:val="16"/>
                </w:rPr>
                <w:t>3</w:t>
              </w:r>
            </w:ins>
          </w:p>
        </w:tc>
        <w:tc>
          <w:tcPr>
            <w:tcW w:w="2085" w:type="dxa"/>
            <w:shd w:val="clear" w:color="auto" w:fill="F3F3F3"/>
            <w:tcMar>
              <w:top w:w="0" w:type="dxa"/>
              <w:left w:w="108" w:type="dxa"/>
              <w:bottom w:w="0" w:type="dxa"/>
              <w:right w:w="108" w:type="dxa"/>
            </w:tcMar>
          </w:tcPr>
          <w:p w14:paraId="16EAED98" w14:textId="7DB2A2B1" w:rsidR="009B0C63" w:rsidRDefault="009B0C63" w:rsidP="009B0C63">
            <w:pPr>
              <w:pStyle w:val="Standard"/>
              <w:snapToGrid w:val="0"/>
              <w:rPr>
                <w:ins w:id="1154" w:author="Bowler, Neill" w:date="2022-09-30T16:34:00Z"/>
                <w:rFonts w:ascii="Arial" w:hAnsi="Arial" w:cs="Arial"/>
                <w:b/>
                <w:sz w:val="16"/>
                <w:szCs w:val="16"/>
              </w:rPr>
            </w:pPr>
            <w:ins w:id="1155" w:author="Bowler, Neill" w:date="2022-09-30T16:34:00Z">
              <w:r>
                <w:rPr>
                  <w:rFonts w:ascii="Arial" w:hAnsi="Arial" w:cs="Arial"/>
                  <w:b/>
                  <w:sz w:val="16"/>
                  <w:szCs w:val="16"/>
                </w:rPr>
                <w:t>Database identification</w:t>
              </w:r>
            </w:ins>
          </w:p>
        </w:tc>
        <w:tc>
          <w:tcPr>
            <w:tcW w:w="1013" w:type="dxa"/>
            <w:shd w:val="clear" w:color="auto" w:fill="F3F3F3"/>
            <w:tcMar>
              <w:top w:w="0" w:type="dxa"/>
              <w:left w:w="108" w:type="dxa"/>
              <w:bottom w:w="0" w:type="dxa"/>
              <w:right w:w="108" w:type="dxa"/>
            </w:tcMar>
          </w:tcPr>
          <w:p w14:paraId="4DA99651" w14:textId="4DE442D9" w:rsidR="009B0C63" w:rsidRDefault="009B0C63" w:rsidP="009B0C63">
            <w:pPr>
              <w:pStyle w:val="Standard"/>
              <w:snapToGrid w:val="0"/>
              <w:jc w:val="center"/>
              <w:rPr>
                <w:ins w:id="1156" w:author="Bowler, Neill" w:date="2022-09-30T16:34:00Z"/>
                <w:rFonts w:ascii="Arial" w:hAnsi="Arial" w:cs="Arial"/>
                <w:b/>
                <w:sz w:val="16"/>
                <w:szCs w:val="16"/>
              </w:rPr>
            </w:pPr>
            <w:ins w:id="1157" w:author="Bowler, Neill" w:date="2022-09-30T16:34:00Z">
              <w:r>
                <w:rPr>
                  <w:rFonts w:ascii="Arial" w:hAnsi="Arial" w:cs="Arial"/>
                  <w:b/>
                  <w:sz w:val="16"/>
                  <w:szCs w:val="16"/>
                </w:rPr>
                <w:t>0 25 062</w:t>
              </w:r>
            </w:ins>
          </w:p>
        </w:tc>
        <w:tc>
          <w:tcPr>
            <w:tcW w:w="845" w:type="dxa"/>
            <w:shd w:val="clear" w:color="auto" w:fill="F3F3F3"/>
            <w:tcMar>
              <w:top w:w="0" w:type="dxa"/>
              <w:left w:w="108" w:type="dxa"/>
              <w:bottom w:w="0" w:type="dxa"/>
              <w:right w:w="108" w:type="dxa"/>
            </w:tcMar>
          </w:tcPr>
          <w:p w14:paraId="7DF880CE" w14:textId="48E55C0B" w:rsidR="009B0C63" w:rsidRDefault="009B0C63" w:rsidP="009B0C63">
            <w:pPr>
              <w:pStyle w:val="Standard"/>
              <w:snapToGrid w:val="0"/>
              <w:jc w:val="right"/>
              <w:rPr>
                <w:ins w:id="1158" w:author="Bowler, Neill" w:date="2022-09-30T16:34:00Z"/>
                <w:rFonts w:ascii="Arial" w:hAnsi="Arial" w:cs="Arial"/>
                <w:sz w:val="16"/>
                <w:szCs w:val="16"/>
              </w:rPr>
            </w:pPr>
            <w:ins w:id="1159" w:author="Bowler, Neill" w:date="2022-09-30T16:34:00Z">
              <w:r>
                <w:rPr>
                  <w:rFonts w:ascii="Arial" w:hAnsi="Arial" w:cs="Arial"/>
                  <w:sz w:val="16"/>
                  <w:szCs w:val="16"/>
                </w:rPr>
                <w:t>0</w:t>
              </w:r>
            </w:ins>
          </w:p>
        </w:tc>
        <w:tc>
          <w:tcPr>
            <w:tcW w:w="1265" w:type="dxa"/>
            <w:shd w:val="clear" w:color="auto" w:fill="F3F3F3"/>
            <w:tcMar>
              <w:top w:w="0" w:type="dxa"/>
              <w:left w:w="108" w:type="dxa"/>
              <w:bottom w:w="0" w:type="dxa"/>
              <w:right w:w="108" w:type="dxa"/>
            </w:tcMar>
          </w:tcPr>
          <w:p w14:paraId="417267CE" w14:textId="2208EA57" w:rsidR="009B0C63" w:rsidRDefault="009B0C63" w:rsidP="009B0C63">
            <w:pPr>
              <w:pStyle w:val="Standard"/>
              <w:snapToGrid w:val="0"/>
              <w:jc w:val="right"/>
              <w:rPr>
                <w:ins w:id="1160" w:author="Bowler, Neill" w:date="2022-09-30T16:34:00Z"/>
                <w:rFonts w:ascii="Arial" w:hAnsi="Arial" w:cs="Arial"/>
                <w:sz w:val="16"/>
                <w:szCs w:val="16"/>
              </w:rPr>
            </w:pPr>
            <w:ins w:id="1161" w:author="Bowler, Neill" w:date="2022-09-30T16:34:00Z">
              <w:r>
                <w:rPr>
                  <w:rFonts w:ascii="Arial" w:hAnsi="Arial" w:cs="Arial"/>
                  <w:sz w:val="16"/>
                  <w:szCs w:val="16"/>
                </w:rPr>
                <w:t>0</w:t>
              </w:r>
            </w:ins>
          </w:p>
        </w:tc>
        <w:tc>
          <w:tcPr>
            <w:tcW w:w="887" w:type="dxa"/>
            <w:shd w:val="clear" w:color="auto" w:fill="F3F3F3"/>
            <w:tcMar>
              <w:top w:w="0" w:type="dxa"/>
              <w:left w:w="108" w:type="dxa"/>
              <w:bottom w:w="0" w:type="dxa"/>
              <w:right w:w="108" w:type="dxa"/>
            </w:tcMar>
          </w:tcPr>
          <w:p w14:paraId="5D05252C" w14:textId="2A1C7016" w:rsidR="009B0C63" w:rsidRDefault="009B0C63" w:rsidP="009B0C63">
            <w:pPr>
              <w:pStyle w:val="Standard"/>
              <w:snapToGrid w:val="0"/>
              <w:jc w:val="right"/>
              <w:rPr>
                <w:ins w:id="1162" w:author="Bowler, Neill" w:date="2022-09-30T16:34:00Z"/>
                <w:rFonts w:ascii="Arial" w:hAnsi="Arial" w:cs="Arial"/>
                <w:sz w:val="16"/>
                <w:szCs w:val="16"/>
              </w:rPr>
            </w:pPr>
            <w:ins w:id="1163" w:author="Bowler, Neill" w:date="2022-09-30T16:34:00Z">
              <w:r>
                <w:rPr>
                  <w:rFonts w:ascii="Arial" w:hAnsi="Arial" w:cs="Arial"/>
                  <w:sz w:val="16"/>
                  <w:szCs w:val="16"/>
                </w:rPr>
                <w:t>14</w:t>
              </w:r>
            </w:ins>
          </w:p>
        </w:tc>
        <w:tc>
          <w:tcPr>
            <w:tcW w:w="1063" w:type="dxa"/>
            <w:shd w:val="clear" w:color="auto" w:fill="F3F3F3"/>
            <w:tcMar>
              <w:top w:w="0" w:type="dxa"/>
              <w:left w:w="108" w:type="dxa"/>
              <w:bottom w:w="0" w:type="dxa"/>
              <w:right w:w="108" w:type="dxa"/>
            </w:tcMar>
          </w:tcPr>
          <w:p w14:paraId="296FF2EF" w14:textId="7A9F3310" w:rsidR="009B0C63" w:rsidRDefault="009B0C63" w:rsidP="009B0C63">
            <w:pPr>
              <w:pStyle w:val="Standard"/>
              <w:snapToGrid w:val="0"/>
              <w:rPr>
                <w:ins w:id="1164" w:author="Bowler, Neill" w:date="2022-09-30T16:34:00Z"/>
                <w:rFonts w:ascii="Arial" w:hAnsi="Arial" w:cs="Arial"/>
                <w:sz w:val="16"/>
                <w:szCs w:val="16"/>
              </w:rPr>
            </w:pPr>
            <w:ins w:id="1165" w:author="Bowler, Neill" w:date="2022-09-30T16:34:00Z">
              <w:r>
                <w:rPr>
                  <w:rFonts w:ascii="Arial" w:hAnsi="Arial" w:cs="Arial"/>
                  <w:sz w:val="16"/>
                  <w:szCs w:val="16"/>
                </w:rPr>
                <w:t>Numeric</w:t>
              </w:r>
            </w:ins>
          </w:p>
        </w:tc>
        <w:tc>
          <w:tcPr>
            <w:tcW w:w="2481" w:type="dxa"/>
            <w:shd w:val="clear" w:color="auto" w:fill="F3F3F3"/>
            <w:tcMar>
              <w:top w:w="0" w:type="dxa"/>
              <w:left w:w="108" w:type="dxa"/>
              <w:bottom w:w="0" w:type="dxa"/>
              <w:right w:w="108" w:type="dxa"/>
            </w:tcMar>
          </w:tcPr>
          <w:p w14:paraId="46C78E85" w14:textId="141200A4" w:rsidR="009B0C63" w:rsidRDefault="003E0D65" w:rsidP="009B0C63">
            <w:pPr>
              <w:pStyle w:val="Standard"/>
              <w:snapToGrid w:val="0"/>
              <w:rPr>
                <w:ins w:id="1166" w:author="Bowler, Neill" w:date="2022-09-30T16:34:00Z"/>
                <w:rFonts w:ascii="Arial" w:hAnsi="Arial" w:cs="Arial"/>
                <w:sz w:val="16"/>
                <w:szCs w:val="16"/>
              </w:rPr>
            </w:pPr>
            <w:ins w:id="1167" w:author="Bowler, Neill" w:date="2023-01-20T10:56:00Z">
              <w:r>
                <w:rPr>
                  <w:rFonts w:ascii="Arial" w:hAnsi="Arial" w:cs="Arial"/>
                  <w:sz w:val="16"/>
                  <w:szCs w:val="16"/>
                </w:rPr>
                <w:t xml:space="preserve">Additional software </w:t>
              </w:r>
            </w:ins>
            <w:ins w:id="1168" w:author="Bowler, Neill" w:date="2023-01-20T10:57:00Z">
              <w:r>
                <w:rPr>
                  <w:rFonts w:ascii="Arial" w:hAnsi="Arial" w:cs="Arial"/>
                  <w:sz w:val="16"/>
                  <w:szCs w:val="16"/>
                </w:rPr>
                <w:t>identification information</w:t>
              </w:r>
            </w:ins>
          </w:p>
        </w:tc>
      </w:tr>
      <w:tr w:rsidR="009B0C63" w14:paraId="76809343" w14:textId="77777777">
        <w:trPr>
          <w:cantSplit/>
          <w:jc w:val="center"/>
        </w:trPr>
        <w:tc>
          <w:tcPr>
            <w:tcW w:w="10348" w:type="dxa"/>
            <w:gridSpan w:val="8"/>
            <w:shd w:val="clear" w:color="auto" w:fill="CCFFCC"/>
            <w:tcMar>
              <w:top w:w="0" w:type="dxa"/>
              <w:left w:w="108" w:type="dxa"/>
              <w:bottom w:w="0" w:type="dxa"/>
              <w:right w:w="108" w:type="dxa"/>
            </w:tcMar>
          </w:tcPr>
          <w:p w14:paraId="76809342" w14:textId="37BEAEE5" w:rsidR="009B0C63" w:rsidRDefault="009B0C63" w:rsidP="009B0C63">
            <w:pPr>
              <w:pStyle w:val="Standard"/>
              <w:snapToGrid w:val="0"/>
              <w:rPr>
                <w:rFonts w:ascii="Arial" w:hAnsi="Arial" w:cs="Arial"/>
                <w:b/>
                <w:i/>
                <w:sz w:val="16"/>
                <w:szCs w:val="16"/>
              </w:rPr>
            </w:pPr>
            <w:r>
              <w:rPr>
                <w:rFonts w:ascii="Arial" w:hAnsi="Arial" w:cs="Arial"/>
                <w:b/>
                <w:i/>
                <w:sz w:val="16"/>
                <w:szCs w:val="16"/>
              </w:rPr>
              <w:t>Time</w:t>
            </w:r>
            <w:r>
              <w:rPr>
                <w:rFonts w:ascii="Arial" w:eastAsia="Arial" w:hAnsi="Arial" w:cs="Arial"/>
                <w:b/>
                <w:i/>
                <w:sz w:val="16"/>
                <w:szCs w:val="16"/>
              </w:rPr>
              <w:t xml:space="preserve"> </w:t>
            </w:r>
            <w:r>
              <w:rPr>
                <w:rFonts w:ascii="Arial" w:hAnsi="Arial" w:cs="Arial"/>
                <w:b/>
                <w:i/>
                <w:sz w:val="16"/>
                <w:szCs w:val="16"/>
              </w:rPr>
              <w:t>of</w:t>
            </w:r>
            <w:r>
              <w:rPr>
                <w:rFonts w:ascii="Arial" w:eastAsia="Arial" w:hAnsi="Arial" w:cs="Arial"/>
                <w:b/>
                <w:i/>
                <w:sz w:val="16"/>
                <w:szCs w:val="16"/>
              </w:rPr>
              <w:t xml:space="preserve"> </w:t>
            </w:r>
            <w:del w:id="1169" w:author="Bowler, Neill" w:date="2023-01-20T10:58:00Z">
              <w:r w:rsidDel="00B90BF3">
                <w:rPr>
                  <w:rFonts w:ascii="Arial" w:hAnsi="Arial" w:cs="Arial"/>
                  <w:b/>
                  <w:i/>
                  <w:sz w:val="16"/>
                  <w:szCs w:val="16"/>
                </w:rPr>
                <w:delText>occultation</w:delText>
              </w:r>
              <w:r w:rsidDel="00B90BF3">
                <w:rPr>
                  <w:rFonts w:ascii="Arial" w:eastAsia="Arial" w:hAnsi="Arial" w:cs="Arial"/>
                  <w:b/>
                  <w:i/>
                  <w:sz w:val="16"/>
                  <w:szCs w:val="16"/>
                </w:rPr>
                <w:delText xml:space="preserve"> </w:delText>
              </w:r>
              <w:r w:rsidDel="00B90BF3">
                <w:rPr>
                  <w:rFonts w:ascii="Arial" w:hAnsi="Arial" w:cs="Arial"/>
                  <w:b/>
                  <w:i/>
                  <w:sz w:val="16"/>
                  <w:szCs w:val="16"/>
                </w:rPr>
                <w:delText>start</w:delText>
              </w:r>
            </w:del>
            <w:ins w:id="1170" w:author="Bowler, Neill" w:date="2023-01-20T10:58:00Z">
              <w:r w:rsidR="00B90BF3">
                <w:rPr>
                  <w:rFonts w:ascii="Arial" w:hAnsi="Arial" w:cs="Arial"/>
                  <w:b/>
                  <w:i/>
                  <w:sz w:val="16"/>
                  <w:szCs w:val="16"/>
                </w:rPr>
                <w:t>reference point used in occultation processing</w:t>
              </w:r>
            </w:ins>
          </w:p>
        </w:tc>
      </w:tr>
      <w:tr w:rsidR="009B0C63" w14:paraId="7680934C" w14:textId="77777777">
        <w:trPr>
          <w:cantSplit/>
          <w:jc w:val="center"/>
        </w:trPr>
        <w:tc>
          <w:tcPr>
            <w:tcW w:w="709" w:type="dxa"/>
            <w:shd w:val="clear" w:color="auto" w:fill="F3F3F3"/>
            <w:tcMar>
              <w:top w:w="0" w:type="dxa"/>
              <w:left w:w="108" w:type="dxa"/>
              <w:bottom w:w="0" w:type="dxa"/>
              <w:right w:w="108" w:type="dxa"/>
            </w:tcMar>
          </w:tcPr>
          <w:p w14:paraId="76809344" w14:textId="1915E470" w:rsidR="009B0C63" w:rsidRDefault="009B0C63" w:rsidP="009B0C63">
            <w:pPr>
              <w:pStyle w:val="Standard"/>
              <w:snapToGrid w:val="0"/>
              <w:jc w:val="right"/>
              <w:rPr>
                <w:rFonts w:ascii="Arial" w:hAnsi="Arial" w:cs="Arial"/>
                <w:sz w:val="16"/>
                <w:szCs w:val="16"/>
              </w:rPr>
            </w:pPr>
            <w:ins w:id="1171" w:author="Bowler, Neill" w:date="2023-01-17T08:39:00Z">
              <w:r>
                <w:rPr>
                  <w:rFonts w:ascii="Arial" w:hAnsi="Arial" w:cs="Arial"/>
                  <w:sz w:val="16"/>
                  <w:szCs w:val="16"/>
                </w:rPr>
                <w:t>11</w:t>
              </w:r>
            </w:ins>
            <w:del w:id="1172" w:author="Bowler, Neill" w:date="2023-01-17T08:39:00Z">
              <w:r w:rsidDel="00105966">
                <w:rPr>
                  <w:rFonts w:ascii="Arial" w:hAnsi="Arial" w:cs="Arial"/>
                  <w:sz w:val="16"/>
                  <w:szCs w:val="16"/>
                </w:rPr>
                <w:delText>6</w:delText>
              </w:r>
            </w:del>
          </w:p>
        </w:tc>
        <w:tc>
          <w:tcPr>
            <w:tcW w:w="2085" w:type="dxa"/>
            <w:shd w:val="clear" w:color="auto" w:fill="F3F3F3"/>
            <w:tcMar>
              <w:top w:w="0" w:type="dxa"/>
              <w:left w:w="108" w:type="dxa"/>
              <w:bottom w:w="0" w:type="dxa"/>
              <w:right w:w="108" w:type="dxa"/>
            </w:tcMar>
          </w:tcPr>
          <w:p w14:paraId="76809345" w14:textId="0D93ED12" w:rsidR="009B0C63" w:rsidRDefault="009B0C63" w:rsidP="009B0C63">
            <w:pPr>
              <w:pStyle w:val="Standard"/>
              <w:snapToGrid w:val="0"/>
              <w:rPr>
                <w:rFonts w:ascii="Arial" w:hAnsi="Arial" w:cs="Arial"/>
                <w:b/>
                <w:sz w:val="16"/>
                <w:szCs w:val="16"/>
              </w:rPr>
            </w:pPr>
            <w:del w:id="1173" w:author="Bowler, Neill" w:date="2022-09-30T16:45:00Z">
              <w:r w:rsidDel="0063109C">
                <w:rPr>
                  <w:rFonts w:ascii="Arial" w:hAnsi="Arial" w:cs="Arial"/>
                  <w:b/>
                  <w:sz w:val="16"/>
                  <w:szCs w:val="16"/>
                </w:rPr>
                <w:delText>Time</w:delText>
              </w:r>
              <w:r w:rsidDel="0063109C">
                <w:rPr>
                  <w:rFonts w:ascii="Arial" w:eastAsia="Arial" w:hAnsi="Arial" w:cs="Arial"/>
                  <w:b/>
                  <w:sz w:val="16"/>
                  <w:szCs w:val="16"/>
                </w:rPr>
                <w:delText xml:space="preserve"> </w:delText>
              </w:r>
              <w:r w:rsidDel="0063109C">
                <w:rPr>
                  <w:rFonts w:ascii="Arial" w:hAnsi="Arial" w:cs="Arial"/>
                  <w:b/>
                  <w:sz w:val="16"/>
                  <w:szCs w:val="16"/>
                </w:rPr>
                <w:delText>significance</w:delText>
              </w:r>
            </w:del>
            <w:ins w:id="1174" w:author="Bowler, Neill" w:date="2022-09-30T16:45:00Z">
              <w:r>
                <w:rPr>
                  <w:rFonts w:ascii="Arial" w:hAnsi="Arial" w:cs="Arial"/>
                  <w:b/>
                  <w:sz w:val="16"/>
                  <w:szCs w:val="16"/>
                </w:rPr>
                <w:t>SLTA of reference time</w:t>
              </w:r>
            </w:ins>
          </w:p>
        </w:tc>
        <w:tc>
          <w:tcPr>
            <w:tcW w:w="1013" w:type="dxa"/>
            <w:shd w:val="clear" w:color="auto" w:fill="F3F3F3"/>
            <w:tcMar>
              <w:top w:w="0" w:type="dxa"/>
              <w:left w:w="108" w:type="dxa"/>
              <w:bottom w:w="0" w:type="dxa"/>
              <w:right w:w="108" w:type="dxa"/>
            </w:tcMar>
          </w:tcPr>
          <w:p w14:paraId="76809346" w14:textId="1FFFFAD2" w:rsidR="009B0C63" w:rsidRDefault="009B0C63" w:rsidP="009B0C63">
            <w:pPr>
              <w:pStyle w:val="Standard"/>
              <w:snapToGrid w:val="0"/>
              <w:jc w:val="center"/>
              <w:rPr>
                <w:rFonts w:ascii="Arial" w:hAnsi="Arial" w:cs="Arial"/>
                <w:b/>
                <w:sz w:val="16"/>
                <w:szCs w:val="16"/>
              </w:rPr>
            </w:pPr>
            <w:del w:id="1175" w:author="Bowler, Neill" w:date="2022-09-30T16:45:00Z">
              <w:r w:rsidDel="0063109C">
                <w:rPr>
                  <w:rFonts w:ascii="Arial" w:hAnsi="Arial" w:cs="Arial"/>
                  <w:b/>
                  <w:sz w:val="16"/>
                  <w:szCs w:val="16"/>
                </w:rPr>
                <w:delText>0</w:delText>
              </w:r>
              <w:r w:rsidDel="0063109C">
                <w:rPr>
                  <w:rFonts w:ascii="Arial" w:eastAsia="Arial" w:hAnsi="Arial" w:cs="Arial"/>
                  <w:b/>
                  <w:sz w:val="16"/>
                  <w:szCs w:val="16"/>
                </w:rPr>
                <w:delText xml:space="preserve"> </w:delText>
              </w:r>
              <w:r w:rsidDel="0063109C">
                <w:rPr>
                  <w:rFonts w:ascii="Arial" w:hAnsi="Arial" w:cs="Arial"/>
                  <w:b/>
                  <w:sz w:val="16"/>
                  <w:szCs w:val="16"/>
                </w:rPr>
                <w:delText>08</w:delText>
              </w:r>
              <w:r w:rsidDel="0063109C">
                <w:rPr>
                  <w:rFonts w:ascii="Arial" w:eastAsia="Arial" w:hAnsi="Arial" w:cs="Arial"/>
                  <w:b/>
                  <w:sz w:val="16"/>
                  <w:szCs w:val="16"/>
                </w:rPr>
                <w:delText xml:space="preserve"> </w:delText>
              </w:r>
              <w:r w:rsidDel="0063109C">
                <w:rPr>
                  <w:rFonts w:ascii="Arial" w:hAnsi="Arial" w:cs="Arial"/>
                  <w:b/>
                  <w:sz w:val="16"/>
                  <w:szCs w:val="16"/>
                </w:rPr>
                <w:delText>021</w:delText>
              </w:r>
            </w:del>
            <w:ins w:id="1176" w:author="Bowler, Neill" w:date="2022-09-30T16:45:00Z">
              <w:r>
                <w:rPr>
                  <w:rFonts w:ascii="Arial" w:hAnsi="Arial" w:cs="Arial"/>
                  <w:b/>
                  <w:sz w:val="16"/>
                  <w:szCs w:val="16"/>
                </w:rPr>
                <w:t>New</w:t>
              </w:r>
            </w:ins>
          </w:p>
        </w:tc>
        <w:tc>
          <w:tcPr>
            <w:tcW w:w="845" w:type="dxa"/>
            <w:shd w:val="clear" w:color="auto" w:fill="F3F3F3"/>
            <w:tcMar>
              <w:top w:w="0" w:type="dxa"/>
              <w:left w:w="108" w:type="dxa"/>
              <w:bottom w:w="0" w:type="dxa"/>
              <w:right w:w="108" w:type="dxa"/>
            </w:tcMar>
          </w:tcPr>
          <w:p w14:paraId="7680934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48" w14:textId="55FFD8F6" w:rsidR="009B0C63" w:rsidRDefault="009B0C63" w:rsidP="009B0C63">
            <w:pPr>
              <w:pStyle w:val="Standard"/>
              <w:snapToGrid w:val="0"/>
              <w:jc w:val="right"/>
              <w:rPr>
                <w:rFonts w:ascii="Arial" w:hAnsi="Arial" w:cs="Arial"/>
                <w:sz w:val="16"/>
                <w:szCs w:val="16"/>
              </w:rPr>
            </w:pPr>
            <w:del w:id="1177" w:author="Bowler, Neill" w:date="2022-09-30T16:45:00Z">
              <w:r w:rsidDel="00C57981">
                <w:rPr>
                  <w:rFonts w:ascii="Arial" w:hAnsi="Arial" w:cs="Arial"/>
                  <w:sz w:val="16"/>
                  <w:szCs w:val="16"/>
                </w:rPr>
                <w:delText>0</w:delText>
              </w:r>
            </w:del>
            <w:ins w:id="1178" w:author="Bowler, Neill" w:date="2022-09-30T16:45:00Z">
              <w:r>
                <w:rPr>
                  <w:rFonts w:ascii="Arial" w:hAnsi="Arial" w:cs="Arial"/>
                  <w:sz w:val="16"/>
                  <w:szCs w:val="16"/>
                </w:rPr>
                <w:t>-100</w:t>
              </w:r>
            </w:ins>
            <w:ins w:id="1179" w:author="Bowler, Neill" w:date="2022-09-30T16:46:00Z">
              <w:r>
                <w:rPr>
                  <w:rFonts w:ascii="Arial" w:hAnsi="Arial" w:cs="Arial"/>
                  <w:sz w:val="16"/>
                  <w:szCs w:val="16"/>
                </w:rPr>
                <w:t>00</w:t>
              </w:r>
            </w:ins>
          </w:p>
        </w:tc>
        <w:tc>
          <w:tcPr>
            <w:tcW w:w="887" w:type="dxa"/>
            <w:shd w:val="clear" w:color="auto" w:fill="F3F3F3"/>
            <w:tcMar>
              <w:top w:w="0" w:type="dxa"/>
              <w:left w:w="108" w:type="dxa"/>
              <w:bottom w:w="0" w:type="dxa"/>
              <w:right w:w="108" w:type="dxa"/>
            </w:tcMar>
          </w:tcPr>
          <w:p w14:paraId="76809349" w14:textId="2611D49A" w:rsidR="009B0C63" w:rsidRDefault="009B0C63" w:rsidP="009B0C63">
            <w:pPr>
              <w:pStyle w:val="Standard"/>
              <w:snapToGrid w:val="0"/>
              <w:ind w:right="105"/>
              <w:jc w:val="right"/>
              <w:rPr>
                <w:rFonts w:ascii="Arial" w:hAnsi="Arial" w:cs="Arial"/>
                <w:sz w:val="16"/>
                <w:szCs w:val="16"/>
              </w:rPr>
            </w:pPr>
            <w:del w:id="1180" w:author="Bowler, Neill" w:date="2022-09-30T16:46:00Z">
              <w:r w:rsidDel="00C57981">
                <w:rPr>
                  <w:rFonts w:ascii="Arial" w:hAnsi="Arial" w:cs="Arial"/>
                  <w:sz w:val="16"/>
                  <w:szCs w:val="16"/>
                </w:rPr>
                <w:delText>5</w:delText>
              </w:r>
            </w:del>
            <w:ins w:id="1181" w:author="Bowler, Neill" w:date="2022-09-30T16:46:00Z">
              <w:r>
                <w:rPr>
                  <w:rFonts w:ascii="Arial" w:hAnsi="Arial" w:cs="Arial"/>
                  <w:sz w:val="16"/>
                  <w:szCs w:val="16"/>
                </w:rPr>
                <w:t>?</w:t>
              </w:r>
            </w:ins>
          </w:p>
        </w:tc>
        <w:tc>
          <w:tcPr>
            <w:tcW w:w="1063" w:type="dxa"/>
            <w:shd w:val="clear" w:color="auto" w:fill="F3F3F3"/>
            <w:tcMar>
              <w:top w:w="0" w:type="dxa"/>
              <w:left w:w="108" w:type="dxa"/>
              <w:bottom w:w="0" w:type="dxa"/>
              <w:right w:w="108" w:type="dxa"/>
            </w:tcMar>
          </w:tcPr>
          <w:p w14:paraId="7680934A" w14:textId="7CA7F02B" w:rsidR="009B0C63" w:rsidRDefault="009B0C63" w:rsidP="009B0C63">
            <w:pPr>
              <w:pStyle w:val="Standard"/>
              <w:snapToGrid w:val="0"/>
              <w:rPr>
                <w:rFonts w:ascii="Arial" w:hAnsi="Arial" w:cs="Arial"/>
                <w:sz w:val="16"/>
                <w:szCs w:val="16"/>
              </w:rPr>
            </w:pPr>
            <w:del w:id="1182" w:author="Bowler, Neill" w:date="2022-09-30T16:46:00Z">
              <w:r w:rsidDel="00C57981">
                <w:rPr>
                  <w:rFonts w:ascii="Arial" w:hAnsi="Arial" w:cs="Arial"/>
                  <w:sz w:val="16"/>
                  <w:szCs w:val="16"/>
                </w:rPr>
                <w:delText>Code</w:delText>
              </w:r>
              <w:r w:rsidDel="00C57981">
                <w:rPr>
                  <w:rFonts w:ascii="Arial" w:eastAsia="Arial" w:hAnsi="Arial" w:cs="Arial"/>
                  <w:sz w:val="16"/>
                  <w:szCs w:val="16"/>
                </w:rPr>
                <w:delText xml:space="preserve"> </w:delText>
              </w:r>
              <w:r w:rsidDel="00C57981">
                <w:rPr>
                  <w:rFonts w:ascii="Arial" w:hAnsi="Arial" w:cs="Arial"/>
                  <w:sz w:val="16"/>
                  <w:szCs w:val="16"/>
                </w:rPr>
                <w:delText>Table</w:delText>
              </w:r>
            </w:del>
            <w:ins w:id="1183" w:author="Bowler, Neill" w:date="2022-09-30T16:46:00Z">
              <w:r>
                <w:rPr>
                  <w:rFonts w:ascii="Arial" w:hAnsi="Arial" w:cs="Arial"/>
                  <w:sz w:val="16"/>
                  <w:szCs w:val="16"/>
                </w:rPr>
                <w:t>Metres</w:t>
              </w:r>
            </w:ins>
          </w:p>
        </w:tc>
        <w:tc>
          <w:tcPr>
            <w:tcW w:w="2481" w:type="dxa"/>
            <w:shd w:val="clear" w:color="auto" w:fill="F3F3F3"/>
            <w:tcMar>
              <w:top w:w="0" w:type="dxa"/>
              <w:left w:w="108" w:type="dxa"/>
              <w:bottom w:w="0" w:type="dxa"/>
              <w:right w:w="108" w:type="dxa"/>
            </w:tcMar>
          </w:tcPr>
          <w:p w14:paraId="7680934B" w14:textId="2DFD7E80" w:rsidR="009B0C63" w:rsidRDefault="009B0C63" w:rsidP="009B0C63">
            <w:pPr>
              <w:pStyle w:val="Standard"/>
              <w:snapToGrid w:val="0"/>
              <w:rPr>
                <w:rFonts w:ascii="Arial" w:hAnsi="Arial" w:cs="Arial"/>
                <w:sz w:val="16"/>
                <w:szCs w:val="16"/>
              </w:rPr>
            </w:pPr>
            <w:del w:id="1184" w:author="Bowler, Neill" w:date="2022-09-30T16:46:00Z">
              <w:r w:rsidDel="00C57981">
                <w:rPr>
                  <w:rFonts w:ascii="Arial" w:hAnsi="Arial" w:cs="Arial"/>
                  <w:sz w:val="16"/>
                  <w:szCs w:val="16"/>
                </w:rPr>
                <w:delText>17</w:delText>
              </w:r>
              <w:r w:rsidDel="00C57981">
                <w:rPr>
                  <w:rFonts w:ascii="Arial" w:eastAsia="Arial" w:hAnsi="Arial" w:cs="Arial"/>
                  <w:sz w:val="16"/>
                  <w:szCs w:val="16"/>
                </w:rPr>
                <w:delText xml:space="preserve"> </w:delText>
              </w:r>
              <w:r w:rsidDel="00C57981">
                <w:rPr>
                  <w:rFonts w:ascii="Arial" w:hAnsi="Arial" w:cs="Arial"/>
                  <w:sz w:val="16"/>
                  <w:szCs w:val="16"/>
                </w:rPr>
                <w:delText>=</w:delText>
              </w:r>
              <w:r w:rsidDel="00C57981">
                <w:rPr>
                  <w:rFonts w:ascii="Arial" w:eastAsia="Arial" w:hAnsi="Arial" w:cs="Arial"/>
                  <w:sz w:val="16"/>
                  <w:szCs w:val="16"/>
                </w:rPr>
                <w:delText xml:space="preserve"> </w:delText>
              </w:r>
              <w:r w:rsidDel="00C57981">
                <w:rPr>
                  <w:rFonts w:ascii="Arial" w:hAnsi="Arial" w:cs="Arial"/>
                  <w:sz w:val="16"/>
                  <w:szCs w:val="16"/>
                </w:rPr>
                <w:delText>start</w:delText>
              </w:r>
              <w:r w:rsidDel="00C57981">
                <w:rPr>
                  <w:rFonts w:ascii="Arial" w:eastAsia="Arial" w:hAnsi="Arial" w:cs="Arial"/>
                  <w:sz w:val="16"/>
                  <w:szCs w:val="16"/>
                </w:rPr>
                <w:delText xml:space="preserve"> </w:delText>
              </w:r>
              <w:r w:rsidDel="00C57981">
                <w:rPr>
                  <w:rFonts w:ascii="Arial" w:hAnsi="Arial" w:cs="Arial"/>
                  <w:sz w:val="16"/>
                  <w:szCs w:val="16"/>
                </w:rPr>
                <w:delText>of</w:delText>
              </w:r>
              <w:r w:rsidDel="00C57981">
                <w:rPr>
                  <w:rFonts w:ascii="Arial" w:eastAsia="Arial" w:hAnsi="Arial" w:cs="Arial"/>
                  <w:sz w:val="16"/>
                  <w:szCs w:val="16"/>
                </w:rPr>
                <w:delText xml:space="preserve"> </w:delText>
              </w:r>
              <w:r w:rsidDel="00C57981">
                <w:rPr>
                  <w:rFonts w:ascii="Arial" w:hAnsi="Arial" w:cs="Arial"/>
                  <w:sz w:val="16"/>
                  <w:szCs w:val="16"/>
                </w:rPr>
                <w:delText>phenomenon</w:delText>
              </w:r>
            </w:del>
          </w:p>
        </w:tc>
      </w:tr>
      <w:tr w:rsidR="009B0C63" w14:paraId="76809355" w14:textId="77777777">
        <w:trPr>
          <w:cantSplit/>
          <w:jc w:val="center"/>
        </w:trPr>
        <w:tc>
          <w:tcPr>
            <w:tcW w:w="709" w:type="dxa"/>
            <w:shd w:val="clear" w:color="auto" w:fill="E0E0E0"/>
            <w:tcMar>
              <w:top w:w="0" w:type="dxa"/>
              <w:left w:w="108" w:type="dxa"/>
              <w:bottom w:w="0" w:type="dxa"/>
              <w:right w:w="108" w:type="dxa"/>
            </w:tcMar>
          </w:tcPr>
          <w:p w14:paraId="7680934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r>
              <w:rPr>
                <w:rFonts w:ascii="Arial" w:eastAsia="Arial" w:hAnsi="Arial" w:cs="Arial"/>
                <w:sz w:val="16"/>
                <w:szCs w:val="16"/>
              </w:rPr>
              <w:t>–</w:t>
            </w:r>
            <w:r>
              <w:rPr>
                <w:rFonts w:ascii="Arial" w:hAnsi="Arial" w:cs="Arial"/>
                <w:sz w:val="16"/>
                <w:szCs w:val="16"/>
              </w:rPr>
              <w:t>9</w:t>
            </w:r>
          </w:p>
        </w:tc>
        <w:tc>
          <w:tcPr>
            <w:tcW w:w="2085" w:type="dxa"/>
            <w:shd w:val="clear" w:color="auto" w:fill="E0E0E0"/>
            <w:tcMar>
              <w:top w:w="0" w:type="dxa"/>
              <w:left w:w="108" w:type="dxa"/>
              <w:bottom w:w="0" w:type="dxa"/>
              <w:right w:w="108" w:type="dxa"/>
            </w:tcMar>
          </w:tcPr>
          <w:p w14:paraId="7680934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Date</w:t>
            </w:r>
          </w:p>
        </w:tc>
        <w:tc>
          <w:tcPr>
            <w:tcW w:w="1013" w:type="dxa"/>
            <w:shd w:val="clear" w:color="auto" w:fill="E0E0E0"/>
            <w:tcMar>
              <w:top w:w="0" w:type="dxa"/>
              <w:left w:w="108" w:type="dxa"/>
              <w:bottom w:w="0" w:type="dxa"/>
              <w:right w:w="108" w:type="dxa"/>
            </w:tcMar>
          </w:tcPr>
          <w:p w14:paraId="7680934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011</w:t>
            </w:r>
          </w:p>
        </w:tc>
        <w:tc>
          <w:tcPr>
            <w:tcW w:w="845" w:type="dxa"/>
            <w:shd w:val="clear" w:color="auto" w:fill="E0E0E0"/>
            <w:tcMar>
              <w:top w:w="0" w:type="dxa"/>
              <w:left w:w="108" w:type="dxa"/>
              <w:bottom w:w="0" w:type="dxa"/>
              <w:right w:w="108" w:type="dxa"/>
            </w:tcMar>
          </w:tcPr>
          <w:p w14:paraId="76809350"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51"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52" w14:textId="77777777" w:rsidR="009B0C63" w:rsidRDefault="009B0C63" w:rsidP="009B0C63">
            <w:pPr>
              <w:pStyle w:val="Standard"/>
              <w:snapToGrid w:val="0"/>
              <w:ind w:right="105"/>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53"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54" w14:textId="77777777" w:rsidR="009B0C63" w:rsidRDefault="009B0C63" w:rsidP="009B0C63">
            <w:pPr>
              <w:pStyle w:val="Standard"/>
              <w:snapToGrid w:val="0"/>
              <w:rPr>
                <w:rFonts w:ascii="Arial" w:hAnsi="Arial" w:cs="Arial"/>
                <w:sz w:val="16"/>
                <w:szCs w:val="16"/>
              </w:rPr>
            </w:pPr>
          </w:p>
        </w:tc>
      </w:tr>
      <w:tr w:rsidR="009B0C63" w14:paraId="7680935E" w14:textId="77777777">
        <w:trPr>
          <w:cantSplit/>
          <w:jc w:val="center"/>
        </w:trPr>
        <w:tc>
          <w:tcPr>
            <w:tcW w:w="709" w:type="dxa"/>
            <w:shd w:val="clear" w:color="auto" w:fill="F3F3F3"/>
            <w:tcMar>
              <w:top w:w="0" w:type="dxa"/>
              <w:left w:w="108" w:type="dxa"/>
              <w:bottom w:w="0" w:type="dxa"/>
              <w:right w:w="108" w:type="dxa"/>
            </w:tcMar>
          </w:tcPr>
          <w:p w14:paraId="76809356"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7</w:t>
            </w:r>
          </w:p>
        </w:tc>
        <w:tc>
          <w:tcPr>
            <w:tcW w:w="2085" w:type="dxa"/>
            <w:shd w:val="clear" w:color="auto" w:fill="F3F3F3"/>
            <w:tcMar>
              <w:top w:w="0" w:type="dxa"/>
              <w:left w:w="108" w:type="dxa"/>
              <w:bottom w:w="0" w:type="dxa"/>
              <w:right w:w="108" w:type="dxa"/>
            </w:tcMar>
          </w:tcPr>
          <w:p w14:paraId="76809357"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Year</w:t>
            </w:r>
          </w:p>
        </w:tc>
        <w:tc>
          <w:tcPr>
            <w:tcW w:w="1013" w:type="dxa"/>
            <w:shd w:val="clear" w:color="auto" w:fill="F3F3F3"/>
            <w:tcMar>
              <w:top w:w="0" w:type="dxa"/>
              <w:left w:w="108" w:type="dxa"/>
              <w:bottom w:w="0" w:type="dxa"/>
              <w:right w:w="108" w:type="dxa"/>
            </w:tcMar>
          </w:tcPr>
          <w:p w14:paraId="76809358"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35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5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5B"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12</w:t>
            </w:r>
          </w:p>
        </w:tc>
        <w:tc>
          <w:tcPr>
            <w:tcW w:w="1063" w:type="dxa"/>
            <w:shd w:val="clear" w:color="auto" w:fill="F3F3F3"/>
            <w:tcMar>
              <w:top w:w="0" w:type="dxa"/>
              <w:left w:w="108" w:type="dxa"/>
              <w:bottom w:w="0" w:type="dxa"/>
              <w:right w:w="108" w:type="dxa"/>
            </w:tcMar>
          </w:tcPr>
          <w:p w14:paraId="7680935C" w14:textId="77777777" w:rsidR="009B0C63" w:rsidRDefault="009B0C63" w:rsidP="009B0C63">
            <w:pPr>
              <w:pStyle w:val="Standard"/>
              <w:snapToGrid w:val="0"/>
              <w:rPr>
                <w:rFonts w:ascii="Arial" w:hAnsi="Arial" w:cs="Arial"/>
                <w:sz w:val="16"/>
                <w:szCs w:val="16"/>
              </w:rPr>
            </w:pPr>
            <w:r>
              <w:rPr>
                <w:rFonts w:ascii="Arial" w:hAnsi="Arial" w:cs="Arial"/>
                <w:sz w:val="16"/>
                <w:szCs w:val="16"/>
              </w:rPr>
              <w:t>Year</w:t>
            </w:r>
          </w:p>
        </w:tc>
        <w:tc>
          <w:tcPr>
            <w:tcW w:w="2481" w:type="dxa"/>
            <w:shd w:val="clear" w:color="auto" w:fill="F3F3F3"/>
            <w:tcMar>
              <w:top w:w="0" w:type="dxa"/>
              <w:left w:w="108" w:type="dxa"/>
              <w:bottom w:w="0" w:type="dxa"/>
              <w:right w:w="108" w:type="dxa"/>
            </w:tcMar>
          </w:tcPr>
          <w:p w14:paraId="7680935D" w14:textId="77777777" w:rsidR="009B0C63" w:rsidRDefault="009B0C63" w:rsidP="009B0C63">
            <w:pPr>
              <w:pStyle w:val="Standard"/>
              <w:snapToGrid w:val="0"/>
              <w:rPr>
                <w:rFonts w:ascii="Arial" w:hAnsi="Arial" w:cs="Arial"/>
                <w:sz w:val="16"/>
                <w:szCs w:val="16"/>
              </w:rPr>
            </w:pPr>
            <w:r>
              <w:rPr>
                <w:rFonts w:ascii="Arial" w:hAnsi="Arial" w:cs="Arial"/>
                <w:sz w:val="16"/>
                <w:szCs w:val="16"/>
              </w:rPr>
              <w:t>4-digit</w:t>
            </w:r>
            <w:r>
              <w:rPr>
                <w:rFonts w:ascii="Arial" w:eastAsia="Arial" w:hAnsi="Arial" w:cs="Arial"/>
                <w:sz w:val="16"/>
                <w:szCs w:val="16"/>
              </w:rPr>
              <w:t xml:space="preserve"> </w:t>
            </w:r>
            <w:r>
              <w:rPr>
                <w:rFonts w:ascii="Arial" w:hAnsi="Arial" w:cs="Arial"/>
                <w:sz w:val="16"/>
                <w:szCs w:val="16"/>
              </w:rPr>
              <w:t>year</w:t>
            </w:r>
          </w:p>
        </w:tc>
      </w:tr>
      <w:tr w:rsidR="009B0C63" w14:paraId="76809367" w14:textId="77777777">
        <w:trPr>
          <w:cantSplit/>
          <w:jc w:val="center"/>
        </w:trPr>
        <w:tc>
          <w:tcPr>
            <w:tcW w:w="709" w:type="dxa"/>
            <w:shd w:val="clear" w:color="auto" w:fill="E0E0E0"/>
            <w:tcMar>
              <w:top w:w="0" w:type="dxa"/>
              <w:left w:w="108" w:type="dxa"/>
              <w:bottom w:w="0" w:type="dxa"/>
              <w:right w:w="108" w:type="dxa"/>
            </w:tcMar>
          </w:tcPr>
          <w:p w14:paraId="7680935F"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8</w:t>
            </w:r>
          </w:p>
        </w:tc>
        <w:tc>
          <w:tcPr>
            <w:tcW w:w="2085" w:type="dxa"/>
            <w:shd w:val="clear" w:color="auto" w:fill="E0E0E0"/>
            <w:tcMar>
              <w:top w:w="0" w:type="dxa"/>
              <w:left w:w="108" w:type="dxa"/>
              <w:bottom w:w="0" w:type="dxa"/>
              <w:right w:w="108" w:type="dxa"/>
            </w:tcMar>
          </w:tcPr>
          <w:p w14:paraId="76809360"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Month</w:t>
            </w:r>
          </w:p>
        </w:tc>
        <w:tc>
          <w:tcPr>
            <w:tcW w:w="1013" w:type="dxa"/>
            <w:shd w:val="clear" w:color="auto" w:fill="E0E0E0"/>
            <w:tcMar>
              <w:top w:w="0" w:type="dxa"/>
              <w:left w:w="108" w:type="dxa"/>
              <w:bottom w:w="0" w:type="dxa"/>
              <w:right w:w="108" w:type="dxa"/>
            </w:tcMar>
          </w:tcPr>
          <w:p w14:paraId="76809361"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 xml:space="preserve">  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002</w:t>
            </w:r>
          </w:p>
        </w:tc>
        <w:tc>
          <w:tcPr>
            <w:tcW w:w="845" w:type="dxa"/>
            <w:shd w:val="clear" w:color="auto" w:fill="E0E0E0"/>
            <w:tcMar>
              <w:top w:w="0" w:type="dxa"/>
              <w:left w:w="108" w:type="dxa"/>
              <w:bottom w:w="0" w:type="dxa"/>
              <w:right w:w="108" w:type="dxa"/>
            </w:tcMar>
          </w:tcPr>
          <w:p w14:paraId="7680936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36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364"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4</w:t>
            </w:r>
          </w:p>
        </w:tc>
        <w:tc>
          <w:tcPr>
            <w:tcW w:w="1063" w:type="dxa"/>
            <w:shd w:val="clear" w:color="auto" w:fill="E0E0E0"/>
            <w:tcMar>
              <w:top w:w="0" w:type="dxa"/>
              <w:left w:w="108" w:type="dxa"/>
              <w:bottom w:w="0" w:type="dxa"/>
              <w:right w:w="108" w:type="dxa"/>
            </w:tcMar>
          </w:tcPr>
          <w:p w14:paraId="76809365" w14:textId="77777777" w:rsidR="009B0C63" w:rsidRDefault="009B0C63" w:rsidP="009B0C63">
            <w:pPr>
              <w:pStyle w:val="Standard"/>
              <w:snapToGrid w:val="0"/>
              <w:rPr>
                <w:rFonts w:ascii="Arial" w:hAnsi="Arial" w:cs="Arial"/>
                <w:sz w:val="16"/>
                <w:szCs w:val="16"/>
              </w:rPr>
            </w:pPr>
            <w:r>
              <w:rPr>
                <w:rFonts w:ascii="Arial" w:hAnsi="Arial" w:cs="Arial"/>
                <w:sz w:val="16"/>
                <w:szCs w:val="16"/>
              </w:rPr>
              <w:t>Month</w:t>
            </w:r>
          </w:p>
        </w:tc>
        <w:tc>
          <w:tcPr>
            <w:tcW w:w="2481" w:type="dxa"/>
            <w:shd w:val="clear" w:color="auto" w:fill="E0E0E0"/>
            <w:tcMar>
              <w:top w:w="0" w:type="dxa"/>
              <w:left w:w="108" w:type="dxa"/>
              <w:bottom w:w="0" w:type="dxa"/>
              <w:right w:w="108" w:type="dxa"/>
            </w:tcMar>
          </w:tcPr>
          <w:p w14:paraId="76809366" w14:textId="77777777" w:rsidR="009B0C63" w:rsidRDefault="009B0C63" w:rsidP="009B0C63">
            <w:pPr>
              <w:pStyle w:val="Standard"/>
              <w:snapToGrid w:val="0"/>
              <w:rPr>
                <w:rFonts w:ascii="Arial" w:hAnsi="Arial" w:cs="Arial"/>
                <w:sz w:val="16"/>
                <w:szCs w:val="16"/>
              </w:rPr>
            </w:pPr>
          </w:p>
        </w:tc>
      </w:tr>
      <w:tr w:rsidR="009B0C63" w14:paraId="76809370" w14:textId="77777777">
        <w:trPr>
          <w:cantSplit/>
          <w:jc w:val="center"/>
        </w:trPr>
        <w:tc>
          <w:tcPr>
            <w:tcW w:w="709" w:type="dxa"/>
            <w:shd w:val="clear" w:color="auto" w:fill="F3F3F3"/>
            <w:tcMar>
              <w:top w:w="0" w:type="dxa"/>
              <w:left w:w="108" w:type="dxa"/>
              <w:bottom w:w="0" w:type="dxa"/>
              <w:right w:w="108" w:type="dxa"/>
            </w:tcMar>
          </w:tcPr>
          <w:p w14:paraId="76809368"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9</w:t>
            </w:r>
          </w:p>
        </w:tc>
        <w:tc>
          <w:tcPr>
            <w:tcW w:w="2085" w:type="dxa"/>
            <w:shd w:val="clear" w:color="auto" w:fill="F3F3F3"/>
            <w:tcMar>
              <w:top w:w="0" w:type="dxa"/>
              <w:left w:w="108" w:type="dxa"/>
              <w:bottom w:w="0" w:type="dxa"/>
              <w:right w:w="108" w:type="dxa"/>
            </w:tcMar>
          </w:tcPr>
          <w:p w14:paraId="76809369"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Day</w:t>
            </w:r>
          </w:p>
        </w:tc>
        <w:tc>
          <w:tcPr>
            <w:tcW w:w="1013" w:type="dxa"/>
            <w:shd w:val="clear" w:color="auto" w:fill="F3F3F3"/>
            <w:tcMar>
              <w:top w:w="0" w:type="dxa"/>
              <w:left w:w="108" w:type="dxa"/>
              <w:bottom w:w="0" w:type="dxa"/>
              <w:right w:w="108" w:type="dxa"/>
            </w:tcMar>
          </w:tcPr>
          <w:p w14:paraId="7680936A"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003</w:t>
            </w:r>
          </w:p>
        </w:tc>
        <w:tc>
          <w:tcPr>
            <w:tcW w:w="845" w:type="dxa"/>
            <w:shd w:val="clear" w:color="auto" w:fill="F3F3F3"/>
            <w:tcMar>
              <w:top w:w="0" w:type="dxa"/>
              <w:left w:w="108" w:type="dxa"/>
              <w:bottom w:w="0" w:type="dxa"/>
              <w:right w:w="108" w:type="dxa"/>
            </w:tcMar>
          </w:tcPr>
          <w:p w14:paraId="7680936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6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6D"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36E" w14:textId="77777777" w:rsidR="009B0C63" w:rsidRDefault="009B0C63" w:rsidP="009B0C63">
            <w:pPr>
              <w:pStyle w:val="Standard"/>
              <w:snapToGrid w:val="0"/>
              <w:rPr>
                <w:rFonts w:ascii="Arial" w:hAnsi="Arial" w:cs="Arial"/>
                <w:sz w:val="16"/>
                <w:szCs w:val="16"/>
              </w:rPr>
            </w:pPr>
            <w:r>
              <w:rPr>
                <w:rFonts w:ascii="Arial" w:hAnsi="Arial" w:cs="Arial"/>
                <w:sz w:val="16"/>
                <w:szCs w:val="16"/>
              </w:rPr>
              <w:t>Day</w:t>
            </w:r>
          </w:p>
        </w:tc>
        <w:tc>
          <w:tcPr>
            <w:tcW w:w="2481" w:type="dxa"/>
            <w:shd w:val="clear" w:color="auto" w:fill="F3F3F3"/>
            <w:tcMar>
              <w:top w:w="0" w:type="dxa"/>
              <w:left w:w="108" w:type="dxa"/>
              <w:bottom w:w="0" w:type="dxa"/>
              <w:right w:w="108" w:type="dxa"/>
            </w:tcMar>
          </w:tcPr>
          <w:p w14:paraId="7680936F" w14:textId="77777777" w:rsidR="009B0C63" w:rsidRDefault="009B0C63" w:rsidP="009B0C63">
            <w:pPr>
              <w:pStyle w:val="Standard"/>
              <w:snapToGrid w:val="0"/>
              <w:rPr>
                <w:rFonts w:ascii="Arial" w:hAnsi="Arial" w:cs="Arial"/>
                <w:sz w:val="16"/>
                <w:szCs w:val="16"/>
              </w:rPr>
            </w:pPr>
          </w:p>
        </w:tc>
      </w:tr>
      <w:tr w:rsidR="009B0C63" w14:paraId="76809379" w14:textId="77777777">
        <w:trPr>
          <w:cantSplit/>
          <w:jc w:val="center"/>
        </w:trPr>
        <w:tc>
          <w:tcPr>
            <w:tcW w:w="709" w:type="dxa"/>
            <w:shd w:val="clear" w:color="auto" w:fill="E0E0E0"/>
            <w:tcMar>
              <w:top w:w="0" w:type="dxa"/>
              <w:left w:w="108" w:type="dxa"/>
              <w:bottom w:w="0" w:type="dxa"/>
              <w:right w:w="108" w:type="dxa"/>
            </w:tcMar>
          </w:tcPr>
          <w:p w14:paraId="7680937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w:t>
            </w:r>
            <w:r>
              <w:rPr>
                <w:rFonts w:ascii="Arial" w:eastAsia="Arial" w:hAnsi="Arial" w:cs="Arial"/>
                <w:sz w:val="16"/>
                <w:szCs w:val="16"/>
              </w:rPr>
              <w:t>–</w:t>
            </w:r>
            <w:r>
              <w:rPr>
                <w:rFonts w:ascii="Arial" w:hAnsi="Arial" w:cs="Arial"/>
                <w:sz w:val="16"/>
                <w:szCs w:val="16"/>
              </w:rPr>
              <w:t>11</w:t>
            </w:r>
          </w:p>
        </w:tc>
        <w:tc>
          <w:tcPr>
            <w:tcW w:w="2085" w:type="dxa"/>
            <w:shd w:val="clear" w:color="auto" w:fill="E0E0E0"/>
            <w:tcMar>
              <w:top w:w="0" w:type="dxa"/>
              <w:left w:w="108" w:type="dxa"/>
              <w:bottom w:w="0" w:type="dxa"/>
              <w:right w:w="108" w:type="dxa"/>
            </w:tcMar>
          </w:tcPr>
          <w:p w14:paraId="7680937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Time</w:t>
            </w:r>
          </w:p>
        </w:tc>
        <w:tc>
          <w:tcPr>
            <w:tcW w:w="1013" w:type="dxa"/>
            <w:shd w:val="clear" w:color="auto" w:fill="E0E0E0"/>
            <w:tcMar>
              <w:top w:w="0" w:type="dxa"/>
              <w:left w:w="108" w:type="dxa"/>
              <w:bottom w:w="0" w:type="dxa"/>
              <w:right w:w="108" w:type="dxa"/>
            </w:tcMar>
          </w:tcPr>
          <w:p w14:paraId="7680937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012</w:t>
            </w:r>
          </w:p>
        </w:tc>
        <w:tc>
          <w:tcPr>
            <w:tcW w:w="845" w:type="dxa"/>
            <w:shd w:val="clear" w:color="auto" w:fill="E0E0E0"/>
            <w:tcMar>
              <w:top w:w="0" w:type="dxa"/>
              <w:left w:w="108" w:type="dxa"/>
              <w:bottom w:w="0" w:type="dxa"/>
              <w:right w:w="108" w:type="dxa"/>
            </w:tcMar>
          </w:tcPr>
          <w:p w14:paraId="76809374"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75"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76" w14:textId="77777777" w:rsidR="009B0C63" w:rsidRDefault="009B0C63" w:rsidP="009B0C63">
            <w:pPr>
              <w:pStyle w:val="Standard"/>
              <w:snapToGrid w:val="0"/>
              <w:ind w:right="105"/>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77"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78" w14:textId="77777777" w:rsidR="009B0C63" w:rsidRDefault="009B0C63" w:rsidP="009B0C63">
            <w:pPr>
              <w:pStyle w:val="Standard"/>
              <w:snapToGrid w:val="0"/>
              <w:rPr>
                <w:rFonts w:ascii="Arial" w:hAnsi="Arial" w:cs="Arial"/>
                <w:sz w:val="16"/>
                <w:szCs w:val="16"/>
              </w:rPr>
            </w:pPr>
          </w:p>
        </w:tc>
      </w:tr>
      <w:tr w:rsidR="009B0C63" w14:paraId="76809382" w14:textId="77777777">
        <w:trPr>
          <w:cantSplit/>
          <w:jc w:val="center"/>
        </w:trPr>
        <w:tc>
          <w:tcPr>
            <w:tcW w:w="709" w:type="dxa"/>
            <w:shd w:val="clear" w:color="auto" w:fill="F3F3F3"/>
            <w:tcMar>
              <w:top w:w="0" w:type="dxa"/>
              <w:left w:w="108" w:type="dxa"/>
              <w:bottom w:w="0" w:type="dxa"/>
              <w:right w:w="108" w:type="dxa"/>
            </w:tcMar>
          </w:tcPr>
          <w:p w14:paraId="7680937A"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10</w:t>
            </w:r>
          </w:p>
        </w:tc>
        <w:tc>
          <w:tcPr>
            <w:tcW w:w="2085" w:type="dxa"/>
            <w:shd w:val="clear" w:color="auto" w:fill="F3F3F3"/>
            <w:tcMar>
              <w:top w:w="0" w:type="dxa"/>
              <w:left w:w="108" w:type="dxa"/>
              <w:bottom w:w="0" w:type="dxa"/>
              <w:right w:w="108" w:type="dxa"/>
            </w:tcMar>
          </w:tcPr>
          <w:p w14:paraId="7680937B"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Hour</w:t>
            </w:r>
          </w:p>
        </w:tc>
        <w:tc>
          <w:tcPr>
            <w:tcW w:w="1013" w:type="dxa"/>
            <w:shd w:val="clear" w:color="auto" w:fill="F3F3F3"/>
            <w:tcMar>
              <w:top w:w="0" w:type="dxa"/>
              <w:left w:w="108" w:type="dxa"/>
              <w:bottom w:w="0" w:type="dxa"/>
              <w:right w:w="108" w:type="dxa"/>
            </w:tcMar>
          </w:tcPr>
          <w:p w14:paraId="7680937C"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004</w:t>
            </w:r>
          </w:p>
        </w:tc>
        <w:tc>
          <w:tcPr>
            <w:tcW w:w="845" w:type="dxa"/>
            <w:shd w:val="clear" w:color="auto" w:fill="F3F3F3"/>
            <w:tcMar>
              <w:top w:w="0" w:type="dxa"/>
              <w:left w:w="108" w:type="dxa"/>
              <w:bottom w:w="0" w:type="dxa"/>
              <w:right w:w="108" w:type="dxa"/>
            </w:tcMar>
          </w:tcPr>
          <w:p w14:paraId="7680937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7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7F"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5</w:t>
            </w:r>
          </w:p>
        </w:tc>
        <w:tc>
          <w:tcPr>
            <w:tcW w:w="1063" w:type="dxa"/>
            <w:shd w:val="clear" w:color="auto" w:fill="F3F3F3"/>
            <w:tcMar>
              <w:top w:w="0" w:type="dxa"/>
              <w:left w:w="108" w:type="dxa"/>
              <w:bottom w:w="0" w:type="dxa"/>
              <w:right w:w="108" w:type="dxa"/>
            </w:tcMar>
          </w:tcPr>
          <w:p w14:paraId="76809380" w14:textId="77777777" w:rsidR="009B0C63" w:rsidRDefault="009B0C63" w:rsidP="009B0C63">
            <w:pPr>
              <w:pStyle w:val="Standard"/>
              <w:snapToGrid w:val="0"/>
              <w:rPr>
                <w:rFonts w:ascii="Arial" w:hAnsi="Arial" w:cs="Arial"/>
                <w:sz w:val="16"/>
                <w:szCs w:val="16"/>
              </w:rPr>
            </w:pPr>
            <w:r>
              <w:rPr>
                <w:rFonts w:ascii="Arial" w:hAnsi="Arial" w:cs="Arial"/>
                <w:sz w:val="16"/>
                <w:szCs w:val="16"/>
              </w:rPr>
              <w:t>Hour</w:t>
            </w:r>
          </w:p>
        </w:tc>
        <w:tc>
          <w:tcPr>
            <w:tcW w:w="2481" w:type="dxa"/>
            <w:shd w:val="clear" w:color="auto" w:fill="F3F3F3"/>
            <w:tcMar>
              <w:top w:w="0" w:type="dxa"/>
              <w:left w:w="108" w:type="dxa"/>
              <w:bottom w:w="0" w:type="dxa"/>
              <w:right w:w="108" w:type="dxa"/>
            </w:tcMar>
          </w:tcPr>
          <w:p w14:paraId="76809381" w14:textId="77777777" w:rsidR="009B0C63" w:rsidRDefault="009B0C63" w:rsidP="009B0C63">
            <w:pPr>
              <w:pStyle w:val="Standard"/>
              <w:snapToGrid w:val="0"/>
              <w:rPr>
                <w:rFonts w:ascii="Arial" w:hAnsi="Arial" w:cs="Arial"/>
                <w:sz w:val="16"/>
                <w:szCs w:val="16"/>
              </w:rPr>
            </w:pPr>
          </w:p>
        </w:tc>
      </w:tr>
      <w:tr w:rsidR="009B0C63" w14:paraId="7680938B" w14:textId="77777777">
        <w:trPr>
          <w:cantSplit/>
          <w:jc w:val="center"/>
        </w:trPr>
        <w:tc>
          <w:tcPr>
            <w:tcW w:w="709" w:type="dxa"/>
            <w:shd w:val="clear" w:color="auto" w:fill="E0E0E0"/>
            <w:tcMar>
              <w:top w:w="0" w:type="dxa"/>
              <w:left w:w="108" w:type="dxa"/>
              <w:bottom w:w="0" w:type="dxa"/>
              <w:right w:w="108" w:type="dxa"/>
            </w:tcMar>
          </w:tcPr>
          <w:p w14:paraId="76809383"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11</w:t>
            </w:r>
          </w:p>
        </w:tc>
        <w:tc>
          <w:tcPr>
            <w:tcW w:w="2085" w:type="dxa"/>
            <w:shd w:val="clear" w:color="auto" w:fill="E0E0E0"/>
            <w:tcMar>
              <w:top w:w="0" w:type="dxa"/>
              <w:left w:w="108" w:type="dxa"/>
              <w:bottom w:w="0" w:type="dxa"/>
              <w:right w:w="108" w:type="dxa"/>
            </w:tcMar>
          </w:tcPr>
          <w:p w14:paraId="76809384"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Minute</w:t>
            </w:r>
          </w:p>
        </w:tc>
        <w:tc>
          <w:tcPr>
            <w:tcW w:w="1013" w:type="dxa"/>
            <w:shd w:val="clear" w:color="auto" w:fill="E0E0E0"/>
            <w:tcMar>
              <w:top w:w="0" w:type="dxa"/>
              <w:left w:w="108" w:type="dxa"/>
              <w:bottom w:w="0" w:type="dxa"/>
              <w:right w:w="108" w:type="dxa"/>
            </w:tcMar>
          </w:tcPr>
          <w:p w14:paraId="76809385"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005</w:t>
            </w:r>
          </w:p>
        </w:tc>
        <w:tc>
          <w:tcPr>
            <w:tcW w:w="845" w:type="dxa"/>
            <w:shd w:val="clear" w:color="auto" w:fill="E0E0E0"/>
            <w:tcMar>
              <w:top w:w="0" w:type="dxa"/>
              <w:left w:w="108" w:type="dxa"/>
              <w:bottom w:w="0" w:type="dxa"/>
              <w:right w:w="108" w:type="dxa"/>
            </w:tcMar>
          </w:tcPr>
          <w:p w14:paraId="7680938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38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388"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389" w14:textId="77777777" w:rsidR="009B0C63" w:rsidRDefault="009B0C63" w:rsidP="009B0C63">
            <w:pPr>
              <w:pStyle w:val="Standard"/>
              <w:snapToGrid w:val="0"/>
              <w:rPr>
                <w:rFonts w:ascii="Arial" w:hAnsi="Arial" w:cs="Arial"/>
                <w:sz w:val="16"/>
                <w:szCs w:val="16"/>
              </w:rPr>
            </w:pPr>
            <w:r>
              <w:rPr>
                <w:rFonts w:ascii="Arial" w:hAnsi="Arial" w:cs="Arial"/>
                <w:sz w:val="16"/>
                <w:szCs w:val="16"/>
              </w:rPr>
              <w:t>Minute</w:t>
            </w:r>
          </w:p>
        </w:tc>
        <w:tc>
          <w:tcPr>
            <w:tcW w:w="2481" w:type="dxa"/>
            <w:shd w:val="clear" w:color="auto" w:fill="E0E0E0"/>
            <w:tcMar>
              <w:top w:w="0" w:type="dxa"/>
              <w:left w:w="108" w:type="dxa"/>
              <w:bottom w:w="0" w:type="dxa"/>
              <w:right w:w="108" w:type="dxa"/>
            </w:tcMar>
          </w:tcPr>
          <w:p w14:paraId="7680938A" w14:textId="77777777" w:rsidR="009B0C63" w:rsidRDefault="009B0C63" w:rsidP="009B0C63">
            <w:pPr>
              <w:pStyle w:val="Standard"/>
              <w:snapToGrid w:val="0"/>
              <w:rPr>
                <w:rFonts w:ascii="Arial" w:hAnsi="Arial" w:cs="Arial"/>
                <w:sz w:val="16"/>
                <w:szCs w:val="16"/>
              </w:rPr>
            </w:pPr>
          </w:p>
        </w:tc>
      </w:tr>
      <w:tr w:rsidR="009B0C63" w14:paraId="76809394" w14:textId="77777777">
        <w:trPr>
          <w:cantSplit/>
          <w:jc w:val="center"/>
        </w:trPr>
        <w:tc>
          <w:tcPr>
            <w:tcW w:w="709" w:type="dxa"/>
            <w:shd w:val="clear" w:color="auto" w:fill="F3F3F3"/>
            <w:tcMar>
              <w:top w:w="0" w:type="dxa"/>
              <w:left w:w="108" w:type="dxa"/>
              <w:bottom w:w="0" w:type="dxa"/>
              <w:right w:w="108" w:type="dxa"/>
            </w:tcMar>
          </w:tcPr>
          <w:p w14:paraId="7680938C"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38D"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38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138</w:t>
            </w:r>
          </w:p>
        </w:tc>
        <w:tc>
          <w:tcPr>
            <w:tcW w:w="845" w:type="dxa"/>
            <w:shd w:val="clear" w:color="auto" w:fill="F3F3F3"/>
            <w:tcMar>
              <w:top w:w="0" w:type="dxa"/>
              <w:left w:w="108" w:type="dxa"/>
              <w:bottom w:w="0" w:type="dxa"/>
              <w:right w:w="108" w:type="dxa"/>
            </w:tcMar>
          </w:tcPr>
          <w:p w14:paraId="7680938F"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90"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91"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92"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93" w14:textId="77777777"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Pr>
                <w:rFonts w:ascii="Arial" w:hAnsi="Arial" w:cs="Arial"/>
                <w:sz w:val="16"/>
                <w:szCs w:val="16"/>
              </w:rPr>
              <w:t>10</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39D" w14:textId="77777777">
        <w:trPr>
          <w:cantSplit/>
          <w:jc w:val="center"/>
        </w:trPr>
        <w:tc>
          <w:tcPr>
            <w:tcW w:w="709" w:type="dxa"/>
            <w:shd w:val="clear" w:color="auto" w:fill="E0E0E0"/>
            <w:tcMar>
              <w:top w:w="0" w:type="dxa"/>
              <w:left w:w="108" w:type="dxa"/>
              <w:bottom w:w="0" w:type="dxa"/>
              <w:right w:w="108" w:type="dxa"/>
            </w:tcMar>
          </w:tcPr>
          <w:p w14:paraId="76809395"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396"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E0E0E0"/>
            <w:tcMar>
              <w:top w:w="0" w:type="dxa"/>
              <w:left w:w="108" w:type="dxa"/>
              <w:bottom w:w="0" w:type="dxa"/>
              <w:right w:w="108" w:type="dxa"/>
            </w:tcMar>
          </w:tcPr>
          <w:p w14:paraId="7680939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131</w:t>
            </w:r>
          </w:p>
        </w:tc>
        <w:tc>
          <w:tcPr>
            <w:tcW w:w="845" w:type="dxa"/>
            <w:shd w:val="clear" w:color="auto" w:fill="E0E0E0"/>
            <w:tcMar>
              <w:top w:w="0" w:type="dxa"/>
              <w:left w:w="108" w:type="dxa"/>
              <w:bottom w:w="0" w:type="dxa"/>
              <w:right w:w="108" w:type="dxa"/>
            </w:tcMar>
          </w:tcPr>
          <w:p w14:paraId="76809398"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99"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9A"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9B"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9C" w14:textId="77777777"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Pr>
                <w:rFonts w:ascii="Arial" w:hAnsi="Arial" w:cs="Arial"/>
                <w:sz w:val="16"/>
                <w:szCs w:val="16"/>
              </w:rPr>
              <w:t>3</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scale</w:t>
            </w:r>
          </w:p>
        </w:tc>
      </w:tr>
      <w:tr w:rsidR="009B0C63" w14:paraId="768093A6" w14:textId="77777777">
        <w:trPr>
          <w:cantSplit/>
          <w:jc w:val="center"/>
        </w:trPr>
        <w:tc>
          <w:tcPr>
            <w:tcW w:w="709" w:type="dxa"/>
            <w:shd w:val="clear" w:color="auto" w:fill="F3F3F3"/>
            <w:tcMar>
              <w:top w:w="0" w:type="dxa"/>
              <w:left w:w="108" w:type="dxa"/>
              <w:bottom w:w="0" w:type="dxa"/>
              <w:right w:w="108" w:type="dxa"/>
            </w:tcMar>
          </w:tcPr>
          <w:p w14:paraId="7680939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12</w:t>
            </w:r>
          </w:p>
        </w:tc>
        <w:tc>
          <w:tcPr>
            <w:tcW w:w="2085" w:type="dxa"/>
            <w:shd w:val="clear" w:color="auto" w:fill="F3F3F3"/>
            <w:tcMar>
              <w:top w:w="0" w:type="dxa"/>
              <w:left w:w="108" w:type="dxa"/>
              <w:bottom w:w="0" w:type="dxa"/>
              <w:right w:w="108" w:type="dxa"/>
            </w:tcMar>
          </w:tcPr>
          <w:p w14:paraId="7680939F"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Second</w:t>
            </w:r>
          </w:p>
        </w:tc>
        <w:tc>
          <w:tcPr>
            <w:tcW w:w="1013" w:type="dxa"/>
            <w:shd w:val="clear" w:color="auto" w:fill="F3F3F3"/>
            <w:tcMar>
              <w:top w:w="0" w:type="dxa"/>
              <w:left w:w="108" w:type="dxa"/>
              <w:bottom w:w="0" w:type="dxa"/>
              <w:right w:w="108" w:type="dxa"/>
            </w:tcMar>
          </w:tcPr>
          <w:p w14:paraId="768093A0"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006</w:t>
            </w:r>
          </w:p>
        </w:tc>
        <w:tc>
          <w:tcPr>
            <w:tcW w:w="845" w:type="dxa"/>
            <w:shd w:val="clear" w:color="auto" w:fill="F3F3F3"/>
            <w:tcMar>
              <w:top w:w="0" w:type="dxa"/>
              <w:left w:w="108" w:type="dxa"/>
              <w:bottom w:w="0" w:type="dxa"/>
              <w:right w:w="108" w:type="dxa"/>
            </w:tcMar>
          </w:tcPr>
          <w:p w14:paraId="768093A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w:t>
            </w:r>
            <w:r>
              <w:rPr>
                <w:rFonts w:ascii="Arial" w:eastAsia="Arial" w:hAnsi="Arial" w:cs="Arial"/>
                <w:sz w:val="16"/>
                <w:szCs w:val="16"/>
              </w:rPr>
              <w:t xml:space="preserve">   </w:t>
            </w: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A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A3"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(16)</w:t>
            </w:r>
            <w:r>
              <w:rPr>
                <w:rFonts w:ascii="Arial" w:eastAsia="Arial" w:hAnsi="Arial" w:cs="Arial"/>
                <w:sz w:val="16"/>
                <w:szCs w:val="16"/>
              </w:rPr>
              <w:t xml:space="preserve">   </w:t>
            </w: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3A4" w14:textId="77777777"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3A5" w14:textId="77777777" w:rsidR="009B0C63" w:rsidRDefault="009B0C63" w:rsidP="009B0C63">
            <w:pPr>
              <w:pStyle w:val="Standard"/>
              <w:snapToGrid w:val="0"/>
              <w:rPr>
                <w:rFonts w:ascii="Arial" w:hAnsi="Arial" w:cs="Arial"/>
                <w:sz w:val="16"/>
                <w:szCs w:val="16"/>
              </w:rPr>
            </w:pPr>
            <w:r>
              <w:rPr>
                <w:rFonts w:ascii="Arial" w:hAnsi="Arial" w:cs="Arial"/>
                <w:sz w:val="16"/>
                <w:szCs w:val="16"/>
              </w:rPr>
              <w:t>0.000</w:t>
            </w:r>
            <w:r>
              <w:rPr>
                <w:rFonts w:ascii="Arial" w:eastAsia="Arial" w:hAnsi="Arial" w:cs="Arial"/>
                <w:sz w:val="16"/>
                <w:szCs w:val="16"/>
              </w:rPr>
              <w:t xml:space="preserve"> – </w:t>
            </w:r>
            <w:r>
              <w:rPr>
                <w:rFonts w:ascii="Arial" w:hAnsi="Arial" w:cs="Arial"/>
                <w:sz w:val="16"/>
                <w:szCs w:val="16"/>
              </w:rPr>
              <w:t>59.999s</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1ms</w:t>
            </w:r>
          </w:p>
        </w:tc>
      </w:tr>
      <w:tr w:rsidR="009B0C63" w14:paraId="768093AF" w14:textId="77777777">
        <w:trPr>
          <w:cantSplit/>
          <w:jc w:val="center"/>
        </w:trPr>
        <w:tc>
          <w:tcPr>
            <w:tcW w:w="709" w:type="dxa"/>
            <w:shd w:val="clear" w:color="auto" w:fill="E0E0E0"/>
            <w:tcMar>
              <w:top w:w="0" w:type="dxa"/>
              <w:left w:w="108" w:type="dxa"/>
              <w:bottom w:w="0" w:type="dxa"/>
              <w:right w:w="108" w:type="dxa"/>
            </w:tcMar>
          </w:tcPr>
          <w:p w14:paraId="768093A7"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3A8"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3A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3AA"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AB"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AC"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AD"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AE" w14:textId="77777777" w:rsidR="009B0C63" w:rsidRDefault="009B0C63" w:rsidP="009B0C63">
            <w:pPr>
              <w:pStyle w:val="Standard"/>
              <w:snapToGrid w:val="0"/>
              <w:rPr>
                <w:rFonts w:ascii="Arial" w:hAnsi="Arial" w:cs="Arial"/>
                <w:sz w:val="16"/>
                <w:szCs w:val="16"/>
              </w:rPr>
            </w:pPr>
          </w:p>
        </w:tc>
      </w:tr>
      <w:tr w:rsidR="009B0C63" w14:paraId="768093B8" w14:textId="77777777">
        <w:trPr>
          <w:cantSplit/>
          <w:jc w:val="center"/>
        </w:trPr>
        <w:tc>
          <w:tcPr>
            <w:tcW w:w="709" w:type="dxa"/>
            <w:shd w:val="clear" w:color="auto" w:fill="F3F3F3"/>
            <w:tcMar>
              <w:top w:w="0" w:type="dxa"/>
              <w:left w:w="108" w:type="dxa"/>
              <w:bottom w:w="0" w:type="dxa"/>
              <w:right w:w="108" w:type="dxa"/>
            </w:tcMar>
          </w:tcPr>
          <w:p w14:paraId="768093B0"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3B1"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3B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3B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B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B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B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B7" w14:textId="77777777" w:rsidR="009B0C63" w:rsidRDefault="009B0C63" w:rsidP="009B0C63">
            <w:pPr>
              <w:pStyle w:val="Standard"/>
              <w:snapToGrid w:val="0"/>
              <w:rPr>
                <w:rFonts w:ascii="Arial" w:hAnsi="Arial" w:cs="Arial"/>
                <w:sz w:val="16"/>
                <w:szCs w:val="16"/>
              </w:rPr>
            </w:pPr>
          </w:p>
        </w:tc>
      </w:tr>
      <w:tr w:rsidR="009B0C63" w14:paraId="768093BA" w14:textId="77777777">
        <w:trPr>
          <w:cantSplit/>
          <w:jc w:val="center"/>
        </w:trPr>
        <w:tc>
          <w:tcPr>
            <w:tcW w:w="10348" w:type="dxa"/>
            <w:gridSpan w:val="8"/>
            <w:shd w:val="clear" w:color="auto" w:fill="CCFFCC"/>
            <w:tcMar>
              <w:top w:w="0" w:type="dxa"/>
              <w:left w:w="108" w:type="dxa"/>
              <w:bottom w:w="0" w:type="dxa"/>
              <w:right w:w="108" w:type="dxa"/>
            </w:tcMar>
          </w:tcPr>
          <w:p w14:paraId="768093B9"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summary</w:t>
            </w:r>
            <w:r>
              <w:rPr>
                <w:rFonts w:ascii="Arial" w:eastAsia="Arial" w:hAnsi="Arial" w:cs="Arial"/>
                <w:b/>
                <w:i/>
                <w:sz w:val="16"/>
                <w:szCs w:val="16"/>
              </w:rPr>
              <w:t xml:space="preserve"> </w:t>
            </w:r>
            <w:r>
              <w:rPr>
                <w:rFonts w:ascii="Arial" w:hAnsi="Arial" w:cs="Arial"/>
                <w:b/>
                <w:i/>
                <w:sz w:val="16"/>
                <w:szCs w:val="16"/>
              </w:rPr>
              <w:t>quality</w:t>
            </w:r>
            <w:r>
              <w:rPr>
                <w:rFonts w:ascii="Arial" w:eastAsia="Arial" w:hAnsi="Arial" w:cs="Arial"/>
                <w:b/>
                <w:i/>
                <w:sz w:val="16"/>
                <w:szCs w:val="16"/>
              </w:rPr>
              <w:t xml:space="preserve"> </w:t>
            </w:r>
            <w:r>
              <w:rPr>
                <w:rFonts w:ascii="Arial" w:hAnsi="Arial" w:cs="Arial"/>
                <w:b/>
                <w:i/>
                <w:sz w:val="16"/>
                <w:szCs w:val="16"/>
              </w:rPr>
              <w:t>information</w:t>
            </w:r>
          </w:p>
        </w:tc>
      </w:tr>
      <w:tr w:rsidR="009B0C63" w14:paraId="768093C3" w14:textId="77777777">
        <w:trPr>
          <w:cantSplit/>
          <w:jc w:val="center"/>
        </w:trPr>
        <w:tc>
          <w:tcPr>
            <w:tcW w:w="709" w:type="dxa"/>
            <w:shd w:val="clear" w:color="auto" w:fill="F3F3F3"/>
            <w:tcMar>
              <w:top w:w="0" w:type="dxa"/>
              <w:left w:w="108" w:type="dxa"/>
              <w:bottom w:w="0" w:type="dxa"/>
              <w:right w:w="108" w:type="dxa"/>
            </w:tcMar>
          </w:tcPr>
          <w:p w14:paraId="768093B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13</w:t>
            </w:r>
          </w:p>
        </w:tc>
        <w:tc>
          <w:tcPr>
            <w:tcW w:w="2085" w:type="dxa"/>
            <w:shd w:val="clear" w:color="auto" w:fill="F3F3F3"/>
            <w:tcMar>
              <w:top w:w="0" w:type="dxa"/>
              <w:left w:w="108" w:type="dxa"/>
              <w:bottom w:w="0" w:type="dxa"/>
              <w:right w:w="108" w:type="dxa"/>
            </w:tcMar>
          </w:tcPr>
          <w:p w14:paraId="768093BC"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Quality</w:t>
            </w:r>
            <w:r>
              <w:rPr>
                <w:rFonts w:ascii="Arial" w:eastAsia="Arial" w:hAnsi="Arial" w:cs="Arial"/>
                <w:b/>
                <w:color w:val="0000FF"/>
                <w:sz w:val="16"/>
                <w:szCs w:val="16"/>
              </w:rPr>
              <w:t xml:space="preserve"> </w:t>
            </w:r>
            <w:r>
              <w:rPr>
                <w:rFonts w:ascii="Arial" w:hAnsi="Arial" w:cs="Arial"/>
                <w:b/>
                <w:color w:val="0000FF"/>
                <w:sz w:val="16"/>
                <w:szCs w:val="16"/>
              </w:rPr>
              <w:t>flags</w:t>
            </w:r>
            <w:r>
              <w:rPr>
                <w:rFonts w:ascii="Arial" w:eastAsia="Arial" w:hAnsi="Arial" w:cs="Arial"/>
                <w:b/>
                <w:color w:val="0000FF"/>
                <w:sz w:val="16"/>
                <w:szCs w:val="16"/>
              </w:rPr>
              <w:t xml:space="preserve"> </w:t>
            </w:r>
            <w:r>
              <w:rPr>
                <w:rFonts w:ascii="Arial" w:hAnsi="Arial" w:cs="Arial"/>
                <w:b/>
                <w:color w:val="0000FF"/>
                <w:sz w:val="16"/>
                <w:szCs w:val="16"/>
              </w:rPr>
              <w:t>for</w:t>
            </w:r>
            <w:r>
              <w:rPr>
                <w:rFonts w:ascii="Arial" w:eastAsia="Arial" w:hAnsi="Arial" w:cs="Arial"/>
                <w:b/>
                <w:color w:val="0000FF"/>
                <w:sz w:val="16"/>
                <w:szCs w:val="16"/>
              </w:rPr>
              <w:t xml:space="preserve"> </w:t>
            </w:r>
            <w:r>
              <w:rPr>
                <w:rFonts w:ascii="Arial" w:hAnsi="Arial" w:cs="Arial"/>
                <w:b/>
                <w:color w:val="0000FF"/>
                <w:sz w:val="16"/>
                <w:szCs w:val="16"/>
              </w:rPr>
              <w:t>RO</w:t>
            </w:r>
            <w:r>
              <w:rPr>
                <w:rFonts w:ascii="Arial" w:eastAsia="Arial" w:hAnsi="Arial" w:cs="Arial"/>
                <w:b/>
                <w:color w:val="0000FF"/>
                <w:sz w:val="16"/>
                <w:szCs w:val="16"/>
              </w:rPr>
              <w:t xml:space="preserve"> </w:t>
            </w:r>
            <w:r>
              <w:rPr>
                <w:rFonts w:ascii="Arial" w:hAnsi="Arial" w:cs="Arial"/>
                <w:b/>
                <w:color w:val="0000FF"/>
                <w:sz w:val="16"/>
                <w:szCs w:val="16"/>
              </w:rPr>
              <w:t>Data</w:t>
            </w:r>
          </w:p>
        </w:tc>
        <w:tc>
          <w:tcPr>
            <w:tcW w:w="1013" w:type="dxa"/>
            <w:shd w:val="clear" w:color="auto" w:fill="F3F3F3"/>
            <w:tcMar>
              <w:top w:w="0" w:type="dxa"/>
              <w:left w:w="108" w:type="dxa"/>
              <w:bottom w:w="0" w:type="dxa"/>
              <w:right w:w="108" w:type="dxa"/>
            </w:tcMar>
          </w:tcPr>
          <w:p w14:paraId="768093BD"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33</w:t>
            </w:r>
            <w:r>
              <w:rPr>
                <w:rFonts w:ascii="Arial" w:eastAsia="Arial" w:hAnsi="Arial" w:cs="Arial"/>
                <w:b/>
                <w:color w:val="0000FF"/>
                <w:sz w:val="16"/>
                <w:szCs w:val="16"/>
              </w:rPr>
              <w:t xml:space="preserve"> </w:t>
            </w:r>
            <w:r>
              <w:rPr>
                <w:rFonts w:ascii="Arial" w:hAnsi="Arial" w:cs="Arial"/>
                <w:b/>
                <w:color w:val="0000FF"/>
                <w:sz w:val="16"/>
                <w:szCs w:val="16"/>
              </w:rPr>
              <w:t>039</w:t>
            </w:r>
          </w:p>
        </w:tc>
        <w:tc>
          <w:tcPr>
            <w:tcW w:w="845" w:type="dxa"/>
            <w:shd w:val="clear" w:color="auto" w:fill="F3F3F3"/>
            <w:tcMar>
              <w:top w:w="0" w:type="dxa"/>
              <w:left w:w="108" w:type="dxa"/>
              <w:bottom w:w="0" w:type="dxa"/>
              <w:right w:w="108" w:type="dxa"/>
            </w:tcMar>
          </w:tcPr>
          <w:p w14:paraId="768093BE" w14:textId="77777777" w:rsidR="009B0C63" w:rsidRDefault="009B0C63" w:rsidP="009B0C63">
            <w:pPr>
              <w:pStyle w:val="Standard"/>
              <w:snapToGrid w:val="0"/>
              <w:jc w:val="right"/>
              <w:rPr>
                <w:rFonts w:ascii="Arial" w:hAnsi="Arial" w:cs="Arial"/>
                <w:b/>
                <w:color w:val="0000FF"/>
                <w:sz w:val="16"/>
                <w:szCs w:val="16"/>
              </w:rPr>
            </w:pPr>
            <w:r>
              <w:rPr>
                <w:rFonts w:ascii="Arial" w:eastAsia="Arial" w:hAnsi="Arial" w:cs="Arial"/>
                <w:b/>
                <w:color w:val="0000FF"/>
                <w:sz w:val="16"/>
                <w:szCs w:val="16"/>
              </w:rPr>
              <w:t xml:space="preserve">   </w:t>
            </w:r>
            <w:r>
              <w:rPr>
                <w:rFonts w:ascii="Arial" w:hAnsi="Arial" w:cs="Arial"/>
                <w:b/>
                <w:color w:val="0000FF"/>
                <w:sz w:val="16"/>
                <w:szCs w:val="16"/>
              </w:rPr>
              <w:t>0</w:t>
            </w:r>
          </w:p>
        </w:tc>
        <w:tc>
          <w:tcPr>
            <w:tcW w:w="1265" w:type="dxa"/>
            <w:shd w:val="clear" w:color="auto" w:fill="F3F3F3"/>
            <w:tcMar>
              <w:top w:w="0" w:type="dxa"/>
              <w:left w:w="108" w:type="dxa"/>
              <w:bottom w:w="0" w:type="dxa"/>
              <w:right w:w="108" w:type="dxa"/>
            </w:tcMar>
          </w:tcPr>
          <w:p w14:paraId="768093BF"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F3F3F3"/>
            <w:tcMar>
              <w:top w:w="0" w:type="dxa"/>
              <w:left w:w="108" w:type="dxa"/>
              <w:bottom w:w="0" w:type="dxa"/>
              <w:right w:w="108" w:type="dxa"/>
            </w:tcMar>
          </w:tcPr>
          <w:p w14:paraId="768093C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16</w:t>
            </w:r>
          </w:p>
        </w:tc>
        <w:tc>
          <w:tcPr>
            <w:tcW w:w="1063" w:type="dxa"/>
            <w:shd w:val="clear" w:color="auto" w:fill="F3F3F3"/>
            <w:tcMar>
              <w:top w:w="0" w:type="dxa"/>
              <w:left w:w="108" w:type="dxa"/>
              <w:bottom w:w="0" w:type="dxa"/>
              <w:right w:w="108" w:type="dxa"/>
            </w:tcMar>
          </w:tcPr>
          <w:p w14:paraId="768093C1"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Flag</w:t>
            </w:r>
            <w:r>
              <w:rPr>
                <w:rFonts w:ascii="Arial" w:eastAsia="Arial" w:hAnsi="Arial" w:cs="Arial"/>
                <w:b/>
                <w:color w:val="0000FF"/>
                <w:sz w:val="16"/>
                <w:szCs w:val="16"/>
              </w:rPr>
              <w:t xml:space="preserve"> </w:t>
            </w:r>
            <w:r>
              <w:rPr>
                <w:rFonts w:ascii="Arial" w:hAnsi="Arial" w:cs="Arial"/>
                <w:b/>
                <w:color w:val="0000FF"/>
                <w:sz w:val="16"/>
                <w:szCs w:val="16"/>
              </w:rPr>
              <w:t>table</w:t>
            </w:r>
          </w:p>
        </w:tc>
        <w:tc>
          <w:tcPr>
            <w:tcW w:w="2481" w:type="dxa"/>
            <w:shd w:val="clear" w:color="auto" w:fill="F3F3F3"/>
            <w:tcMar>
              <w:top w:w="0" w:type="dxa"/>
              <w:left w:w="108" w:type="dxa"/>
              <w:bottom w:w="0" w:type="dxa"/>
              <w:right w:w="108" w:type="dxa"/>
            </w:tcMar>
          </w:tcPr>
          <w:p w14:paraId="768093C2"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See</w:t>
            </w:r>
            <w:r>
              <w:rPr>
                <w:rFonts w:ascii="Arial" w:eastAsia="Arial" w:hAnsi="Arial" w:cs="Arial"/>
                <w:b/>
                <w:color w:val="0000FF"/>
                <w:sz w:val="16"/>
                <w:szCs w:val="16"/>
              </w:rPr>
              <w:t xml:space="preserve"> </w:t>
            </w:r>
            <w:r>
              <w:rPr>
                <w:rFonts w:ascii="Arial" w:eastAsia="Arial" w:hAnsi="Arial" w:cs="Arial"/>
                <w:b/>
                <w:color w:val="0000FF"/>
                <w:sz w:val="16"/>
                <w:szCs w:val="16"/>
              </w:rPr>
              <w:fldChar w:fldCharType="begin"/>
            </w:r>
            <w:r>
              <w:rPr>
                <w:rFonts w:ascii="Arial" w:eastAsia="Arial" w:hAnsi="Arial" w:cs="Arial"/>
                <w:b/>
                <w:color w:val="0000FF"/>
                <w:sz w:val="16"/>
                <w:szCs w:val="16"/>
              </w:rPr>
              <w:instrText xml:space="preserve"> REF _Ref291066935 </w:instrText>
            </w:r>
            <w:r>
              <w:rPr>
                <w:rFonts w:ascii="Arial" w:eastAsia="Arial" w:hAnsi="Arial" w:cs="Arial"/>
                <w:b/>
                <w:color w:val="0000FF"/>
                <w:sz w:val="16"/>
                <w:szCs w:val="16"/>
              </w:rPr>
              <w:fldChar w:fldCharType="separate"/>
            </w:r>
            <w:r>
              <w:rPr>
                <w:rFonts w:ascii="Arial" w:eastAsia="Arial" w:hAnsi="Arial" w:cs="Arial"/>
                <w:b/>
                <w:color w:val="0000FF"/>
                <w:sz w:val="16"/>
                <w:szCs w:val="16"/>
              </w:rPr>
              <w:t>Table 9</w:t>
            </w:r>
            <w:r>
              <w:rPr>
                <w:rFonts w:ascii="Arial" w:eastAsia="Arial" w:hAnsi="Arial" w:cs="Arial"/>
                <w:b/>
                <w:color w:val="0000FF"/>
                <w:sz w:val="16"/>
                <w:szCs w:val="16"/>
              </w:rPr>
              <w:fldChar w:fldCharType="end"/>
            </w:r>
          </w:p>
        </w:tc>
      </w:tr>
      <w:tr w:rsidR="009B0C63" w14:paraId="768093CC" w14:textId="77777777">
        <w:trPr>
          <w:cantSplit/>
          <w:jc w:val="center"/>
        </w:trPr>
        <w:tc>
          <w:tcPr>
            <w:tcW w:w="709" w:type="dxa"/>
            <w:tcMar>
              <w:top w:w="0" w:type="dxa"/>
              <w:left w:w="108" w:type="dxa"/>
              <w:bottom w:w="0" w:type="dxa"/>
              <w:right w:w="108" w:type="dxa"/>
            </w:tcMar>
          </w:tcPr>
          <w:p w14:paraId="768093C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2085" w:type="dxa"/>
            <w:tcMar>
              <w:top w:w="0" w:type="dxa"/>
              <w:left w:w="108" w:type="dxa"/>
              <w:bottom w:w="0" w:type="dxa"/>
              <w:right w:w="108" w:type="dxa"/>
            </w:tcMar>
          </w:tcPr>
          <w:p w14:paraId="768093C5"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tcMar>
              <w:top w:w="0" w:type="dxa"/>
              <w:left w:w="108" w:type="dxa"/>
              <w:bottom w:w="0" w:type="dxa"/>
              <w:right w:w="108" w:type="dxa"/>
            </w:tcMar>
          </w:tcPr>
          <w:p w14:paraId="768093C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tcMar>
              <w:top w:w="0" w:type="dxa"/>
              <w:left w:w="108" w:type="dxa"/>
              <w:bottom w:w="0" w:type="dxa"/>
              <w:right w:w="108" w:type="dxa"/>
            </w:tcMar>
          </w:tcPr>
          <w:p w14:paraId="768093C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tcMar>
              <w:top w:w="0" w:type="dxa"/>
              <w:left w:w="108" w:type="dxa"/>
              <w:bottom w:w="0" w:type="dxa"/>
              <w:right w:w="108" w:type="dxa"/>
            </w:tcMar>
          </w:tcPr>
          <w:p w14:paraId="768093C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tcMar>
              <w:top w:w="0" w:type="dxa"/>
              <w:left w:w="108" w:type="dxa"/>
              <w:bottom w:w="0" w:type="dxa"/>
              <w:right w:w="108" w:type="dxa"/>
            </w:tcMar>
          </w:tcPr>
          <w:p w14:paraId="768093C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tcMar>
              <w:top w:w="0" w:type="dxa"/>
              <w:left w:w="108" w:type="dxa"/>
              <w:bottom w:w="0" w:type="dxa"/>
              <w:right w:w="108" w:type="dxa"/>
            </w:tcMar>
          </w:tcPr>
          <w:p w14:paraId="768093CA"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tcMar>
              <w:top w:w="0" w:type="dxa"/>
              <w:left w:w="108" w:type="dxa"/>
              <w:bottom w:w="0" w:type="dxa"/>
              <w:right w:w="108" w:type="dxa"/>
            </w:tcMar>
          </w:tcPr>
          <w:p w14:paraId="768093CB"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768093CE" w14:textId="77777777">
        <w:trPr>
          <w:cantSplit/>
          <w:jc w:val="center"/>
        </w:trPr>
        <w:tc>
          <w:tcPr>
            <w:tcW w:w="10348" w:type="dxa"/>
            <w:gridSpan w:val="8"/>
            <w:shd w:val="clear" w:color="auto" w:fill="CCFFCC"/>
            <w:tcMar>
              <w:top w:w="0" w:type="dxa"/>
              <w:left w:w="108" w:type="dxa"/>
              <w:bottom w:w="0" w:type="dxa"/>
              <w:right w:w="108" w:type="dxa"/>
            </w:tcMar>
          </w:tcPr>
          <w:p w14:paraId="768093CD"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lastRenderedPageBreak/>
              <w:t>LEO</w:t>
            </w:r>
            <w:r>
              <w:rPr>
                <w:rFonts w:ascii="Arial" w:eastAsia="Arial" w:hAnsi="Arial" w:cs="Arial"/>
                <w:b/>
                <w:i/>
                <w:sz w:val="16"/>
                <w:szCs w:val="16"/>
              </w:rPr>
              <w:t xml:space="preserve"> </w:t>
            </w:r>
            <w:r>
              <w:rPr>
                <w:rFonts w:ascii="Arial" w:hAnsi="Arial" w:cs="Arial"/>
                <w:b/>
                <w:i/>
                <w:sz w:val="16"/>
                <w:szCs w:val="16"/>
              </w:rPr>
              <w:t>&amp;</w:t>
            </w:r>
            <w:r>
              <w:rPr>
                <w:rFonts w:ascii="Arial" w:eastAsia="Arial" w:hAnsi="Arial" w:cs="Arial"/>
                <w:b/>
                <w:i/>
                <w:sz w:val="16"/>
                <w:szCs w:val="16"/>
              </w:rPr>
              <w:t xml:space="preserve"> </w:t>
            </w:r>
            <w:r>
              <w:rPr>
                <w:rFonts w:ascii="Arial" w:hAnsi="Arial" w:cs="Arial"/>
                <w:b/>
                <w:i/>
                <w:sz w:val="16"/>
                <w:szCs w:val="16"/>
              </w:rPr>
              <w:t>GNSS</w:t>
            </w:r>
            <w:r>
              <w:rPr>
                <w:rFonts w:ascii="Arial" w:eastAsia="Arial" w:hAnsi="Arial" w:cs="Arial"/>
                <w:b/>
                <w:i/>
                <w:sz w:val="16"/>
                <w:szCs w:val="16"/>
              </w:rPr>
              <w:t xml:space="preserve"> </w:t>
            </w:r>
            <w:r>
              <w:rPr>
                <w:rFonts w:ascii="Arial" w:hAnsi="Arial" w:cs="Arial"/>
                <w:b/>
                <w:i/>
                <w:sz w:val="16"/>
                <w:szCs w:val="16"/>
              </w:rPr>
              <w:t>POD</w:t>
            </w:r>
          </w:p>
        </w:tc>
      </w:tr>
      <w:tr w:rsidR="009B0C63" w14:paraId="768093D7" w14:textId="77777777">
        <w:trPr>
          <w:cantSplit/>
          <w:jc w:val="center"/>
        </w:trPr>
        <w:tc>
          <w:tcPr>
            <w:tcW w:w="709" w:type="dxa"/>
            <w:shd w:val="clear" w:color="auto" w:fill="F3F3F3"/>
            <w:tcMar>
              <w:top w:w="0" w:type="dxa"/>
              <w:left w:w="108" w:type="dxa"/>
              <w:bottom w:w="0" w:type="dxa"/>
              <w:right w:w="108" w:type="dxa"/>
            </w:tcMar>
          </w:tcPr>
          <w:p w14:paraId="768093C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15</w:t>
            </w:r>
            <w:r>
              <w:rPr>
                <w:rFonts w:ascii="Arial" w:eastAsia="Arial" w:hAnsi="Arial" w:cs="Arial"/>
                <w:sz w:val="16"/>
                <w:szCs w:val="16"/>
              </w:rPr>
              <w:t>–</w:t>
            </w:r>
            <w:r>
              <w:rPr>
                <w:rFonts w:ascii="Arial" w:hAnsi="Arial" w:cs="Arial"/>
                <w:sz w:val="16"/>
                <w:szCs w:val="16"/>
              </w:rPr>
              <w:t>17</w:t>
            </w:r>
          </w:p>
        </w:tc>
        <w:tc>
          <w:tcPr>
            <w:tcW w:w="2085" w:type="dxa"/>
            <w:shd w:val="clear" w:color="auto" w:fill="F3F3F3"/>
            <w:tcMar>
              <w:top w:w="0" w:type="dxa"/>
              <w:left w:w="108" w:type="dxa"/>
              <w:bottom w:w="0" w:type="dxa"/>
              <w:right w:w="108" w:type="dxa"/>
            </w:tcMar>
          </w:tcPr>
          <w:p w14:paraId="768093D0"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 xml:space="preserve">Platform </w:t>
            </w:r>
            <w:r>
              <w:rPr>
                <w:rFonts w:ascii="Arial" w:hAnsi="Arial" w:cs="Arial"/>
                <w:i/>
                <w:iCs/>
                <w:sz w:val="16"/>
                <w:szCs w:val="16"/>
              </w:rPr>
              <w:t>(see Note 10)</w:t>
            </w:r>
          </w:p>
        </w:tc>
        <w:tc>
          <w:tcPr>
            <w:tcW w:w="1013" w:type="dxa"/>
            <w:shd w:val="clear" w:color="auto" w:fill="F3F3F3"/>
            <w:tcMar>
              <w:top w:w="0" w:type="dxa"/>
              <w:left w:w="108" w:type="dxa"/>
              <w:bottom w:w="0" w:type="dxa"/>
              <w:right w:w="108" w:type="dxa"/>
            </w:tcMar>
          </w:tcPr>
          <w:p w14:paraId="768093D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F3F3F3"/>
            <w:tcMar>
              <w:top w:w="0" w:type="dxa"/>
              <w:left w:w="108" w:type="dxa"/>
              <w:bottom w:w="0" w:type="dxa"/>
              <w:right w:w="108" w:type="dxa"/>
            </w:tcMar>
          </w:tcPr>
          <w:p w14:paraId="768093D2"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D3"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D4"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D5"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D6" w14:textId="77777777" w:rsidR="009B0C63" w:rsidRDefault="009B0C63" w:rsidP="009B0C63">
            <w:pPr>
              <w:pStyle w:val="Standard"/>
              <w:snapToGrid w:val="0"/>
              <w:rPr>
                <w:rFonts w:ascii="Arial" w:hAnsi="Arial" w:cs="Arial"/>
                <w:sz w:val="16"/>
                <w:szCs w:val="16"/>
              </w:rPr>
            </w:pPr>
            <w:r>
              <w:rPr>
                <w:rFonts w:ascii="Arial" w:hAnsi="Arial" w:cs="Arial"/>
                <w:position w:val="6"/>
                <w:sz w:val="16"/>
                <w:szCs w:val="16"/>
              </w:rPr>
              <w:t>LEO, to</w:t>
            </w:r>
            <w:r>
              <w:rPr>
                <w:rFonts w:ascii="Arial" w:eastAsia="Arial" w:hAnsi="Arial" w:cs="Arial"/>
                <w:position w:val="6"/>
                <w:sz w:val="16"/>
                <w:szCs w:val="16"/>
              </w:rPr>
              <w:t xml:space="preserve"> </w:t>
            </w:r>
            <w:r>
              <w:rPr>
                <w:rFonts w:ascii="Arial" w:hAnsi="Arial" w:cs="Arial"/>
                <w:position w:val="6"/>
                <w:sz w:val="16"/>
                <w:szCs w:val="16"/>
              </w:rPr>
              <w:t>1cm</w:t>
            </w:r>
          </w:p>
        </w:tc>
      </w:tr>
      <w:tr w:rsidR="009B0C63" w14:paraId="768093E0" w14:textId="77777777">
        <w:trPr>
          <w:cantSplit/>
          <w:jc w:val="center"/>
        </w:trPr>
        <w:tc>
          <w:tcPr>
            <w:tcW w:w="709" w:type="dxa"/>
            <w:shd w:val="clear" w:color="auto" w:fill="E0E0E0"/>
            <w:tcMar>
              <w:top w:w="0" w:type="dxa"/>
              <w:left w:w="108" w:type="dxa"/>
              <w:bottom w:w="0" w:type="dxa"/>
              <w:right w:w="108" w:type="dxa"/>
            </w:tcMar>
          </w:tcPr>
          <w:p w14:paraId="768093D8"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15</w:t>
            </w:r>
          </w:p>
        </w:tc>
        <w:tc>
          <w:tcPr>
            <w:tcW w:w="2085" w:type="dxa"/>
            <w:shd w:val="clear" w:color="auto" w:fill="E0E0E0"/>
            <w:tcMar>
              <w:top w:w="0" w:type="dxa"/>
              <w:left w:w="108" w:type="dxa"/>
              <w:bottom w:w="0" w:type="dxa"/>
              <w:right w:w="108" w:type="dxa"/>
            </w:tcMar>
          </w:tcPr>
          <w:p w14:paraId="768093D9"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3DA"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3D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3DC" w14:textId="77777777" w:rsidR="009B0C63" w:rsidRDefault="009B0C63" w:rsidP="009B0C63">
            <w:pPr>
              <w:pStyle w:val="Standard"/>
              <w:tabs>
                <w:tab w:val="left" w:pos="5821"/>
              </w:tabs>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3D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3DE"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3DF"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3E9" w14:textId="77777777">
        <w:trPr>
          <w:cantSplit/>
          <w:jc w:val="center"/>
        </w:trPr>
        <w:tc>
          <w:tcPr>
            <w:tcW w:w="709" w:type="dxa"/>
            <w:shd w:val="clear" w:color="auto" w:fill="F3F3F3"/>
            <w:tcMar>
              <w:top w:w="0" w:type="dxa"/>
              <w:left w:w="108" w:type="dxa"/>
              <w:bottom w:w="0" w:type="dxa"/>
              <w:right w:w="108" w:type="dxa"/>
            </w:tcMar>
          </w:tcPr>
          <w:p w14:paraId="768093E1"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16</w:t>
            </w:r>
          </w:p>
        </w:tc>
        <w:tc>
          <w:tcPr>
            <w:tcW w:w="2085" w:type="dxa"/>
            <w:shd w:val="clear" w:color="auto" w:fill="F3F3F3"/>
            <w:tcMar>
              <w:top w:w="0" w:type="dxa"/>
              <w:left w:w="108" w:type="dxa"/>
              <w:bottom w:w="0" w:type="dxa"/>
              <w:right w:w="108" w:type="dxa"/>
            </w:tcMar>
          </w:tcPr>
          <w:p w14:paraId="768093E2"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3E3"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3E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3E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3E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3E7"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3E8"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3F2" w14:textId="77777777">
        <w:trPr>
          <w:cantSplit/>
          <w:jc w:val="center"/>
        </w:trPr>
        <w:tc>
          <w:tcPr>
            <w:tcW w:w="709" w:type="dxa"/>
            <w:shd w:val="clear" w:color="auto" w:fill="E0E0E0"/>
            <w:tcMar>
              <w:top w:w="0" w:type="dxa"/>
              <w:left w:w="108" w:type="dxa"/>
              <w:bottom w:w="0" w:type="dxa"/>
              <w:right w:w="108" w:type="dxa"/>
            </w:tcMar>
          </w:tcPr>
          <w:p w14:paraId="768093EA"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17</w:t>
            </w:r>
          </w:p>
        </w:tc>
        <w:tc>
          <w:tcPr>
            <w:tcW w:w="2085" w:type="dxa"/>
            <w:shd w:val="clear" w:color="auto" w:fill="E0E0E0"/>
            <w:tcMar>
              <w:top w:w="0" w:type="dxa"/>
              <w:left w:w="108" w:type="dxa"/>
              <w:bottom w:w="0" w:type="dxa"/>
              <w:right w:w="108" w:type="dxa"/>
            </w:tcMar>
          </w:tcPr>
          <w:p w14:paraId="768093EB"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E0E0E0"/>
            <w:tcMar>
              <w:top w:w="0" w:type="dxa"/>
              <w:left w:w="108" w:type="dxa"/>
              <w:bottom w:w="0" w:type="dxa"/>
              <w:right w:w="108" w:type="dxa"/>
            </w:tcMar>
          </w:tcPr>
          <w:p w14:paraId="768093EC"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3E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3E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3E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3F0"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3F1"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3FB" w14:textId="77777777">
        <w:trPr>
          <w:cantSplit/>
          <w:jc w:val="center"/>
        </w:trPr>
        <w:tc>
          <w:tcPr>
            <w:tcW w:w="709" w:type="dxa"/>
            <w:shd w:val="clear" w:color="auto" w:fill="F3F3F3"/>
            <w:tcMar>
              <w:top w:w="0" w:type="dxa"/>
              <w:left w:w="108" w:type="dxa"/>
              <w:bottom w:w="0" w:type="dxa"/>
              <w:right w:w="108" w:type="dxa"/>
            </w:tcMar>
          </w:tcPr>
          <w:p w14:paraId="768093F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w:t>
            </w:r>
            <w:r>
              <w:rPr>
                <w:rFonts w:ascii="Arial" w:eastAsia="Arial" w:hAnsi="Arial" w:cs="Arial"/>
                <w:sz w:val="16"/>
                <w:szCs w:val="16"/>
              </w:rPr>
              <w:t>–</w:t>
            </w:r>
            <w:r>
              <w:rPr>
                <w:rFonts w:ascii="Arial" w:hAnsi="Arial" w:cs="Arial"/>
                <w:sz w:val="16"/>
                <w:szCs w:val="16"/>
              </w:rPr>
              <w:t>20</w:t>
            </w:r>
          </w:p>
        </w:tc>
        <w:tc>
          <w:tcPr>
            <w:tcW w:w="2085" w:type="dxa"/>
            <w:shd w:val="clear" w:color="auto" w:fill="F3F3F3"/>
            <w:tcMar>
              <w:top w:w="0" w:type="dxa"/>
              <w:left w:w="108" w:type="dxa"/>
              <w:bottom w:w="0" w:type="dxa"/>
              <w:right w:w="108" w:type="dxa"/>
            </w:tcMar>
          </w:tcPr>
          <w:p w14:paraId="768093F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Velocity</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F3F3F3"/>
            <w:tcMar>
              <w:top w:w="0" w:type="dxa"/>
              <w:left w:w="108" w:type="dxa"/>
              <w:bottom w:w="0" w:type="dxa"/>
              <w:right w:w="108" w:type="dxa"/>
            </w:tcMar>
          </w:tcPr>
          <w:p w14:paraId="768093F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031</w:t>
            </w:r>
          </w:p>
        </w:tc>
        <w:tc>
          <w:tcPr>
            <w:tcW w:w="845" w:type="dxa"/>
            <w:shd w:val="clear" w:color="auto" w:fill="F3F3F3"/>
            <w:tcMar>
              <w:top w:w="0" w:type="dxa"/>
              <w:left w:w="108" w:type="dxa"/>
              <w:bottom w:w="0" w:type="dxa"/>
              <w:right w:w="108" w:type="dxa"/>
            </w:tcMar>
          </w:tcPr>
          <w:p w14:paraId="768093F6"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F7"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F8"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F9"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FA" w14:textId="77777777" w:rsidR="009B0C63" w:rsidRDefault="009B0C63" w:rsidP="009B0C63">
            <w:pPr>
              <w:pStyle w:val="Standard"/>
              <w:snapToGrid w:val="0"/>
            </w:pPr>
            <w:r>
              <w:rPr>
                <w:rFonts w:ascii="Arial" w:hAnsi="Arial" w:cs="Arial"/>
                <w:sz w:val="16"/>
                <w:szCs w:val="16"/>
              </w:rPr>
              <w:t>LEO, to</w:t>
            </w:r>
            <w:r>
              <w:rPr>
                <w:rFonts w:ascii="Arial" w:eastAsia="Arial" w:hAnsi="Arial" w:cs="Arial"/>
                <w:sz w:val="16"/>
                <w:szCs w:val="16"/>
              </w:rPr>
              <w:t xml:space="preserve"> </w:t>
            </w:r>
            <w:r>
              <w:rPr>
                <w:rFonts w:ascii="Arial" w:hAnsi="Arial" w:cs="Arial"/>
                <w:sz w:val="16"/>
                <w:szCs w:val="16"/>
              </w:rPr>
              <w:t>10mm.s</w:t>
            </w:r>
            <w:r>
              <w:rPr>
                <w:rFonts w:ascii="Arial" w:hAnsi="Arial" w:cs="Arial"/>
                <w:sz w:val="16"/>
                <w:szCs w:val="16"/>
                <w:vertAlign w:val="superscript"/>
              </w:rPr>
              <w:t>-1</w:t>
            </w:r>
          </w:p>
        </w:tc>
      </w:tr>
      <w:tr w:rsidR="009B0C63" w14:paraId="76809404" w14:textId="77777777">
        <w:trPr>
          <w:cantSplit/>
          <w:jc w:val="center"/>
        </w:trPr>
        <w:tc>
          <w:tcPr>
            <w:tcW w:w="709" w:type="dxa"/>
            <w:shd w:val="clear" w:color="auto" w:fill="E0E0E0"/>
            <w:tcMar>
              <w:top w:w="0" w:type="dxa"/>
              <w:left w:w="108" w:type="dxa"/>
              <w:bottom w:w="0" w:type="dxa"/>
              <w:right w:w="108" w:type="dxa"/>
            </w:tcMar>
          </w:tcPr>
          <w:p w14:paraId="768093FC"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18</w:t>
            </w:r>
          </w:p>
        </w:tc>
        <w:tc>
          <w:tcPr>
            <w:tcW w:w="2085" w:type="dxa"/>
            <w:shd w:val="clear" w:color="auto" w:fill="E0E0E0"/>
            <w:tcMar>
              <w:top w:w="0" w:type="dxa"/>
              <w:left w:w="108" w:type="dxa"/>
              <w:bottom w:w="0" w:type="dxa"/>
              <w:right w:w="108" w:type="dxa"/>
            </w:tcMar>
          </w:tcPr>
          <w:p w14:paraId="768093FD"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first</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3FE"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041</w:t>
            </w:r>
          </w:p>
        </w:tc>
        <w:tc>
          <w:tcPr>
            <w:tcW w:w="845" w:type="dxa"/>
            <w:shd w:val="clear" w:color="auto" w:fill="E0E0E0"/>
            <w:tcMar>
              <w:top w:w="0" w:type="dxa"/>
              <w:left w:w="108" w:type="dxa"/>
              <w:bottom w:w="0" w:type="dxa"/>
              <w:right w:w="108" w:type="dxa"/>
            </w:tcMar>
          </w:tcPr>
          <w:p w14:paraId="768093F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0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0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02"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03"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0D" w14:textId="77777777">
        <w:trPr>
          <w:cantSplit/>
          <w:trHeight w:val="541"/>
          <w:jc w:val="center"/>
        </w:trPr>
        <w:tc>
          <w:tcPr>
            <w:tcW w:w="709" w:type="dxa"/>
            <w:shd w:val="clear" w:color="auto" w:fill="F3F3F3"/>
            <w:tcMar>
              <w:top w:w="0" w:type="dxa"/>
              <w:left w:w="108" w:type="dxa"/>
              <w:bottom w:w="0" w:type="dxa"/>
              <w:right w:w="108" w:type="dxa"/>
            </w:tcMar>
          </w:tcPr>
          <w:p w14:paraId="7680940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19</w:t>
            </w:r>
          </w:p>
        </w:tc>
        <w:tc>
          <w:tcPr>
            <w:tcW w:w="2085" w:type="dxa"/>
            <w:shd w:val="clear" w:color="auto" w:fill="F3F3F3"/>
            <w:tcMar>
              <w:top w:w="0" w:type="dxa"/>
              <w:left w:w="108" w:type="dxa"/>
              <w:bottom w:w="0" w:type="dxa"/>
              <w:right w:w="108" w:type="dxa"/>
            </w:tcMar>
          </w:tcPr>
          <w:p w14:paraId="76809406"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second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F3F3F3"/>
            <w:tcMar>
              <w:top w:w="0" w:type="dxa"/>
              <w:left w:w="108" w:type="dxa"/>
              <w:bottom w:w="0" w:type="dxa"/>
              <w:right w:w="108" w:type="dxa"/>
            </w:tcMar>
          </w:tcPr>
          <w:p w14:paraId="76809407"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042</w:t>
            </w:r>
          </w:p>
        </w:tc>
        <w:tc>
          <w:tcPr>
            <w:tcW w:w="845" w:type="dxa"/>
            <w:shd w:val="clear" w:color="auto" w:fill="F3F3F3"/>
            <w:tcMar>
              <w:top w:w="0" w:type="dxa"/>
              <w:left w:w="108" w:type="dxa"/>
              <w:bottom w:w="0" w:type="dxa"/>
              <w:right w:w="108" w:type="dxa"/>
            </w:tcMar>
          </w:tcPr>
          <w:p w14:paraId="7680940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0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0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0B"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0C"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16" w14:textId="77777777">
        <w:trPr>
          <w:cantSplit/>
          <w:trHeight w:val="542"/>
          <w:jc w:val="center"/>
        </w:trPr>
        <w:tc>
          <w:tcPr>
            <w:tcW w:w="709" w:type="dxa"/>
            <w:shd w:val="clear" w:color="auto" w:fill="E0E0E0"/>
            <w:tcMar>
              <w:top w:w="0" w:type="dxa"/>
              <w:left w:w="108" w:type="dxa"/>
              <w:bottom w:w="0" w:type="dxa"/>
              <w:right w:w="108" w:type="dxa"/>
            </w:tcMar>
          </w:tcPr>
          <w:p w14:paraId="7680940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20</w:t>
            </w:r>
          </w:p>
        </w:tc>
        <w:tc>
          <w:tcPr>
            <w:tcW w:w="2085" w:type="dxa"/>
            <w:shd w:val="clear" w:color="auto" w:fill="E0E0E0"/>
            <w:tcMar>
              <w:top w:w="0" w:type="dxa"/>
              <w:left w:w="108" w:type="dxa"/>
              <w:bottom w:w="0" w:type="dxa"/>
              <w:right w:w="108" w:type="dxa"/>
            </w:tcMar>
          </w:tcPr>
          <w:p w14:paraId="7680940F"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third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1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043</w:t>
            </w:r>
          </w:p>
        </w:tc>
        <w:tc>
          <w:tcPr>
            <w:tcW w:w="845" w:type="dxa"/>
            <w:shd w:val="clear" w:color="auto" w:fill="E0E0E0"/>
            <w:tcMar>
              <w:top w:w="0" w:type="dxa"/>
              <w:left w:w="108" w:type="dxa"/>
              <w:bottom w:w="0" w:type="dxa"/>
              <w:right w:w="108" w:type="dxa"/>
            </w:tcMar>
          </w:tcPr>
          <w:p w14:paraId="7680941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1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1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14"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15"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20" w14:textId="77777777">
        <w:trPr>
          <w:cantSplit/>
          <w:jc w:val="center"/>
        </w:trPr>
        <w:tc>
          <w:tcPr>
            <w:tcW w:w="709" w:type="dxa"/>
            <w:shd w:val="clear" w:color="auto" w:fill="F3F3F3"/>
            <w:tcMar>
              <w:top w:w="0" w:type="dxa"/>
              <w:left w:w="108" w:type="dxa"/>
              <w:bottom w:w="0" w:type="dxa"/>
              <w:right w:w="108" w:type="dxa"/>
            </w:tcMar>
          </w:tcPr>
          <w:p w14:paraId="7680941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21</w:t>
            </w:r>
          </w:p>
        </w:tc>
        <w:tc>
          <w:tcPr>
            <w:tcW w:w="2085" w:type="dxa"/>
            <w:shd w:val="clear" w:color="auto" w:fill="F3F3F3"/>
            <w:tcMar>
              <w:top w:w="0" w:type="dxa"/>
              <w:left w:w="108" w:type="dxa"/>
              <w:bottom w:w="0" w:type="dxa"/>
              <w:right w:w="108" w:type="dxa"/>
            </w:tcMar>
          </w:tcPr>
          <w:p w14:paraId="76809418" w14:textId="77777777" w:rsidR="009B0C63" w:rsidRDefault="009B0C63" w:rsidP="009B0C63">
            <w:pPr>
              <w:pStyle w:val="Standard"/>
              <w:snapToGrid w:val="0"/>
            </w:pPr>
            <w:r>
              <w:rPr>
                <w:rFonts w:ascii="Arial" w:hAnsi="Arial" w:cs="Arial"/>
                <w:b/>
                <w:sz w:val="16"/>
                <w:szCs w:val="16"/>
              </w:rPr>
              <w:t>Satellite</w:t>
            </w:r>
            <w:r>
              <w:rPr>
                <w:rFonts w:ascii="Arial" w:eastAsia="Arial" w:hAnsi="Arial" w:cs="Arial"/>
                <w:b/>
                <w:sz w:val="16"/>
                <w:szCs w:val="16"/>
              </w:rPr>
              <w:t xml:space="preserve"> </w:t>
            </w:r>
            <w:r>
              <w:rPr>
                <w:rFonts w:ascii="Arial" w:hAnsi="Arial" w:cs="Arial"/>
                <w:b/>
                <w:sz w:val="16"/>
                <w:szCs w:val="16"/>
              </w:rPr>
              <w:t>Classification</w:t>
            </w:r>
          </w:p>
        </w:tc>
        <w:tc>
          <w:tcPr>
            <w:tcW w:w="1013" w:type="dxa"/>
            <w:shd w:val="clear" w:color="auto" w:fill="F3F3F3"/>
            <w:tcMar>
              <w:top w:w="0" w:type="dxa"/>
              <w:left w:w="108" w:type="dxa"/>
              <w:bottom w:w="0" w:type="dxa"/>
              <w:right w:w="108" w:type="dxa"/>
            </w:tcMar>
          </w:tcPr>
          <w:p w14:paraId="7680941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020</w:t>
            </w:r>
          </w:p>
        </w:tc>
        <w:tc>
          <w:tcPr>
            <w:tcW w:w="845" w:type="dxa"/>
            <w:shd w:val="clear" w:color="auto" w:fill="F3F3F3"/>
            <w:tcMar>
              <w:top w:w="0" w:type="dxa"/>
              <w:left w:w="108" w:type="dxa"/>
              <w:bottom w:w="0" w:type="dxa"/>
              <w:right w:w="108" w:type="dxa"/>
            </w:tcMar>
          </w:tcPr>
          <w:p w14:paraId="768094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41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41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w:t>
            </w:r>
          </w:p>
        </w:tc>
        <w:tc>
          <w:tcPr>
            <w:tcW w:w="1063" w:type="dxa"/>
            <w:shd w:val="clear" w:color="auto" w:fill="F3F3F3"/>
            <w:tcMar>
              <w:top w:w="0" w:type="dxa"/>
              <w:left w:w="108" w:type="dxa"/>
              <w:bottom w:w="0" w:type="dxa"/>
              <w:right w:w="108" w:type="dxa"/>
            </w:tcMar>
          </w:tcPr>
          <w:p w14:paraId="7680941D"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41E" w14:textId="77777777" w:rsidR="009B0C63" w:rsidRDefault="009B0C63" w:rsidP="009B0C63">
            <w:pPr>
              <w:pStyle w:val="Standard"/>
              <w:snapToGrid w:val="0"/>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series</w:t>
            </w:r>
            <w:r>
              <w:rPr>
                <w:rFonts w:ascii="Arial" w:eastAsia="Arial" w:hAnsi="Arial" w:cs="Arial"/>
                <w:sz w:val="16"/>
                <w:szCs w:val="16"/>
              </w:rPr>
              <w:t xml:space="preserve">, </w:t>
            </w:r>
            <w:proofErr w:type="gramStart"/>
            <w:r>
              <w:rPr>
                <w:rFonts w:ascii="Arial" w:eastAsia="Arial" w:hAnsi="Arial" w:cs="Arial"/>
                <w:sz w:val="16"/>
                <w:szCs w:val="16"/>
              </w:rPr>
              <w:t>e.g.</w:t>
            </w:r>
            <w:proofErr w:type="gramEnd"/>
            <w:r>
              <w:rPr>
                <w:rFonts w:ascii="Arial" w:eastAsia="Arial" w:hAnsi="Arial" w:cs="Arial"/>
                <w:sz w:val="16"/>
                <w:szCs w:val="16"/>
              </w:rPr>
              <w:t xml:space="preserve"> 401=GPS</w:t>
            </w:r>
          </w:p>
          <w:p w14:paraId="7680941F" w14:textId="77777777" w:rsidR="009B0C63" w:rsidRDefault="009B0C63" w:rsidP="009B0C63">
            <w:pPr>
              <w:pStyle w:val="Standard"/>
              <w:snapToGrid w:val="0"/>
              <w:rPr>
                <w:rFonts w:ascii="Arial" w:hAnsi="Arial" w:cs="Arial"/>
                <w:sz w:val="16"/>
                <w:szCs w:val="16"/>
              </w:rPr>
            </w:pPr>
            <w:r>
              <w:rPr>
                <w:rFonts w:ascii="Arial" w:eastAsia="Arial" w:hAnsi="Arial" w:cs="Arial"/>
                <w:sz w:val="16"/>
                <w:szCs w:val="16"/>
              </w:rPr>
              <w:t xml:space="preserve">– </w:t>
            </w:r>
            <w:r>
              <w:rPr>
                <w:rFonts w:ascii="Arial" w:eastAsia="Arial" w:hAnsi="Arial" w:cs="Arial"/>
                <w:b/>
                <w:bCs/>
                <w:color w:val="0000FF"/>
                <w:sz w:val="16"/>
                <w:szCs w:val="16"/>
              </w:rPr>
              <w:t>See Table 6</w:t>
            </w:r>
          </w:p>
        </w:tc>
      </w:tr>
      <w:tr w:rsidR="009B0C63" w14:paraId="76809429" w14:textId="77777777">
        <w:trPr>
          <w:cantSplit/>
          <w:jc w:val="center"/>
        </w:trPr>
        <w:tc>
          <w:tcPr>
            <w:tcW w:w="709" w:type="dxa"/>
            <w:shd w:val="clear" w:color="auto" w:fill="E0E0E0"/>
            <w:tcMar>
              <w:top w:w="0" w:type="dxa"/>
              <w:left w:w="108" w:type="dxa"/>
              <w:bottom w:w="0" w:type="dxa"/>
              <w:right w:w="108" w:type="dxa"/>
            </w:tcMar>
          </w:tcPr>
          <w:p w14:paraId="7680942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22</w:t>
            </w:r>
          </w:p>
        </w:tc>
        <w:tc>
          <w:tcPr>
            <w:tcW w:w="2085" w:type="dxa"/>
            <w:shd w:val="clear" w:color="auto" w:fill="E0E0E0"/>
            <w:tcMar>
              <w:top w:w="0" w:type="dxa"/>
              <w:left w:w="108" w:type="dxa"/>
              <w:bottom w:w="0" w:type="dxa"/>
              <w:right w:w="108" w:type="dxa"/>
            </w:tcMar>
          </w:tcPr>
          <w:p w14:paraId="7680942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Platform</w:t>
            </w:r>
            <w:r>
              <w:rPr>
                <w:rFonts w:ascii="Arial" w:eastAsia="Arial" w:hAnsi="Arial" w:cs="Arial"/>
                <w:b/>
                <w:sz w:val="16"/>
                <w:szCs w:val="16"/>
              </w:rPr>
              <w:t xml:space="preserve"> </w:t>
            </w:r>
            <w:r>
              <w:rPr>
                <w:rFonts w:ascii="Arial" w:hAnsi="Arial" w:cs="Arial"/>
                <w:b/>
                <w:sz w:val="16"/>
                <w:szCs w:val="16"/>
              </w:rPr>
              <w:t>Transmitter</w:t>
            </w:r>
            <w:r>
              <w:rPr>
                <w:rFonts w:ascii="Arial" w:eastAsia="Arial" w:hAnsi="Arial" w:cs="Arial"/>
                <w:b/>
                <w:sz w:val="16"/>
                <w:szCs w:val="16"/>
              </w:rPr>
              <w:t xml:space="preserve"> </w:t>
            </w:r>
            <w:r>
              <w:rPr>
                <w:rFonts w:ascii="Arial" w:hAnsi="Arial" w:cs="Arial"/>
                <w:b/>
                <w:sz w:val="16"/>
                <w:szCs w:val="16"/>
              </w:rPr>
              <w:t>ID</w:t>
            </w:r>
          </w:p>
        </w:tc>
        <w:tc>
          <w:tcPr>
            <w:tcW w:w="1013" w:type="dxa"/>
            <w:shd w:val="clear" w:color="auto" w:fill="E0E0E0"/>
            <w:tcMar>
              <w:top w:w="0" w:type="dxa"/>
              <w:left w:w="108" w:type="dxa"/>
              <w:bottom w:w="0" w:type="dxa"/>
              <w:right w:w="108" w:type="dxa"/>
            </w:tcMar>
          </w:tcPr>
          <w:p w14:paraId="7680942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050</w:t>
            </w:r>
          </w:p>
        </w:tc>
        <w:tc>
          <w:tcPr>
            <w:tcW w:w="845" w:type="dxa"/>
            <w:shd w:val="clear" w:color="auto" w:fill="E0E0E0"/>
            <w:tcMar>
              <w:top w:w="0" w:type="dxa"/>
              <w:left w:w="108" w:type="dxa"/>
              <w:bottom w:w="0" w:type="dxa"/>
              <w:right w:w="108" w:type="dxa"/>
            </w:tcMar>
          </w:tcPr>
          <w:p w14:paraId="7680942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42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42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E0E0E0"/>
            <w:tcMar>
              <w:top w:w="0" w:type="dxa"/>
              <w:left w:w="108" w:type="dxa"/>
              <w:bottom w:w="0" w:type="dxa"/>
              <w:right w:w="108" w:type="dxa"/>
            </w:tcMar>
          </w:tcPr>
          <w:p w14:paraId="76809427"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428" w14:textId="77777777" w:rsidR="009B0C63" w:rsidRDefault="009B0C63" w:rsidP="009B0C63">
            <w:pPr>
              <w:pStyle w:val="Standard"/>
              <w:snapToGrid w:val="0"/>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PRN</w:t>
            </w:r>
            <w:r>
              <w:rPr>
                <w:rFonts w:ascii="Arial" w:eastAsia="Arial" w:hAnsi="Arial" w:cs="Arial"/>
                <w:sz w:val="16"/>
                <w:szCs w:val="16"/>
              </w:rPr>
              <w:t xml:space="preserve"> </w:t>
            </w:r>
            <w:r>
              <w:rPr>
                <w:rFonts w:ascii="Arial" w:hAnsi="Arial" w:cs="Arial"/>
                <w:sz w:val="16"/>
                <w:szCs w:val="16"/>
              </w:rPr>
              <w:t>(1-32)</w:t>
            </w:r>
          </w:p>
        </w:tc>
      </w:tr>
      <w:tr w:rsidR="009B0C63" w14:paraId="76809432" w14:textId="77777777">
        <w:trPr>
          <w:cantSplit/>
          <w:jc w:val="center"/>
        </w:trPr>
        <w:tc>
          <w:tcPr>
            <w:tcW w:w="709" w:type="dxa"/>
            <w:shd w:val="clear" w:color="auto" w:fill="F3F3F3"/>
            <w:tcMar>
              <w:top w:w="0" w:type="dxa"/>
              <w:left w:w="108" w:type="dxa"/>
              <w:bottom w:w="0" w:type="dxa"/>
              <w:right w:w="108" w:type="dxa"/>
            </w:tcMar>
          </w:tcPr>
          <w:p w14:paraId="7680942A"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42B"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F3F3F3"/>
            <w:tcMar>
              <w:top w:w="0" w:type="dxa"/>
              <w:left w:w="108" w:type="dxa"/>
              <w:bottom w:w="0" w:type="dxa"/>
              <w:right w:w="108" w:type="dxa"/>
            </w:tcMar>
          </w:tcPr>
          <w:p w14:paraId="7680942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127</w:t>
            </w:r>
          </w:p>
        </w:tc>
        <w:tc>
          <w:tcPr>
            <w:tcW w:w="845" w:type="dxa"/>
            <w:shd w:val="clear" w:color="auto" w:fill="F3F3F3"/>
            <w:tcMar>
              <w:top w:w="0" w:type="dxa"/>
              <w:left w:w="108" w:type="dxa"/>
              <w:bottom w:w="0" w:type="dxa"/>
              <w:right w:w="108" w:type="dxa"/>
            </w:tcMar>
          </w:tcPr>
          <w:p w14:paraId="7680942D"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2E"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2F"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30"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31"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scale</w:t>
            </w:r>
          </w:p>
        </w:tc>
      </w:tr>
      <w:tr w:rsidR="009B0C63" w14:paraId="7680943B" w14:textId="77777777">
        <w:trPr>
          <w:cantSplit/>
          <w:jc w:val="center"/>
        </w:trPr>
        <w:tc>
          <w:tcPr>
            <w:tcW w:w="709" w:type="dxa"/>
            <w:shd w:val="clear" w:color="auto" w:fill="E0E0E0"/>
            <w:tcMar>
              <w:top w:w="0" w:type="dxa"/>
              <w:left w:w="108" w:type="dxa"/>
              <w:bottom w:w="0" w:type="dxa"/>
              <w:right w:w="108" w:type="dxa"/>
            </w:tcMar>
          </w:tcPr>
          <w:p w14:paraId="7680943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23</w:t>
            </w:r>
            <w:r>
              <w:rPr>
                <w:rFonts w:ascii="Arial" w:eastAsia="Arial" w:hAnsi="Arial" w:cs="Arial"/>
                <w:sz w:val="16"/>
                <w:szCs w:val="16"/>
              </w:rPr>
              <w:t>–</w:t>
            </w:r>
            <w:r>
              <w:rPr>
                <w:rFonts w:ascii="Arial" w:hAnsi="Arial" w:cs="Arial"/>
                <w:sz w:val="16"/>
                <w:szCs w:val="16"/>
              </w:rPr>
              <w:t>25</w:t>
            </w:r>
          </w:p>
        </w:tc>
        <w:tc>
          <w:tcPr>
            <w:tcW w:w="2085" w:type="dxa"/>
            <w:shd w:val="clear" w:color="auto" w:fill="E0E0E0"/>
            <w:tcMar>
              <w:top w:w="0" w:type="dxa"/>
              <w:left w:w="108" w:type="dxa"/>
              <w:bottom w:w="0" w:type="dxa"/>
              <w:right w:w="108" w:type="dxa"/>
            </w:tcMar>
          </w:tcPr>
          <w:p w14:paraId="7680943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E0E0E0"/>
            <w:tcMar>
              <w:top w:w="0" w:type="dxa"/>
              <w:left w:w="108" w:type="dxa"/>
              <w:bottom w:w="0" w:type="dxa"/>
              <w:right w:w="108" w:type="dxa"/>
            </w:tcMar>
          </w:tcPr>
          <w:p w14:paraId="7680943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E0E0E0"/>
            <w:tcMar>
              <w:top w:w="0" w:type="dxa"/>
              <w:left w:w="108" w:type="dxa"/>
              <w:bottom w:w="0" w:type="dxa"/>
              <w:right w:w="108" w:type="dxa"/>
            </w:tcMar>
          </w:tcPr>
          <w:p w14:paraId="76809436"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37"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38"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39"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3A" w14:textId="77777777" w:rsidR="009B0C63" w:rsidRDefault="009B0C63" w:rsidP="009B0C63">
            <w:pPr>
              <w:pStyle w:val="Standard"/>
              <w:snapToGrid w:val="0"/>
            </w:pPr>
            <w:r>
              <w:rPr>
                <w:rFonts w:ascii="Arial" w:hAnsi="Arial" w:cs="Arial"/>
                <w:position w:val="6"/>
                <w:sz w:val="16"/>
                <w:szCs w:val="16"/>
              </w:rPr>
              <w:t>GNSS,</w:t>
            </w:r>
            <w:r>
              <w:rPr>
                <w:rFonts w:ascii="Arial" w:eastAsia="Arial" w:hAnsi="Arial" w:cs="Arial"/>
                <w:position w:val="6"/>
                <w:sz w:val="16"/>
                <w:szCs w:val="16"/>
              </w:rPr>
              <w:t xml:space="preserve"> </w:t>
            </w:r>
            <w:r>
              <w:rPr>
                <w:rFonts w:ascii="Arial" w:hAnsi="Arial" w:cs="Arial"/>
                <w:position w:val="6"/>
                <w:sz w:val="16"/>
                <w:szCs w:val="16"/>
              </w:rPr>
              <w:t>to</w:t>
            </w:r>
            <w:r>
              <w:rPr>
                <w:rFonts w:ascii="Arial" w:eastAsia="Arial" w:hAnsi="Arial" w:cs="Arial"/>
                <w:position w:val="6"/>
                <w:sz w:val="16"/>
                <w:szCs w:val="16"/>
              </w:rPr>
              <w:t xml:space="preserve"> </w:t>
            </w:r>
            <w:r>
              <w:rPr>
                <w:rFonts w:ascii="Arial" w:hAnsi="Arial" w:cs="Arial"/>
                <w:position w:val="6"/>
                <w:sz w:val="16"/>
                <w:szCs w:val="16"/>
              </w:rPr>
              <w:t>10cm</w:t>
            </w:r>
          </w:p>
        </w:tc>
      </w:tr>
      <w:tr w:rsidR="009B0C63" w14:paraId="76809444" w14:textId="77777777">
        <w:trPr>
          <w:cantSplit/>
          <w:jc w:val="center"/>
        </w:trPr>
        <w:tc>
          <w:tcPr>
            <w:tcW w:w="709" w:type="dxa"/>
            <w:shd w:val="clear" w:color="auto" w:fill="F3F3F3"/>
            <w:tcMar>
              <w:top w:w="0" w:type="dxa"/>
              <w:left w:w="108" w:type="dxa"/>
              <w:bottom w:w="0" w:type="dxa"/>
              <w:right w:w="108" w:type="dxa"/>
            </w:tcMar>
          </w:tcPr>
          <w:p w14:paraId="7680943C"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23</w:t>
            </w:r>
          </w:p>
        </w:tc>
        <w:tc>
          <w:tcPr>
            <w:tcW w:w="2085" w:type="dxa"/>
            <w:shd w:val="clear" w:color="auto" w:fill="F3F3F3"/>
            <w:tcMar>
              <w:top w:w="0" w:type="dxa"/>
              <w:left w:w="108" w:type="dxa"/>
              <w:bottom w:w="0" w:type="dxa"/>
              <w:right w:w="108" w:type="dxa"/>
            </w:tcMar>
          </w:tcPr>
          <w:p w14:paraId="7680943D"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43E"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3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4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4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42"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43"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4D" w14:textId="77777777">
        <w:trPr>
          <w:cantSplit/>
          <w:jc w:val="center"/>
        </w:trPr>
        <w:tc>
          <w:tcPr>
            <w:tcW w:w="709" w:type="dxa"/>
            <w:shd w:val="clear" w:color="auto" w:fill="E0E0E0"/>
            <w:tcMar>
              <w:top w:w="0" w:type="dxa"/>
              <w:left w:w="108" w:type="dxa"/>
              <w:bottom w:w="0" w:type="dxa"/>
              <w:right w:w="108" w:type="dxa"/>
            </w:tcMar>
          </w:tcPr>
          <w:p w14:paraId="7680944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24</w:t>
            </w:r>
          </w:p>
        </w:tc>
        <w:tc>
          <w:tcPr>
            <w:tcW w:w="2085" w:type="dxa"/>
            <w:shd w:val="clear" w:color="auto" w:fill="E0E0E0"/>
            <w:tcMar>
              <w:top w:w="0" w:type="dxa"/>
              <w:left w:w="108" w:type="dxa"/>
              <w:bottom w:w="0" w:type="dxa"/>
              <w:right w:w="108" w:type="dxa"/>
            </w:tcMar>
          </w:tcPr>
          <w:p w14:paraId="76809446"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47"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4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4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4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4B"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4C"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56" w14:textId="77777777">
        <w:trPr>
          <w:cantSplit/>
          <w:jc w:val="center"/>
        </w:trPr>
        <w:tc>
          <w:tcPr>
            <w:tcW w:w="709" w:type="dxa"/>
            <w:shd w:val="clear" w:color="auto" w:fill="F3F3F3"/>
            <w:tcMar>
              <w:top w:w="0" w:type="dxa"/>
              <w:left w:w="108" w:type="dxa"/>
              <w:bottom w:w="0" w:type="dxa"/>
              <w:right w:w="108" w:type="dxa"/>
            </w:tcMar>
          </w:tcPr>
          <w:p w14:paraId="7680944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25</w:t>
            </w:r>
          </w:p>
        </w:tc>
        <w:tc>
          <w:tcPr>
            <w:tcW w:w="2085" w:type="dxa"/>
            <w:shd w:val="clear" w:color="auto" w:fill="F3F3F3"/>
            <w:tcMar>
              <w:top w:w="0" w:type="dxa"/>
              <w:left w:w="108" w:type="dxa"/>
              <w:bottom w:w="0" w:type="dxa"/>
              <w:right w:w="108" w:type="dxa"/>
            </w:tcMar>
          </w:tcPr>
          <w:p w14:paraId="7680944F"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F3F3F3"/>
            <w:tcMar>
              <w:top w:w="0" w:type="dxa"/>
              <w:left w:w="108" w:type="dxa"/>
              <w:bottom w:w="0" w:type="dxa"/>
              <w:right w:w="108" w:type="dxa"/>
            </w:tcMar>
          </w:tcPr>
          <w:p w14:paraId="7680945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5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5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5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54"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55"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5F" w14:textId="77777777">
        <w:trPr>
          <w:cantSplit/>
          <w:jc w:val="center"/>
        </w:trPr>
        <w:tc>
          <w:tcPr>
            <w:tcW w:w="709" w:type="dxa"/>
            <w:shd w:val="clear" w:color="auto" w:fill="E0E0E0"/>
            <w:tcMar>
              <w:top w:w="0" w:type="dxa"/>
              <w:left w:w="108" w:type="dxa"/>
              <w:bottom w:w="0" w:type="dxa"/>
              <w:right w:w="108" w:type="dxa"/>
            </w:tcMar>
          </w:tcPr>
          <w:p w14:paraId="76809457"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58"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45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45A"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5B"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5C"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5D"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5E" w14:textId="77777777" w:rsidR="009B0C63" w:rsidRDefault="009B0C63" w:rsidP="009B0C63">
            <w:pPr>
              <w:pStyle w:val="Standard"/>
              <w:snapToGrid w:val="0"/>
              <w:rPr>
                <w:rFonts w:ascii="Arial" w:hAnsi="Arial" w:cs="Arial"/>
                <w:sz w:val="16"/>
                <w:szCs w:val="16"/>
              </w:rPr>
            </w:pPr>
          </w:p>
        </w:tc>
      </w:tr>
      <w:tr w:rsidR="009B0C63" w14:paraId="76809468" w14:textId="77777777">
        <w:trPr>
          <w:cantSplit/>
          <w:jc w:val="center"/>
        </w:trPr>
        <w:tc>
          <w:tcPr>
            <w:tcW w:w="709" w:type="dxa"/>
            <w:shd w:val="clear" w:color="auto" w:fill="F3F3F3"/>
            <w:tcMar>
              <w:top w:w="0" w:type="dxa"/>
              <w:left w:w="108" w:type="dxa"/>
              <w:bottom w:w="0" w:type="dxa"/>
              <w:right w:w="108" w:type="dxa"/>
            </w:tcMar>
          </w:tcPr>
          <w:p w14:paraId="7680946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r>
              <w:rPr>
                <w:rFonts w:ascii="Arial" w:eastAsia="Arial" w:hAnsi="Arial" w:cs="Arial"/>
                <w:sz w:val="16"/>
                <w:szCs w:val="16"/>
              </w:rPr>
              <w:t>–</w:t>
            </w:r>
            <w:r>
              <w:rPr>
                <w:rFonts w:ascii="Arial" w:hAnsi="Arial" w:cs="Arial"/>
                <w:sz w:val="16"/>
                <w:szCs w:val="16"/>
              </w:rPr>
              <w:t>28</w:t>
            </w:r>
          </w:p>
        </w:tc>
        <w:tc>
          <w:tcPr>
            <w:tcW w:w="2085" w:type="dxa"/>
            <w:shd w:val="clear" w:color="auto" w:fill="F3F3F3"/>
            <w:tcMar>
              <w:top w:w="0" w:type="dxa"/>
              <w:left w:w="108" w:type="dxa"/>
              <w:bottom w:w="0" w:type="dxa"/>
              <w:right w:w="108" w:type="dxa"/>
            </w:tcMar>
          </w:tcPr>
          <w:p w14:paraId="7680946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Velocity</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F3F3F3"/>
            <w:tcMar>
              <w:top w:w="0" w:type="dxa"/>
              <w:left w:w="108" w:type="dxa"/>
              <w:bottom w:w="0" w:type="dxa"/>
              <w:right w:w="108" w:type="dxa"/>
            </w:tcMar>
          </w:tcPr>
          <w:p w14:paraId="7680946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031</w:t>
            </w:r>
          </w:p>
        </w:tc>
        <w:tc>
          <w:tcPr>
            <w:tcW w:w="845" w:type="dxa"/>
            <w:shd w:val="clear" w:color="auto" w:fill="F3F3F3"/>
            <w:tcMar>
              <w:top w:w="0" w:type="dxa"/>
              <w:left w:w="108" w:type="dxa"/>
              <w:bottom w:w="0" w:type="dxa"/>
              <w:right w:w="108" w:type="dxa"/>
            </w:tcMar>
          </w:tcPr>
          <w:p w14:paraId="7680946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6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6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6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67" w14:textId="77777777" w:rsidR="009B0C63" w:rsidRDefault="009B0C63" w:rsidP="009B0C63">
            <w:pPr>
              <w:pStyle w:val="Standard"/>
              <w:snapToGrid w:val="0"/>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10mm.s</w:t>
            </w:r>
            <w:r>
              <w:rPr>
                <w:rFonts w:ascii="Arial" w:hAnsi="Arial" w:cs="Arial"/>
                <w:sz w:val="16"/>
                <w:szCs w:val="16"/>
                <w:vertAlign w:val="superscript"/>
              </w:rPr>
              <w:t>-1</w:t>
            </w:r>
          </w:p>
        </w:tc>
      </w:tr>
      <w:tr w:rsidR="009B0C63" w14:paraId="76809471" w14:textId="77777777">
        <w:trPr>
          <w:cantSplit/>
          <w:jc w:val="center"/>
        </w:trPr>
        <w:tc>
          <w:tcPr>
            <w:tcW w:w="709" w:type="dxa"/>
            <w:shd w:val="clear" w:color="auto" w:fill="E0E0E0"/>
            <w:tcMar>
              <w:top w:w="0" w:type="dxa"/>
              <w:left w:w="108" w:type="dxa"/>
              <w:bottom w:w="0" w:type="dxa"/>
              <w:right w:w="108" w:type="dxa"/>
            </w:tcMar>
          </w:tcPr>
          <w:p w14:paraId="76809469"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26</w:t>
            </w:r>
          </w:p>
        </w:tc>
        <w:tc>
          <w:tcPr>
            <w:tcW w:w="2085" w:type="dxa"/>
            <w:shd w:val="clear" w:color="auto" w:fill="E0E0E0"/>
            <w:tcMar>
              <w:top w:w="0" w:type="dxa"/>
              <w:left w:w="108" w:type="dxa"/>
              <w:bottom w:w="0" w:type="dxa"/>
              <w:right w:w="108" w:type="dxa"/>
            </w:tcMar>
          </w:tcPr>
          <w:p w14:paraId="7680946A"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first</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6B"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041</w:t>
            </w:r>
          </w:p>
        </w:tc>
        <w:tc>
          <w:tcPr>
            <w:tcW w:w="845" w:type="dxa"/>
            <w:shd w:val="clear" w:color="auto" w:fill="E0E0E0"/>
            <w:tcMar>
              <w:top w:w="0" w:type="dxa"/>
              <w:left w:w="108" w:type="dxa"/>
              <w:bottom w:w="0" w:type="dxa"/>
              <w:right w:w="108" w:type="dxa"/>
            </w:tcMar>
          </w:tcPr>
          <w:p w14:paraId="7680946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6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6F"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70"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7A" w14:textId="77777777">
        <w:trPr>
          <w:cantSplit/>
          <w:jc w:val="center"/>
        </w:trPr>
        <w:tc>
          <w:tcPr>
            <w:tcW w:w="709" w:type="dxa"/>
            <w:shd w:val="clear" w:color="auto" w:fill="F3F3F3"/>
            <w:tcMar>
              <w:top w:w="0" w:type="dxa"/>
              <w:left w:w="108" w:type="dxa"/>
              <w:bottom w:w="0" w:type="dxa"/>
              <w:right w:w="108" w:type="dxa"/>
            </w:tcMar>
          </w:tcPr>
          <w:p w14:paraId="76809472"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27</w:t>
            </w:r>
          </w:p>
        </w:tc>
        <w:tc>
          <w:tcPr>
            <w:tcW w:w="2085" w:type="dxa"/>
            <w:shd w:val="clear" w:color="auto" w:fill="F3F3F3"/>
            <w:tcMar>
              <w:top w:w="0" w:type="dxa"/>
              <w:left w:w="108" w:type="dxa"/>
              <w:bottom w:w="0" w:type="dxa"/>
              <w:right w:w="108" w:type="dxa"/>
            </w:tcMar>
          </w:tcPr>
          <w:p w14:paraId="76809473"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second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F3F3F3"/>
            <w:tcMar>
              <w:top w:w="0" w:type="dxa"/>
              <w:left w:w="108" w:type="dxa"/>
              <w:bottom w:w="0" w:type="dxa"/>
              <w:right w:w="108" w:type="dxa"/>
            </w:tcMar>
          </w:tcPr>
          <w:p w14:paraId="76809474"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042</w:t>
            </w:r>
          </w:p>
        </w:tc>
        <w:tc>
          <w:tcPr>
            <w:tcW w:w="845" w:type="dxa"/>
            <w:shd w:val="clear" w:color="auto" w:fill="F3F3F3"/>
            <w:tcMar>
              <w:top w:w="0" w:type="dxa"/>
              <w:left w:w="108" w:type="dxa"/>
              <w:bottom w:w="0" w:type="dxa"/>
              <w:right w:w="108" w:type="dxa"/>
            </w:tcMar>
          </w:tcPr>
          <w:p w14:paraId="7680947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7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7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7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79"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83" w14:textId="77777777">
        <w:trPr>
          <w:cantSplit/>
          <w:jc w:val="center"/>
        </w:trPr>
        <w:tc>
          <w:tcPr>
            <w:tcW w:w="709" w:type="dxa"/>
            <w:shd w:val="clear" w:color="auto" w:fill="E0E0E0"/>
            <w:tcMar>
              <w:top w:w="0" w:type="dxa"/>
              <w:left w:w="108" w:type="dxa"/>
              <w:bottom w:w="0" w:type="dxa"/>
              <w:right w:w="108" w:type="dxa"/>
            </w:tcMar>
          </w:tcPr>
          <w:p w14:paraId="7680947B"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28</w:t>
            </w:r>
          </w:p>
        </w:tc>
        <w:tc>
          <w:tcPr>
            <w:tcW w:w="2085" w:type="dxa"/>
            <w:shd w:val="clear" w:color="auto" w:fill="E0E0E0"/>
            <w:tcMar>
              <w:top w:w="0" w:type="dxa"/>
              <w:left w:w="108" w:type="dxa"/>
              <w:bottom w:w="0" w:type="dxa"/>
              <w:right w:w="108" w:type="dxa"/>
            </w:tcMar>
          </w:tcPr>
          <w:p w14:paraId="7680947C"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third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7D"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043</w:t>
            </w:r>
          </w:p>
        </w:tc>
        <w:tc>
          <w:tcPr>
            <w:tcW w:w="845" w:type="dxa"/>
            <w:shd w:val="clear" w:color="auto" w:fill="E0E0E0"/>
            <w:tcMar>
              <w:top w:w="0" w:type="dxa"/>
              <w:left w:w="108" w:type="dxa"/>
              <w:bottom w:w="0" w:type="dxa"/>
              <w:right w:w="108" w:type="dxa"/>
            </w:tcMar>
          </w:tcPr>
          <w:p w14:paraId="7680947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7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8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81"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82"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85" w14:textId="77777777">
        <w:trPr>
          <w:cantSplit/>
          <w:jc w:val="center"/>
        </w:trPr>
        <w:tc>
          <w:tcPr>
            <w:tcW w:w="10348" w:type="dxa"/>
            <w:gridSpan w:val="8"/>
            <w:shd w:val="clear" w:color="auto" w:fill="CCFFCC"/>
            <w:tcMar>
              <w:top w:w="0" w:type="dxa"/>
              <w:left w:w="108" w:type="dxa"/>
              <w:bottom w:w="0" w:type="dxa"/>
              <w:right w:w="108" w:type="dxa"/>
            </w:tcMar>
          </w:tcPr>
          <w:p w14:paraId="76809484"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t>Local</w:t>
            </w:r>
            <w:r>
              <w:rPr>
                <w:rFonts w:ascii="Arial" w:eastAsia="Arial" w:hAnsi="Arial" w:cs="Arial"/>
                <w:b/>
                <w:i/>
                <w:sz w:val="16"/>
                <w:szCs w:val="16"/>
              </w:rPr>
              <w:t xml:space="preserve"> </w:t>
            </w:r>
            <w:r>
              <w:rPr>
                <w:rFonts w:ascii="Arial" w:hAnsi="Arial" w:cs="Arial"/>
                <w:b/>
                <w:i/>
                <w:sz w:val="16"/>
                <w:szCs w:val="16"/>
              </w:rPr>
              <w:t>Earth</w:t>
            </w:r>
            <w:r>
              <w:rPr>
                <w:rFonts w:ascii="Arial" w:eastAsia="Arial" w:hAnsi="Arial" w:cs="Arial"/>
                <w:b/>
                <w:i/>
                <w:sz w:val="16"/>
                <w:szCs w:val="16"/>
              </w:rPr>
              <w:t xml:space="preserve"> </w:t>
            </w:r>
            <w:r>
              <w:rPr>
                <w:rFonts w:ascii="Arial" w:hAnsi="Arial" w:cs="Arial"/>
                <w:b/>
                <w:i/>
                <w:sz w:val="16"/>
                <w:szCs w:val="16"/>
              </w:rPr>
              <w:t>parameters</w:t>
            </w:r>
          </w:p>
        </w:tc>
      </w:tr>
      <w:tr w:rsidR="009B0C63" w14:paraId="7680948E" w14:textId="77777777">
        <w:trPr>
          <w:cantSplit/>
          <w:jc w:val="center"/>
        </w:trPr>
        <w:tc>
          <w:tcPr>
            <w:tcW w:w="709" w:type="dxa"/>
            <w:shd w:val="clear" w:color="auto" w:fill="F3F3F3"/>
            <w:tcMar>
              <w:top w:w="0" w:type="dxa"/>
              <w:left w:w="108" w:type="dxa"/>
              <w:bottom w:w="0" w:type="dxa"/>
              <w:right w:w="108" w:type="dxa"/>
            </w:tcMar>
          </w:tcPr>
          <w:p w14:paraId="76809486" w14:textId="77777777" w:rsidR="009B0C63" w:rsidRDefault="009B0C63" w:rsidP="009B0C63">
            <w:pPr>
              <w:pStyle w:val="Standard"/>
              <w:snapToGrid w:val="0"/>
              <w:rPr>
                <w:rFonts w:ascii="Arial" w:hAnsi="Arial" w:cs="Arial"/>
                <w:sz w:val="16"/>
                <w:szCs w:val="16"/>
              </w:rPr>
            </w:pPr>
          </w:p>
        </w:tc>
        <w:tc>
          <w:tcPr>
            <w:tcW w:w="2085" w:type="dxa"/>
            <w:shd w:val="clear" w:color="auto" w:fill="F3F3F3"/>
            <w:tcMar>
              <w:top w:w="0" w:type="dxa"/>
              <w:left w:w="108" w:type="dxa"/>
              <w:bottom w:w="0" w:type="dxa"/>
              <w:right w:w="108" w:type="dxa"/>
            </w:tcMar>
          </w:tcPr>
          <w:p w14:paraId="76809487"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488" w14:textId="3BC0FC02"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13</w:t>
            </w:r>
            <w:ins w:id="1185" w:author="Bowler, Neill" w:date="2023-01-20T11:39:00Z">
              <w:r w:rsidR="002B25D1">
                <w:rPr>
                  <w:rFonts w:ascii="Arial" w:hAnsi="Arial" w:cs="Arial"/>
                  <w:b/>
                  <w:sz w:val="16"/>
                  <w:szCs w:val="16"/>
                </w:rPr>
                <w:t>2</w:t>
              </w:r>
            </w:ins>
            <w:del w:id="1186" w:author="Bowler, Neill" w:date="2023-01-20T11:39:00Z">
              <w:r w:rsidDel="002B25D1">
                <w:rPr>
                  <w:rFonts w:ascii="Arial" w:hAnsi="Arial" w:cs="Arial"/>
                  <w:b/>
                  <w:sz w:val="16"/>
                  <w:szCs w:val="16"/>
                </w:rPr>
                <w:delText>3</w:delText>
              </w:r>
            </w:del>
          </w:p>
        </w:tc>
        <w:tc>
          <w:tcPr>
            <w:tcW w:w="845" w:type="dxa"/>
            <w:shd w:val="clear" w:color="auto" w:fill="F3F3F3"/>
            <w:tcMar>
              <w:top w:w="0" w:type="dxa"/>
              <w:left w:w="108" w:type="dxa"/>
              <w:bottom w:w="0" w:type="dxa"/>
              <w:right w:w="108" w:type="dxa"/>
            </w:tcMar>
          </w:tcPr>
          <w:p w14:paraId="76809489"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8A" w14:textId="77777777" w:rsidR="009B0C63" w:rsidRDefault="009B0C63" w:rsidP="009B0C63">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48B"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8C"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8D" w14:textId="7C4DF692"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ins w:id="1187" w:author="Bowler, Neill" w:date="2023-01-20T11:39:00Z">
              <w:r w:rsidR="002B25D1">
                <w:rPr>
                  <w:rFonts w:ascii="Arial" w:hAnsi="Arial" w:cs="Arial"/>
                  <w:sz w:val="16"/>
                  <w:szCs w:val="16"/>
                </w:rPr>
                <w:t>4</w:t>
              </w:r>
            </w:ins>
            <w:del w:id="1188" w:author="Bowler, Neill" w:date="2023-01-20T11:39:00Z">
              <w:r w:rsidDel="002B25D1">
                <w:rPr>
                  <w:rFonts w:ascii="Arial" w:hAnsi="Arial" w:cs="Arial"/>
                  <w:sz w:val="16"/>
                  <w:szCs w:val="16"/>
                </w:rPr>
                <w:delText>5</w:delText>
              </w:r>
            </w:del>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497" w14:textId="77777777">
        <w:trPr>
          <w:cantSplit/>
          <w:jc w:val="center"/>
        </w:trPr>
        <w:tc>
          <w:tcPr>
            <w:tcW w:w="709" w:type="dxa"/>
            <w:shd w:val="clear" w:color="auto" w:fill="E0E0E0"/>
            <w:tcMar>
              <w:top w:w="0" w:type="dxa"/>
              <w:left w:w="108" w:type="dxa"/>
              <w:bottom w:w="0" w:type="dxa"/>
              <w:right w:w="108" w:type="dxa"/>
            </w:tcMar>
          </w:tcPr>
          <w:p w14:paraId="7680948F"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90"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E0E0E0"/>
            <w:tcMar>
              <w:top w:w="0" w:type="dxa"/>
              <w:left w:w="108" w:type="dxa"/>
              <w:bottom w:w="0" w:type="dxa"/>
              <w:right w:w="108" w:type="dxa"/>
            </w:tcMar>
          </w:tcPr>
          <w:p w14:paraId="76809491" w14:textId="04C96698"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13</w:t>
            </w:r>
            <w:ins w:id="1189" w:author="Bowler, Neill" w:date="2023-01-20T11:39:00Z">
              <w:r w:rsidR="002B25D1">
                <w:rPr>
                  <w:rFonts w:ascii="Arial" w:hAnsi="Arial" w:cs="Arial"/>
                  <w:b/>
                  <w:sz w:val="16"/>
                  <w:szCs w:val="16"/>
                </w:rPr>
                <w:t>0</w:t>
              </w:r>
            </w:ins>
            <w:del w:id="1190" w:author="Bowler, Neill" w:date="2023-01-20T11:38:00Z">
              <w:r w:rsidDel="007820FF">
                <w:rPr>
                  <w:rFonts w:ascii="Arial" w:hAnsi="Arial" w:cs="Arial"/>
                  <w:b/>
                  <w:sz w:val="16"/>
                  <w:szCs w:val="16"/>
                </w:rPr>
                <w:delText>1</w:delText>
              </w:r>
            </w:del>
          </w:p>
        </w:tc>
        <w:tc>
          <w:tcPr>
            <w:tcW w:w="845" w:type="dxa"/>
            <w:shd w:val="clear" w:color="auto" w:fill="E0E0E0"/>
            <w:tcMar>
              <w:top w:w="0" w:type="dxa"/>
              <w:left w:w="108" w:type="dxa"/>
              <w:bottom w:w="0" w:type="dxa"/>
              <w:right w:w="108" w:type="dxa"/>
            </w:tcMar>
          </w:tcPr>
          <w:p w14:paraId="76809492"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93" w14:textId="77777777" w:rsidR="009B0C63" w:rsidRDefault="009B0C63" w:rsidP="009B0C63">
            <w:pPr>
              <w:pStyle w:val="Standard"/>
              <w:snapToGrid w:val="0"/>
              <w:rPr>
                <w:rFonts w:ascii="Arial" w:hAnsi="Arial" w:cs="Arial"/>
                <w:sz w:val="16"/>
                <w:szCs w:val="16"/>
              </w:rPr>
            </w:pPr>
          </w:p>
        </w:tc>
        <w:tc>
          <w:tcPr>
            <w:tcW w:w="887" w:type="dxa"/>
            <w:shd w:val="clear" w:color="auto" w:fill="E0E0E0"/>
            <w:tcMar>
              <w:top w:w="0" w:type="dxa"/>
              <w:left w:w="108" w:type="dxa"/>
              <w:bottom w:w="0" w:type="dxa"/>
              <w:right w:w="108" w:type="dxa"/>
            </w:tcMar>
          </w:tcPr>
          <w:p w14:paraId="76809494"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95"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96" w14:textId="04098965"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ins w:id="1191" w:author="Bowler, Neill" w:date="2023-01-20T11:39:00Z">
              <w:r w:rsidR="002B25D1">
                <w:rPr>
                  <w:rFonts w:ascii="Arial" w:hAnsi="Arial" w:cs="Arial"/>
                  <w:sz w:val="16"/>
                  <w:szCs w:val="16"/>
                </w:rPr>
                <w:t>2</w:t>
              </w:r>
            </w:ins>
            <w:del w:id="1192" w:author="Bowler, Neill" w:date="2023-01-20T11:38:00Z">
              <w:r w:rsidDel="00AB495A">
                <w:rPr>
                  <w:rFonts w:ascii="Arial" w:hAnsi="Arial" w:cs="Arial"/>
                  <w:sz w:val="16"/>
                  <w:szCs w:val="16"/>
                </w:rPr>
                <w:delText>3</w:delText>
              </w:r>
            </w:del>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scale</w:t>
            </w:r>
          </w:p>
        </w:tc>
      </w:tr>
      <w:tr w:rsidR="009B0C63" w14:paraId="768094A1" w14:textId="77777777">
        <w:trPr>
          <w:cantSplit/>
          <w:jc w:val="center"/>
        </w:trPr>
        <w:tc>
          <w:tcPr>
            <w:tcW w:w="709" w:type="dxa"/>
            <w:shd w:val="clear" w:color="auto" w:fill="F3F3F3"/>
            <w:tcMar>
              <w:top w:w="0" w:type="dxa"/>
              <w:left w:w="108" w:type="dxa"/>
              <w:bottom w:w="0" w:type="dxa"/>
              <w:right w:w="108" w:type="dxa"/>
            </w:tcMar>
          </w:tcPr>
          <w:p w14:paraId="7680949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29</w:t>
            </w:r>
          </w:p>
        </w:tc>
        <w:tc>
          <w:tcPr>
            <w:tcW w:w="2085" w:type="dxa"/>
            <w:shd w:val="clear" w:color="auto" w:fill="F3F3F3"/>
            <w:tcMar>
              <w:top w:w="0" w:type="dxa"/>
              <w:left w:w="108" w:type="dxa"/>
              <w:bottom w:w="0" w:type="dxa"/>
              <w:right w:w="108" w:type="dxa"/>
            </w:tcMar>
          </w:tcPr>
          <w:p w14:paraId="76809499" w14:textId="5F426945" w:rsidR="009B0C63" w:rsidDel="00D338BE" w:rsidRDefault="009B0C63" w:rsidP="00D338BE">
            <w:pPr>
              <w:pStyle w:val="Standard"/>
              <w:snapToGrid w:val="0"/>
              <w:rPr>
                <w:del w:id="1193" w:author="Bowler, Neill" w:date="2023-01-20T11:25:00Z"/>
                <w:rFonts w:ascii="Arial" w:eastAsia="Arial" w:hAnsi="Arial" w:cs="Arial"/>
                <w:sz w:val="16"/>
                <w:szCs w:val="16"/>
              </w:rPr>
            </w:pPr>
            <w:r>
              <w:rPr>
                <w:rFonts w:ascii="Arial" w:hAnsi="Arial" w:cs="Arial"/>
                <w:b/>
                <w:sz w:val="16"/>
                <w:szCs w:val="16"/>
              </w:rPr>
              <w:t>Time</w:t>
            </w:r>
            <w:r>
              <w:rPr>
                <w:rFonts w:ascii="Arial" w:eastAsia="Arial" w:hAnsi="Arial" w:cs="Arial"/>
                <w:b/>
                <w:sz w:val="16"/>
                <w:szCs w:val="16"/>
              </w:rPr>
              <w:t xml:space="preserve"> </w:t>
            </w:r>
            <w:r>
              <w:rPr>
                <w:rFonts w:ascii="Arial" w:hAnsi="Arial" w:cs="Arial"/>
                <w:b/>
                <w:sz w:val="16"/>
                <w:szCs w:val="16"/>
              </w:rPr>
              <w:t>increment</w:t>
            </w:r>
          </w:p>
          <w:p w14:paraId="11CD577B" w14:textId="77777777" w:rsidR="00D338BE" w:rsidRDefault="00D338BE" w:rsidP="009B0C63">
            <w:pPr>
              <w:pStyle w:val="Standard"/>
              <w:snapToGrid w:val="0"/>
              <w:rPr>
                <w:ins w:id="1194" w:author="Bowler, Neill" w:date="2023-01-20T11:25:00Z"/>
                <w:rFonts w:ascii="Arial" w:hAnsi="Arial" w:cs="Arial"/>
                <w:b/>
                <w:sz w:val="16"/>
                <w:szCs w:val="16"/>
              </w:rPr>
            </w:pPr>
          </w:p>
          <w:p w14:paraId="7680949A" w14:textId="36BABA32" w:rsidR="009B0C63" w:rsidRDefault="009B0C63" w:rsidP="00D338BE">
            <w:pPr>
              <w:pStyle w:val="Standard"/>
              <w:snapToGrid w:val="0"/>
              <w:rPr>
                <w:rFonts w:ascii="Arial" w:hAnsi="Arial" w:cs="Arial"/>
                <w:sz w:val="16"/>
                <w:szCs w:val="16"/>
              </w:rPr>
              <w:pPrChange w:id="1195" w:author="Bowler, Neill" w:date="2023-01-20T11:25:00Z">
                <w:pPr>
                  <w:pStyle w:val="Standard"/>
                </w:pPr>
              </w:pPrChange>
            </w:pPr>
            <w:del w:id="1196" w:author="Bowler, Neill" w:date="2023-01-20T11:25:00Z">
              <w:r w:rsidDel="00D338BE">
                <w:rPr>
                  <w:rFonts w:ascii="Arial" w:eastAsia="Arial" w:hAnsi="Arial" w:cs="Arial"/>
                  <w:sz w:val="16"/>
                  <w:szCs w:val="16"/>
                </w:rPr>
                <w:delText xml:space="preserve"> </w:delText>
              </w:r>
            </w:del>
            <w:del w:id="1197" w:author="Bowler, Neill" w:date="2022-09-30T16:47:00Z">
              <w:r w:rsidDel="001B5280">
                <w:rPr>
                  <w:rFonts w:ascii="Arial" w:hAnsi="Arial" w:cs="Arial"/>
                  <w:sz w:val="16"/>
                  <w:szCs w:val="16"/>
                </w:rPr>
                <w:delText>(since</w:delText>
              </w:r>
              <w:r w:rsidDel="001B5280">
                <w:rPr>
                  <w:rFonts w:ascii="Arial" w:eastAsia="Arial" w:hAnsi="Arial" w:cs="Arial"/>
                  <w:sz w:val="16"/>
                  <w:szCs w:val="16"/>
                </w:rPr>
                <w:delText xml:space="preserve"> </w:delText>
              </w:r>
              <w:r w:rsidDel="001B5280">
                <w:rPr>
                  <w:rFonts w:ascii="Arial" w:hAnsi="Arial" w:cs="Arial"/>
                  <w:sz w:val="16"/>
                  <w:szCs w:val="16"/>
                </w:rPr>
                <w:delText>start)</w:delText>
              </w:r>
            </w:del>
            <w:ins w:id="1198" w:author="Bowler, Neill" w:date="2022-09-30T16:47:00Z">
              <w:r>
                <w:rPr>
                  <w:rFonts w:ascii="Arial" w:hAnsi="Arial" w:cs="Arial"/>
                  <w:sz w:val="16"/>
                  <w:szCs w:val="16"/>
                </w:rPr>
                <w:t>(</w:t>
              </w:r>
              <w:proofErr w:type="gramStart"/>
              <w:r>
                <w:rPr>
                  <w:rFonts w:ascii="Arial" w:hAnsi="Arial" w:cs="Arial"/>
                  <w:sz w:val="16"/>
                  <w:szCs w:val="16"/>
                </w:rPr>
                <w:t>between</w:t>
              </w:r>
              <w:proofErr w:type="gramEnd"/>
              <w:r>
                <w:rPr>
                  <w:rFonts w:ascii="Arial" w:hAnsi="Arial" w:cs="Arial"/>
                  <w:sz w:val="16"/>
                  <w:szCs w:val="16"/>
                </w:rPr>
                <w:t xml:space="preserve"> start of occultation and reference time)</w:t>
              </w:r>
            </w:ins>
          </w:p>
        </w:tc>
        <w:tc>
          <w:tcPr>
            <w:tcW w:w="1013" w:type="dxa"/>
            <w:shd w:val="clear" w:color="auto" w:fill="F3F3F3"/>
            <w:tcMar>
              <w:top w:w="0" w:type="dxa"/>
              <w:left w:w="108" w:type="dxa"/>
              <w:bottom w:w="0" w:type="dxa"/>
              <w:right w:w="108" w:type="dxa"/>
            </w:tcMar>
          </w:tcPr>
          <w:p w14:paraId="7680949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016</w:t>
            </w:r>
          </w:p>
        </w:tc>
        <w:tc>
          <w:tcPr>
            <w:tcW w:w="845" w:type="dxa"/>
            <w:shd w:val="clear" w:color="auto" w:fill="F3F3F3"/>
            <w:tcMar>
              <w:top w:w="0" w:type="dxa"/>
              <w:left w:w="108" w:type="dxa"/>
              <w:bottom w:w="0" w:type="dxa"/>
              <w:right w:w="108" w:type="dxa"/>
            </w:tcMar>
          </w:tcPr>
          <w:p w14:paraId="7680949C" w14:textId="603AFC21" w:rsidR="009B0C63" w:rsidRDefault="009B0C63" w:rsidP="009B0C63">
            <w:pPr>
              <w:pStyle w:val="Standard"/>
              <w:snapToGrid w:val="0"/>
              <w:jc w:val="right"/>
              <w:rPr>
                <w:rFonts w:ascii="Arial" w:hAnsi="Arial" w:cs="Arial"/>
                <w:sz w:val="16"/>
                <w:szCs w:val="16"/>
              </w:rPr>
            </w:pPr>
            <w:r>
              <w:rPr>
                <w:rFonts w:ascii="Arial" w:hAnsi="Arial" w:cs="Arial"/>
                <w:sz w:val="16"/>
                <w:szCs w:val="16"/>
              </w:rPr>
              <w:t>(</w:t>
            </w:r>
            <w:ins w:id="1199" w:author="Bowler, Neill" w:date="2023-01-20T11:39:00Z">
              <w:r w:rsidR="002B25D1">
                <w:rPr>
                  <w:rFonts w:ascii="Arial" w:hAnsi="Arial" w:cs="Arial"/>
                  <w:sz w:val="16"/>
                  <w:szCs w:val="16"/>
                </w:rPr>
                <w:t>2</w:t>
              </w:r>
            </w:ins>
            <w:del w:id="1200" w:author="Bowler, Neill" w:date="2023-01-20T11:39:00Z">
              <w:r w:rsidDel="002B25D1">
                <w:rPr>
                  <w:rFonts w:ascii="Arial" w:hAnsi="Arial" w:cs="Arial"/>
                  <w:sz w:val="16"/>
                  <w:szCs w:val="16"/>
                </w:rPr>
                <w:delText>3</w:delText>
              </w:r>
            </w:del>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49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-4096</w:t>
            </w:r>
          </w:p>
        </w:tc>
        <w:tc>
          <w:tcPr>
            <w:tcW w:w="887" w:type="dxa"/>
            <w:shd w:val="clear" w:color="auto" w:fill="F3F3F3"/>
            <w:tcMar>
              <w:top w:w="0" w:type="dxa"/>
              <w:left w:w="108" w:type="dxa"/>
              <w:bottom w:w="0" w:type="dxa"/>
              <w:right w:w="108" w:type="dxa"/>
            </w:tcMar>
          </w:tcPr>
          <w:p w14:paraId="7680949E" w14:textId="292D7BFF" w:rsidR="009B0C63" w:rsidRDefault="009B0C63" w:rsidP="009B0C63">
            <w:pPr>
              <w:pStyle w:val="Standard"/>
              <w:snapToGrid w:val="0"/>
              <w:jc w:val="right"/>
              <w:rPr>
                <w:rFonts w:ascii="Arial" w:hAnsi="Arial" w:cs="Arial"/>
                <w:sz w:val="16"/>
                <w:szCs w:val="16"/>
              </w:rPr>
            </w:pPr>
            <w:r>
              <w:rPr>
                <w:rFonts w:ascii="Arial" w:hAnsi="Arial" w:cs="Arial"/>
                <w:sz w:val="16"/>
                <w:szCs w:val="16"/>
              </w:rPr>
              <w:t>(</w:t>
            </w:r>
            <w:del w:id="1201" w:author="Bowler, Neill" w:date="2022-09-30T16:52:00Z">
              <w:r w:rsidDel="00E33573">
                <w:rPr>
                  <w:rFonts w:ascii="Arial" w:hAnsi="Arial" w:cs="Arial"/>
                  <w:sz w:val="16"/>
                  <w:szCs w:val="16"/>
                </w:rPr>
                <w:delText>18</w:delText>
              </w:r>
            </w:del>
            <w:ins w:id="1202" w:author="Bowler, Neill" w:date="2023-01-20T11:38:00Z">
              <w:r w:rsidR="00AB495A">
                <w:rPr>
                  <w:rFonts w:ascii="Arial" w:hAnsi="Arial" w:cs="Arial"/>
                  <w:sz w:val="16"/>
                  <w:szCs w:val="16"/>
                </w:rPr>
                <w:t>17</w:t>
              </w:r>
            </w:ins>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13</w:t>
            </w:r>
          </w:p>
        </w:tc>
        <w:tc>
          <w:tcPr>
            <w:tcW w:w="1063" w:type="dxa"/>
            <w:shd w:val="clear" w:color="auto" w:fill="F3F3F3"/>
            <w:tcMar>
              <w:top w:w="0" w:type="dxa"/>
              <w:left w:w="108" w:type="dxa"/>
              <w:bottom w:w="0" w:type="dxa"/>
              <w:right w:w="108" w:type="dxa"/>
            </w:tcMar>
          </w:tcPr>
          <w:p w14:paraId="7680949F" w14:textId="77777777"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A0" w14:textId="677B1AC2" w:rsidR="009B0C63" w:rsidRDefault="00D7424C" w:rsidP="009B0C63">
            <w:pPr>
              <w:pStyle w:val="Standard"/>
              <w:snapToGrid w:val="0"/>
            </w:pPr>
            <w:ins w:id="1203" w:author="Bowler, Neill" w:date="2023-01-20T11:42:00Z">
              <w:r>
                <w:rPr>
                  <w:rFonts w:ascii="Arial" w:hAnsi="Arial" w:cs="Arial"/>
                  <w:sz w:val="16"/>
                  <w:szCs w:val="16"/>
                </w:rPr>
                <w:t>-40–2580s to 10ms</w:t>
              </w:r>
            </w:ins>
            <w:del w:id="1204" w:author="Bowler, Neill" w:date="2023-01-20T11:42:00Z">
              <w:r w:rsidR="009B0C63" w:rsidDel="00D7424C">
                <w:rPr>
                  <w:rFonts w:ascii="Arial" w:hAnsi="Arial" w:cs="Arial"/>
                  <w:sz w:val="16"/>
                  <w:szCs w:val="16"/>
                </w:rPr>
                <w:delText>0</w:delText>
              </w:r>
              <w:r w:rsidR="009B0C63" w:rsidDel="00D7424C">
                <w:rPr>
                  <w:rFonts w:ascii="Arial" w:eastAsia="Arial" w:hAnsi="Arial" w:cs="Arial"/>
                  <w:sz w:val="16"/>
                  <w:szCs w:val="16"/>
                </w:rPr>
                <w:delText>–</w:delText>
              </w:r>
            </w:del>
            <w:del w:id="1205" w:author="Bowler, Neill" w:date="2022-09-30T16:49:00Z">
              <w:r w:rsidR="009B0C63" w:rsidDel="00E3630F">
                <w:rPr>
                  <w:rFonts w:ascii="Arial" w:hAnsi="Arial" w:cs="Arial"/>
                  <w:sz w:val="16"/>
                  <w:szCs w:val="16"/>
                </w:rPr>
                <w:delText>240s</w:delText>
              </w:r>
              <w:r w:rsidR="009B0C63" w:rsidDel="00E3630F">
                <w:rPr>
                  <w:rFonts w:ascii="Arial" w:eastAsia="Arial" w:hAnsi="Arial" w:cs="Arial"/>
                  <w:sz w:val="16"/>
                  <w:szCs w:val="16"/>
                </w:rPr>
                <w:delText xml:space="preserve"> </w:delText>
              </w:r>
            </w:del>
            <w:del w:id="1206" w:author="Bowler, Neill" w:date="2023-01-20T11:42:00Z">
              <w:r w:rsidR="009B0C63" w:rsidDel="00D7424C">
                <w:rPr>
                  <w:rFonts w:ascii="Arial" w:hAnsi="Arial" w:cs="Arial"/>
                  <w:sz w:val="16"/>
                  <w:szCs w:val="16"/>
                </w:rPr>
                <w:delText>to</w:delText>
              </w:r>
              <w:r w:rsidR="009B0C63" w:rsidDel="00D7424C">
                <w:rPr>
                  <w:rFonts w:ascii="Arial" w:eastAsia="Arial" w:hAnsi="Arial" w:cs="Arial"/>
                  <w:sz w:val="16"/>
                  <w:szCs w:val="16"/>
                </w:rPr>
                <w:delText xml:space="preserve"> </w:delText>
              </w:r>
              <w:r w:rsidR="009B0C63" w:rsidDel="00D7424C">
                <w:rPr>
                  <w:rFonts w:ascii="Arial" w:hAnsi="Arial" w:cs="Arial"/>
                  <w:sz w:val="16"/>
                  <w:szCs w:val="16"/>
                </w:rPr>
                <w:delText>1ms</w:delText>
              </w:r>
            </w:del>
          </w:p>
        </w:tc>
      </w:tr>
      <w:tr w:rsidR="009B0C63" w14:paraId="565BA1A5" w14:textId="77777777">
        <w:trPr>
          <w:cantSplit/>
          <w:jc w:val="center"/>
          <w:ins w:id="1207" w:author="Bowler, Neill" w:date="2022-09-30T16:46:00Z"/>
        </w:trPr>
        <w:tc>
          <w:tcPr>
            <w:tcW w:w="709" w:type="dxa"/>
            <w:shd w:val="clear" w:color="auto" w:fill="F3F3F3"/>
            <w:tcMar>
              <w:top w:w="0" w:type="dxa"/>
              <w:left w:w="108" w:type="dxa"/>
              <w:bottom w:w="0" w:type="dxa"/>
              <w:right w:w="108" w:type="dxa"/>
            </w:tcMar>
          </w:tcPr>
          <w:p w14:paraId="4821FDC6" w14:textId="200CA7D6" w:rsidR="009B0C63" w:rsidRDefault="009B0C63" w:rsidP="009B0C63">
            <w:pPr>
              <w:pStyle w:val="Standard"/>
              <w:snapToGrid w:val="0"/>
              <w:jc w:val="right"/>
              <w:rPr>
                <w:ins w:id="1208" w:author="Bowler, Neill" w:date="2022-09-30T16:46:00Z"/>
                <w:rFonts w:ascii="Arial" w:hAnsi="Arial" w:cs="Arial"/>
                <w:sz w:val="16"/>
                <w:szCs w:val="16"/>
              </w:rPr>
            </w:pPr>
            <w:ins w:id="1209" w:author="Bowler, Neill" w:date="2022-09-30T16:46:00Z">
              <w:r>
                <w:rPr>
                  <w:rFonts w:ascii="Arial" w:hAnsi="Arial" w:cs="Arial"/>
                  <w:sz w:val="16"/>
                  <w:szCs w:val="16"/>
                </w:rPr>
                <w:t>30</w:t>
              </w:r>
            </w:ins>
          </w:p>
        </w:tc>
        <w:tc>
          <w:tcPr>
            <w:tcW w:w="2085" w:type="dxa"/>
            <w:shd w:val="clear" w:color="auto" w:fill="F3F3F3"/>
            <w:tcMar>
              <w:top w:w="0" w:type="dxa"/>
              <w:left w:w="108" w:type="dxa"/>
              <w:bottom w:w="0" w:type="dxa"/>
              <w:right w:w="108" w:type="dxa"/>
            </w:tcMar>
          </w:tcPr>
          <w:p w14:paraId="2AB58B1C" w14:textId="4B8EA755" w:rsidR="00D338BE" w:rsidRDefault="009B0C63" w:rsidP="009B0C63">
            <w:pPr>
              <w:pStyle w:val="Standard"/>
              <w:snapToGrid w:val="0"/>
              <w:rPr>
                <w:ins w:id="1210" w:author="Bowler, Neill" w:date="2023-01-20T11:25:00Z"/>
                <w:rFonts w:ascii="Arial" w:hAnsi="Arial" w:cs="Arial"/>
                <w:b/>
                <w:sz w:val="16"/>
                <w:szCs w:val="16"/>
              </w:rPr>
            </w:pPr>
            <w:ins w:id="1211" w:author="Bowler, Neill" w:date="2022-09-30T16:47:00Z">
              <w:r>
                <w:rPr>
                  <w:rFonts w:ascii="Arial" w:hAnsi="Arial" w:cs="Arial"/>
                  <w:b/>
                  <w:sz w:val="16"/>
                  <w:szCs w:val="16"/>
                </w:rPr>
                <w:t>Time increment</w:t>
              </w:r>
            </w:ins>
          </w:p>
          <w:p w14:paraId="5B11767C" w14:textId="2E310C67" w:rsidR="009B0C63" w:rsidRDefault="009B0C63" w:rsidP="009B0C63">
            <w:pPr>
              <w:pStyle w:val="Standard"/>
              <w:snapToGrid w:val="0"/>
              <w:rPr>
                <w:ins w:id="1212" w:author="Bowler, Neill" w:date="2022-09-30T16:46:00Z"/>
                <w:rFonts w:ascii="Arial" w:hAnsi="Arial" w:cs="Arial"/>
                <w:b/>
                <w:sz w:val="16"/>
                <w:szCs w:val="16"/>
              </w:rPr>
            </w:pPr>
            <w:ins w:id="1213" w:author="Bowler, Neill" w:date="2022-09-30T16:47:00Z">
              <w:r w:rsidRPr="00D15E49">
                <w:rPr>
                  <w:rFonts w:ascii="Arial" w:hAnsi="Arial" w:cs="Arial"/>
                  <w:bCs/>
                  <w:sz w:val="16"/>
                  <w:szCs w:val="16"/>
                  <w:rPrChange w:id="1214" w:author="Bowler, Neill" w:date="2023-01-20T11:24:00Z">
                    <w:rPr>
                      <w:rFonts w:ascii="Arial" w:hAnsi="Arial" w:cs="Arial"/>
                      <w:b/>
                      <w:sz w:val="16"/>
                      <w:szCs w:val="16"/>
                    </w:rPr>
                  </w:rPrChange>
                </w:rPr>
                <w:t>(</w:t>
              </w:r>
              <w:proofErr w:type="gramStart"/>
              <w:r w:rsidRPr="00D15E49">
                <w:rPr>
                  <w:rFonts w:ascii="Arial" w:hAnsi="Arial" w:cs="Arial"/>
                  <w:bCs/>
                  <w:sz w:val="16"/>
                  <w:szCs w:val="16"/>
                  <w:rPrChange w:id="1215" w:author="Bowler, Neill" w:date="2023-01-20T11:24:00Z">
                    <w:rPr>
                      <w:rFonts w:ascii="Arial" w:hAnsi="Arial" w:cs="Arial"/>
                      <w:b/>
                      <w:sz w:val="16"/>
                      <w:szCs w:val="16"/>
                    </w:rPr>
                  </w:rPrChange>
                </w:rPr>
                <w:t>between</w:t>
              </w:r>
              <w:proofErr w:type="gramEnd"/>
              <w:r w:rsidRPr="00D15E49">
                <w:rPr>
                  <w:rFonts w:ascii="Arial" w:hAnsi="Arial" w:cs="Arial"/>
                  <w:bCs/>
                  <w:sz w:val="16"/>
                  <w:szCs w:val="16"/>
                  <w:rPrChange w:id="1216" w:author="Bowler, Neill" w:date="2023-01-20T11:24:00Z">
                    <w:rPr>
                      <w:rFonts w:ascii="Arial" w:hAnsi="Arial" w:cs="Arial"/>
                      <w:b/>
                      <w:sz w:val="16"/>
                      <w:szCs w:val="16"/>
                    </w:rPr>
                  </w:rPrChange>
                </w:rPr>
                <w:t xml:space="preserve"> reference time and end of occultation)</w:t>
              </w:r>
            </w:ins>
          </w:p>
        </w:tc>
        <w:tc>
          <w:tcPr>
            <w:tcW w:w="1013" w:type="dxa"/>
            <w:shd w:val="clear" w:color="auto" w:fill="F3F3F3"/>
            <w:tcMar>
              <w:top w:w="0" w:type="dxa"/>
              <w:left w:w="108" w:type="dxa"/>
              <w:bottom w:w="0" w:type="dxa"/>
              <w:right w:w="108" w:type="dxa"/>
            </w:tcMar>
          </w:tcPr>
          <w:p w14:paraId="47FB5FEB" w14:textId="02D8C96B" w:rsidR="009B0C63" w:rsidRDefault="009B0C63" w:rsidP="009B0C63">
            <w:pPr>
              <w:pStyle w:val="Standard"/>
              <w:snapToGrid w:val="0"/>
              <w:jc w:val="center"/>
              <w:rPr>
                <w:ins w:id="1217" w:author="Bowler, Neill" w:date="2022-09-30T16:46:00Z"/>
                <w:rFonts w:ascii="Arial" w:hAnsi="Arial" w:cs="Arial"/>
                <w:b/>
                <w:sz w:val="16"/>
                <w:szCs w:val="16"/>
              </w:rPr>
            </w:pPr>
            <w:ins w:id="1218" w:author="Bowler, Neill" w:date="2022-09-30T16:47:00Z">
              <w:r>
                <w:rPr>
                  <w:rFonts w:ascii="Arial" w:hAnsi="Arial" w:cs="Arial"/>
                  <w:b/>
                  <w:sz w:val="16"/>
                  <w:szCs w:val="16"/>
                </w:rPr>
                <w:t>0 04 016</w:t>
              </w:r>
            </w:ins>
          </w:p>
        </w:tc>
        <w:tc>
          <w:tcPr>
            <w:tcW w:w="845" w:type="dxa"/>
            <w:shd w:val="clear" w:color="auto" w:fill="F3F3F3"/>
            <w:tcMar>
              <w:top w:w="0" w:type="dxa"/>
              <w:left w:w="108" w:type="dxa"/>
              <w:bottom w:w="0" w:type="dxa"/>
              <w:right w:w="108" w:type="dxa"/>
            </w:tcMar>
          </w:tcPr>
          <w:p w14:paraId="119B914B" w14:textId="3910583A" w:rsidR="009B0C63" w:rsidRDefault="009B0C63" w:rsidP="009B0C63">
            <w:pPr>
              <w:pStyle w:val="Standard"/>
              <w:snapToGrid w:val="0"/>
              <w:jc w:val="right"/>
              <w:rPr>
                <w:ins w:id="1219" w:author="Bowler, Neill" w:date="2022-09-30T16:46:00Z"/>
                <w:rFonts w:ascii="Arial" w:hAnsi="Arial" w:cs="Arial"/>
                <w:sz w:val="16"/>
                <w:szCs w:val="16"/>
              </w:rPr>
            </w:pPr>
            <w:ins w:id="1220" w:author="Bowler, Neill" w:date="2022-09-30T16:48:00Z">
              <w:r>
                <w:rPr>
                  <w:rFonts w:ascii="Arial" w:hAnsi="Arial" w:cs="Arial"/>
                  <w:sz w:val="16"/>
                  <w:szCs w:val="16"/>
                </w:rPr>
                <w:t>(</w:t>
              </w:r>
            </w:ins>
            <w:ins w:id="1221" w:author="Bowler, Neill" w:date="2023-01-20T11:39:00Z">
              <w:r w:rsidR="002B25D1">
                <w:rPr>
                  <w:rFonts w:ascii="Arial" w:hAnsi="Arial" w:cs="Arial"/>
                  <w:sz w:val="16"/>
                  <w:szCs w:val="16"/>
                </w:rPr>
                <w:t>2</w:t>
              </w:r>
            </w:ins>
            <w:ins w:id="1222" w:author="Bowler, Neill" w:date="2022-09-30T16:48:00Z">
              <w:r>
                <w:rPr>
                  <w:rFonts w:ascii="Arial" w:hAnsi="Arial" w:cs="Arial"/>
                  <w:sz w:val="16"/>
                  <w:szCs w:val="16"/>
                </w:rPr>
                <w:t>)   0</w:t>
              </w:r>
            </w:ins>
          </w:p>
        </w:tc>
        <w:tc>
          <w:tcPr>
            <w:tcW w:w="1265" w:type="dxa"/>
            <w:shd w:val="clear" w:color="auto" w:fill="F3F3F3"/>
            <w:tcMar>
              <w:top w:w="0" w:type="dxa"/>
              <w:left w:w="108" w:type="dxa"/>
              <w:bottom w:w="0" w:type="dxa"/>
              <w:right w:w="108" w:type="dxa"/>
            </w:tcMar>
          </w:tcPr>
          <w:p w14:paraId="18219256" w14:textId="19BAFE6B" w:rsidR="009B0C63" w:rsidRDefault="009B0C63" w:rsidP="009B0C63">
            <w:pPr>
              <w:pStyle w:val="Standard"/>
              <w:snapToGrid w:val="0"/>
              <w:jc w:val="right"/>
              <w:rPr>
                <w:ins w:id="1223" w:author="Bowler, Neill" w:date="2022-09-30T16:46:00Z"/>
                <w:rFonts w:ascii="Arial" w:hAnsi="Arial" w:cs="Arial"/>
                <w:sz w:val="16"/>
                <w:szCs w:val="16"/>
              </w:rPr>
            </w:pPr>
            <w:ins w:id="1224" w:author="Bowler, Neill" w:date="2022-09-30T16:49:00Z">
              <w:r>
                <w:rPr>
                  <w:rFonts w:ascii="Arial" w:hAnsi="Arial" w:cs="Arial"/>
                  <w:sz w:val="16"/>
                  <w:szCs w:val="16"/>
                </w:rPr>
                <w:t>-4096</w:t>
              </w:r>
            </w:ins>
          </w:p>
        </w:tc>
        <w:tc>
          <w:tcPr>
            <w:tcW w:w="887" w:type="dxa"/>
            <w:shd w:val="clear" w:color="auto" w:fill="F3F3F3"/>
            <w:tcMar>
              <w:top w:w="0" w:type="dxa"/>
              <w:left w:w="108" w:type="dxa"/>
              <w:bottom w:w="0" w:type="dxa"/>
              <w:right w:w="108" w:type="dxa"/>
            </w:tcMar>
          </w:tcPr>
          <w:p w14:paraId="5AF7A789" w14:textId="7DF3BA66" w:rsidR="009B0C63" w:rsidRDefault="009B0C63" w:rsidP="009B0C63">
            <w:pPr>
              <w:pStyle w:val="Standard"/>
              <w:snapToGrid w:val="0"/>
              <w:jc w:val="right"/>
              <w:rPr>
                <w:ins w:id="1225" w:author="Bowler, Neill" w:date="2022-09-30T16:46:00Z"/>
                <w:rFonts w:ascii="Arial" w:hAnsi="Arial" w:cs="Arial"/>
                <w:sz w:val="16"/>
                <w:szCs w:val="16"/>
              </w:rPr>
            </w:pPr>
            <w:ins w:id="1226" w:author="Bowler, Neill" w:date="2022-09-30T16:49:00Z">
              <w:r>
                <w:rPr>
                  <w:rFonts w:ascii="Arial" w:hAnsi="Arial" w:cs="Arial"/>
                  <w:sz w:val="16"/>
                  <w:szCs w:val="16"/>
                </w:rPr>
                <w:t>(</w:t>
              </w:r>
            </w:ins>
            <w:ins w:id="1227" w:author="Bowler, Neill" w:date="2023-01-20T11:38:00Z">
              <w:r w:rsidR="00AB495A">
                <w:rPr>
                  <w:rFonts w:ascii="Arial" w:hAnsi="Arial" w:cs="Arial"/>
                  <w:sz w:val="16"/>
                  <w:szCs w:val="16"/>
                </w:rPr>
                <w:t>17</w:t>
              </w:r>
            </w:ins>
            <w:ins w:id="1228" w:author="Bowler, Neill" w:date="2022-09-30T16:49:00Z">
              <w:r>
                <w:rPr>
                  <w:rFonts w:ascii="Arial" w:hAnsi="Arial" w:cs="Arial"/>
                  <w:sz w:val="16"/>
                  <w:szCs w:val="16"/>
                </w:rPr>
                <w:t>)   13</w:t>
              </w:r>
            </w:ins>
          </w:p>
        </w:tc>
        <w:tc>
          <w:tcPr>
            <w:tcW w:w="1063" w:type="dxa"/>
            <w:shd w:val="clear" w:color="auto" w:fill="F3F3F3"/>
            <w:tcMar>
              <w:top w:w="0" w:type="dxa"/>
              <w:left w:w="108" w:type="dxa"/>
              <w:bottom w:w="0" w:type="dxa"/>
              <w:right w:w="108" w:type="dxa"/>
            </w:tcMar>
          </w:tcPr>
          <w:p w14:paraId="69E318BF" w14:textId="4580F8D8" w:rsidR="009B0C63" w:rsidRDefault="009B0C63" w:rsidP="009B0C63">
            <w:pPr>
              <w:pStyle w:val="Standard"/>
              <w:snapToGrid w:val="0"/>
              <w:rPr>
                <w:ins w:id="1229" w:author="Bowler, Neill" w:date="2022-09-30T16:46:00Z"/>
                <w:rFonts w:ascii="Arial" w:hAnsi="Arial" w:cs="Arial"/>
                <w:sz w:val="16"/>
                <w:szCs w:val="16"/>
              </w:rPr>
            </w:pPr>
            <w:ins w:id="1230" w:author="Bowler, Neill" w:date="2022-09-30T16:49:00Z">
              <w:r>
                <w:rPr>
                  <w:rFonts w:ascii="Arial" w:hAnsi="Arial" w:cs="Arial"/>
                  <w:sz w:val="16"/>
                  <w:szCs w:val="16"/>
                </w:rPr>
                <w:t>Second</w:t>
              </w:r>
            </w:ins>
          </w:p>
        </w:tc>
        <w:tc>
          <w:tcPr>
            <w:tcW w:w="2481" w:type="dxa"/>
            <w:shd w:val="clear" w:color="auto" w:fill="F3F3F3"/>
            <w:tcMar>
              <w:top w:w="0" w:type="dxa"/>
              <w:left w:w="108" w:type="dxa"/>
              <w:bottom w:w="0" w:type="dxa"/>
              <w:right w:w="108" w:type="dxa"/>
            </w:tcMar>
          </w:tcPr>
          <w:p w14:paraId="48393965" w14:textId="23977DE9" w:rsidR="009B0C63" w:rsidRDefault="00426E65" w:rsidP="009B0C63">
            <w:pPr>
              <w:pStyle w:val="Standard"/>
              <w:snapToGrid w:val="0"/>
              <w:rPr>
                <w:ins w:id="1231" w:author="Bowler, Neill" w:date="2022-09-30T16:46:00Z"/>
                <w:rFonts w:ascii="Arial" w:hAnsi="Arial" w:cs="Arial"/>
                <w:sz w:val="16"/>
                <w:szCs w:val="16"/>
              </w:rPr>
            </w:pPr>
            <w:ins w:id="1232" w:author="Bowler, Neill" w:date="2023-01-20T11:40:00Z">
              <w:r>
                <w:rPr>
                  <w:rFonts w:ascii="Arial" w:hAnsi="Arial" w:cs="Arial"/>
                  <w:sz w:val="16"/>
                  <w:szCs w:val="16"/>
                </w:rPr>
                <w:t>-4</w:t>
              </w:r>
            </w:ins>
            <w:ins w:id="1233" w:author="Bowler, Neill" w:date="2022-09-30T16:49:00Z">
              <w:r w:rsidR="009B0C63">
                <w:rPr>
                  <w:rFonts w:ascii="Arial" w:hAnsi="Arial" w:cs="Arial"/>
                  <w:sz w:val="16"/>
                  <w:szCs w:val="16"/>
                </w:rPr>
                <w:t>0</w:t>
              </w:r>
            </w:ins>
            <w:ins w:id="1234" w:author="Bowler, Neill" w:date="2023-01-20T11:40:00Z">
              <w:r>
                <w:rPr>
                  <w:rFonts w:ascii="Arial" w:hAnsi="Arial" w:cs="Arial"/>
                  <w:sz w:val="16"/>
                  <w:szCs w:val="16"/>
                </w:rPr>
                <w:t>–</w:t>
              </w:r>
            </w:ins>
            <w:ins w:id="1235" w:author="Bowler, Neill" w:date="2022-09-30T16:49:00Z">
              <w:r w:rsidR="009B0C63">
                <w:rPr>
                  <w:rFonts w:ascii="Arial" w:hAnsi="Arial" w:cs="Arial"/>
                  <w:sz w:val="16"/>
                  <w:szCs w:val="16"/>
                </w:rPr>
                <w:t>2</w:t>
              </w:r>
            </w:ins>
            <w:ins w:id="1236" w:author="Bowler, Neill" w:date="2023-01-20T11:42:00Z">
              <w:r w:rsidR="003719A4">
                <w:rPr>
                  <w:rFonts w:ascii="Arial" w:hAnsi="Arial" w:cs="Arial"/>
                  <w:sz w:val="16"/>
                  <w:szCs w:val="16"/>
                </w:rPr>
                <w:t>58</w:t>
              </w:r>
            </w:ins>
            <w:ins w:id="1237" w:author="Bowler, Neill" w:date="2022-09-30T16:49:00Z">
              <w:r w:rsidR="009B0C63">
                <w:rPr>
                  <w:rFonts w:ascii="Arial" w:hAnsi="Arial" w:cs="Arial"/>
                  <w:sz w:val="16"/>
                  <w:szCs w:val="16"/>
                </w:rPr>
                <w:t>0s to 1</w:t>
              </w:r>
            </w:ins>
            <w:ins w:id="1238" w:author="Bowler, Neill" w:date="2023-01-20T11:42:00Z">
              <w:r w:rsidR="00D7424C">
                <w:rPr>
                  <w:rFonts w:ascii="Arial" w:hAnsi="Arial" w:cs="Arial"/>
                  <w:sz w:val="16"/>
                  <w:szCs w:val="16"/>
                </w:rPr>
                <w:t>0</w:t>
              </w:r>
            </w:ins>
            <w:ins w:id="1239" w:author="Bowler, Neill" w:date="2022-09-30T16:49:00Z">
              <w:r w:rsidR="009B0C63">
                <w:rPr>
                  <w:rFonts w:ascii="Arial" w:hAnsi="Arial" w:cs="Arial"/>
                  <w:sz w:val="16"/>
                  <w:szCs w:val="16"/>
                </w:rPr>
                <w:t>ms</w:t>
              </w:r>
            </w:ins>
          </w:p>
        </w:tc>
      </w:tr>
      <w:tr w:rsidR="009B0C63" w14:paraId="768094AA" w14:textId="77777777">
        <w:trPr>
          <w:cantSplit/>
          <w:jc w:val="center"/>
        </w:trPr>
        <w:tc>
          <w:tcPr>
            <w:tcW w:w="709" w:type="dxa"/>
            <w:shd w:val="clear" w:color="auto" w:fill="E0E0E0"/>
            <w:tcMar>
              <w:top w:w="0" w:type="dxa"/>
              <w:left w:w="108" w:type="dxa"/>
              <w:bottom w:w="0" w:type="dxa"/>
              <w:right w:w="108" w:type="dxa"/>
            </w:tcMar>
          </w:tcPr>
          <w:p w14:paraId="768094A2"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A3"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4A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4A5"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A6"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A7"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A8"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A9" w14:textId="77777777" w:rsidR="009B0C63" w:rsidRDefault="009B0C63" w:rsidP="009B0C63">
            <w:pPr>
              <w:pStyle w:val="Standard"/>
              <w:snapToGrid w:val="0"/>
              <w:rPr>
                <w:rFonts w:ascii="Arial" w:hAnsi="Arial" w:cs="Arial"/>
                <w:sz w:val="16"/>
                <w:szCs w:val="16"/>
              </w:rPr>
            </w:pPr>
          </w:p>
        </w:tc>
      </w:tr>
      <w:tr w:rsidR="009B0C63" w14:paraId="768094B3" w14:textId="77777777">
        <w:trPr>
          <w:cantSplit/>
          <w:jc w:val="center"/>
        </w:trPr>
        <w:tc>
          <w:tcPr>
            <w:tcW w:w="709" w:type="dxa"/>
            <w:shd w:val="clear" w:color="auto" w:fill="F3F3F3"/>
            <w:tcMar>
              <w:top w:w="0" w:type="dxa"/>
              <w:left w:w="108" w:type="dxa"/>
              <w:bottom w:w="0" w:type="dxa"/>
              <w:right w:w="108" w:type="dxa"/>
            </w:tcMar>
          </w:tcPr>
          <w:p w14:paraId="768094AB"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4AC"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4AD"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4AE"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AF"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B0"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B1"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B2" w14:textId="77777777" w:rsidR="009B0C63" w:rsidRDefault="009B0C63" w:rsidP="009B0C63">
            <w:pPr>
              <w:pStyle w:val="Standard"/>
              <w:snapToGrid w:val="0"/>
              <w:rPr>
                <w:rFonts w:ascii="Arial" w:hAnsi="Arial" w:cs="Arial"/>
                <w:sz w:val="16"/>
                <w:szCs w:val="16"/>
              </w:rPr>
            </w:pPr>
          </w:p>
        </w:tc>
      </w:tr>
      <w:tr w:rsidR="009B0C63" w14:paraId="768094BD" w14:textId="77777777">
        <w:trPr>
          <w:cantSplit/>
          <w:jc w:val="center"/>
        </w:trPr>
        <w:tc>
          <w:tcPr>
            <w:tcW w:w="709" w:type="dxa"/>
            <w:shd w:val="clear" w:color="auto" w:fill="E0E0E0"/>
            <w:tcMar>
              <w:top w:w="0" w:type="dxa"/>
              <w:left w:w="108" w:type="dxa"/>
              <w:bottom w:w="0" w:type="dxa"/>
              <w:right w:w="108" w:type="dxa"/>
            </w:tcMar>
          </w:tcPr>
          <w:p w14:paraId="768094B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30</w:t>
            </w:r>
            <w:r>
              <w:rPr>
                <w:rFonts w:ascii="Arial" w:eastAsia="Arial" w:hAnsi="Arial" w:cs="Arial"/>
                <w:sz w:val="16"/>
                <w:szCs w:val="16"/>
              </w:rPr>
              <w:t>–</w:t>
            </w:r>
            <w:r>
              <w:rPr>
                <w:rFonts w:ascii="Arial" w:hAnsi="Arial" w:cs="Arial"/>
                <w:sz w:val="16"/>
                <w:szCs w:val="16"/>
              </w:rPr>
              <w:t>31</w:t>
            </w:r>
          </w:p>
        </w:tc>
        <w:tc>
          <w:tcPr>
            <w:tcW w:w="2085" w:type="dxa"/>
            <w:shd w:val="clear" w:color="auto" w:fill="E0E0E0"/>
            <w:tcMar>
              <w:top w:w="0" w:type="dxa"/>
              <w:left w:w="108" w:type="dxa"/>
              <w:bottom w:w="0" w:type="dxa"/>
              <w:right w:w="108" w:type="dxa"/>
            </w:tcMar>
          </w:tcPr>
          <w:p w14:paraId="768094B5"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p>
          <w:p w14:paraId="768094B6" w14:textId="77777777" w:rsidR="009B0C63" w:rsidRDefault="009B0C63" w:rsidP="009B0C63">
            <w:pPr>
              <w:pStyle w:val="Standard"/>
            </w:pPr>
            <w:r>
              <w:rPr>
                <w:rFonts w:ascii="Arial" w:hAnsi="Arial" w:cs="Arial"/>
                <w:b/>
                <w:sz w:val="16"/>
                <w:szCs w:val="16"/>
              </w:rPr>
              <w:t>(</w:t>
            </w:r>
            <w:proofErr w:type="gramStart"/>
            <w:r>
              <w:rPr>
                <w:rFonts w:ascii="Arial" w:hAnsi="Arial" w:cs="Arial"/>
                <w:b/>
                <w:sz w:val="16"/>
                <w:szCs w:val="16"/>
              </w:rPr>
              <w:t>high</w:t>
            </w:r>
            <w:proofErr w:type="gramEnd"/>
            <w:r>
              <w:rPr>
                <w:rFonts w:ascii="Arial" w:eastAsia="Arial" w:hAnsi="Arial" w:cs="Arial"/>
                <w:b/>
                <w:sz w:val="16"/>
                <w:szCs w:val="16"/>
              </w:rPr>
              <w:t xml:space="preserve"> </w:t>
            </w:r>
            <w:r>
              <w:rPr>
                <w:rFonts w:ascii="Arial" w:hAnsi="Arial" w:cs="Arial"/>
                <w:b/>
                <w:sz w:val="16"/>
                <w:szCs w:val="16"/>
              </w:rPr>
              <w:t>accuracy)</w:t>
            </w:r>
          </w:p>
        </w:tc>
        <w:tc>
          <w:tcPr>
            <w:tcW w:w="1013" w:type="dxa"/>
            <w:shd w:val="clear" w:color="auto" w:fill="E0E0E0"/>
            <w:tcMar>
              <w:top w:w="0" w:type="dxa"/>
              <w:left w:w="108" w:type="dxa"/>
              <w:bottom w:w="0" w:type="dxa"/>
              <w:right w:w="108" w:type="dxa"/>
            </w:tcMar>
          </w:tcPr>
          <w:p w14:paraId="768094B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4B8"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B9"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BA"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BB"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BC" w14:textId="77777777" w:rsidR="009B0C63" w:rsidRDefault="009B0C63" w:rsidP="009B0C63">
            <w:pPr>
              <w:pStyle w:val="Standard"/>
              <w:snapToGrid w:val="0"/>
              <w:rPr>
                <w:rFonts w:ascii="Arial" w:hAnsi="Arial" w:cs="Arial"/>
                <w:sz w:val="16"/>
                <w:szCs w:val="16"/>
              </w:rPr>
            </w:pPr>
          </w:p>
        </w:tc>
      </w:tr>
      <w:tr w:rsidR="009B0C63" w14:paraId="768094C6" w14:textId="77777777">
        <w:trPr>
          <w:cantSplit/>
          <w:jc w:val="center"/>
        </w:trPr>
        <w:tc>
          <w:tcPr>
            <w:tcW w:w="709" w:type="dxa"/>
            <w:shd w:val="clear" w:color="auto" w:fill="F3F3F3"/>
            <w:tcMar>
              <w:top w:w="0" w:type="dxa"/>
              <w:left w:w="108" w:type="dxa"/>
              <w:bottom w:w="0" w:type="dxa"/>
              <w:right w:w="108" w:type="dxa"/>
            </w:tcMar>
          </w:tcPr>
          <w:p w14:paraId="768094B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30</w:t>
            </w:r>
          </w:p>
        </w:tc>
        <w:tc>
          <w:tcPr>
            <w:tcW w:w="2085" w:type="dxa"/>
            <w:shd w:val="clear" w:color="auto" w:fill="F3F3F3"/>
            <w:tcMar>
              <w:top w:w="0" w:type="dxa"/>
              <w:left w:w="108" w:type="dxa"/>
              <w:bottom w:w="0" w:type="dxa"/>
              <w:right w:w="108" w:type="dxa"/>
            </w:tcMar>
          </w:tcPr>
          <w:p w14:paraId="768094BF"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Latitude</w:t>
            </w:r>
          </w:p>
        </w:tc>
        <w:tc>
          <w:tcPr>
            <w:tcW w:w="1013" w:type="dxa"/>
            <w:shd w:val="clear" w:color="auto" w:fill="F3F3F3"/>
            <w:tcMar>
              <w:top w:w="0" w:type="dxa"/>
              <w:left w:w="108" w:type="dxa"/>
              <w:bottom w:w="0" w:type="dxa"/>
              <w:right w:w="108" w:type="dxa"/>
            </w:tcMar>
          </w:tcPr>
          <w:p w14:paraId="768094C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05</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4C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C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-9000000</w:t>
            </w:r>
          </w:p>
        </w:tc>
        <w:tc>
          <w:tcPr>
            <w:tcW w:w="887" w:type="dxa"/>
            <w:shd w:val="clear" w:color="auto" w:fill="F3F3F3"/>
            <w:tcMar>
              <w:top w:w="0" w:type="dxa"/>
              <w:left w:w="108" w:type="dxa"/>
              <w:bottom w:w="0" w:type="dxa"/>
              <w:right w:w="108" w:type="dxa"/>
            </w:tcMar>
          </w:tcPr>
          <w:p w14:paraId="768094C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25</w:t>
            </w:r>
          </w:p>
        </w:tc>
        <w:tc>
          <w:tcPr>
            <w:tcW w:w="1063" w:type="dxa"/>
            <w:shd w:val="clear" w:color="auto" w:fill="F3F3F3"/>
            <w:tcMar>
              <w:top w:w="0" w:type="dxa"/>
              <w:left w:w="108" w:type="dxa"/>
              <w:bottom w:w="0" w:type="dxa"/>
              <w:right w:w="108" w:type="dxa"/>
            </w:tcMar>
          </w:tcPr>
          <w:p w14:paraId="768094C4"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F3F3F3"/>
            <w:tcMar>
              <w:top w:w="0" w:type="dxa"/>
              <w:left w:w="108" w:type="dxa"/>
              <w:bottom w:w="0" w:type="dxa"/>
              <w:right w:w="108" w:type="dxa"/>
            </w:tcMar>
          </w:tcPr>
          <w:p w14:paraId="768094C5"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768094CF" w14:textId="77777777">
        <w:trPr>
          <w:cantSplit/>
          <w:jc w:val="center"/>
        </w:trPr>
        <w:tc>
          <w:tcPr>
            <w:tcW w:w="709" w:type="dxa"/>
            <w:shd w:val="clear" w:color="auto" w:fill="E0E0E0"/>
            <w:tcMar>
              <w:top w:w="0" w:type="dxa"/>
              <w:left w:w="108" w:type="dxa"/>
              <w:bottom w:w="0" w:type="dxa"/>
              <w:right w:w="108" w:type="dxa"/>
            </w:tcMar>
          </w:tcPr>
          <w:p w14:paraId="768094C7"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31</w:t>
            </w:r>
          </w:p>
        </w:tc>
        <w:tc>
          <w:tcPr>
            <w:tcW w:w="2085" w:type="dxa"/>
            <w:shd w:val="clear" w:color="auto" w:fill="E0E0E0"/>
            <w:tcMar>
              <w:top w:w="0" w:type="dxa"/>
              <w:left w:w="108" w:type="dxa"/>
              <w:bottom w:w="0" w:type="dxa"/>
              <w:right w:w="108" w:type="dxa"/>
            </w:tcMar>
          </w:tcPr>
          <w:p w14:paraId="768094C8"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C9"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06</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E0E0E0"/>
            <w:tcMar>
              <w:top w:w="0" w:type="dxa"/>
              <w:left w:w="108" w:type="dxa"/>
              <w:bottom w:w="0" w:type="dxa"/>
              <w:right w:w="108" w:type="dxa"/>
            </w:tcMar>
          </w:tcPr>
          <w:p w14:paraId="768094C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C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-18000000</w:t>
            </w:r>
          </w:p>
        </w:tc>
        <w:tc>
          <w:tcPr>
            <w:tcW w:w="887" w:type="dxa"/>
            <w:shd w:val="clear" w:color="auto" w:fill="E0E0E0"/>
            <w:tcMar>
              <w:top w:w="0" w:type="dxa"/>
              <w:left w:w="108" w:type="dxa"/>
              <w:bottom w:w="0" w:type="dxa"/>
              <w:right w:w="108" w:type="dxa"/>
            </w:tcMar>
          </w:tcPr>
          <w:p w14:paraId="768094C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p>
        </w:tc>
        <w:tc>
          <w:tcPr>
            <w:tcW w:w="1063" w:type="dxa"/>
            <w:shd w:val="clear" w:color="auto" w:fill="E0E0E0"/>
            <w:tcMar>
              <w:top w:w="0" w:type="dxa"/>
              <w:left w:w="108" w:type="dxa"/>
              <w:bottom w:w="0" w:type="dxa"/>
              <w:right w:w="108" w:type="dxa"/>
            </w:tcMar>
          </w:tcPr>
          <w:p w14:paraId="768094CD"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E0E0E0"/>
            <w:tcMar>
              <w:top w:w="0" w:type="dxa"/>
              <w:left w:w="108" w:type="dxa"/>
              <w:bottom w:w="0" w:type="dxa"/>
              <w:right w:w="108" w:type="dxa"/>
            </w:tcMar>
          </w:tcPr>
          <w:p w14:paraId="768094CE"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768094D8" w14:textId="77777777">
        <w:trPr>
          <w:cantSplit/>
          <w:jc w:val="center"/>
        </w:trPr>
        <w:tc>
          <w:tcPr>
            <w:tcW w:w="709" w:type="dxa"/>
            <w:shd w:val="clear" w:color="auto" w:fill="F3F3F3"/>
            <w:tcMar>
              <w:top w:w="0" w:type="dxa"/>
              <w:left w:w="108" w:type="dxa"/>
              <w:bottom w:w="0" w:type="dxa"/>
              <w:right w:w="108" w:type="dxa"/>
            </w:tcMar>
          </w:tcPr>
          <w:p w14:paraId="768094D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32</w:t>
            </w:r>
            <w:r>
              <w:rPr>
                <w:rFonts w:ascii="Arial" w:eastAsia="Arial" w:hAnsi="Arial" w:cs="Arial"/>
                <w:sz w:val="16"/>
                <w:szCs w:val="16"/>
              </w:rPr>
              <w:t>–</w:t>
            </w:r>
            <w:r>
              <w:rPr>
                <w:rFonts w:ascii="Arial" w:hAnsi="Arial" w:cs="Arial"/>
                <w:sz w:val="16"/>
                <w:szCs w:val="16"/>
              </w:rPr>
              <w:t>34</w:t>
            </w:r>
          </w:p>
        </w:tc>
        <w:tc>
          <w:tcPr>
            <w:tcW w:w="2085" w:type="dxa"/>
            <w:shd w:val="clear" w:color="auto" w:fill="F3F3F3"/>
            <w:tcMar>
              <w:top w:w="0" w:type="dxa"/>
              <w:left w:w="108" w:type="dxa"/>
              <w:bottom w:w="0" w:type="dxa"/>
              <w:right w:w="108" w:type="dxa"/>
            </w:tcMar>
          </w:tcPr>
          <w:p w14:paraId="768094D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point</w:t>
            </w:r>
          </w:p>
        </w:tc>
        <w:tc>
          <w:tcPr>
            <w:tcW w:w="1013" w:type="dxa"/>
            <w:shd w:val="clear" w:color="auto" w:fill="F3F3F3"/>
            <w:tcMar>
              <w:top w:w="0" w:type="dxa"/>
              <w:left w:w="108" w:type="dxa"/>
              <w:bottom w:w="0" w:type="dxa"/>
              <w:right w:w="108" w:type="dxa"/>
            </w:tcMar>
          </w:tcPr>
          <w:p w14:paraId="768094D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F3F3F3"/>
            <w:tcMar>
              <w:top w:w="0" w:type="dxa"/>
              <w:left w:w="108" w:type="dxa"/>
              <w:bottom w:w="0" w:type="dxa"/>
              <w:right w:w="108" w:type="dxa"/>
            </w:tcMar>
          </w:tcPr>
          <w:p w14:paraId="768094D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D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D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D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D7" w14:textId="77777777" w:rsidR="009B0C63" w:rsidRDefault="009B0C63" w:rsidP="009B0C63">
            <w:pPr>
              <w:pStyle w:val="Standard"/>
              <w:snapToGrid w:val="0"/>
            </w:pPr>
            <w:r>
              <w:rPr>
                <w:rFonts w:ascii="Arial" w:hAnsi="Arial" w:cs="Arial"/>
                <w:position w:val="6"/>
                <w:sz w:val="16"/>
                <w:szCs w:val="16"/>
              </w:rPr>
              <w:t>(X, Y, Z) centre</w:t>
            </w:r>
            <w:r>
              <w:rPr>
                <w:rFonts w:ascii="Arial" w:eastAsia="Arial" w:hAnsi="Arial" w:cs="Arial"/>
                <w:position w:val="6"/>
                <w:sz w:val="16"/>
                <w:szCs w:val="16"/>
              </w:rPr>
              <w:t xml:space="preserve"> </w:t>
            </w:r>
            <w:r>
              <w:rPr>
                <w:rFonts w:ascii="Arial" w:hAnsi="Arial" w:cs="Arial"/>
                <w:position w:val="6"/>
                <w:sz w:val="16"/>
                <w:szCs w:val="16"/>
              </w:rPr>
              <w:t>of</w:t>
            </w:r>
            <w:r>
              <w:rPr>
                <w:rFonts w:ascii="Arial" w:eastAsia="Arial" w:hAnsi="Arial" w:cs="Arial"/>
                <w:position w:val="6"/>
                <w:sz w:val="16"/>
                <w:szCs w:val="16"/>
              </w:rPr>
              <w:t xml:space="preserve"> </w:t>
            </w:r>
            <w:r>
              <w:rPr>
                <w:rFonts w:ascii="Arial" w:hAnsi="Arial" w:cs="Arial"/>
                <w:position w:val="6"/>
                <w:sz w:val="16"/>
                <w:szCs w:val="16"/>
              </w:rPr>
              <w:t>curvature</w:t>
            </w:r>
            <w:r>
              <w:rPr>
                <w:rFonts w:ascii="Arial" w:eastAsia="Arial" w:hAnsi="Arial" w:cs="Arial"/>
                <w:position w:val="6"/>
                <w:sz w:val="16"/>
                <w:szCs w:val="16"/>
              </w:rPr>
              <w:t xml:space="preserve"> </w:t>
            </w:r>
            <w:r>
              <w:rPr>
                <w:rFonts w:ascii="Arial" w:hAnsi="Arial" w:cs="Arial"/>
                <w:position w:val="6"/>
                <w:sz w:val="16"/>
                <w:szCs w:val="16"/>
              </w:rPr>
              <w:t>to</w:t>
            </w:r>
            <w:r>
              <w:rPr>
                <w:rFonts w:ascii="Arial" w:eastAsia="Arial" w:hAnsi="Arial" w:cs="Arial"/>
                <w:position w:val="6"/>
                <w:sz w:val="16"/>
                <w:szCs w:val="16"/>
              </w:rPr>
              <w:t xml:space="preserve"> </w:t>
            </w:r>
            <w:r>
              <w:rPr>
                <w:rFonts w:ascii="Arial" w:hAnsi="Arial" w:cs="Arial"/>
                <w:position w:val="6"/>
                <w:sz w:val="16"/>
                <w:szCs w:val="16"/>
              </w:rPr>
              <w:t>1cm</w:t>
            </w:r>
          </w:p>
        </w:tc>
      </w:tr>
      <w:tr w:rsidR="009B0C63" w14:paraId="768094E1" w14:textId="77777777">
        <w:trPr>
          <w:cantSplit/>
          <w:jc w:val="center"/>
        </w:trPr>
        <w:tc>
          <w:tcPr>
            <w:tcW w:w="709" w:type="dxa"/>
            <w:shd w:val="clear" w:color="auto" w:fill="E0E0E0"/>
            <w:tcMar>
              <w:top w:w="0" w:type="dxa"/>
              <w:left w:w="108" w:type="dxa"/>
              <w:bottom w:w="0" w:type="dxa"/>
              <w:right w:w="108" w:type="dxa"/>
            </w:tcMar>
          </w:tcPr>
          <w:p w14:paraId="768094D9"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32</w:t>
            </w:r>
          </w:p>
        </w:tc>
        <w:tc>
          <w:tcPr>
            <w:tcW w:w="2085" w:type="dxa"/>
            <w:shd w:val="clear" w:color="auto" w:fill="E0E0E0"/>
            <w:tcMar>
              <w:top w:w="0" w:type="dxa"/>
              <w:left w:w="108" w:type="dxa"/>
              <w:bottom w:w="0" w:type="dxa"/>
              <w:right w:w="108" w:type="dxa"/>
            </w:tcMar>
          </w:tcPr>
          <w:p w14:paraId="768094DA"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DB"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D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D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D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DF"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E0"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EA" w14:textId="77777777">
        <w:trPr>
          <w:cantSplit/>
          <w:jc w:val="center"/>
        </w:trPr>
        <w:tc>
          <w:tcPr>
            <w:tcW w:w="709" w:type="dxa"/>
            <w:shd w:val="clear" w:color="auto" w:fill="F3F3F3"/>
            <w:tcMar>
              <w:top w:w="0" w:type="dxa"/>
              <w:left w:w="108" w:type="dxa"/>
              <w:bottom w:w="0" w:type="dxa"/>
              <w:right w:w="108" w:type="dxa"/>
            </w:tcMar>
          </w:tcPr>
          <w:p w14:paraId="768094E2"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lastRenderedPageBreak/>
              <w:t>33</w:t>
            </w:r>
          </w:p>
        </w:tc>
        <w:tc>
          <w:tcPr>
            <w:tcW w:w="2085" w:type="dxa"/>
            <w:shd w:val="clear" w:color="auto" w:fill="F3F3F3"/>
            <w:tcMar>
              <w:top w:w="0" w:type="dxa"/>
              <w:left w:w="108" w:type="dxa"/>
              <w:bottom w:w="0" w:type="dxa"/>
              <w:right w:w="108" w:type="dxa"/>
            </w:tcMar>
          </w:tcPr>
          <w:p w14:paraId="768094E3"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proofErr w:type="gramStart"/>
            <w:r>
              <w:rPr>
                <w:rFonts w:ascii="Arial" w:hAnsi="Arial" w:cs="Arial"/>
                <w:i/>
                <w:sz w:val="16"/>
                <w:szCs w:val="16"/>
                <w:vertAlign w:val="superscript"/>
              </w:rPr>
              <w:t>o</w:t>
            </w:r>
            <w:r>
              <w:rPr>
                <w:rFonts w:ascii="Arial" w:eastAsia="Arial" w:hAnsi="Arial" w:cs="Arial"/>
                <w:i/>
                <w:sz w:val="16"/>
                <w:szCs w:val="16"/>
              </w:rPr>
              <w:t xml:space="preserve">  east</w:t>
            </w:r>
            <w:proofErr w:type="gramEnd"/>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4E4"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E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E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E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E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E9"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F3" w14:textId="77777777">
        <w:trPr>
          <w:cantSplit/>
          <w:jc w:val="center"/>
        </w:trPr>
        <w:tc>
          <w:tcPr>
            <w:tcW w:w="709" w:type="dxa"/>
            <w:shd w:val="clear" w:color="auto" w:fill="E0E0E0"/>
            <w:tcMar>
              <w:top w:w="0" w:type="dxa"/>
              <w:left w:w="108" w:type="dxa"/>
              <w:bottom w:w="0" w:type="dxa"/>
              <w:right w:w="108" w:type="dxa"/>
            </w:tcMar>
          </w:tcPr>
          <w:p w14:paraId="768094EB"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34</w:t>
            </w:r>
          </w:p>
        </w:tc>
        <w:tc>
          <w:tcPr>
            <w:tcW w:w="2085" w:type="dxa"/>
            <w:shd w:val="clear" w:color="auto" w:fill="E0E0E0"/>
            <w:tcMar>
              <w:top w:w="0" w:type="dxa"/>
              <w:left w:w="108" w:type="dxa"/>
              <w:bottom w:w="0" w:type="dxa"/>
              <w:right w:w="108" w:type="dxa"/>
            </w:tcMar>
          </w:tcPr>
          <w:p w14:paraId="768094EC"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E0E0E0"/>
            <w:tcMar>
              <w:top w:w="0" w:type="dxa"/>
              <w:left w:w="108" w:type="dxa"/>
              <w:bottom w:w="0" w:type="dxa"/>
              <w:right w:w="108" w:type="dxa"/>
            </w:tcMar>
          </w:tcPr>
          <w:p w14:paraId="768094ED"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E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E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F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F1"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F2"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FC" w14:textId="77777777">
        <w:trPr>
          <w:cantSplit/>
          <w:jc w:val="center"/>
        </w:trPr>
        <w:tc>
          <w:tcPr>
            <w:tcW w:w="709" w:type="dxa"/>
            <w:shd w:val="clear" w:color="auto" w:fill="F3F3F3"/>
            <w:tcMar>
              <w:top w:w="0" w:type="dxa"/>
              <w:left w:w="108" w:type="dxa"/>
              <w:bottom w:w="0" w:type="dxa"/>
              <w:right w:w="108" w:type="dxa"/>
            </w:tcMar>
          </w:tcPr>
          <w:p w14:paraId="768094F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35</w:t>
            </w:r>
          </w:p>
        </w:tc>
        <w:tc>
          <w:tcPr>
            <w:tcW w:w="2085" w:type="dxa"/>
            <w:shd w:val="clear" w:color="auto" w:fill="F3F3F3"/>
            <w:tcMar>
              <w:top w:w="0" w:type="dxa"/>
              <w:left w:w="108" w:type="dxa"/>
              <w:bottom w:w="0" w:type="dxa"/>
              <w:right w:w="108" w:type="dxa"/>
            </w:tcMar>
          </w:tcPr>
          <w:p w14:paraId="768094F5"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Earth</w:t>
            </w:r>
            <w:r>
              <w:rPr>
                <w:rFonts w:ascii="Arial" w:eastAsia="Arial" w:hAnsi="Arial" w:cs="Arial"/>
                <w:b/>
                <w:color w:val="0000FF"/>
                <w:sz w:val="16"/>
                <w:szCs w:val="16"/>
              </w:rPr>
              <w:t>’</w:t>
            </w:r>
            <w:r>
              <w:rPr>
                <w:rFonts w:ascii="Arial" w:hAnsi="Arial" w:cs="Arial"/>
                <w:b/>
                <w:color w:val="0000FF"/>
                <w:sz w:val="16"/>
                <w:szCs w:val="16"/>
              </w:rPr>
              <w:t>s</w:t>
            </w:r>
            <w:r>
              <w:rPr>
                <w:rFonts w:ascii="Arial" w:eastAsia="Arial" w:hAnsi="Arial" w:cs="Arial"/>
                <w:b/>
                <w:color w:val="0000FF"/>
                <w:sz w:val="16"/>
                <w:szCs w:val="16"/>
              </w:rPr>
              <w:t xml:space="preserve"> </w:t>
            </w:r>
            <w:proofErr w:type="gramStart"/>
            <w:r>
              <w:rPr>
                <w:rFonts w:ascii="Arial" w:hAnsi="Arial" w:cs="Arial"/>
                <w:b/>
                <w:color w:val="0000FF"/>
                <w:sz w:val="16"/>
                <w:szCs w:val="16"/>
              </w:rPr>
              <w:t>local</w:t>
            </w:r>
            <w:r>
              <w:rPr>
                <w:rFonts w:ascii="Arial" w:eastAsia="Arial" w:hAnsi="Arial" w:cs="Arial"/>
                <w:b/>
                <w:color w:val="0000FF"/>
                <w:sz w:val="16"/>
                <w:szCs w:val="16"/>
              </w:rPr>
              <w:t xml:space="preserve">  </w:t>
            </w:r>
            <w:r>
              <w:rPr>
                <w:rFonts w:ascii="Arial" w:hAnsi="Arial" w:cs="Arial"/>
                <w:b/>
                <w:color w:val="0000FF"/>
                <w:sz w:val="16"/>
                <w:szCs w:val="16"/>
              </w:rPr>
              <w:t>radius</w:t>
            </w:r>
            <w:proofErr w:type="gramEnd"/>
            <w:r>
              <w:rPr>
                <w:rFonts w:ascii="Arial" w:eastAsia="Arial" w:hAnsi="Arial" w:cs="Arial"/>
                <w:b/>
                <w:color w:val="0000FF"/>
                <w:sz w:val="16"/>
                <w:szCs w:val="16"/>
              </w:rPr>
              <w:t xml:space="preserve"> </w:t>
            </w:r>
            <w:r>
              <w:rPr>
                <w:rFonts w:ascii="Arial" w:hAnsi="Arial" w:cs="Arial"/>
                <w:b/>
                <w:color w:val="0000FF"/>
                <w:sz w:val="16"/>
                <w:szCs w:val="16"/>
              </w:rPr>
              <w:t>of</w:t>
            </w:r>
            <w:r>
              <w:rPr>
                <w:rFonts w:ascii="Arial" w:eastAsia="Arial" w:hAnsi="Arial" w:cs="Arial"/>
                <w:b/>
                <w:color w:val="0000FF"/>
                <w:sz w:val="16"/>
                <w:szCs w:val="16"/>
              </w:rPr>
              <w:t xml:space="preserve"> </w:t>
            </w:r>
            <w:r>
              <w:rPr>
                <w:rFonts w:ascii="Arial" w:hAnsi="Arial" w:cs="Arial"/>
                <w:b/>
                <w:color w:val="0000FF"/>
                <w:sz w:val="16"/>
                <w:szCs w:val="16"/>
              </w:rPr>
              <w:t>curvature</w:t>
            </w:r>
          </w:p>
        </w:tc>
        <w:tc>
          <w:tcPr>
            <w:tcW w:w="1013" w:type="dxa"/>
            <w:shd w:val="clear" w:color="auto" w:fill="F3F3F3"/>
            <w:tcMar>
              <w:top w:w="0" w:type="dxa"/>
              <w:left w:w="108" w:type="dxa"/>
              <w:bottom w:w="0" w:type="dxa"/>
              <w:right w:w="108" w:type="dxa"/>
            </w:tcMar>
          </w:tcPr>
          <w:p w14:paraId="768094F6"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eastAsia="Arial" w:hAnsi="Arial" w:cs="Arial"/>
                <w:b/>
                <w:color w:val="0000FF"/>
                <w:sz w:val="16"/>
                <w:szCs w:val="16"/>
              </w:rPr>
              <w:t xml:space="preserve"> </w:t>
            </w:r>
            <w:r>
              <w:rPr>
                <w:rFonts w:ascii="Arial" w:hAnsi="Arial" w:cs="Arial"/>
                <w:b/>
                <w:color w:val="0000FF"/>
                <w:sz w:val="16"/>
                <w:szCs w:val="16"/>
              </w:rPr>
              <w:t>035</w:t>
            </w:r>
          </w:p>
        </w:tc>
        <w:tc>
          <w:tcPr>
            <w:tcW w:w="845" w:type="dxa"/>
            <w:shd w:val="clear" w:color="auto" w:fill="F3F3F3"/>
            <w:tcMar>
              <w:top w:w="0" w:type="dxa"/>
              <w:left w:w="108" w:type="dxa"/>
              <w:bottom w:w="0" w:type="dxa"/>
              <w:right w:w="108" w:type="dxa"/>
            </w:tcMar>
          </w:tcPr>
          <w:p w14:paraId="768094F7"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w:t>
            </w:r>
          </w:p>
        </w:tc>
        <w:tc>
          <w:tcPr>
            <w:tcW w:w="1265" w:type="dxa"/>
            <w:shd w:val="clear" w:color="auto" w:fill="F3F3F3"/>
            <w:tcMar>
              <w:top w:w="0" w:type="dxa"/>
              <w:left w:w="108" w:type="dxa"/>
              <w:bottom w:w="0" w:type="dxa"/>
              <w:right w:w="108" w:type="dxa"/>
            </w:tcMar>
          </w:tcPr>
          <w:p w14:paraId="768094F8"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62</w:t>
            </w:r>
            <w:r>
              <w:rPr>
                <w:rFonts w:ascii="Arial" w:eastAsia="Arial" w:hAnsi="Arial" w:cs="Arial"/>
                <w:b/>
                <w:color w:val="0000FF"/>
                <w:sz w:val="16"/>
                <w:szCs w:val="16"/>
              </w:rPr>
              <w:t xml:space="preserve"> </w:t>
            </w:r>
            <w:r>
              <w:rPr>
                <w:rFonts w:ascii="Arial" w:hAnsi="Arial" w:cs="Arial"/>
                <w:b/>
                <w:color w:val="0000FF"/>
                <w:sz w:val="16"/>
                <w:szCs w:val="16"/>
              </w:rPr>
              <w:t>000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4F9"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22</w:t>
            </w:r>
          </w:p>
        </w:tc>
        <w:tc>
          <w:tcPr>
            <w:tcW w:w="1063" w:type="dxa"/>
            <w:shd w:val="clear" w:color="auto" w:fill="F3F3F3"/>
            <w:tcMar>
              <w:top w:w="0" w:type="dxa"/>
              <w:left w:w="108" w:type="dxa"/>
              <w:bottom w:w="0" w:type="dxa"/>
              <w:right w:w="108" w:type="dxa"/>
            </w:tcMar>
          </w:tcPr>
          <w:p w14:paraId="768094FA"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768094FB" w14:textId="77777777" w:rsidR="009B0C63" w:rsidRDefault="009B0C63" w:rsidP="009B0C63">
            <w:pPr>
              <w:pStyle w:val="Standard"/>
              <w:snapToGrid w:val="0"/>
            </w:pPr>
            <w:proofErr w:type="spellStart"/>
            <w:r>
              <w:rPr>
                <w:rFonts w:ascii="Arial" w:hAnsi="Arial" w:cs="Arial"/>
                <w:b/>
                <w:color w:val="0000FF"/>
                <w:sz w:val="16"/>
                <w:szCs w:val="16"/>
              </w:rPr>
              <w:t>RoC</w:t>
            </w:r>
            <w:proofErr w:type="spellEnd"/>
            <w:r>
              <w:rPr>
                <w:rFonts w:ascii="Arial" w:hAnsi="Arial" w:cs="Arial"/>
                <w:b/>
                <w:color w:val="0000FF"/>
                <w:sz w:val="16"/>
                <w:szCs w:val="16"/>
              </w:rPr>
              <w:t xml:space="preserve"> of WGS-84 ellipsoid. 6200</w:t>
            </w:r>
            <w:r>
              <w:rPr>
                <w:rFonts w:ascii="Arial" w:eastAsia="Arial" w:hAnsi="Arial" w:cs="Arial"/>
                <w:b/>
                <w:color w:val="0000FF"/>
                <w:sz w:val="16"/>
                <w:szCs w:val="16"/>
              </w:rPr>
              <w:t>–</w:t>
            </w:r>
            <w:r>
              <w:rPr>
                <w:rFonts w:ascii="Arial" w:hAnsi="Arial" w:cs="Arial"/>
                <w:b/>
                <w:color w:val="0000FF"/>
                <w:sz w:val="16"/>
                <w:szCs w:val="16"/>
              </w:rPr>
              <w:t>6600</w:t>
            </w:r>
            <w:r>
              <w:rPr>
                <w:rFonts w:ascii="Arial" w:eastAsia="Arial" w:hAnsi="Arial" w:cs="Arial"/>
                <w:b/>
                <w:color w:val="0000FF"/>
                <w:sz w:val="16"/>
                <w:szCs w:val="16"/>
              </w:rPr>
              <w:t xml:space="preserve"> </w:t>
            </w:r>
            <w:r>
              <w:rPr>
                <w:rFonts w:ascii="Arial" w:hAnsi="Arial" w:cs="Arial"/>
                <w:b/>
                <w:color w:val="0000FF"/>
                <w:sz w:val="16"/>
                <w:szCs w:val="16"/>
              </w:rPr>
              <w:t>km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10cm</w:t>
            </w:r>
          </w:p>
        </w:tc>
      </w:tr>
      <w:tr w:rsidR="009B0C63" w14:paraId="76809505" w14:textId="77777777">
        <w:trPr>
          <w:cantSplit/>
          <w:jc w:val="center"/>
        </w:trPr>
        <w:tc>
          <w:tcPr>
            <w:tcW w:w="709" w:type="dxa"/>
            <w:shd w:val="clear" w:color="auto" w:fill="E0E0E0"/>
            <w:tcMar>
              <w:top w:w="0" w:type="dxa"/>
              <w:left w:w="108" w:type="dxa"/>
              <w:bottom w:w="0" w:type="dxa"/>
              <w:right w:w="108" w:type="dxa"/>
            </w:tcMar>
          </w:tcPr>
          <w:p w14:paraId="768094F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36</w:t>
            </w:r>
          </w:p>
        </w:tc>
        <w:tc>
          <w:tcPr>
            <w:tcW w:w="2085" w:type="dxa"/>
            <w:shd w:val="clear" w:color="auto" w:fill="E0E0E0"/>
            <w:tcMar>
              <w:top w:w="0" w:type="dxa"/>
              <w:left w:w="108" w:type="dxa"/>
              <w:bottom w:w="0" w:type="dxa"/>
              <w:right w:w="108" w:type="dxa"/>
            </w:tcMar>
          </w:tcPr>
          <w:p w14:paraId="768094F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Bearing</w:t>
            </w:r>
            <w:r>
              <w:rPr>
                <w:rFonts w:ascii="Arial" w:eastAsia="Arial" w:hAnsi="Arial" w:cs="Arial"/>
                <w:b/>
                <w:sz w:val="16"/>
                <w:szCs w:val="16"/>
              </w:rPr>
              <w:t xml:space="preserve"> </w:t>
            </w:r>
            <w:r>
              <w:rPr>
                <w:rFonts w:ascii="Arial" w:hAnsi="Arial" w:cs="Arial"/>
                <w:b/>
                <w:sz w:val="16"/>
                <w:szCs w:val="16"/>
              </w:rPr>
              <w:t>or</w:t>
            </w:r>
            <w:r>
              <w:rPr>
                <w:rFonts w:ascii="Arial" w:eastAsia="Arial" w:hAnsi="Arial" w:cs="Arial"/>
                <w:b/>
                <w:sz w:val="16"/>
                <w:szCs w:val="16"/>
              </w:rPr>
              <w:t xml:space="preserve"> </w:t>
            </w:r>
            <w:r>
              <w:rPr>
                <w:rFonts w:ascii="Arial" w:hAnsi="Arial" w:cs="Arial"/>
                <w:b/>
                <w:sz w:val="16"/>
                <w:szCs w:val="16"/>
              </w:rPr>
              <w:t>azimuth</w:t>
            </w:r>
          </w:p>
        </w:tc>
        <w:tc>
          <w:tcPr>
            <w:tcW w:w="1013" w:type="dxa"/>
            <w:shd w:val="clear" w:color="auto" w:fill="E0E0E0"/>
            <w:tcMar>
              <w:top w:w="0" w:type="dxa"/>
              <w:left w:w="108" w:type="dxa"/>
              <w:bottom w:w="0" w:type="dxa"/>
              <w:right w:w="108" w:type="dxa"/>
            </w:tcMar>
          </w:tcPr>
          <w:p w14:paraId="768094F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05</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50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50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0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03" w14:textId="77777777" w:rsidR="009B0C63" w:rsidRDefault="009B0C63" w:rsidP="009B0C63">
            <w:pPr>
              <w:pStyle w:val="Standard"/>
              <w:snapToGrid w:val="0"/>
              <w:rPr>
                <w:rFonts w:ascii="Arial" w:hAnsi="Arial" w:cs="Arial"/>
                <w:sz w:val="16"/>
                <w:szCs w:val="16"/>
              </w:rPr>
            </w:pP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True</w:t>
            </w:r>
          </w:p>
        </w:tc>
        <w:tc>
          <w:tcPr>
            <w:tcW w:w="2481" w:type="dxa"/>
            <w:shd w:val="clear" w:color="auto" w:fill="E0E0E0"/>
            <w:tcMar>
              <w:top w:w="0" w:type="dxa"/>
              <w:left w:w="108" w:type="dxa"/>
              <w:bottom w:w="0" w:type="dxa"/>
              <w:right w:w="108" w:type="dxa"/>
            </w:tcMar>
          </w:tcPr>
          <w:p w14:paraId="76809504" w14:textId="77777777" w:rsidR="009B0C63" w:rsidRDefault="009B0C63" w:rsidP="009B0C63">
            <w:pPr>
              <w:pStyle w:val="Standard"/>
              <w:snapToGrid w:val="0"/>
              <w:rPr>
                <w:rFonts w:ascii="Arial" w:hAnsi="Arial" w:cs="Arial"/>
                <w:sz w:val="16"/>
                <w:szCs w:val="16"/>
              </w:rPr>
            </w:pPr>
            <w:r>
              <w:rPr>
                <w:rFonts w:ascii="Arial" w:hAnsi="Arial" w:cs="Arial"/>
                <w:sz w:val="16"/>
                <w:szCs w:val="16"/>
              </w:rPr>
              <w:t>GNSS-to-LEO</w:t>
            </w:r>
            <w:r>
              <w:rPr>
                <w:rFonts w:ascii="Arial" w:eastAsia="Arial" w:hAnsi="Arial" w:cs="Arial"/>
                <w:sz w:val="16"/>
                <w:szCs w:val="16"/>
              </w:rPr>
              <w:t xml:space="preserve"> </w:t>
            </w:r>
            <w:r>
              <w:rPr>
                <w:rFonts w:ascii="Arial" w:hAnsi="Arial" w:cs="Arial"/>
                <w:sz w:val="16"/>
                <w:szCs w:val="16"/>
              </w:rPr>
              <w:t>line</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sight</w:t>
            </w:r>
          </w:p>
        </w:tc>
      </w:tr>
      <w:tr w:rsidR="009B0C63" w14:paraId="7680950E" w14:textId="77777777">
        <w:trPr>
          <w:cantSplit/>
          <w:jc w:val="center"/>
        </w:trPr>
        <w:tc>
          <w:tcPr>
            <w:tcW w:w="709" w:type="dxa"/>
            <w:shd w:val="clear" w:color="auto" w:fill="F3F3F3"/>
            <w:tcMar>
              <w:top w:w="0" w:type="dxa"/>
              <w:left w:w="108" w:type="dxa"/>
              <w:bottom w:w="0" w:type="dxa"/>
              <w:right w:w="108" w:type="dxa"/>
            </w:tcMar>
          </w:tcPr>
          <w:p w14:paraId="7680950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37</w:t>
            </w:r>
          </w:p>
        </w:tc>
        <w:tc>
          <w:tcPr>
            <w:tcW w:w="2085" w:type="dxa"/>
            <w:shd w:val="clear" w:color="auto" w:fill="F3F3F3"/>
            <w:tcMar>
              <w:top w:w="0" w:type="dxa"/>
              <w:left w:w="108" w:type="dxa"/>
              <w:bottom w:w="0" w:type="dxa"/>
              <w:right w:w="108" w:type="dxa"/>
            </w:tcMar>
          </w:tcPr>
          <w:p w14:paraId="76809507"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Geoid</w:t>
            </w:r>
            <w:r>
              <w:rPr>
                <w:rFonts w:ascii="Arial" w:eastAsia="Arial" w:hAnsi="Arial" w:cs="Arial"/>
                <w:b/>
                <w:color w:val="0000FF"/>
                <w:sz w:val="16"/>
                <w:szCs w:val="16"/>
              </w:rPr>
              <w:t xml:space="preserve"> </w:t>
            </w:r>
            <w:r>
              <w:rPr>
                <w:rFonts w:ascii="Arial" w:hAnsi="Arial" w:cs="Arial"/>
                <w:b/>
                <w:color w:val="0000FF"/>
                <w:sz w:val="16"/>
                <w:szCs w:val="16"/>
              </w:rPr>
              <w:t>undulation</w:t>
            </w:r>
          </w:p>
        </w:tc>
        <w:tc>
          <w:tcPr>
            <w:tcW w:w="1013" w:type="dxa"/>
            <w:shd w:val="clear" w:color="auto" w:fill="F3F3F3"/>
            <w:tcMar>
              <w:top w:w="0" w:type="dxa"/>
              <w:left w:w="108" w:type="dxa"/>
              <w:bottom w:w="0" w:type="dxa"/>
              <w:right w:w="108" w:type="dxa"/>
            </w:tcMar>
          </w:tcPr>
          <w:p w14:paraId="76809508"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eastAsia="Arial" w:hAnsi="Arial" w:cs="Arial"/>
                <w:b/>
                <w:color w:val="0000FF"/>
                <w:sz w:val="16"/>
                <w:szCs w:val="16"/>
              </w:rPr>
              <w:t xml:space="preserve"> </w:t>
            </w:r>
            <w:r>
              <w:rPr>
                <w:rFonts w:ascii="Arial" w:hAnsi="Arial" w:cs="Arial"/>
                <w:b/>
                <w:color w:val="0000FF"/>
                <w:sz w:val="16"/>
                <w:szCs w:val="16"/>
              </w:rPr>
              <w:t>036</w:t>
            </w:r>
          </w:p>
        </w:tc>
        <w:tc>
          <w:tcPr>
            <w:tcW w:w="845" w:type="dxa"/>
            <w:shd w:val="clear" w:color="auto" w:fill="F3F3F3"/>
            <w:tcMar>
              <w:top w:w="0" w:type="dxa"/>
              <w:left w:w="108" w:type="dxa"/>
              <w:bottom w:w="0" w:type="dxa"/>
              <w:right w:w="108" w:type="dxa"/>
            </w:tcMar>
          </w:tcPr>
          <w:p w14:paraId="76809509"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w:t>
            </w:r>
          </w:p>
        </w:tc>
        <w:tc>
          <w:tcPr>
            <w:tcW w:w="1265" w:type="dxa"/>
            <w:shd w:val="clear" w:color="auto" w:fill="F3F3F3"/>
            <w:tcMar>
              <w:top w:w="0" w:type="dxa"/>
              <w:left w:w="108" w:type="dxa"/>
              <w:bottom w:w="0" w:type="dxa"/>
              <w:right w:w="108" w:type="dxa"/>
            </w:tcMar>
          </w:tcPr>
          <w:p w14:paraId="7680950A"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50B"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15</w:t>
            </w:r>
          </w:p>
        </w:tc>
        <w:tc>
          <w:tcPr>
            <w:tcW w:w="1063" w:type="dxa"/>
            <w:shd w:val="clear" w:color="auto" w:fill="F3F3F3"/>
            <w:tcMar>
              <w:top w:w="0" w:type="dxa"/>
              <w:left w:w="108" w:type="dxa"/>
              <w:bottom w:w="0" w:type="dxa"/>
              <w:right w:w="108" w:type="dxa"/>
            </w:tcMar>
          </w:tcPr>
          <w:p w14:paraId="7680950C"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7680950D" w14:textId="77777777" w:rsidR="009B0C63" w:rsidRDefault="009B0C63" w:rsidP="009B0C63">
            <w:pPr>
              <w:pStyle w:val="Standard"/>
              <w:snapToGrid w:val="0"/>
            </w:pPr>
            <w:r>
              <w:rPr>
                <w:rFonts w:ascii="Arial" w:hAnsi="Arial" w:cs="Arial"/>
                <w:b/>
                <w:color w:val="0000FF"/>
                <w:sz w:val="16"/>
                <w:szCs w:val="16"/>
              </w:rPr>
              <w:t>EGM-96 geoid</w:t>
            </w:r>
            <w:r>
              <w:rPr>
                <w:rFonts w:ascii="Arial" w:eastAsia="Arial" w:hAnsi="Arial" w:cs="Arial"/>
                <w:b/>
                <w:color w:val="0000FF"/>
                <w:sz w:val="16"/>
                <w:szCs w:val="16"/>
              </w:rPr>
              <w:t xml:space="preserve"> </w:t>
            </w:r>
            <w:r>
              <w:rPr>
                <w:rFonts w:ascii="Arial" w:hAnsi="Arial" w:cs="Arial"/>
                <w:b/>
                <w:color w:val="0000FF"/>
                <w:sz w:val="16"/>
                <w:szCs w:val="16"/>
              </w:rPr>
              <w:t>height</w:t>
            </w:r>
            <w:r>
              <w:rPr>
                <w:rFonts w:ascii="Arial" w:eastAsia="Arial" w:hAnsi="Arial" w:cs="Arial"/>
                <w:b/>
                <w:color w:val="0000FF"/>
                <w:sz w:val="16"/>
                <w:szCs w:val="16"/>
              </w:rPr>
              <w:t xml:space="preserve"> </w:t>
            </w:r>
            <w:r>
              <w:rPr>
                <w:rFonts w:ascii="Arial" w:hAnsi="Arial" w:cs="Arial"/>
                <w:b/>
                <w:color w:val="0000FF"/>
                <w:sz w:val="16"/>
                <w:szCs w:val="16"/>
              </w:rPr>
              <w:t>above</w:t>
            </w:r>
            <w:r>
              <w:rPr>
                <w:rFonts w:ascii="Arial" w:eastAsia="Arial" w:hAnsi="Arial" w:cs="Arial"/>
                <w:b/>
                <w:color w:val="0000FF"/>
                <w:sz w:val="16"/>
                <w:szCs w:val="16"/>
              </w:rPr>
              <w:t xml:space="preserve"> </w:t>
            </w:r>
            <w:r>
              <w:rPr>
                <w:rFonts w:ascii="Arial" w:hAnsi="Arial" w:cs="Arial"/>
                <w:b/>
                <w:color w:val="0000FF"/>
                <w:sz w:val="16"/>
                <w:szCs w:val="16"/>
              </w:rPr>
              <w:t>WGS-84</w:t>
            </w:r>
            <w:r>
              <w:rPr>
                <w:rFonts w:ascii="Arial" w:eastAsia="Arial" w:hAnsi="Arial" w:cs="Arial"/>
                <w:b/>
                <w:color w:val="0000FF"/>
                <w:sz w:val="16"/>
                <w:szCs w:val="16"/>
              </w:rPr>
              <w:t xml:space="preserve"> </w:t>
            </w:r>
            <w:r>
              <w:rPr>
                <w:rFonts w:ascii="Arial" w:hAnsi="Arial" w:cs="Arial"/>
                <w:b/>
                <w:color w:val="0000FF"/>
                <w:sz w:val="16"/>
                <w:szCs w:val="16"/>
              </w:rPr>
              <w:t>ellipsoid.</w:t>
            </w:r>
            <w:r>
              <w:rPr>
                <w:rFonts w:ascii="Arial" w:eastAsia="Arial" w:hAnsi="Arial" w:cs="Arial"/>
                <w:b/>
                <w:color w:val="0000FF"/>
                <w:sz w:val="16"/>
                <w:szCs w:val="16"/>
              </w:rPr>
              <w:t xml:space="preserve"> </w:t>
            </w:r>
            <w:r>
              <w:rPr>
                <w:rFonts w:ascii="Arial" w:hAnsi="Arial" w:cs="Arial"/>
                <w:b/>
                <w:color w:val="0000FF"/>
                <w:sz w:val="16"/>
                <w:szCs w:val="16"/>
              </w:rPr>
              <w:t>±150m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1cm</w:t>
            </w:r>
          </w:p>
        </w:tc>
      </w:tr>
      <w:tr w:rsidR="009B0C63" w14:paraId="0435F54E" w14:textId="77777777" w:rsidTr="00E02E9E">
        <w:tblPrEx>
          <w:tblW w:w="10348" w:type="dxa"/>
          <w:jc w:val="center"/>
          <w:tblLayout w:type="fixed"/>
          <w:tblCellMar>
            <w:left w:w="10" w:type="dxa"/>
            <w:right w:w="10" w:type="dxa"/>
          </w:tblCellMar>
          <w:tblLook w:val="0000" w:firstRow="0" w:lastRow="0" w:firstColumn="0" w:lastColumn="0" w:noHBand="0" w:noVBand="0"/>
          <w:tblPrExChange w:id="1240" w:author="Bowler, Neill" w:date="2022-09-30T16:27: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ins w:id="1241" w:author="Bowler, Neill" w:date="2022-09-30T16:26:00Z"/>
          <w:trPrChange w:id="1242" w:author="Bowler, Neill" w:date="2022-09-30T16:27:00Z">
            <w:trPr>
              <w:cantSplit/>
              <w:jc w:val="center"/>
            </w:trPr>
          </w:trPrChange>
        </w:trPr>
        <w:tc>
          <w:tcPr>
            <w:tcW w:w="10348" w:type="dxa"/>
            <w:gridSpan w:val="8"/>
            <w:shd w:val="clear" w:color="auto" w:fill="CCFFCC"/>
            <w:tcMar>
              <w:top w:w="0" w:type="dxa"/>
              <w:left w:w="108" w:type="dxa"/>
              <w:bottom w:w="0" w:type="dxa"/>
              <w:right w:w="108" w:type="dxa"/>
            </w:tcMar>
            <w:tcPrChange w:id="1243" w:author="Bowler, Neill" w:date="2022-09-30T16:27:00Z">
              <w:tcPr>
                <w:tcW w:w="10348" w:type="dxa"/>
                <w:gridSpan w:val="8"/>
                <w:shd w:val="clear" w:color="auto" w:fill="F3F3F3"/>
                <w:tcMar>
                  <w:top w:w="0" w:type="dxa"/>
                  <w:left w:w="108" w:type="dxa"/>
                  <w:bottom w:w="0" w:type="dxa"/>
                  <w:right w:w="108" w:type="dxa"/>
                </w:tcMar>
              </w:tcPr>
            </w:tcPrChange>
          </w:tcPr>
          <w:p w14:paraId="33DB6EC9" w14:textId="016071D0" w:rsidR="009B0C63" w:rsidRDefault="009B0C63" w:rsidP="009B0C63">
            <w:pPr>
              <w:pStyle w:val="Standard"/>
              <w:snapToGrid w:val="0"/>
              <w:rPr>
                <w:ins w:id="1244" w:author="Bowler, Neill" w:date="2022-09-30T16:26:00Z"/>
                <w:rFonts w:ascii="Arial" w:hAnsi="Arial" w:cs="Arial"/>
                <w:b/>
                <w:color w:val="0000FF"/>
                <w:sz w:val="16"/>
                <w:szCs w:val="16"/>
              </w:rPr>
            </w:pPr>
            <w:ins w:id="1245" w:author="Bowler, Neill" w:date="2022-09-30T16:27:00Z">
              <w:r>
                <w:rPr>
                  <w:rFonts w:ascii="Arial" w:hAnsi="Arial" w:cs="Arial"/>
                  <w:b/>
                  <w:color w:val="0000FF"/>
                  <w:sz w:val="16"/>
                  <w:szCs w:val="16"/>
                </w:rPr>
                <w:t>Diagnostic quality information</w:t>
              </w:r>
            </w:ins>
          </w:p>
        </w:tc>
      </w:tr>
      <w:tr w:rsidR="009B0C63" w14:paraId="25738D44" w14:textId="77777777">
        <w:trPr>
          <w:cantSplit/>
          <w:jc w:val="center"/>
          <w:ins w:id="1246" w:author="Bowler, Neill" w:date="2022-09-30T16:26:00Z"/>
        </w:trPr>
        <w:tc>
          <w:tcPr>
            <w:tcW w:w="709" w:type="dxa"/>
            <w:shd w:val="clear" w:color="auto" w:fill="F3F3F3"/>
            <w:tcMar>
              <w:top w:w="0" w:type="dxa"/>
              <w:left w:w="108" w:type="dxa"/>
              <w:bottom w:w="0" w:type="dxa"/>
              <w:right w:w="108" w:type="dxa"/>
            </w:tcMar>
          </w:tcPr>
          <w:p w14:paraId="25107479" w14:textId="12CE1DDD" w:rsidR="009B0C63" w:rsidRDefault="009B0C63" w:rsidP="009B0C63">
            <w:pPr>
              <w:pStyle w:val="Standard"/>
              <w:snapToGrid w:val="0"/>
              <w:jc w:val="right"/>
              <w:rPr>
                <w:ins w:id="1247" w:author="Bowler, Neill" w:date="2022-09-30T16:26:00Z"/>
                <w:rFonts w:ascii="Arial" w:hAnsi="Arial" w:cs="Arial"/>
                <w:sz w:val="16"/>
                <w:szCs w:val="16"/>
              </w:rPr>
            </w:pPr>
            <w:ins w:id="1248" w:author="Bowler, Neill" w:date="2022-09-30T16:27:00Z">
              <w:r>
                <w:rPr>
                  <w:rFonts w:ascii="Arial" w:hAnsi="Arial" w:cs="Arial"/>
                  <w:sz w:val="16"/>
                  <w:szCs w:val="16"/>
                </w:rPr>
                <w:t>38</w:t>
              </w:r>
            </w:ins>
          </w:p>
        </w:tc>
        <w:tc>
          <w:tcPr>
            <w:tcW w:w="2085" w:type="dxa"/>
            <w:shd w:val="clear" w:color="auto" w:fill="F3F3F3"/>
            <w:tcMar>
              <w:top w:w="0" w:type="dxa"/>
              <w:left w:w="108" w:type="dxa"/>
              <w:bottom w:w="0" w:type="dxa"/>
              <w:right w:w="108" w:type="dxa"/>
            </w:tcMar>
          </w:tcPr>
          <w:p w14:paraId="03511636" w14:textId="625EED2E" w:rsidR="009B0C63" w:rsidRDefault="009B0C63" w:rsidP="009B0C63">
            <w:pPr>
              <w:pStyle w:val="Standard"/>
              <w:snapToGrid w:val="0"/>
              <w:rPr>
                <w:ins w:id="1249" w:author="Bowler, Neill" w:date="2022-09-30T16:26:00Z"/>
                <w:rFonts w:ascii="Arial" w:hAnsi="Arial" w:cs="Arial"/>
                <w:b/>
                <w:color w:val="0000FF"/>
                <w:sz w:val="16"/>
                <w:szCs w:val="16"/>
              </w:rPr>
            </w:pPr>
            <w:ins w:id="1250" w:author="Bowler, Neill" w:date="2022-09-30T16:28:00Z">
              <w:r>
                <w:rPr>
                  <w:rFonts w:ascii="Arial" w:hAnsi="Arial" w:cs="Arial"/>
                  <w:b/>
                  <w:color w:val="0000FF"/>
                  <w:sz w:val="16"/>
                  <w:szCs w:val="16"/>
                </w:rPr>
                <w:t>Duct detection</w:t>
              </w:r>
            </w:ins>
          </w:p>
        </w:tc>
        <w:tc>
          <w:tcPr>
            <w:tcW w:w="1013" w:type="dxa"/>
            <w:shd w:val="clear" w:color="auto" w:fill="F3F3F3"/>
            <w:tcMar>
              <w:top w:w="0" w:type="dxa"/>
              <w:left w:w="108" w:type="dxa"/>
              <w:bottom w:w="0" w:type="dxa"/>
              <w:right w:w="108" w:type="dxa"/>
            </w:tcMar>
          </w:tcPr>
          <w:p w14:paraId="58CDB755" w14:textId="0ECC9C25" w:rsidR="009B0C63" w:rsidRDefault="009B0C63" w:rsidP="009B0C63">
            <w:pPr>
              <w:pStyle w:val="Standard"/>
              <w:snapToGrid w:val="0"/>
              <w:jc w:val="center"/>
              <w:rPr>
                <w:ins w:id="1251" w:author="Bowler, Neill" w:date="2022-09-30T16:26:00Z"/>
                <w:rFonts w:ascii="Arial" w:hAnsi="Arial" w:cs="Arial"/>
                <w:b/>
                <w:color w:val="0000FF"/>
                <w:sz w:val="16"/>
                <w:szCs w:val="16"/>
              </w:rPr>
            </w:pPr>
            <w:ins w:id="1252"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66FF2E0B" w14:textId="77777777" w:rsidR="009B0C63" w:rsidRDefault="009B0C63" w:rsidP="009B0C63">
            <w:pPr>
              <w:pStyle w:val="Standard"/>
              <w:snapToGrid w:val="0"/>
              <w:jc w:val="right"/>
              <w:rPr>
                <w:ins w:id="1253"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669637A2" w14:textId="77777777" w:rsidR="009B0C63" w:rsidRDefault="009B0C63" w:rsidP="009B0C63">
            <w:pPr>
              <w:pStyle w:val="Standard"/>
              <w:snapToGrid w:val="0"/>
              <w:jc w:val="right"/>
              <w:rPr>
                <w:ins w:id="1254"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2BE12150" w14:textId="77777777" w:rsidR="009B0C63" w:rsidRDefault="009B0C63" w:rsidP="009B0C63">
            <w:pPr>
              <w:pStyle w:val="Standard"/>
              <w:snapToGrid w:val="0"/>
              <w:jc w:val="right"/>
              <w:rPr>
                <w:ins w:id="1255"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6C7BD45" w14:textId="77777777" w:rsidR="009B0C63" w:rsidRDefault="009B0C63" w:rsidP="009B0C63">
            <w:pPr>
              <w:pStyle w:val="Standard"/>
              <w:snapToGrid w:val="0"/>
              <w:rPr>
                <w:ins w:id="1256" w:author="Bowler, Neill" w:date="2022-09-30T16:26:00Z"/>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67B4FDA5" w14:textId="77777777" w:rsidR="009B0C63" w:rsidRDefault="009B0C63" w:rsidP="009B0C63">
            <w:pPr>
              <w:pStyle w:val="Standard"/>
              <w:snapToGrid w:val="0"/>
              <w:rPr>
                <w:ins w:id="1257" w:author="Bowler, Neill" w:date="2022-09-30T16:26:00Z"/>
                <w:rFonts w:ascii="Arial" w:hAnsi="Arial" w:cs="Arial"/>
                <w:b/>
                <w:color w:val="0000FF"/>
                <w:sz w:val="16"/>
                <w:szCs w:val="16"/>
              </w:rPr>
            </w:pPr>
          </w:p>
        </w:tc>
      </w:tr>
      <w:tr w:rsidR="009B0C63" w14:paraId="5514BAFF" w14:textId="77777777">
        <w:trPr>
          <w:cantSplit/>
          <w:jc w:val="center"/>
          <w:ins w:id="1258" w:author="Bowler, Neill" w:date="2022-09-30T16:26:00Z"/>
        </w:trPr>
        <w:tc>
          <w:tcPr>
            <w:tcW w:w="709" w:type="dxa"/>
            <w:shd w:val="clear" w:color="auto" w:fill="F3F3F3"/>
            <w:tcMar>
              <w:top w:w="0" w:type="dxa"/>
              <w:left w:w="108" w:type="dxa"/>
              <w:bottom w:w="0" w:type="dxa"/>
              <w:right w:w="108" w:type="dxa"/>
            </w:tcMar>
          </w:tcPr>
          <w:p w14:paraId="5CFF39E0" w14:textId="5A4C39ED" w:rsidR="009B0C63" w:rsidRDefault="009B0C63" w:rsidP="009B0C63">
            <w:pPr>
              <w:pStyle w:val="Standard"/>
              <w:snapToGrid w:val="0"/>
              <w:jc w:val="right"/>
              <w:rPr>
                <w:ins w:id="1259" w:author="Bowler, Neill" w:date="2022-09-30T16:26:00Z"/>
                <w:rFonts w:ascii="Arial" w:hAnsi="Arial" w:cs="Arial"/>
                <w:sz w:val="16"/>
                <w:szCs w:val="16"/>
              </w:rPr>
            </w:pPr>
            <w:ins w:id="1260" w:author="Bowler, Neill" w:date="2022-09-30T16:27:00Z">
              <w:r>
                <w:rPr>
                  <w:rFonts w:ascii="Arial" w:hAnsi="Arial" w:cs="Arial"/>
                  <w:sz w:val="16"/>
                  <w:szCs w:val="16"/>
                </w:rPr>
                <w:t>39</w:t>
              </w:r>
            </w:ins>
          </w:p>
        </w:tc>
        <w:tc>
          <w:tcPr>
            <w:tcW w:w="2085" w:type="dxa"/>
            <w:shd w:val="clear" w:color="auto" w:fill="F3F3F3"/>
            <w:tcMar>
              <w:top w:w="0" w:type="dxa"/>
              <w:left w:w="108" w:type="dxa"/>
              <w:bottom w:w="0" w:type="dxa"/>
              <w:right w:w="108" w:type="dxa"/>
            </w:tcMar>
          </w:tcPr>
          <w:p w14:paraId="465C2DDA" w14:textId="095D1333" w:rsidR="009B0C63" w:rsidRDefault="009B0C63" w:rsidP="009B0C63">
            <w:pPr>
              <w:pStyle w:val="Standard"/>
              <w:snapToGrid w:val="0"/>
              <w:rPr>
                <w:ins w:id="1261" w:author="Bowler, Neill" w:date="2022-09-30T16:26:00Z"/>
                <w:rFonts w:ascii="Arial" w:hAnsi="Arial" w:cs="Arial"/>
                <w:b/>
                <w:color w:val="0000FF"/>
                <w:sz w:val="16"/>
                <w:szCs w:val="16"/>
              </w:rPr>
            </w:pPr>
            <w:ins w:id="1262" w:author="Bowler, Neill" w:date="2022-09-30T16:28:00Z">
              <w:r>
                <w:rPr>
                  <w:rFonts w:ascii="Arial" w:hAnsi="Arial" w:cs="Arial"/>
                  <w:b/>
                  <w:color w:val="0000FF"/>
                  <w:sz w:val="16"/>
                  <w:szCs w:val="16"/>
                </w:rPr>
                <w:t>Height of duct</w:t>
              </w:r>
            </w:ins>
          </w:p>
        </w:tc>
        <w:tc>
          <w:tcPr>
            <w:tcW w:w="1013" w:type="dxa"/>
            <w:shd w:val="clear" w:color="auto" w:fill="F3F3F3"/>
            <w:tcMar>
              <w:top w:w="0" w:type="dxa"/>
              <w:left w:w="108" w:type="dxa"/>
              <w:bottom w:w="0" w:type="dxa"/>
              <w:right w:w="108" w:type="dxa"/>
            </w:tcMar>
          </w:tcPr>
          <w:p w14:paraId="5957D81D" w14:textId="407C43F9" w:rsidR="009B0C63" w:rsidRDefault="009B0C63" w:rsidP="009B0C63">
            <w:pPr>
              <w:pStyle w:val="Standard"/>
              <w:snapToGrid w:val="0"/>
              <w:jc w:val="center"/>
              <w:rPr>
                <w:ins w:id="1263" w:author="Bowler, Neill" w:date="2022-09-30T16:26:00Z"/>
                <w:rFonts w:ascii="Arial" w:hAnsi="Arial" w:cs="Arial"/>
                <w:b/>
                <w:color w:val="0000FF"/>
                <w:sz w:val="16"/>
                <w:szCs w:val="16"/>
              </w:rPr>
            </w:pPr>
            <w:ins w:id="1264"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1A0ABB29" w14:textId="77777777" w:rsidR="009B0C63" w:rsidRDefault="009B0C63" w:rsidP="009B0C63">
            <w:pPr>
              <w:pStyle w:val="Standard"/>
              <w:snapToGrid w:val="0"/>
              <w:jc w:val="right"/>
              <w:rPr>
                <w:ins w:id="1265"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8BAD994" w14:textId="77777777" w:rsidR="009B0C63" w:rsidRDefault="009B0C63" w:rsidP="009B0C63">
            <w:pPr>
              <w:pStyle w:val="Standard"/>
              <w:snapToGrid w:val="0"/>
              <w:jc w:val="right"/>
              <w:rPr>
                <w:ins w:id="1266"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2339D9C2" w14:textId="77777777" w:rsidR="009B0C63" w:rsidRDefault="009B0C63" w:rsidP="009B0C63">
            <w:pPr>
              <w:pStyle w:val="Standard"/>
              <w:snapToGrid w:val="0"/>
              <w:jc w:val="right"/>
              <w:rPr>
                <w:ins w:id="1267"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D63BCE4" w14:textId="77777777" w:rsidR="009B0C63" w:rsidRDefault="009B0C63" w:rsidP="009B0C63">
            <w:pPr>
              <w:pStyle w:val="Standard"/>
              <w:snapToGrid w:val="0"/>
              <w:rPr>
                <w:ins w:id="1268" w:author="Bowler, Neill" w:date="2022-09-30T16:26:00Z"/>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765279BA" w14:textId="77777777" w:rsidR="009B0C63" w:rsidRDefault="009B0C63" w:rsidP="009B0C63">
            <w:pPr>
              <w:pStyle w:val="Standard"/>
              <w:snapToGrid w:val="0"/>
              <w:rPr>
                <w:ins w:id="1269" w:author="Bowler, Neill" w:date="2022-09-30T16:26:00Z"/>
                <w:rFonts w:ascii="Arial" w:hAnsi="Arial" w:cs="Arial"/>
                <w:b/>
                <w:color w:val="0000FF"/>
                <w:sz w:val="16"/>
                <w:szCs w:val="16"/>
              </w:rPr>
            </w:pPr>
          </w:p>
        </w:tc>
      </w:tr>
      <w:tr w:rsidR="009B0C63" w14:paraId="1EAB060A" w14:textId="77777777">
        <w:trPr>
          <w:cantSplit/>
          <w:jc w:val="center"/>
          <w:ins w:id="1270" w:author="Bowler, Neill" w:date="2022-09-30T16:26:00Z"/>
        </w:trPr>
        <w:tc>
          <w:tcPr>
            <w:tcW w:w="709" w:type="dxa"/>
            <w:shd w:val="clear" w:color="auto" w:fill="F3F3F3"/>
            <w:tcMar>
              <w:top w:w="0" w:type="dxa"/>
              <w:left w:w="108" w:type="dxa"/>
              <w:bottom w:w="0" w:type="dxa"/>
              <w:right w:w="108" w:type="dxa"/>
            </w:tcMar>
          </w:tcPr>
          <w:p w14:paraId="1756AE2B" w14:textId="5B929D76" w:rsidR="009B0C63" w:rsidRDefault="009B0C63" w:rsidP="009B0C63">
            <w:pPr>
              <w:pStyle w:val="Standard"/>
              <w:snapToGrid w:val="0"/>
              <w:jc w:val="right"/>
              <w:rPr>
                <w:ins w:id="1271" w:author="Bowler, Neill" w:date="2022-09-30T16:26:00Z"/>
                <w:rFonts w:ascii="Arial" w:hAnsi="Arial" w:cs="Arial"/>
                <w:sz w:val="16"/>
                <w:szCs w:val="16"/>
              </w:rPr>
            </w:pPr>
            <w:ins w:id="1272" w:author="Bowler, Neill" w:date="2022-09-30T16:27:00Z">
              <w:r>
                <w:rPr>
                  <w:rFonts w:ascii="Arial" w:hAnsi="Arial" w:cs="Arial"/>
                  <w:sz w:val="16"/>
                  <w:szCs w:val="16"/>
                </w:rPr>
                <w:t>40</w:t>
              </w:r>
            </w:ins>
          </w:p>
        </w:tc>
        <w:tc>
          <w:tcPr>
            <w:tcW w:w="2085" w:type="dxa"/>
            <w:shd w:val="clear" w:color="auto" w:fill="F3F3F3"/>
            <w:tcMar>
              <w:top w:w="0" w:type="dxa"/>
              <w:left w:w="108" w:type="dxa"/>
              <w:bottom w:w="0" w:type="dxa"/>
              <w:right w:w="108" w:type="dxa"/>
            </w:tcMar>
          </w:tcPr>
          <w:p w14:paraId="73645FD1" w14:textId="7E3F99FF" w:rsidR="009B0C63" w:rsidRDefault="009B0C63" w:rsidP="009B0C63">
            <w:pPr>
              <w:pStyle w:val="Standard"/>
              <w:snapToGrid w:val="0"/>
              <w:rPr>
                <w:ins w:id="1273" w:author="Bowler, Neill" w:date="2022-09-30T16:26:00Z"/>
                <w:rFonts w:ascii="Arial" w:hAnsi="Arial" w:cs="Arial"/>
                <w:b/>
                <w:color w:val="0000FF"/>
                <w:sz w:val="16"/>
                <w:szCs w:val="16"/>
              </w:rPr>
            </w:pPr>
            <w:ins w:id="1274" w:author="Bowler, Neill" w:date="2022-09-30T16:28:00Z">
              <w:r>
                <w:rPr>
                  <w:rFonts w:ascii="Arial" w:hAnsi="Arial" w:cs="Arial"/>
                  <w:b/>
                  <w:color w:val="0000FF"/>
                  <w:sz w:val="16"/>
                  <w:szCs w:val="16"/>
                </w:rPr>
                <w:t>Signal-to-noise rati</w:t>
              </w:r>
            </w:ins>
            <w:ins w:id="1275" w:author="Bowler, Neill" w:date="2022-09-30T16:29:00Z">
              <w:r>
                <w:rPr>
                  <w:rFonts w:ascii="Arial" w:hAnsi="Arial" w:cs="Arial"/>
                  <w:b/>
                  <w:color w:val="0000FF"/>
                  <w:sz w:val="16"/>
                  <w:szCs w:val="16"/>
                </w:rPr>
                <w:t>o</w:t>
              </w:r>
            </w:ins>
          </w:p>
        </w:tc>
        <w:tc>
          <w:tcPr>
            <w:tcW w:w="1013" w:type="dxa"/>
            <w:shd w:val="clear" w:color="auto" w:fill="F3F3F3"/>
            <w:tcMar>
              <w:top w:w="0" w:type="dxa"/>
              <w:left w:w="108" w:type="dxa"/>
              <w:bottom w:w="0" w:type="dxa"/>
              <w:right w:w="108" w:type="dxa"/>
            </w:tcMar>
          </w:tcPr>
          <w:p w14:paraId="6CBCB79B" w14:textId="374A3161" w:rsidR="009B0C63" w:rsidRDefault="009B0C63" w:rsidP="009B0C63">
            <w:pPr>
              <w:pStyle w:val="Standard"/>
              <w:snapToGrid w:val="0"/>
              <w:jc w:val="center"/>
              <w:rPr>
                <w:ins w:id="1276" w:author="Bowler, Neill" w:date="2022-09-30T16:26:00Z"/>
                <w:rFonts w:ascii="Arial" w:hAnsi="Arial" w:cs="Arial"/>
                <w:b/>
                <w:color w:val="0000FF"/>
                <w:sz w:val="16"/>
                <w:szCs w:val="16"/>
              </w:rPr>
            </w:pPr>
            <w:ins w:id="1277"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1EDC97B1" w14:textId="4A27DA31" w:rsidR="009B0C63" w:rsidRDefault="009B0C63" w:rsidP="009B0C63">
            <w:pPr>
              <w:pStyle w:val="Standard"/>
              <w:snapToGrid w:val="0"/>
              <w:jc w:val="right"/>
              <w:rPr>
                <w:ins w:id="1278" w:author="Bowler, Neill" w:date="2022-09-30T16:26:00Z"/>
                <w:rFonts w:ascii="Arial" w:hAnsi="Arial" w:cs="Arial"/>
                <w:b/>
                <w:color w:val="0000FF"/>
                <w:sz w:val="16"/>
                <w:szCs w:val="16"/>
              </w:rPr>
            </w:pPr>
            <w:ins w:id="1279" w:author="Bowler, Neill" w:date="2022-09-30T16:29:00Z">
              <w:r>
                <w:rPr>
                  <w:rFonts w:ascii="Arial" w:hAnsi="Arial" w:cs="Arial"/>
                  <w:b/>
                  <w:color w:val="0000FF"/>
                  <w:sz w:val="16"/>
                  <w:szCs w:val="16"/>
                </w:rPr>
                <w:t>3</w:t>
              </w:r>
            </w:ins>
          </w:p>
        </w:tc>
        <w:tc>
          <w:tcPr>
            <w:tcW w:w="1265" w:type="dxa"/>
            <w:shd w:val="clear" w:color="auto" w:fill="F3F3F3"/>
            <w:tcMar>
              <w:top w:w="0" w:type="dxa"/>
              <w:left w:w="108" w:type="dxa"/>
              <w:bottom w:w="0" w:type="dxa"/>
              <w:right w:w="108" w:type="dxa"/>
            </w:tcMar>
          </w:tcPr>
          <w:p w14:paraId="0FB427D0" w14:textId="598E4C1E" w:rsidR="009B0C63" w:rsidRDefault="009B0C63" w:rsidP="009B0C63">
            <w:pPr>
              <w:pStyle w:val="Standard"/>
              <w:snapToGrid w:val="0"/>
              <w:jc w:val="right"/>
              <w:rPr>
                <w:ins w:id="1280" w:author="Bowler, Neill" w:date="2022-09-30T16:26:00Z"/>
                <w:rFonts w:ascii="Arial" w:hAnsi="Arial" w:cs="Arial"/>
                <w:b/>
                <w:color w:val="0000FF"/>
                <w:sz w:val="16"/>
                <w:szCs w:val="16"/>
              </w:rPr>
            </w:pPr>
            <w:ins w:id="1281" w:author="Bowler, Neill" w:date="2022-09-30T16:29:00Z">
              <w:r>
                <w:rPr>
                  <w:rFonts w:ascii="Arial" w:hAnsi="Arial" w:cs="Arial"/>
                  <w:b/>
                  <w:color w:val="0000FF"/>
                  <w:sz w:val="16"/>
                  <w:szCs w:val="16"/>
                </w:rPr>
                <w:t>0</w:t>
              </w:r>
            </w:ins>
          </w:p>
        </w:tc>
        <w:tc>
          <w:tcPr>
            <w:tcW w:w="887" w:type="dxa"/>
            <w:shd w:val="clear" w:color="auto" w:fill="F3F3F3"/>
            <w:tcMar>
              <w:top w:w="0" w:type="dxa"/>
              <w:left w:w="108" w:type="dxa"/>
              <w:bottom w:w="0" w:type="dxa"/>
              <w:right w:w="108" w:type="dxa"/>
            </w:tcMar>
          </w:tcPr>
          <w:p w14:paraId="0D68071F" w14:textId="59A63D66" w:rsidR="009B0C63" w:rsidRDefault="009B0C63" w:rsidP="009B0C63">
            <w:pPr>
              <w:pStyle w:val="Standard"/>
              <w:snapToGrid w:val="0"/>
              <w:jc w:val="right"/>
              <w:rPr>
                <w:ins w:id="1282" w:author="Bowler, Neill" w:date="2022-09-30T16:26:00Z"/>
                <w:rFonts w:ascii="Arial" w:hAnsi="Arial" w:cs="Arial"/>
                <w:b/>
                <w:color w:val="0000FF"/>
                <w:sz w:val="16"/>
                <w:szCs w:val="16"/>
              </w:rPr>
            </w:pPr>
            <w:ins w:id="1283" w:author="Bowler, Neill" w:date="2022-09-30T16:29:00Z">
              <w:r>
                <w:rPr>
                  <w:rFonts w:ascii="Arial" w:hAnsi="Arial" w:cs="Arial"/>
                  <w:b/>
                  <w:color w:val="0000FF"/>
                  <w:sz w:val="16"/>
                  <w:szCs w:val="16"/>
                </w:rPr>
                <w:t>20</w:t>
              </w:r>
            </w:ins>
          </w:p>
        </w:tc>
        <w:tc>
          <w:tcPr>
            <w:tcW w:w="1063" w:type="dxa"/>
            <w:shd w:val="clear" w:color="auto" w:fill="F3F3F3"/>
            <w:tcMar>
              <w:top w:w="0" w:type="dxa"/>
              <w:left w:w="108" w:type="dxa"/>
              <w:bottom w:w="0" w:type="dxa"/>
              <w:right w:w="108" w:type="dxa"/>
            </w:tcMar>
          </w:tcPr>
          <w:p w14:paraId="6AE5D859" w14:textId="00201120" w:rsidR="009B0C63" w:rsidRDefault="009B0C63" w:rsidP="009B0C63">
            <w:pPr>
              <w:pStyle w:val="Standard"/>
              <w:snapToGrid w:val="0"/>
              <w:rPr>
                <w:ins w:id="1284" w:author="Bowler, Neill" w:date="2022-09-30T16:26:00Z"/>
                <w:rFonts w:ascii="Arial" w:hAnsi="Arial" w:cs="Arial"/>
                <w:b/>
                <w:color w:val="0000FF"/>
                <w:sz w:val="16"/>
                <w:szCs w:val="16"/>
              </w:rPr>
            </w:pPr>
            <w:ins w:id="1285" w:author="Bowler, Neill" w:date="2022-09-30T16:30:00Z">
              <w:r>
                <w:rPr>
                  <w:rFonts w:ascii="Arial" w:hAnsi="Arial" w:cs="Arial"/>
                  <w:b/>
                  <w:color w:val="0000FF"/>
                  <w:sz w:val="16"/>
                  <w:szCs w:val="16"/>
                </w:rPr>
                <w:t>Numeric</w:t>
              </w:r>
            </w:ins>
          </w:p>
        </w:tc>
        <w:tc>
          <w:tcPr>
            <w:tcW w:w="2481" w:type="dxa"/>
            <w:shd w:val="clear" w:color="auto" w:fill="F3F3F3"/>
            <w:tcMar>
              <w:top w:w="0" w:type="dxa"/>
              <w:left w:w="108" w:type="dxa"/>
              <w:bottom w:w="0" w:type="dxa"/>
              <w:right w:w="108" w:type="dxa"/>
            </w:tcMar>
          </w:tcPr>
          <w:p w14:paraId="0EA9AEFE" w14:textId="77777777" w:rsidR="009B0C63" w:rsidRDefault="009B0C63" w:rsidP="009B0C63">
            <w:pPr>
              <w:pStyle w:val="Standard"/>
              <w:snapToGrid w:val="0"/>
              <w:rPr>
                <w:ins w:id="1286" w:author="Bowler, Neill" w:date="2022-09-30T16:26:00Z"/>
                <w:rFonts w:ascii="Arial" w:hAnsi="Arial" w:cs="Arial"/>
                <w:b/>
                <w:color w:val="0000FF"/>
                <w:sz w:val="16"/>
                <w:szCs w:val="16"/>
              </w:rPr>
            </w:pPr>
          </w:p>
        </w:tc>
      </w:tr>
      <w:tr w:rsidR="009B0C63" w14:paraId="76941CC2" w14:textId="77777777">
        <w:trPr>
          <w:cantSplit/>
          <w:jc w:val="center"/>
          <w:ins w:id="1287" w:author="Bowler, Neill" w:date="2022-09-30T16:26:00Z"/>
        </w:trPr>
        <w:tc>
          <w:tcPr>
            <w:tcW w:w="709" w:type="dxa"/>
            <w:shd w:val="clear" w:color="auto" w:fill="F3F3F3"/>
            <w:tcMar>
              <w:top w:w="0" w:type="dxa"/>
              <w:left w:w="108" w:type="dxa"/>
              <w:bottom w:w="0" w:type="dxa"/>
              <w:right w:w="108" w:type="dxa"/>
            </w:tcMar>
          </w:tcPr>
          <w:p w14:paraId="22137737" w14:textId="49E76767" w:rsidR="009B0C63" w:rsidRDefault="009B0C63" w:rsidP="009B0C63">
            <w:pPr>
              <w:pStyle w:val="Standard"/>
              <w:snapToGrid w:val="0"/>
              <w:jc w:val="right"/>
              <w:rPr>
                <w:ins w:id="1288" w:author="Bowler, Neill" w:date="2022-09-30T16:26:00Z"/>
                <w:rFonts w:ascii="Arial" w:hAnsi="Arial" w:cs="Arial"/>
                <w:sz w:val="16"/>
                <w:szCs w:val="16"/>
              </w:rPr>
            </w:pPr>
            <w:ins w:id="1289" w:author="Bowler, Neill" w:date="2022-09-30T16:28:00Z">
              <w:r>
                <w:rPr>
                  <w:rFonts w:ascii="Arial" w:hAnsi="Arial" w:cs="Arial"/>
                  <w:sz w:val="16"/>
                  <w:szCs w:val="16"/>
                </w:rPr>
                <w:t>41</w:t>
              </w:r>
            </w:ins>
          </w:p>
        </w:tc>
        <w:tc>
          <w:tcPr>
            <w:tcW w:w="2085" w:type="dxa"/>
            <w:shd w:val="clear" w:color="auto" w:fill="F3F3F3"/>
            <w:tcMar>
              <w:top w:w="0" w:type="dxa"/>
              <w:left w:w="108" w:type="dxa"/>
              <w:bottom w:w="0" w:type="dxa"/>
              <w:right w:w="108" w:type="dxa"/>
            </w:tcMar>
          </w:tcPr>
          <w:p w14:paraId="5FD13AB1" w14:textId="79F84161" w:rsidR="009B0C63" w:rsidRDefault="009B0C63" w:rsidP="009B0C63">
            <w:pPr>
              <w:pStyle w:val="Standard"/>
              <w:snapToGrid w:val="0"/>
              <w:rPr>
                <w:ins w:id="1290" w:author="Bowler, Neill" w:date="2022-09-30T16:26:00Z"/>
                <w:rFonts w:ascii="Arial" w:hAnsi="Arial" w:cs="Arial"/>
                <w:b/>
                <w:color w:val="0000FF"/>
                <w:sz w:val="16"/>
                <w:szCs w:val="16"/>
              </w:rPr>
            </w:pPr>
            <w:ins w:id="1291" w:author="Bowler, Neill" w:date="2022-09-30T16:30:00Z">
              <w:r>
                <w:rPr>
                  <w:rFonts w:ascii="Arial" w:hAnsi="Arial" w:cs="Arial"/>
                  <w:b/>
                  <w:color w:val="0000FF"/>
                  <w:sz w:val="16"/>
                  <w:szCs w:val="16"/>
                </w:rPr>
                <w:t>Bending angle variance 60-80km</w:t>
              </w:r>
            </w:ins>
          </w:p>
        </w:tc>
        <w:tc>
          <w:tcPr>
            <w:tcW w:w="1013" w:type="dxa"/>
            <w:shd w:val="clear" w:color="auto" w:fill="F3F3F3"/>
            <w:tcMar>
              <w:top w:w="0" w:type="dxa"/>
              <w:left w:w="108" w:type="dxa"/>
              <w:bottom w:w="0" w:type="dxa"/>
              <w:right w:w="108" w:type="dxa"/>
            </w:tcMar>
          </w:tcPr>
          <w:p w14:paraId="78C57D9A" w14:textId="345539BE" w:rsidR="009B0C63" w:rsidRDefault="009B0C63" w:rsidP="009B0C63">
            <w:pPr>
              <w:pStyle w:val="Standard"/>
              <w:snapToGrid w:val="0"/>
              <w:jc w:val="center"/>
              <w:rPr>
                <w:ins w:id="1292" w:author="Bowler, Neill" w:date="2022-09-30T16:26:00Z"/>
                <w:rFonts w:ascii="Arial" w:hAnsi="Arial" w:cs="Arial"/>
                <w:b/>
                <w:color w:val="0000FF"/>
                <w:sz w:val="16"/>
                <w:szCs w:val="16"/>
              </w:rPr>
            </w:pPr>
            <w:ins w:id="1293"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4B706CF6" w14:textId="0A664897" w:rsidR="009B0C63" w:rsidRDefault="009B0C63" w:rsidP="009B0C63">
            <w:pPr>
              <w:pStyle w:val="Standard"/>
              <w:snapToGrid w:val="0"/>
              <w:jc w:val="right"/>
              <w:rPr>
                <w:ins w:id="1294" w:author="Bowler, Neill" w:date="2022-09-30T16:26:00Z"/>
                <w:rFonts w:ascii="Arial" w:hAnsi="Arial" w:cs="Arial"/>
                <w:b/>
                <w:color w:val="0000FF"/>
                <w:sz w:val="16"/>
                <w:szCs w:val="16"/>
              </w:rPr>
            </w:pPr>
            <w:ins w:id="1295" w:author="Bowler, Neill" w:date="2022-09-30T16:31:00Z">
              <w:r>
                <w:rPr>
                  <w:rFonts w:ascii="Arial" w:hAnsi="Arial" w:cs="Arial"/>
                  <w:b/>
                  <w:color w:val="0000FF"/>
                  <w:sz w:val="16"/>
                  <w:szCs w:val="16"/>
                </w:rPr>
                <w:t>8</w:t>
              </w:r>
            </w:ins>
          </w:p>
        </w:tc>
        <w:tc>
          <w:tcPr>
            <w:tcW w:w="1265" w:type="dxa"/>
            <w:shd w:val="clear" w:color="auto" w:fill="F3F3F3"/>
            <w:tcMar>
              <w:top w:w="0" w:type="dxa"/>
              <w:left w:w="108" w:type="dxa"/>
              <w:bottom w:w="0" w:type="dxa"/>
              <w:right w:w="108" w:type="dxa"/>
            </w:tcMar>
          </w:tcPr>
          <w:p w14:paraId="3311087D" w14:textId="1306D67B" w:rsidR="009B0C63" w:rsidRDefault="009B0C63" w:rsidP="009B0C63">
            <w:pPr>
              <w:pStyle w:val="Standard"/>
              <w:snapToGrid w:val="0"/>
              <w:jc w:val="right"/>
              <w:rPr>
                <w:ins w:id="1296" w:author="Bowler, Neill" w:date="2022-09-30T16:26:00Z"/>
                <w:rFonts w:ascii="Arial" w:hAnsi="Arial" w:cs="Arial"/>
                <w:b/>
                <w:color w:val="0000FF"/>
                <w:sz w:val="16"/>
                <w:szCs w:val="16"/>
              </w:rPr>
            </w:pPr>
            <w:ins w:id="1297" w:author="Bowler, Neill" w:date="2022-09-30T16:31:00Z">
              <w:r>
                <w:rPr>
                  <w:rFonts w:ascii="Arial" w:hAnsi="Arial" w:cs="Arial"/>
                  <w:b/>
                  <w:color w:val="0000FF"/>
                  <w:sz w:val="16"/>
                  <w:szCs w:val="16"/>
                </w:rPr>
                <w:t>0</w:t>
              </w:r>
            </w:ins>
          </w:p>
        </w:tc>
        <w:tc>
          <w:tcPr>
            <w:tcW w:w="887" w:type="dxa"/>
            <w:shd w:val="clear" w:color="auto" w:fill="F3F3F3"/>
            <w:tcMar>
              <w:top w:w="0" w:type="dxa"/>
              <w:left w:w="108" w:type="dxa"/>
              <w:bottom w:w="0" w:type="dxa"/>
              <w:right w:w="108" w:type="dxa"/>
            </w:tcMar>
          </w:tcPr>
          <w:p w14:paraId="2F7F6533" w14:textId="1C1CAC33" w:rsidR="009B0C63" w:rsidRDefault="009B0C63" w:rsidP="009B0C63">
            <w:pPr>
              <w:pStyle w:val="Standard"/>
              <w:snapToGrid w:val="0"/>
              <w:jc w:val="right"/>
              <w:rPr>
                <w:ins w:id="1298" w:author="Bowler, Neill" w:date="2022-09-30T16:26:00Z"/>
                <w:rFonts w:ascii="Arial" w:hAnsi="Arial" w:cs="Arial"/>
                <w:b/>
                <w:color w:val="0000FF"/>
                <w:sz w:val="16"/>
                <w:szCs w:val="16"/>
              </w:rPr>
            </w:pPr>
            <w:ins w:id="1299" w:author="Bowler, Neill" w:date="2022-09-30T16:31:00Z">
              <w:r>
                <w:rPr>
                  <w:rFonts w:ascii="Arial" w:hAnsi="Arial" w:cs="Arial"/>
                  <w:b/>
                  <w:color w:val="0000FF"/>
                  <w:sz w:val="16"/>
                  <w:szCs w:val="16"/>
                </w:rPr>
                <w:t>16</w:t>
              </w:r>
            </w:ins>
          </w:p>
        </w:tc>
        <w:tc>
          <w:tcPr>
            <w:tcW w:w="1063" w:type="dxa"/>
            <w:shd w:val="clear" w:color="auto" w:fill="F3F3F3"/>
            <w:tcMar>
              <w:top w:w="0" w:type="dxa"/>
              <w:left w:w="108" w:type="dxa"/>
              <w:bottom w:w="0" w:type="dxa"/>
              <w:right w:w="108" w:type="dxa"/>
            </w:tcMar>
          </w:tcPr>
          <w:p w14:paraId="455A1B6F" w14:textId="401BED2A" w:rsidR="009B0C63" w:rsidRDefault="009B0C63" w:rsidP="009B0C63">
            <w:pPr>
              <w:pStyle w:val="Standard"/>
              <w:snapToGrid w:val="0"/>
              <w:rPr>
                <w:ins w:id="1300" w:author="Bowler, Neill" w:date="2022-09-30T16:26:00Z"/>
                <w:rFonts w:ascii="Arial" w:hAnsi="Arial" w:cs="Arial"/>
                <w:b/>
                <w:color w:val="0000FF"/>
                <w:sz w:val="16"/>
                <w:szCs w:val="16"/>
              </w:rPr>
            </w:pPr>
            <w:ins w:id="1301" w:author="Bowler, Neill" w:date="2022-09-30T16:31:00Z">
              <w:r>
                <w:rPr>
                  <w:rFonts w:ascii="Arial" w:hAnsi="Arial" w:cs="Arial"/>
                  <w:b/>
                  <w:color w:val="0000FF"/>
                  <w:sz w:val="16"/>
                  <w:szCs w:val="16"/>
                </w:rPr>
                <w:t>Radians</w:t>
              </w:r>
            </w:ins>
          </w:p>
        </w:tc>
        <w:tc>
          <w:tcPr>
            <w:tcW w:w="2481" w:type="dxa"/>
            <w:shd w:val="clear" w:color="auto" w:fill="F3F3F3"/>
            <w:tcMar>
              <w:top w:w="0" w:type="dxa"/>
              <w:left w:w="108" w:type="dxa"/>
              <w:bottom w:w="0" w:type="dxa"/>
              <w:right w:w="108" w:type="dxa"/>
            </w:tcMar>
          </w:tcPr>
          <w:p w14:paraId="2CDB5D39" w14:textId="6B0CAA40" w:rsidR="009B0C63" w:rsidRDefault="009B0C63" w:rsidP="009B0C63">
            <w:pPr>
              <w:pStyle w:val="Standard"/>
              <w:snapToGrid w:val="0"/>
              <w:rPr>
                <w:ins w:id="1302" w:author="Bowler, Neill" w:date="2022-09-30T16:26:00Z"/>
                <w:rFonts w:ascii="Arial" w:hAnsi="Arial" w:cs="Arial"/>
                <w:b/>
                <w:color w:val="0000FF"/>
                <w:sz w:val="16"/>
                <w:szCs w:val="16"/>
              </w:rPr>
            </w:pPr>
            <w:ins w:id="1303" w:author="Bowler, Neill" w:date="2022-09-30T16:30:00Z">
              <w:r>
                <w:rPr>
                  <w:rFonts w:ascii="Arial" w:hAnsi="Arial" w:cs="Arial"/>
                  <w:b/>
                  <w:color w:val="0000FF"/>
                  <w:sz w:val="16"/>
                  <w:szCs w:val="16"/>
                </w:rPr>
                <w:t>Variance of bending angle (relative to climatology) between 60 and 80km</w:t>
              </w:r>
            </w:ins>
          </w:p>
        </w:tc>
      </w:tr>
      <w:tr w:rsidR="009B0C63" w14:paraId="0F542165" w14:textId="77777777">
        <w:trPr>
          <w:cantSplit/>
          <w:jc w:val="center"/>
          <w:ins w:id="1304" w:author="Bowler, Neill" w:date="2022-09-30T16:26:00Z"/>
        </w:trPr>
        <w:tc>
          <w:tcPr>
            <w:tcW w:w="709" w:type="dxa"/>
            <w:shd w:val="clear" w:color="auto" w:fill="F3F3F3"/>
            <w:tcMar>
              <w:top w:w="0" w:type="dxa"/>
              <w:left w:w="108" w:type="dxa"/>
              <w:bottom w:w="0" w:type="dxa"/>
              <w:right w:w="108" w:type="dxa"/>
            </w:tcMar>
          </w:tcPr>
          <w:p w14:paraId="2B204280" w14:textId="5C3C0D2D" w:rsidR="009B0C63" w:rsidRDefault="009B0C63" w:rsidP="009B0C63">
            <w:pPr>
              <w:pStyle w:val="Standard"/>
              <w:snapToGrid w:val="0"/>
              <w:jc w:val="right"/>
              <w:rPr>
                <w:ins w:id="1305" w:author="Bowler, Neill" w:date="2022-09-30T16:26:00Z"/>
                <w:rFonts w:ascii="Arial" w:hAnsi="Arial" w:cs="Arial"/>
                <w:sz w:val="16"/>
                <w:szCs w:val="16"/>
              </w:rPr>
            </w:pPr>
            <w:ins w:id="1306" w:author="Bowler, Neill" w:date="2022-09-30T16:28:00Z">
              <w:r>
                <w:rPr>
                  <w:rFonts w:ascii="Arial" w:hAnsi="Arial" w:cs="Arial"/>
                  <w:sz w:val="16"/>
                  <w:szCs w:val="16"/>
                </w:rPr>
                <w:t>42</w:t>
              </w:r>
            </w:ins>
          </w:p>
        </w:tc>
        <w:tc>
          <w:tcPr>
            <w:tcW w:w="2085" w:type="dxa"/>
            <w:shd w:val="clear" w:color="auto" w:fill="F3F3F3"/>
            <w:tcMar>
              <w:top w:w="0" w:type="dxa"/>
              <w:left w:w="108" w:type="dxa"/>
              <w:bottom w:w="0" w:type="dxa"/>
              <w:right w:w="108" w:type="dxa"/>
            </w:tcMar>
          </w:tcPr>
          <w:p w14:paraId="0FA40471" w14:textId="65178F92" w:rsidR="009B0C63" w:rsidRDefault="009B0C63" w:rsidP="009B0C63">
            <w:pPr>
              <w:pStyle w:val="Standard"/>
              <w:snapToGrid w:val="0"/>
              <w:rPr>
                <w:ins w:id="1307" w:author="Bowler, Neill" w:date="2022-09-30T16:26:00Z"/>
                <w:rFonts w:ascii="Arial" w:hAnsi="Arial" w:cs="Arial"/>
                <w:b/>
                <w:color w:val="0000FF"/>
                <w:sz w:val="16"/>
                <w:szCs w:val="16"/>
              </w:rPr>
            </w:pPr>
            <w:ins w:id="1308" w:author="Bowler, Neill" w:date="2022-09-30T16:32:00Z">
              <w:r>
                <w:rPr>
                  <w:rFonts w:ascii="Arial" w:hAnsi="Arial" w:cs="Arial"/>
                  <w:b/>
                  <w:color w:val="0000FF"/>
                  <w:sz w:val="16"/>
                  <w:szCs w:val="16"/>
                </w:rPr>
                <w:t>Retrieved dry pressure at 15km</w:t>
              </w:r>
            </w:ins>
          </w:p>
        </w:tc>
        <w:tc>
          <w:tcPr>
            <w:tcW w:w="1013" w:type="dxa"/>
            <w:shd w:val="clear" w:color="auto" w:fill="F3F3F3"/>
            <w:tcMar>
              <w:top w:w="0" w:type="dxa"/>
              <w:left w:w="108" w:type="dxa"/>
              <w:bottom w:w="0" w:type="dxa"/>
              <w:right w:w="108" w:type="dxa"/>
            </w:tcMar>
          </w:tcPr>
          <w:p w14:paraId="224B11A9" w14:textId="44951041" w:rsidR="009B0C63" w:rsidRDefault="009B0C63" w:rsidP="009B0C63">
            <w:pPr>
              <w:pStyle w:val="Standard"/>
              <w:snapToGrid w:val="0"/>
              <w:jc w:val="center"/>
              <w:rPr>
                <w:ins w:id="1309" w:author="Bowler, Neill" w:date="2022-09-30T16:26:00Z"/>
                <w:rFonts w:ascii="Arial" w:hAnsi="Arial" w:cs="Arial"/>
                <w:b/>
                <w:color w:val="0000FF"/>
                <w:sz w:val="16"/>
                <w:szCs w:val="16"/>
              </w:rPr>
            </w:pPr>
            <w:ins w:id="1310"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34F1331F" w14:textId="77777777" w:rsidR="009B0C63" w:rsidRDefault="009B0C63" w:rsidP="009B0C63">
            <w:pPr>
              <w:pStyle w:val="Standard"/>
              <w:snapToGrid w:val="0"/>
              <w:jc w:val="right"/>
              <w:rPr>
                <w:ins w:id="1311"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44304FB" w14:textId="77777777" w:rsidR="009B0C63" w:rsidRDefault="009B0C63" w:rsidP="009B0C63">
            <w:pPr>
              <w:pStyle w:val="Standard"/>
              <w:snapToGrid w:val="0"/>
              <w:jc w:val="right"/>
              <w:rPr>
                <w:ins w:id="1312"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3A22C70F" w14:textId="77777777" w:rsidR="009B0C63" w:rsidRDefault="009B0C63" w:rsidP="009B0C63">
            <w:pPr>
              <w:pStyle w:val="Standard"/>
              <w:snapToGrid w:val="0"/>
              <w:jc w:val="right"/>
              <w:rPr>
                <w:ins w:id="1313"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633B54ED" w14:textId="0F61E7CA" w:rsidR="009B0C63" w:rsidRDefault="009B0C63" w:rsidP="009B0C63">
            <w:pPr>
              <w:pStyle w:val="Standard"/>
              <w:snapToGrid w:val="0"/>
              <w:rPr>
                <w:ins w:id="1314" w:author="Bowler, Neill" w:date="2022-09-30T16:26:00Z"/>
                <w:rFonts w:ascii="Arial" w:hAnsi="Arial" w:cs="Arial"/>
                <w:b/>
                <w:color w:val="0000FF"/>
                <w:sz w:val="16"/>
                <w:szCs w:val="16"/>
              </w:rPr>
            </w:pPr>
            <w:ins w:id="1315" w:author="Bowler, Neill" w:date="2022-09-30T16:33:00Z">
              <w:r>
                <w:rPr>
                  <w:rFonts w:ascii="Arial" w:hAnsi="Arial" w:cs="Arial"/>
                  <w:b/>
                  <w:color w:val="0000FF"/>
                  <w:sz w:val="16"/>
                  <w:szCs w:val="16"/>
                </w:rPr>
                <w:t>Pa</w:t>
              </w:r>
            </w:ins>
          </w:p>
        </w:tc>
        <w:tc>
          <w:tcPr>
            <w:tcW w:w="2481" w:type="dxa"/>
            <w:shd w:val="clear" w:color="auto" w:fill="F3F3F3"/>
            <w:tcMar>
              <w:top w:w="0" w:type="dxa"/>
              <w:left w:w="108" w:type="dxa"/>
              <w:bottom w:w="0" w:type="dxa"/>
              <w:right w:w="108" w:type="dxa"/>
            </w:tcMar>
          </w:tcPr>
          <w:p w14:paraId="7635F710" w14:textId="77777777" w:rsidR="009B0C63" w:rsidRDefault="009B0C63" w:rsidP="009B0C63">
            <w:pPr>
              <w:pStyle w:val="Standard"/>
              <w:snapToGrid w:val="0"/>
              <w:rPr>
                <w:ins w:id="1316" w:author="Bowler, Neill" w:date="2022-09-30T16:26:00Z"/>
                <w:rFonts w:ascii="Arial" w:hAnsi="Arial" w:cs="Arial"/>
                <w:b/>
                <w:color w:val="0000FF"/>
                <w:sz w:val="16"/>
                <w:szCs w:val="16"/>
              </w:rPr>
            </w:pPr>
          </w:p>
        </w:tc>
      </w:tr>
      <w:tr w:rsidR="009B0C63" w14:paraId="6343D201" w14:textId="77777777">
        <w:trPr>
          <w:cantSplit/>
          <w:jc w:val="center"/>
          <w:ins w:id="1317" w:author="Bowler, Neill" w:date="2022-09-30T16:26:00Z"/>
        </w:trPr>
        <w:tc>
          <w:tcPr>
            <w:tcW w:w="709" w:type="dxa"/>
            <w:shd w:val="clear" w:color="auto" w:fill="F3F3F3"/>
            <w:tcMar>
              <w:top w:w="0" w:type="dxa"/>
              <w:left w:w="108" w:type="dxa"/>
              <w:bottom w:w="0" w:type="dxa"/>
              <w:right w:w="108" w:type="dxa"/>
            </w:tcMar>
          </w:tcPr>
          <w:p w14:paraId="2991C77B" w14:textId="4EB50245" w:rsidR="009B0C63" w:rsidRDefault="009B0C63" w:rsidP="009B0C63">
            <w:pPr>
              <w:pStyle w:val="Standard"/>
              <w:snapToGrid w:val="0"/>
              <w:jc w:val="right"/>
              <w:rPr>
                <w:ins w:id="1318" w:author="Bowler, Neill" w:date="2022-09-30T16:26:00Z"/>
                <w:rFonts w:ascii="Arial" w:hAnsi="Arial" w:cs="Arial"/>
                <w:sz w:val="16"/>
                <w:szCs w:val="16"/>
              </w:rPr>
            </w:pPr>
            <w:ins w:id="1319" w:author="Bowler, Neill" w:date="2022-09-30T16:28:00Z">
              <w:r>
                <w:rPr>
                  <w:rFonts w:ascii="Arial" w:hAnsi="Arial" w:cs="Arial"/>
                  <w:sz w:val="16"/>
                  <w:szCs w:val="16"/>
                </w:rPr>
                <w:t>43</w:t>
              </w:r>
            </w:ins>
          </w:p>
        </w:tc>
        <w:tc>
          <w:tcPr>
            <w:tcW w:w="2085" w:type="dxa"/>
            <w:shd w:val="clear" w:color="auto" w:fill="F3F3F3"/>
            <w:tcMar>
              <w:top w:w="0" w:type="dxa"/>
              <w:left w:w="108" w:type="dxa"/>
              <w:bottom w:w="0" w:type="dxa"/>
              <w:right w:w="108" w:type="dxa"/>
            </w:tcMar>
          </w:tcPr>
          <w:p w14:paraId="589E7E77" w14:textId="62FC1FF8" w:rsidR="009B0C63" w:rsidRDefault="009B0C63" w:rsidP="009B0C63">
            <w:pPr>
              <w:pStyle w:val="Standard"/>
              <w:snapToGrid w:val="0"/>
              <w:rPr>
                <w:ins w:id="1320" w:author="Bowler, Neill" w:date="2022-09-30T16:26:00Z"/>
                <w:rFonts w:ascii="Arial" w:hAnsi="Arial" w:cs="Arial"/>
                <w:b/>
                <w:color w:val="0000FF"/>
                <w:sz w:val="16"/>
                <w:szCs w:val="16"/>
              </w:rPr>
            </w:pPr>
            <w:ins w:id="1321" w:author="Bowler, Neill" w:date="2022-09-30T16:32:00Z">
              <w:r>
                <w:rPr>
                  <w:rFonts w:ascii="Arial" w:hAnsi="Arial" w:cs="Arial"/>
                  <w:b/>
                  <w:color w:val="0000FF"/>
                  <w:sz w:val="16"/>
                  <w:szCs w:val="16"/>
                </w:rPr>
                <w:t>Planetary boundary layer height</w:t>
              </w:r>
            </w:ins>
          </w:p>
        </w:tc>
        <w:tc>
          <w:tcPr>
            <w:tcW w:w="1013" w:type="dxa"/>
            <w:shd w:val="clear" w:color="auto" w:fill="F3F3F3"/>
            <w:tcMar>
              <w:top w:w="0" w:type="dxa"/>
              <w:left w:w="108" w:type="dxa"/>
              <w:bottom w:w="0" w:type="dxa"/>
              <w:right w:w="108" w:type="dxa"/>
            </w:tcMar>
          </w:tcPr>
          <w:p w14:paraId="536691B1" w14:textId="259D6C79" w:rsidR="009B0C63" w:rsidRDefault="009B0C63" w:rsidP="009B0C63">
            <w:pPr>
              <w:pStyle w:val="Standard"/>
              <w:snapToGrid w:val="0"/>
              <w:jc w:val="center"/>
              <w:rPr>
                <w:ins w:id="1322" w:author="Bowler, Neill" w:date="2022-09-30T16:26:00Z"/>
                <w:rFonts w:ascii="Arial" w:hAnsi="Arial" w:cs="Arial"/>
                <w:b/>
                <w:color w:val="0000FF"/>
                <w:sz w:val="16"/>
                <w:szCs w:val="16"/>
              </w:rPr>
            </w:pPr>
            <w:ins w:id="1323"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20F013D0" w14:textId="77777777" w:rsidR="009B0C63" w:rsidRDefault="009B0C63" w:rsidP="009B0C63">
            <w:pPr>
              <w:pStyle w:val="Standard"/>
              <w:snapToGrid w:val="0"/>
              <w:jc w:val="right"/>
              <w:rPr>
                <w:ins w:id="1324"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3534C43E" w14:textId="77777777" w:rsidR="009B0C63" w:rsidRDefault="009B0C63" w:rsidP="009B0C63">
            <w:pPr>
              <w:pStyle w:val="Standard"/>
              <w:snapToGrid w:val="0"/>
              <w:jc w:val="right"/>
              <w:rPr>
                <w:ins w:id="1325"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44594269" w14:textId="77777777" w:rsidR="009B0C63" w:rsidRDefault="009B0C63" w:rsidP="009B0C63">
            <w:pPr>
              <w:pStyle w:val="Standard"/>
              <w:snapToGrid w:val="0"/>
              <w:jc w:val="right"/>
              <w:rPr>
                <w:ins w:id="1326"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2F557F5A" w14:textId="77815715" w:rsidR="009B0C63" w:rsidRDefault="009B0C63" w:rsidP="009B0C63">
            <w:pPr>
              <w:pStyle w:val="Standard"/>
              <w:snapToGrid w:val="0"/>
              <w:rPr>
                <w:ins w:id="1327" w:author="Bowler, Neill" w:date="2022-09-30T16:26:00Z"/>
                <w:rFonts w:ascii="Arial" w:hAnsi="Arial" w:cs="Arial"/>
                <w:b/>
                <w:color w:val="0000FF"/>
                <w:sz w:val="16"/>
                <w:szCs w:val="16"/>
              </w:rPr>
            </w:pPr>
            <w:ins w:id="1328" w:author="Bowler, Neill" w:date="2022-09-30T16:33:00Z">
              <w:r>
                <w:rPr>
                  <w:rFonts w:ascii="Arial" w:hAnsi="Arial" w:cs="Arial"/>
                  <w:b/>
                  <w:color w:val="0000FF"/>
                  <w:sz w:val="16"/>
                  <w:szCs w:val="16"/>
                </w:rPr>
                <w:t>Metres</w:t>
              </w:r>
            </w:ins>
          </w:p>
        </w:tc>
        <w:tc>
          <w:tcPr>
            <w:tcW w:w="2481" w:type="dxa"/>
            <w:shd w:val="clear" w:color="auto" w:fill="F3F3F3"/>
            <w:tcMar>
              <w:top w:w="0" w:type="dxa"/>
              <w:left w:w="108" w:type="dxa"/>
              <w:bottom w:w="0" w:type="dxa"/>
              <w:right w:w="108" w:type="dxa"/>
            </w:tcMar>
          </w:tcPr>
          <w:p w14:paraId="7E0364ED" w14:textId="77777777" w:rsidR="009B0C63" w:rsidRDefault="009B0C63" w:rsidP="009B0C63">
            <w:pPr>
              <w:pStyle w:val="Standard"/>
              <w:snapToGrid w:val="0"/>
              <w:rPr>
                <w:ins w:id="1329" w:author="Bowler, Neill" w:date="2022-09-30T16:26:00Z"/>
                <w:rFonts w:ascii="Arial" w:hAnsi="Arial" w:cs="Arial"/>
                <w:b/>
                <w:color w:val="0000FF"/>
                <w:sz w:val="16"/>
                <w:szCs w:val="16"/>
              </w:rPr>
            </w:pPr>
          </w:p>
        </w:tc>
      </w:tr>
      <w:tr w:rsidR="009B0C63" w14:paraId="6E6E8BA6" w14:textId="77777777">
        <w:trPr>
          <w:cantSplit/>
          <w:jc w:val="center"/>
          <w:ins w:id="1330" w:author="Bowler, Neill" w:date="2022-09-30T16:32:00Z"/>
        </w:trPr>
        <w:tc>
          <w:tcPr>
            <w:tcW w:w="709" w:type="dxa"/>
            <w:shd w:val="clear" w:color="auto" w:fill="F3F3F3"/>
            <w:tcMar>
              <w:top w:w="0" w:type="dxa"/>
              <w:left w:w="108" w:type="dxa"/>
              <w:bottom w:w="0" w:type="dxa"/>
              <w:right w:w="108" w:type="dxa"/>
            </w:tcMar>
          </w:tcPr>
          <w:p w14:paraId="35F2262D" w14:textId="196AFF91" w:rsidR="009B0C63" w:rsidRDefault="009B0C63" w:rsidP="009B0C63">
            <w:pPr>
              <w:pStyle w:val="Standard"/>
              <w:snapToGrid w:val="0"/>
              <w:jc w:val="right"/>
              <w:rPr>
                <w:ins w:id="1331" w:author="Bowler, Neill" w:date="2022-09-30T16:32:00Z"/>
                <w:rFonts w:ascii="Arial" w:hAnsi="Arial" w:cs="Arial"/>
                <w:sz w:val="16"/>
                <w:szCs w:val="16"/>
              </w:rPr>
            </w:pPr>
            <w:ins w:id="1332" w:author="Bowler, Neill" w:date="2022-09-30T16:32:00Z">
              <w:r>
                <w:rPr>
                  <w:rFonts w:ascii="Arial" w:hAnsi="Arial" w:cs="Arial"/>
                  <w:sz w:val="16"/>
                  <w:szCs w:val="16"/>
                </w:rPr>
                <w:t>44</w:t>
              </w:r>
            </w:ins>
          </w:p>
        </w:tc>
        <w:tc>
          <w:tcPr>
            <w:tcW w:w="2085" w:type="dxa"/>
            <w:shd w:val="clear" w:color="auto" w:fill="F3F3F3"/>
            <w:tcMar>
              <w:top w:w="0" w:type="dxa"/>
              <w:left w:w="108" w:type="dxa"/>
              <w:bottom w:w="0" w:type="dxa"/>
              <w:right w:w="108" w:type="dxa"/>
            </w:tcMar>
          </w:tcPr>
          <w:p w14:paraId="25AF61FE" w14:textId="7CD2E70D" w:rsidR="009B0C63" w:rsidRDefault="009B0C63" w:rsidP="009B0C63">
            <w:pPr>
              <w:pStyle w:val="Standard"/>
              <w:snapToGrid w:val="0"/>
              <w:rPr>
                <w:ins w:id="1333" w:author="Bowler, Neill" w:date="2022-09-30T16:32:00Z"/>
                <w:rFonts w:ascii="Arial" w:hAnsi="Arial" w:cs="Arial"/>
                <w:b/>
                <w:color w:val="0000FF"/>
                <w:sz w:val="16"/>
                <w:szCs w:val="16"/>
              </w:rPr>
            </w:pPr>
            <w:ins w:id="1334" w:author="Bowler, Neill" w:date="2022-09-30T16:32:00Z">
              <w:r>
                <w:rPr>
                  <w:rFonts w:ascii="Arial" w:hAnsi="Arial" w:cs="Arial"/>
                  <w:b/>
                  <w:color w:val="0000FF"/>
                  <w:sz w:val="16"/>
                  <w:szCs w:val="16"/>
                </w:rPr>
                <w:t>Tropopause height</w:t>
              </w:r>
            </w:ins>
          </w:p>
        </w:tc>
        <w:tc>
          <w:tcPr>
            <w:tcW w:w="1013" w:type="dxa"/>
            <w:shd w:val="clear" w:color="auto" w:fill="F3F3F3"/>
            <w:tcMar>
              <w:top w:w="0" w:type="dxa"/>
              <w:left w:w="108" w:type="dxa"/>
              <w:bottom w:w="0" w:type="dxa"/>
              <w:right w:w="108" w:type="dxa"/>
            </w:tcMar>
          </w:tcPr>
          <w:p w14:paraId="544F185A" w14:textId="6E104028" w:rsidR="009B0C63" w:rsidRDefault="009B0C63" w:rsidP="009B0C63">
            <w:pPr>
              <w:pStyle w:val="Standard"/>
              <w:snapToGrid w:val="0"/>
              <w:jc w:val="center"/>
              <w:rPr>
                <w:ins w:id="1335" w:author="Bowler, Neill" w:date="2022-09-30T16:32:00Z"/>
                <w:rFonts w:ascii="Arial" w:hAnsi="Arial" w:cs="Arial"/>
                <w:b/>
                <w:color w:val="0000FF"/>
                <w:sz w:val="16"/>
                <w:szCs w:val="16"/>
              </w:rPr>
            </w:pPr>
            <w:ins w:id="1336" w:author="Bowler, Neill" w:date="2022-09-30T16:32: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79660EAE" w14:textId="77777777" w:rsidR="009B0C63" w:rsidRDefault="009B0C63" w:rsidP="009B0C63">
            <w:pPr>
              <w:pStyle w:val="Standard"/>
              <w:snapToGrid w:val="0"/>
              <w:jc w:val="right"/>
              <w:rPr>
                <w:ins w:id="1337" w:author="Bowler, Neill" w:date="2022-09-30T16:32: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5B4E2F2E" w14:textId="77777777" w:rsidR="009B0C63" w:rsidRDefault="009B0C63" w:rsidP="009B0C63">
            <w:pPr>
              <w:pStyle w:val="Standard"/>
              <w:snapToGrid w:val="0"/>
              <w:jc w:val="right"/>
              <w:rPr>
                <w:ins w:id="1338" w:author="Bowler, Neill" w:date="2022-09-30T16:32: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6174EF38" w14:textId="77777777" w:rsidR="009B0C63" w:rsidRDefault="009B0C63" w:rsidP="009B0C63">
            <w:pPr>
              <w:pStyle w:val="Standard"/>
              <w:snapToGrid w:val="0"/>
              <w:jc w:val="right"/>
              <w:rPr>
                <w:ins w:id="1339" w:author="Bowler, Neill" w:date="2022-09-30T16:32: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5E0A2CAE" w14:textId="0FF67798" w:rsidR="009B0C63" w:rsidRDefault="009B0C63" w:rsidP="009B0C63">
            <w:pPr>
              <w:pStyle w:val="Standard"/>
              <w:snapToGrid w:val="0"/>
              <w:rPr>
                <w:ins w:id="1340" w:author="Bowler, Neill" w:date="2022-09-30T16:32:00Z"/>
                <w:rFonts w:ascii="Arial" w:hAnsi="Arial" w:cs="Arial"/>
                <w:b/>
                <w:color w:val="0000FF"/>
                <w:sz w:val="16"/>
                <w:szCs w:val="16"/>
              </w:rPr>
            </w:pPr>
            <w:ins w:id="1341" w:author="Bowler, Neill" w:date="2022-09-30T16:33:00Z">
              <w:r>
                <w:rPr>
                  <w:rFonts w:ascii="Arial" w:hAnsi="Arial" w:cs="Arial"/>
                  <w:b/>
                  <w:color w:val="0000FF"/>
                  <w:sz w:val="16"/>
                  <w:szCs w:val="16"/>
                </w:rPr>
                <w:t>Metres</w:t>
              </w:r>
            </w:ins>
          </w:p>
        </w:tc>
        <w:tc>
          <w:tcPr>
            <w:tcW w:w="2481" w:type="dxa"/>
            <w:shd w:val="clear" w:color="auto" w:fill="F3F3F3"/>
            <w:tcMar>
              <w:top w:w="0" w:type="dxa"/>
              <w:left w:w="108" w:type="dxa"/>
              <w:bottom w:w="0" w:type="dxa"/>
              <w:right w:w="108" w:type="dxa"/>
            </w:tcMar>
          </w:tcPr>
          <w:p w14:paraId="4760FA49" w14:textId="77777777" w:rsidR="009B0C63" w:rsidRDefault="009B0C63" w:rsidP="009B0C63">
            <w:pPr>
              <w:pStyle w:val="Standard"/>
              <w:snapToGrid w:val="0"/>
              <w:rPr>
                <w:ins w:id="1342" w:author="Bowler, Neill" w:date="2022-09-30T16:32:00Z"/>
                <w:rFonts w:ascii="Arial" w:hAnsi="Arial" w:cs="Arial"/>
                <w:b/>
                <w:color w:val="0000FF"/>
                <w:sz w:val="16"/>
                <w:szCs w:val="16"/>
              </w:rPr>
            </w:pPr>
          </w:p>
        </w:tc>
      </w:tr>
      <w:tr w:rsidR="009B0C63" w14:paraId="76809510" w14:textId="77777777">
        <w:trPr>
          <w:cantSplit/>
          <w:jc w:val="center"/>
        </w:trPr>
        <w:tc>
          <w:tcPr>
            <w:tcW w:w="10348" w:type="dxa"/>
            <w:gridSpan w:val="8"/>
            <w:shd w:val="clear" w:color="auto" w:fill="CCFFCC"/>
            <w:tcMar>
              <w:top w:w="0" w:type="dxa"/>
              <w:left w:w="108" w:type="dxa"/>
              <w:bottom w:w="0" w:type="dxa"/>
              <w:right w:w="108" w:type="dxa"/>
            </w:tcMar>
          </w:tcPr>
          <w:p w14:paraId="7680950F" w14:textId="77777777" w:rsidR="009B0C63" w:rsidRDefault="009B0C63" w:rsidP="009B0C63">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'Step</w:t>
            </w:r>
            <w:r>
              <w:rPr>
                <w:rFonts w:ascii="Arial" w:eastAsia="Arial" w:hAnsi="Arial" w:cs="Arial"/>
                <w:b/>
                <w:i/>
                <w:sz w:val="16"/>
                <w:szCs w:val="16"/>
              </w:rPr>
              <w:t xml:space="preserve"> </w:t>
            </w:r>
            <w:r>
              <w:rPr>
                <w:rFonts w:ascii="Arial" w:hAnsi="Arial" w:cs="Arial"/>
                <w:b/>
                <w:i/>
                <w:sz w:val="16"/>
                <w:szCs w:val="16"/>
              </w:rPr>
              <w:t>1b'</w:t>
            </w:r>
            <w:r>
              <w:rPr>
                <w:rFonts w:ascii="Arial" w:eastAsia="Arial" w:hAnsi="Arial" w:cs="Arial"/>
                <w:b/>
                <w:i/>
                <w:sz w:val="16"/>
                <w:szCs w:val="16"/>
              </w:rPr>
              <w:t xml:space="preserve"> </w:t>
            </w:r>
            <w:r>
              <w:rPr>
                <w:rFonts w:ascii="Arial" w:hAnsi="Arial" w:cs="Arial"/>
                <w:b/>
                <w:i/>
                <w:sz w:val="16"/>
                <w:szCs w:val="16"/>
              </w:rPr>
              <w:t>data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2</w:t>
            </w:r>
            <w:r>
              <w:rPr>
                <w:rFonts w:ascii="Arial" w:eastAsia="Arial" w:hAnsi="Arial" w:cs="Arial"/>
                <w:i/>
                <w:sz w:val="16"/>
                <w:szCs w:val="16"/>
              </w:rPr>
              <w:t xml:space="preserve"> </w:t>
            </w:r>
            <w:r>
              <w:rPr>
                <w:rFonts w:ascii="Arial" w:hAnsi="Arial" w:cs="Arial"/>
                <w:i/>
                <w:sz w:val="16"/>
                <w:szCs w:val="16"/>
              </w:rPr>
              <w:t>&amp;</w:t>
            </w:r>
            <w:r>
              <w:rPr>
                <w:rFonts w:ascii="Arial" w:eastAsia="Arial" w:hAnsi="Arial" w:cs="Arial"/>
                <w:i/>
                <w:sz w:val="16"/>
                <w:szCs w:val="16"/>
              </w:rPr>
              <w:t xml:space="preserve"> </w:t>
            </w:r>
            <w:r>
              <w:rPr>
                <w:rFonts w:ascii="Arial" w:hAnsi="Arial" w:cs="Arial"/>
                <w:i/>
                <w:sz w:val="16"/>
                <w:szCs w:val="16"/>
              </w:rPr>
              <w:t>5)</w:t>
            </w:r>
          </w:p>
        </w:tc>
      </w:tr>
      <w:tr w:rsidR="009B0C63" w14:paraId="76809519" w14:textId="77777777">
        <w:trPr>
          <w:cantSplit/>
          <w:jc w:val="center"/>
        </w:trPr>
        <w:tc>
          <w:tcPr>
            <w:tcW w:w="709" w:type="dxa"/>
            <w:shd w:val="clear" w:color="auto" w:fill="F3F3F3"/>
            <w:tcMar>
              <w:top w:w="0" w:type="dxa"/>
              <w:left w:w="108" w:type="dxa"/>
              <w:bottom w:w="0" w:type="dxa"/>
              <w:right w:w="108" w:type="dxa"/>
            </w:tcMar>
          </w:tcPr>
          <w:p w14:paraId="76809511" w14:textId="77777777" w:rsidR="009B0C63" w:rsidRDefault="009B0C63" w:rsidP="009B0C63">
            <w:pPr>
              <w:pStyle w:val="Standard"/>
              <w:snapToGrid w:val="0"/>
              <w:jc w:val="right"/>
              <w:rPr>
                <w:rFonts w:ascii="Arial" w:hAnsi="Arial" w:cs="Arial"/>
                <w:i/>
                <w:sz w:val="16"/>
                <w:szCs w:val="16"/>
              </w:rPr>
            </w:pPr>
          </w:p>
        </w:tc>
        <w:tc>
          <w:tcPr>
            <w:tcW w:w="2085" w:type="dxa"/>
            <w:shd w:val="clear" w:color="auto" w:fill="F3F3F3"/>
            <w:tcMar>
              <w:top w:w="0" w:type="dxa"/>
              <w:left w:w="108" w:type="dxa"/>
              <w:bottom w:w="0" w:type="dxa"/>
              <w:right w:w="108" w:type="dxa"/>
            </w:tcMar>
          </w:tcPr>
          <w:p w14:paraId="76809512"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1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13</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14"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15"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16"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17"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18" w14:textId="77777777" w:rsidR="009B0C63" w:rsidRDefault="009B0C63" w:rsidP="009B0C63">
            <w:pPr>
              <w:pStyle w:val="Standard"/>
              <w:snapToGrid w:val="0"/>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descriptors</w:t>
            </w:r>
          </w:p>
        </w:tc>
      </w:tr>
      <w:tr w:rsidR="009B0C63" w14:paraId="76809522" w14:textId="77777777">
        <w:trPr>
          <w:cantSplit/>
          <w:jc w:val="center"/>
        </w:trPr>
        <w:tc>
          <w:tcPr>
            <w:tcW w:w="709" w:type="dxa"/>
            <w:shd w:val="clear" w:color="auto" w:fill="E0E0E0"/>
            <w:tcMar>
              <w:top w:w="0" w:type="dxa"/>
              <w:left w:w="108" w:type="dxa"/>
              <w:bottom w:w="0" w:type="dxa"/>
              <w:right w:w="108" w:type="dxa"/>
            </w:tcMar>
          </w:tcPr>
          <w:p w14:paraId="768095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38</w:t>
            </w:r>
          </w:p>
        </w:tc>
        <w:tc>
          <w:tcPr>
            <w:tcW w:w="2085" w:type="dxa"/>
            <w:shd w:val="clear" w:color="auto" w:fill="E0E0E0"/>
            <w:tcMar>
              <w:top w:w="0" w:type="dxa"/>
              <w:left w:w="108" w:type="dxa"/>
              <w:bottom w:w="0" w:type="dxa"/>
              <w:right w:w="108" w:type="dxa"/>
            </w:tcMar>
          </w:tcPr>
          <w:p w14:paraId="7680951B"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1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51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1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1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20"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21" w14:textId="77777777"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1b</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n1</w:t>
            </w:r>
          </w:p>
        </w:tc>
      </w:tr>
      <w:tr w:rsidR="009B0C63" w14:paraId="7680952C" w14:textId="77777777">
        <w:trPr>
          <w:cantSplit/>
          <w:jc w:val="center"/>
        </w:trPr>
        <w:tc>
          <w:tcPr>
            <w:tcW w:w="709" w:type="dxa"/>
            <w:shd w:val="clear" w:color="auto" w:fill="F3F3F3"/>
            <w:tcMar>
              <w:top w:w="0" w:type="dxa"/>
              <w:left w:w="108" w:type="dxa"/>
              <w:bottom w:w="0" w:type="dxa"/>
              <w:right w:w="108" w:type="dxa"/>
            </w:tcMar>
          </w:tcPr>
          <w:p w14:paraId="7680952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39</w:t>
            </w:r>
            <w:r>
              <w:rPr>
                <w:rFonts w:ascii="Arial" w:eastAsia="Arial" w:hAnsi="Arial" w:cs="Arial"/>
                <w:sz w:val="16"/>
                <w:szCs w:val="16"/>
              </w:rPr>
              <w:t>–</w:t>
            </w:r>
            <w:r>
              <w:rPr>
                <w:rFonts w:ascii="Arial" w:hAnsi="Arial" w:cs="Arial"/>
                <w:sz w:val="16"/>
                <w:szCs w:val="16"/>
              </w:rPr>
              <w:t>40</w:t>
            </w:r>
          </w:p>
        </w:tc>
        <w:tc>
          <w:tcPr>
            <w:tcW w:w="2085" w:type="dxa"/>
            <w:shd w:val="clear" w:color="auto" w:fill="F3F3F3"/>
            <w:tcMar>
              <w:top w:w="0" w:type="dxa"/>
              <w:left w:w="108" w:type="dxa"/>
              <w:bottom w:w="0" w:type="dxa"/>
              <w:right w:w="108" w:type="dxa"/>
            </w:tcMar>
          </w:tcPr>
          <w:p w14:paraId="7680952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p>
          <w:p w14:paraId="76809525" w14:textId="77777777" w:rsidR="009B0C63" w:rsidRDefault="009B0C63" w:rsidP="009B0C63">
            <w:pPr>
              <w:pStyle w:val="Standard"/>
            </w:pPr>
            <w:r>
              <w:rPr>
                <w:rFonts w:ascii="Arial" w:hAnsi="Arial" w:cs="Arial"/>
                <w:b/>
                <w:sz w:val="16"/>
                <w:szCs w:val="16"/>
              </w:rPr>
              <w:t>(</w:t>
            </w:r>
            <w:proofErr w:type="gramStart"/>
            <w:r>
              <w:rPr>
                <w:rFonts w:ascii="Arial" w:hAnsi="Arial" w:cs="Arial"/>
                <w:b/>
                <w:sz w:val="16"/>
                <w:szCs w:val="16"/>
              </w:rPr>
              <w:t>high</w:t>
            </w:r>
            <w:proofErr w:type="gramEnd"/>
            <w:r>
              <w:rPr>
                <w:rFonts w:ascii="Arial" w:eastAsia="Arial" w:hAnsi="Arial" w:cs="Arial"/>
                <w:b/>
                <w:sz w:val="16"/>
                <w:szCs w:val="16"/>
              </w:rPr>
              <w:t xml:space="preserve"> </w:t>
            </w:r>
            <w:r>
              <w:rPr>
                <w:rFonts w:ascii="Arial" w:hAnsi="Arial" w:cs="Arial"/>
                <w:b/>
                <w:sz w:val="16"/>
                <w:szCs w:val="16"/>
              </w:rPr>
              <w:t>accuracy)</w:t>
            </w:r>
          </w:p>
        </w:tc>
        <w:tc>
          <w:tcPr>
            <w:tcW w:w="1013" w:type="dxa"/>
            <w:shd w:val="clear" w:color="auto" w:fill="F3F3F3"/>
            <w:tcMar>
              <w:top w:w="0" w:type="dxa"/>
              <w:left w:w="108" w:type="dxa"/>
              <w:bottom w:w="0" w:type="dxa"/>
              <w:right w:w="108" w:type="dxa"/>
            </w:tcMar>
          </w:tcPr>
          <w:p w14:paraId="7680952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F3F3F3"/>
            <w:tcMar>
              <w:top w:w="0" w:type="dxa"/>
              <w:left w:w="108" w:type="dxa"/>
              <w:bottom w:w="0" w:type="dxa"/>
              <w:right w:w="108" w:type="dxa"/>
            </w:tcMar>
          </w:tcPr>
          <w:p w14:paraId="76809527"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28"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29"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2A"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2B" w14:textId="77777777" w:rsidR="009B0C63" w:rsidRDefault="009B0C63" w:rsidP="009B0C63">
            <w:pPr>
              <w:pStyle w:val="Standard"/>
              <w:snapToGrid w:val="0"/>
              <w:rPr>
                <w:rFonts w:ascii="Arial" w:hAnsi="Arial" w:cs="Arial"/>
                <w:sz w:val="16"/>
                <w:szCs w:val="16"/>
              </w:rPr>
            </w:pPr>
          </w:p>
        </w:tc>
      </w:tr>
      <w:tr w:rsidR="009B0C63" w14:paraId="76809535" w14:textId="77777777">
        <w:trPr>
          <w:cantSplit/>
          <w:jc w:val="center"/>
        </w:trPr>
        <w:tc>
          <w:tcPr>
            <w:tcW w:w="709" w:type="dxa"/>
            <w:shd w:val="clear" w:color="auto" w:fill="E0E0E0"/>
            <w:tcMar>
              <w:top w:w="0" w:type="dxa"/>
              <w:left w:w="108" w:type="dxa"/>
              <w:bottom w:w="0" w:type="dxa"/>
              <w:right w:w="108" w:type="dxa"/>
            </w:tcMar>
          </w:tcPr>
          <w:p w14:paraId="7680952D"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39</w:t>
            </w:r>
          </w:p>
        </w:tc>
        <w:tc>
          <w:tcPr>
            <w:tcW w:w="2085" w:type="dxa"/>
            <w:shd w:val="clear" w:color="auto" w:fill="E0E0E0"/>
            <w:tcMar>
              <w:top w:w="0" w:type="dxa"/>
              <w:left w:w="108" w:type="dxa"/>
              <w:bottom w:w="0" w:type="dxa"/>
              <w:right w:w="108" w:type="dxa"/>
            </w:tcMar>
          </w:tcPr>
          <w:p w14:paraId="7680952E"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Latitude</w:t>
            </w:r>
          </w:p>
        </w:tc>
        <w:tc>
          <w:tcPr>
            <w:tcW w:w="1013" w:type="dxa"/>
            <w:shd w:val="clear" w:color="auto" w:fill="E0E0E0"/>
            <w:tcMar>
              <w:top w:w="0" w:type="dxa"/>
              <w:left w:w="108" w:type="dxa"/>
              <w:bottom w:w="0" w:type="dxa"/>
              <w:right w:w="108" w:type="dxa"/>
            </w:tcMar>
          </w:tcPr>
          <w:p w14:paraId="7680952F"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05</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E0E0E0"/>
            <w:tcMar>
              <w:top w:w="0" w:type="dxa"/>
              <w:left w:w="108" w:type="dxa"/>
              <w:bottom w:w="0" w:type="dxa"/>
              <w:right w:w="108" w:type="dxa"/>
            </w:tcMar>
          </w:tcPr>
          <w:p w14:paraId="7680953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53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-9000000</w:t>
            </w:r>
          </w:p>
        </w:tc>
        <w:tc>
          <w:tcPr>
            <w:tcW w:w="887" w:type="dxa"/>
            <w:shd w:val="clear" w:color="auto" w:fill="E0E0E0"/>
            <w:tcMar>
              <w:top w:w="0" w:type="dxa"/>
              <w:left w:w="108" w:type="dxa"/>
              <w:bottom w:w="0" w:type="dxa"/>
              <w:right w:w="108" w:type="dxa"/>
            </w:tcMar>
          </w:tcPr>
          <w:p w14:paraId="7680953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25</w:t>
            </w:r>
          </w:p>
        </w:tc>
        <w:tc>
          <w:tcPr>
            <w:tcW w:w="1063" w:type="dxa"/>
            <w:shd w:val="clear" w:color="auto" w:fill="E0E0E0"/>
            <w:tcMar>
              <w:top w:w="0" w:type="dxa"/>
              <w:left w:w="108" w:type="dxa"/>
              <w:bottom w:w="0" w:type="dxa"/>
              <w:right w:w="108" w:type="dxa"/>
            </w:tcMar>
          </w:tcPr>
          <w:p w14:paraId="76809533"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E0E0E0"/>
            <w:tcMar>
              <w:top w:w="0" w:type="dxa"/>
              <w:left w:w="108" w:type="dxa"/>
              <w:bottom w:w="0" w:type="dxa"/>
              <w:right w:w="108" w:type="dxa"/>
            </w:tcMar>
          </w:tcPr>
          <w:p w14:paraId="76809534"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7680953E" w14:textId="77777777">
        <w:trPr>
          <w:cantSplit/>
          <w:jc w:val="center"/>
        </w:trPr>
        <w:tc>
          <w:tcPr>
            <w:tcW w:w="709" w:type="dxa"/>
            <w:shd w:val="clear" w:color="auto" w:fill="F3F3F3"/>
            <w:tcMar>
              <w:top w:w="0" w:type="dxa"/>
              <w:left w:w="108" w:type="dxa"/>
              <w:bottom w:w="0" w:type="dxa"/>
              <w:right w:w="108" w:type="dxa"/>
            </w:tcMar>
          </w:tcPr>
          <w:p w14:paraId="76809536"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40</w:t>
            </w:r>
          </w:p>
        </w:tc>
        <w:tc>
          <w:tcPr>
            <w:tcW w:w="2085" w:type="dxa"/>
            <w:shd w:val="clear" w:color="auto" w:fill="F3F3F3"/>
            <w:tcMar>
              <w:top w:w="0" w:type="dxa"/>
              <w:left w:w="108" w:type="dxa"/>
              <w:bottom w:w="0" w:type="dxa"/>
              <w:right w:w="108" w:type="dxa"/>
            </w:tcMar>
          </w:tcPr>
          <w:p w14:paraId="76809537"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538"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06</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53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53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-18000000</w:t>
            </w:r>
          </w:p>
        </w:tc>
        <w:tc>
          <w:tcPr>
            <w:tcW w:w="887" w:type="dxa"/>
            <w:shd w:val="clear" w:color="auto" w:fill="F3F3F3"/>
            <w:tcMar>
              <w:top w:w="0" w:type="dxa"/>
              <w:left w:w="108" w:type="dxa"/>
              <w:bottom w:w="0" w:type="dxa"/>
              <w:right w:w="108" w:type="dxa"/>
            </w:tcMar>
          </w:tcPr>
          <w:p w14:paraId="7680953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p>
        </w:tc>
        <w:tc>
          <w:tcPr>
            <w:tcW w:w="1063" w:type="dxa"/>
            <w:shd w:val="clear" w:color="auto" w:fill="F3F3F3"/>
            <w:tcMar>
              <w:top w:w="0" w:type="dxa"/>
              <w:left w:w="108" w:type="dxa"/>
              <w:bottom w:w="0" w:type="dxa"/>
              <w:right w:w="108" w:type="dxa"/>
            </w:tcMar>
          </w:tcPr>
          <w:p w14:paraId="7680953C"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F3F3F3"/>
            <w:tcMar>
              <w:top w:w="0" w:type="dxa"/>
              <w:left w:w="108" w:type="dxa"/>
              <w:bottom w:w="0" w:type="dxa"/>
              <w:right w:w="108" w:type="dxa"/>
            </w:tcMar>
          </w:tcPr>
          <w:p w14:paraId="7680953D"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362BFC90" w14:textId="77777777">
        <w:trPr>
          <w:cantSplit/>
          <w:jc w:val="center"/>
          <w:ins w:id="1343" w:author="Bowler, Neill" w:date="2022-09-30T16:50:00Z"/>
        </w:trPr>
        <w:tc>
          <w:tcPr>
            <w:tcW w:w="709" w:type="dxa"/>
            <w:shd w:val="clear" w:color="auto" w:fill="F3F3F3"/>
            <w:tcMar>
              <w:top w:w="0" w:type="dxa"/>
              <w:left w:w="108" w:type="dxa"/>
              <w:bottom w:w="0" w:type="dxa"/>
              <w:right w:w="108" w:type="dxa"/>
            </w:tcMar>
          </w:tcPr>
          <w:p w14:paraId="10F7CB6B" w14:textId="150543CE" w:rsidR="009B0C63" w:rsidRDefault="009B0C63" w:rsidP="009B0C63">
            <w:pPr>
              <w:pStyle w:val="Standard"/>
              <w:snapToGrid w:val="0"/>
              <w:jc w:val="right"/>
              <w:rPr>
                <w:ins w:id="1344" w:author="Bowler, Neill" w:date="2022-09-30T16:50:00Z"/>
                <w:rFonts w:ascii="Arial" w:hAnsi="Arial" w:cs="Arial"/>
                <w:i/>
                <w:sz w:val="16"/>
                <w:szCs w:val="16"/>
              </w:rPr>
            </w:pPr>
            <w:ins w:id="1345" w:author="Bowler, Neill" w:date="2022-09-30T16:50:00Z">
              <w:r>
                <w:rPr>
                  <w:rFonts w:ascii="Arial" w:hAnsi="Arial" w:cs="Arial"/>
                  <w:i/>
                  <w:sz w:val="16"/>
                  <w:szCs w:val="16"/>
                </w:rPr>
                <w:t>41</w:t>
              </w:r>
            </w:ins>
          </w:p>
        </w:tc>
        <w:tc>
          <w:tcPr>
            <w:tcW w:w="2085" w:type="dxa"/>
            <w:shd w:val="clear" w:color="auto" w:fill="F3F3F3"/>
            <w:tcMar>
              <w:top w:w="0" w:type="dxa"/>
              <w:left w:w="108" w:type="dxa"/>
              <w:bottom w:w="0" w:type="dxa"/>
              <w:right w:w="108" w:type="dxa"/>
            </w:tcMar>
          </w:tcPr>
          <w:p w14:paraId="0D438697" w14:textId="6F382261" w:rsidR="009B0C63" w:rsidRDefault="009B0C63" w:rsidP="009B0C63">
            <w:pPr>
              <w:pStyle w:val="Standard"/>
              <w:snapToGrid w:val="0"/>
              <w:ind w:firstLine="246"/>
              <w:rPr>
                <w:ins w:id="1346" w:author="Bowler, Neill" w:date="2022-09-30T16:50:00Z"/>
                <w:rFonts w:ascii="Arial" w:hAnsi="Arial" w:cs="Arial"/>
                <w:i/>
                <w:sz w:val="16"/>
                <w:szCs w:val="16"/>
              </w:rPr>
            </w:pPr>
            <w:ins w:id="1347" w:author="Bowler, Neill" w:date="2022-09-30T16:50:00Z">
              <w:r>
                <w:rPr>
                  <w:rFonts w:ascii="Arial" w:hAnsi="Arial" w:cs="Arial"/>
                  <w:i/>
                  <w:sz w:val="16"/>
                  <w:szCs w:val="16"/>
                </w:rPr>
                <w:t>Time</w:t>
              </w:r>
            </w:ins>
            <w:ins w:id="1348" w:author="Bowler, Neill" w:date="2022-09-30T16:51:00Z">
              <w:r>
                <w:rPr>
                  <w:rFonts w:ascii="Arial" w:hAnsi="Arial" w:cs="Arial"/>
                  <w:i/>
                  <w:sz w:val="16"/>
                  <w:szCs w:val="16"/>
                </w:rPr>
                <w:t xml:space="preserve"> increment</w:t>
              </w:r>
            </w:ins>
          </w:p>
        </w:tc>
        <w:tc>
          <w:tcPr>
            <w:tcW w:w="1013" w:type="dxa"/>
            <w:shd w:val="clear" w:color="auto" w:fill="F3F3F3"/>
            <w:tcMar>
              <w:top w:w="0" w:type="dxa"/>
              <w:left w:w="108" w:type="dxa"/>
              <w:bottom w:w="0" w:type="dxa"/>
              <w:right w:w="108" w:type="dxa"/>
            </w:tcMar>
          </w:tcPr>
          <w:p w14:paraId="728F039A" w14:textId="073FC0DA" w:rsidR="009B0C63" w:rsidRDefault="009B0C63" w:rsidP="009B0C63">
            <w:pPr>
              <w:pStyle w:val="Standard"/>
              <w:snapToGrid w:val="0"/>
              <w:jc w:val="center"/>
              <w:rPr>
                <w:ins w:id="1349" w:author="Bowler, Neill" w:date="2022-09-30T16:50:00Z"/>
                <w:rFonts w:ascii="Arial" w:hAnsi="Arial" w:cs="Arial"/>
                <w:i/>
                <w:sz w:val="16"/>
                <w:szCs w:val="16"/>
              </w:rPr>
            </w:pPr>
            <w:ins w:id="1350" w:author="Bowler, Neill" w:date="2022-09-30T16:51:00Z">
              <w:r>
                <w:rPr>
                  <w:rFonts w:ascii="Arial" w:hAnsi="Arial" w:cs="Arial"/>
                  <w:i/>
                  <w:sz w:val="16"/>
                  <w:szCs w:val="16"/>
                </w:rPr>
                <w:t>0 04 016</w:t>
              </w:r>
            </w:ins>
          </w:p>
        </w:tc>
        <w:tc>
          <w:tcPr>
            <w:tcW w:w="845" w:type="dxa"/>
            <w:shd w:val="clear" w:color="auto" w:fill="F3F3F3"/>
            <w:tcMar>
              <w:top w:w="0" w:type="dxa"/>
              <w:left w:w="108" w:type="dxa"/>
              <w:bottom w:w="0" w:type="dxa"/>
              <w:right w:w="108" w:type="dxa"/>
            </w:tcMar>
          </w:tcPr>
          <w:p w14:paraId="738A2659" w14:textId="4137570F" w:rsidR="009B0C63" w:rsidRDefault="009B0C63" w:rsidP="009B0C63">
            <w:pPr>
              <w:pStyle w:val="Standard"/>
              <w:snapToGrid w:val="0"/>
              <w:jc w:val="right"/>
              <w:rPr>
                <w:ins w:id="1351" w:author="Bowler, Neill" w:date="2022-09-30T16:50:00Z"/>
                <w:rFonts w:ascii="Arial" w:hAnsi="Arial" w:cs="Arial"/>
                <w:sz w:val="16"/>
                <w:szCs w:val="16"/>
              </w:rPr>
            </w:pPr>
            <w:ins w:id="1352" w:author="Bowler, Neill" w:date="2022-09-30T16:51:00Z">
              <w:r>
                <w:rPr>
                  <w:rFonts w:ascii="Arial" w:hAnsi="Arial" w:cs="Arial"/>
                  <w:sz w:val="16"/>
                  <w:szCs w:val="16"/>
                </w:rPr>
                <w:t>(3)   0</w:t>
              </w:r>
            </w:ins>
          </w:p>
        </w:tc>
        <w:tc>
          <w:tcPr>
            <w:tcW w:w="1265" w:type="dxa"/>
            <w:shd w:val="clear" w:color="auto" w:fill="F3F3F3"/>
            <w:tcMar>
              <w:top w:w="0" w:type="dxa"/>
              <w:left w:w="108" w:type="dxa"/>
              <w:bottom w:w="0" w:type="dxa"/>
              <w:right w:w="108" w:type="dxa"/>
            </w:tcMar>
          </w:tcPr>
          <w:p w14:paraId="15EE2AD5" w14:textId="4F6DCF7A" w:rsidR="009B0C63" w:rsidRDefault="009B0C63" w:rsidP="009B0C63">
            <w:pPr>
              <w:pStyle w:val="Standard"/>
              <w:snapToGrid w:val="0"/>
              <w:jc w:val="right"/>
              <w:rPr>
                <w:ins w:id="1353" w:author="Bowler, Neill" w:date="2022-09-30T16:50:00Z"/>
                <w:rFonts w:ascii="Arial" w:hAnsi="Arial" w:cs="Arial"/>
                <w:sz w:val="16"/>
                <w:szCs w:val="16"/>
              </w:rPr>
            </w:pPr>
            <w:ins w:id="1354" w:author="Bowler, Neill" w:date="2022-09-30T16:51:00Z">
              <w:r>
                <w:rPr>
                  <w:rFonts w:ascii="Arial" w:hAnsi="Arial" w:cs="Arial"/>
                  <w:sz w:val="16"/>
                  <w:szCs w:val="16"/>
                </w:rPr>
                <w:t>-4096</w:t>
              </w:r>
            </w:ins>
          </w:p>
        </w:tc>
        <w:tc>
          <w:tcPr>
            <w:tcW w:w="887" w:type="dxa"/>
            <w:shd w:val="clear" w:color="auto" w:fill="F3F3F3"/>
            <w:tcMar>
              <w:top w:w="0" w:type="dxa"/>
              <w:left w:w="108" w:type="dxa"/>
              <w:bottom w:w="0" w:type="dxa"/>
              <w:right w:w="108" w:type="dxa"/>
            </w:tcMar>
          </w:tcPr>
          <w:p w14:paraId="6CEDE2A7" w14:textId="3EDF6070" w:rsidR="009B0C63" w:rsidRDefault="009B0C63" w:rsidP="009B0C63">
            <w:pPr>
              <w:pStyle w:val="Standard"/>
              <w:snapToGrid w:val="0"/>
              <w:jc w:val="right"/>
              <w:rPr>
                <w:ins w:id="1355" w:author="Bowler, Neill" w:date="2022-09-30T16:50:00Z"/>
                <w:rFonts w:ascii="Arial" w:hAnsi="Arial" w:cs="Arial"/>
                <w:sz w:val="16"/>
                <w:szCs w:val="16"/>
              </w:rPr>
            </w:pPr>
            <w:ins w:id="1356" w:author="Bowler, Neill" w:date="2022-09-30T16:52:00Z">
              <w:r>
                <w:rPr>
                  <w:rFonts w:ascii="Arial" w:hAnsi="Arial" w:cs="Arial"/>
                  <w:sz w:val="16"/>
                  <w:szCs w:val="16"/>
                </w:rPr>
                <w:t>(21)   13</w:t>
              </w:r>
            </w:ins>
          </w:p>
        </w:tc>
        <w:tc>
          <w:tcPr>
            <w:tcW w:w="1063" w:type="dxa"/>
            <w:shd w:val="clear" w:color="auto" w:fill="F3F3F3"/>
            <w:tcMar>
              <w:top w:w="0" w:type="dxa"/>
              <w:left w:w="108" w:type="dxa"/>
              <w:bottom w:w="0" w:type="dxa"/>
              <w:right w:w="108" w:type="dxa"/>
            </w:tcMar>
          </w:tcPr>
          <w:p w14:paraId="7D1D0020" w14:textId="4E37ED4E" w:rsidR="009B0C63" w:rsidRDefault="009B0C63" w:rsidP="009B0C63">
            <w:pPr>
              <w:pStyle w:val="Standard"/>
              <w:snapToGrid w:val="0"/>
              <w:rPr>
                <w:ins w:id="1357" w:author="Bowler, Neill" w:date="2022-09-30T16:50:00Z"/>
                <w:rFonts w:ascii="Arial" w:hAnsi="Arial" w:cs="Arial"/>
                <w:sz w:val="16"/>
                <w:szCs w:val="16"/>
              </w:rPr>
            </w:pPr>
            <w:ins w:id="1358" w:author="Bowler, Neill" w:date="2022-09-30T16:52:00Z">
              <w:r>
                <w:rPr>
                  <w:rFonts w:ascii="Arial" w:hAnsi="Arial" w:cs="Arial"/>
                  <w:sz w:val="16"/>
                  <w:szCs w:val="16"/>
                </w:rPr>
                <w:t>Second</w:t>
              </w:r>
            </w:ins>
          </w:p>
        </w:tc>
        <w:tc>
          <w:tcPr>
            <w:tcW w:w="2481" w:type="dxa"/>
            <w:shd w:val="clear" w:color="auto" w:fill="F3F3F3"/>
            <w:tcMar>
              <w:top w:w="0" w:type="dxa"/>
              <w:left w:w="108" w:type="dxa"/>
              <w:bottom w:w="0" w:type="dxa"/>
              <w:right w:w="108" w:type="dxa"/>
            </w:tcMar>
          </w:tcPr>
          <w:p w14:paraId="0EF64C08" w14:textId="77777777" w:rsidR="009B0C63" w:rsidRDefault="009B0C63" w:rsidP="009B0C63">
            <w:pPr>
              <w:pStyle w:val="Standard"/>
              <w:snapToGrid w:val="0"/>
              <w:rPr>
                <w:ins w:id="1359" w:author="Bowler, Neill" w:date="2022-09-30T16:52:00Z"/>
                <w:rFonts w:ascii="Arial" w:hAnsi="Arial" w:cs="Arial"/>
                <w:sz w:val="16"/>
                <w:szCs w:val="16"/>
              </w:rPr>
            </w:pPr>
            <w:commentRangeStart w:id="1360"/>
            <w:ins w:id="1361" w:author="Bowler, Neill" w:date="2022-09-30T16:52:00Z">
              <w:r>
                <w:rPr>
                  <w:rFonts w:ascii="Arial" w:hAnsi="Arial" w:cs="Arial"/>
                  <w:sz w:val="16"/>
                  <w:szCs w:val="16"/>
                </w:rPr>
                <w:t>0-2000s to 1ms</w:t>
              </w:r>
            </w:ins>
            <w:commentRangeEnd w:id="1360"/>
            <w:r>
              <w:rPr>
                <w:rStyle w:val="CommentReference"/>
              </w:rPr>
              <w:commentReference w:id="1360"/>
            </w:r>
          </w:p>
          <w:p w14:paraId="5C9AB559" w14:textId="293ADAB9" w:rsidR="009B0C63" w:rsidRDefault="009B0C63" w:rsidP="009B0C63">
            <w:pPr>
              <w:pStyle w:val="Standard"/>
              <w:snapToGrid w:val="0"/>
              <w:rPr>
                <w:ins w:id="1362" w:author="Bowler, Neill" w:date="2022-09-30T16:50:00Z"/>
                <w:rFonts w:ascii="Arial" w:hAnsi="Arial" w:cs="Arial"/>
                <w:sz w:val="16"/>
                <w:szCs w:val="16"/>
              </w:rPr>
            </w:pPr>
            <w:ins w:id="1363" w:author="Bowler, Neill" w:date="2022-09-30T16:52:00Z">
              <w:r>
                <w:rPr>
                  <w:rFonts w:ascii="Arial" w:hAnsi="Arial" w:cs="Arial"/>
                  <w:sz w:val="16"/>
                  <w:szCs w:val="16"/>
                </w:rPr>
                <w:t>Time of occultation, relative to reference time</w:t>
              </w:r>
            </w:ins>
          </w:p>
        </w:tc>
      </w:tr>
      <w:tr w:rsidR="009B0C63" w14:paraId="76809547" w14:textId="77777777">
        <w:trPr>
          <w:cantSplit/>
          <w:jc w:val="center"/>
        </w:trPr>
        <w:tc>
          <w:tcPr>
            <w:tcW w:w="709" w:type="dxa"/>
            <w:shd w:val="clear" w:color="auto" w:fill="E0E0E0"/>
            <w:tcMar>
              <w:top w:w="0" w:type="dxa"/>
              <w:left w:w="108" w:type="dxa"/>
              <w:bottom w:w="0" w:type="dxa"/>
              <w:right w:w="108" w:type="dxa"/>
            </w:tcMar>
          </w:tcPr>
          <w:p w14:paraId="7680953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41</w:t>
            </w:r>
          </w:p>
        </w:tc>
        <w:tc>
          <w:tcPr>
            <w:tcW w:w="2085" w:type="dxa"/>
            <w:shd w:val="clear" w:color="auto" w:fill="E0E0E0"/>
            <w:tcMar>
              <w:top w:w="0" w:type="dxa"/>
              <w:left w:w="108" w:type="dxa"/>
              <w:bottom w:w="0" w:type="dxa"/>
              <w:right w:w="108" w:type="dxa"/>
            </w:tcMar>
          </w:tcPr>
          <w:p w14:paraId="76809540"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Bearing</w:t>
            </w:r>
            <w:r>
              <w:rPr>
                <w:rFonts w:ascii="Arial" w:eastAsia="Arial" w:hAnsi="Arial" w:cs="Arial"/>
                <w:b/>
                <w:sz w:val="16"/>
                <w:szCs w:val="16"/>
              </w:rPr>
              <w:t xml:space="preserve"> </w:t>
            </w:r>
            <w:r>
              <w:rPr>
                <w:rFonts w:ascii="Arial" w:hAnsi="Arial" w:cs="Arial"/>
                <w:b/>
                <w:sz w:val="16"/>
                <w:szCs w:val="16"/>
              </w:rPr>
              <w:t>or</w:t>
            </w:r>
            <w:r>
              <w:rPr>
                <w:rFonts w:ascii="Arial" w:eastAsia="Arial" w:hAnsi="Arial" w:cs="Arial"/>
                <w:b/>
                <w:sz w:val="16"/>
                <w:szCs w:val="16"/>
              </w:rPr>
              <w:t xml:space="preserve"> </w:t>
            </w:r>
            <w:r>
              <w:rPr>
                <w:rFonts w:ascii="Arial" w:hAnsi="Arial" w:cs="Arial"/>
                <w:b/>
                <w:sz w:val="16"/>
                <w:szCs w:val="16"/>
              </w:rPr>
              <w:t>azimuth</w:t>
            </w:r>
          </w:p>
        </w:tc>
        <w:tc>
          <w:tcPr>
            <w:tcW w:w="1013" w:type="dxa"/>
            <w:shd w:val="clear" w:color="auto" w:fill="E0E0E0"/>
            <w:tcMar>
              <w:top w:w="0" w:type="dxa"/>
              <w:left w:w="108" w:type="dxa"/>
              <w:bottom w:w="0" w:type="dxa"/>
              <w:right w:w="108" w:type="dxa"/>
            </w:tcMar>
          </w:tcPr>
          <w:p w14:paraId="7680954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05</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54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54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4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45" w14:textId="77777777" w:rsidR="009B0C63" w:rsidRDefault="009B0C63" w:rsidP="009B0C63">
            <w:pPr>
              <w:pStyle w:val="Standard"/>
              <w:snapToGrid w:val="0"/>
              <w:rPr>
                <w:rFonts w:ascii="Arial" w:hAnsi="Arial" w:cs="Arial"/>
                <w:sz w:val="16"/>
                <w:szCs w:val="16"/>
              </w:rPr>
            </w:pP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True</w:t>
            </w:r>
          </w:p>
        </w:tc>
        <w:tc>
          <w:tcPr>
            <w:tcW w:w="2481" w:type="dxa"/>
            <w:shd w:val="clear" w:color="auto" w:fill="E0E0E0"/>
            <w:tcMar>
              <w:top w:w="0" w:type="dxa"/>
              <w:left w:w="108" w:type="dxa"/>
              <w:bottom w:w="0" w:type="dxa"/>
              <w:right w:w="108" w:type="dxa"/>
            </w:tcMar>
          </w:tcPr>
          <w:p w14:paraId="76809546" w14:textId="77777777" w:rsidR="009B0C63" w:rsidRDefault="009B0C63" w:rsidP="009B0C63">
            <w:pPr>
              <w:pStyle w:val="Standard"/>
              <w:snapToGrid w:val="0"/>
              <w:rPr>
                <w:rFonts w:ascii="Arial" w:hAnsi="Arial" w:cs="Arial"/>
                <w:sz w:val="16"/>
                <w:szCs w:val="16"/>
              </w:rPr>
            </w:pPr>
            <w:r>
              <w:rPr>
                <w:rFonts w:ascii="Arial" w:hAnsi="Arial" w:cs="Arial"/>
                <w:sz w:val="16"/>
                <w:szCs w:val="16"/>
              </w:rPr>
              <w:t>GNSS-to-LEO</w:t>
            </w:r>
            <w:r>
              <w:rPr>
                <w:rFonts w:ascii="Arial" w:eastAsia="Arial" w:hAnsi="Arial" w:cs="Arial"/>
                <w:sz w:val="16"/>
                <w:szCs w:val="16"/>
              </w:rPr>
              <w:t xml:space="preserve"> </w:t>
            </w:r>
            <w:r>
              <w:rPr>
                <w:rFonts w:ascii="Arial" w:hAnsi="Arial" w:cs="Arial"/>
                <w:sz w:val="16"/>
                <w:szCs w:val="16"/>
              </w:rPr>
              <w:t>line</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sight</w:t>
            </w:r>
          </w:p>
        </w:tc>
      </w:tr>
      <w:tr w:rsidR="009B0C63" w14:paraId="76809550" w14:textId="77777777">
        <w:trPr>
          <w:cantSplit/>
          <w:jc w:val="center"/>
        </w:trPr>
        <w:tc>
          <w:tcPr>
            <w:tcW w:w="709" w:type="dxa"/>
            <w:shd w:val="clear" w:color="auto" w:fill="F3F3F3"/>
            <w:tcMar>
              <w:top w:w="0" w:type="dxa"/>
              <w:left w:w="108" w:type="dxa"/>
              <w:bottom w:w="0" w:type="dxa"/>
              <w:right w:w="108" w:type="dxa"/>
            </w:tcMar>
          </w:tcPr>
          <w:p w14:paraId="76809548"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549"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4A"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4B" w14:textId="77777777" w:rsidR="009B0C63" w:rsidRDefault="009B0C6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7680954C" w14:textId="77777777" w:rsidR="009B0C63" w:rsidRDefault="009B0C6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7680954D" w14:textId="77777777" w:rsidR="009B0C63" w:rsidRDefault="009B0C6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680954E" w14:textId="77777777" w:rsidR="009B0C63" w:rsidRDefault="009B0C63" w:rsidP="009B0C63">
            <w:pPr>
              <w:pStyle w:val="Standard"/>
              <w:snapToGrid w:val="0"/>
              <w:rPr>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7680954F" w14:textId="77777777" w:rsidR="009B0C63" w:rsidRDefault="009B0C63" w:rsidP="009B0C63">
            <w:pPr>
              <w:pStyle w:val="Standard"/>
              <w:snapToGrid w:val="0"/>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descriptors</w:t>
            </w:r>
          </w:p>
        </w:tc>
      </w:tr>
      <w:tr w:rsidR="009B0C63" w14:paraId="76809559" w14:textId="77777777">
        <w:trPr>
          <w:cantSplit/>
          <w:jc w:val="center"/>
        </w:trPr>
        <w:tc>
          <w:tcPr>
            <w:tcW w:w="709" w:type="dxa"/>
            <w:shd w:val="clear" w:color="auto" w:fill="E0E0E0"/>
            <w:tcMar>
              <w:top w:w="0" w:type="dxa"/>
              <w:left w:w="108" w:type="dxa"/>
              <w:bottom w:w="0" w:type="dxa"/>
              <w:right w:w="108" w:type="dxa"/>
            </w:tcMar>
          </w:tcPr>
          <w:p w14:paraId="7680955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42</w:t>
            </w:r>
          </w:p>
        </w:tc>
        <w:tc>
          <w:tcPr>
            <w:tcW w:w="2085" w:type="dxa"/>
            <w:shd w:val="clear" w:color="auto" w:fill="E0E0E0"/>
            <w:tcMar>
              <w:top w:w="0" w:type="dxa"/>
              <w:left w:w="108" w:type="dxa"/>
              <w:bottom w:w="0" w:type="dxa"/>
              <w:right w:w="108" w:type="dxa"/>
            </w:tcMar>
          </w:tcPr>
          <w:p w14:paraId="7680955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5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55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5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5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8</w:t>
            </w:r>
          </w:p>
        </w:tc>
        <w:tc>
          <w:tcPr>
            <w:tcW w:w="1063" w:type="dxa"/>
            <w:shd w:val="clear" w:color="auto" w:fill="E0E0E0"/>
            <w:tcMar>
              <w:top w:w="0" w:type="dxa"/>
              <w:left w:w="108" w:type="dxa"/>
              <w:bottom w:w="0" w:type="dxa"/>
              <w:right w:w="108" w:type="dxa"/>
            </w:tcMar>
          </w:tcPr>
          <w:p w14:paraId="76809557"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58" w14:textId="77777777"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frequencies,</w:t>
            </w:r>
            <w:r>
              <w:rPr>
                <w:rFonts w:ascii="Arial" w:eastAsia="Arial" w:hAnsi="Arial" w:cs="Arial"/>
                <w:sz w:val="16"/>
                <w:szCs w:val="16"/>
              </w:rPr>
              <w:t xml:space="preserve"> </w:t>
            </w:r>
            <w:r>
              <w:rPr>
                <w:rFonts w:ascii="Arial" w:hAnsi="Arial" w:cs="Arial"/>
                <w:i/>
                <w:sz w:val="16"/>
                <w:szCs w:val="16"/>
              </w:rPr>
              <w:t>n0</w:t>
            </w:r>
          </w:p>
        </w:tc>
      </w:tr>
      <w:tr w:rsidR="009B0C63" w14:paraId="76809562" w14:textId="77777777">
        <w:trPr>
          <w:cantSplit/>
          <w:jc w:val="center"/>
        </w:trPr>
        <w:tc>
          <w:tcPr>
            <w:tcW w:w="709" w:type="dxa"/>
            <w:shd w:val="clear" w:color="auto" w:fill="F3F3F3"/>
            <w:tcMar>
              <w:top w:w="0" w:type="dxa"/>
              <w:left w:w="108" w:type="dxa"/>
              <w:bottom w:w="0" w:type="dxa"/>
              <w:right w:w="108" w:type="dxa"/>
            </w:tcMar>
          </w:tcPr>
          <w:p w14:paraId="7680955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43</w:t>
            </w:r>
          </w:p>
        </w:tc>
        <w:tc>
          <w:tcPr>
            <w:tcW w:w="2085" w:type="dxa"/>
            <w:shd w:val="clear" w:color="auto" w:fill="F3F3F3"/>
            <w:tcMar>
              <w:top w:w="0" w:type="dxa"/>
              <w:left w:w="108" w:type="dxa"/>
              <w:bottom w:w="0" w:type="dxa"/>
              <w:right w:w="108" w:type="dxa"/>
            </w:tcMar>
          </w:tcPr>
          <w:p w14:paraId="7680955B"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Mean</w:t>
            </w:r>
            <w:r>
              <w:rPr>
                <w:rFonts w:ascii="Arial" w:eastAsia="Arial" w:hAnsi="Arial" w:cs="Arial"/>
                <w:b/>
                <w:sz w:val="16"/>
                <w:szCs w:val="16"/>
              </w:rPr>
              <w:t xml:space="preserve"> </w:t>
            </w:r>
            <w:r>
              <w:rPr>
                <w:rFonts w:ascii="Arial" w:hAnsi="Arial" w:cs="Arial"/>
                <w:b/>
                <w:sz w:val="16"/>
                <w:szCs w:val="16"/>
              </w:rPr>
              <w:t>Frequency</w:t>
            </w:r>
          </w:p>
        </w:tc>
        <w:tc>
          <w:tcPr>
            <w:tcW w:w="1013" w:type="dxa"/>
            <w:shd w:val="clear" w:color="auto" w:fill="F3F3F3"/>
            <w:tcMar>
              <w:top w:w="0" w:type="dxa"/>
              <w:left w:w="108" w:type="dxa"/>
              <w:bottom w:w="0" w:type="dxa"/>
              <w:right w:w="108" w:type="dxa"/>
            </w:tcMar>
          </w:tcPr>
          <w:p w14:paraId="7680955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121</w:t>
            </w:r>
          </w:p>
        </w:tc>
        <w:tc>
          <w:tcPr>
            <w:tcW w:w="845" w:type="dxa"/>
            <w:shd w:val="clear" w:color="auto" w:fill="F3F3F3"/>
            <w:tcMar>
              <w:top w:w="0" w:type="dxa"/>
              <w:left w:w="108" w:type="dxa"/>
              <w:bottom w:w="0" w:type="dxa"/>
              <w:right w:w="108" w:type="dxa"/>
            </w:tcMar>
          </w:tcPr>
          <w:p w14:paraId="7680955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-8</w:t>
            </w:r>
          </w:p>
        </w:tc>
        <w:tc>
          <w:tcPr>
            <w:tcW w:w="1265" w:type="dxa"/>
            <w:shd w:val="clear" w:color="auto" w:fill="F3F3F3"/>
            <w:tcMar>
              <w:top w:w="0" w:type="dxa"/>
              <w:left w:w="108" w:type="dxa"/>
              <w:bottom w:w="0" w:type="dxa"/>
              <w:right w:w="108" w:type="dxa"/>
            </w:tcMar>
          </w:tcPr>
          <w:p w14:paraId="7680955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55F" w14:textId="5F56B3B3" w:rsidR="009B0C63" w:rsidRDefault="009B0C63" w:rsidP="009B0C63">
            <w:pPr>
              <w:pStyle w:val="Standard"/>
              <w:snapToGrid w:val="0"/>
              <w:jc w:val="right"/>
              <w:rPr>
                <w:rFonts w:ascii="Arial" w:hAnsi="Arial" w:cs="Arial"/>
                <w:sz w:val="16"/>
                <w:szCs w:val="16"/>
              </w:rPr>
            </w:pPr>
            <w:commentRangeStart w:id="1364"/>
            <w:del w:id="1365" w:author="Bowler, Neill" w:date="2022-09-30T16:50:00Z">
              <w:r w:rsidDel="00E3630F">
                <w:rPr>
                  <w:rFonts w:ascii="Arial" w:hAnsi="Arial" w:cs="Arial"/>
                  <w:sz w:val="16"/>
                  <w:szCs w:val="16"/>
                </w:rPr>
                <w:delText>7</w:delText>
              </w:r>
            </w:del>
            <w:ins w:id="1366" w:author="Bowler, Neill" w:date="2022-09-30T16:50:00Z">
              <w:r>
                <w:rPr>
                  <w:rFonts w:ascii="Arial" w:hAnsi="Arial" w:cs="Arial"/>
                  <w:sz w:val="16"/>
                  <w:szCs w:val="16"/>
                </w:rPr>
                <w:t>16</w:t>
              </w:r>
            </w:ins>
            <w:commentRangeEnd w:id="1364"/>
            <w:r>
              <w:rPr>
                <w:rStyle w:val="CommentReference"/>
              </w:rPr>
              <w:commentReference w:id="1364"/>
            </w:r>
          </w:p>
        </w:tc>
        <w:tc>
          <w:tcPr>
            <w:tcW w:w="1063" w:type="dxa"/>
            <w:shd w:val="clear" w:color="auto" w:fill="F3F3F3"/>
            <w:tcMar>
              <w:top w:w="0" w:type="dxa"/>
              <w:left w:w="108" w:type="dxa"/>
              <w:bottom w:w="0" w:type="dxa"/>
              <w:right w:w="108" w:type="dxa"/>
            </w:tcMar>
          </w:tcPr>
          <w:p w14:paraId="76809560" w14:textId="77777777" w:rsidR="009B0C63" w:rsidRDefault="009B0C63" w:rsidP="009B0C63">
            <w:pPr>
              <w:pStyle w:val="Standard"/>
              <w:snapToGrid w:val="0"/>
              <w:rPr>
                <w:rFonts w:ascii="Arial" w:hAnsi="Arial" w:cs="Arial"/>
                <w:sz w:val="16"/>
                <w:szCs w:val="16"/>
              </w:rPr>
            </w:pPr>
            <w:r>
              <w:rPr>
                <w:rFonts w:ascii="Arial" w:hAnsi="Arial" w:cs="Arial"/>
                <w:sz w:val="16"/>
                <w:szCs w:val="16"/>
              </w:rPr>
              <w:t>Hz</w:t>
            </w:r>
          </w:p>
        </w:tc>
        <w:tc>
          <w:tcPr>
            <w:tcW w:w="2481" w:type="dxa"/>
            <w:shd w:val="clear" w:color="auto" w:fill="F3F3F3"/>
            <w:tcMar>
              <w:top w:w="0" w:type="dxa"/>
              <w:left w:w="108" w:type="dxa"/>
              <w:bottom w:w="0" w:type="dxa"/>
              <w:right w:w="108" w:type="dxa"/>
            </w:tcMar>
          </w:tcPr>
          <w:p w14:paraId="76809561" w14:textId="77777777" w:rsidR="009B0C63" w:rsidRDefault="009B0C63" w:rsidP="009B0C63">
            <w:pPr>
              <w:pStyle w:val="Standard"/>
              <w:snapToGrid w:val="0"/>
              <w:rPr>
                <w:rFonts w:ascii="Arial" w:hAnsi="Arial" w:cs="Arial"/>
                <w:sz w:val="16"/>
                <w:szCs w:val="16"/>
              </w:rPr>
            </w:pPr>
            <w:proofErr w:type="gramStart"/>
            <w:r>
              <w:rPr>
                <w:rFonts w:ascii="Arial" w:hAnsi="Arial" w:cs="Arial"/>
                <w:sz w:val="16"/>
                <w:szCs w:val="16"/>
              </w:rPr>
              <w:t>E.g.</w:t>
            </w:r>
            <w:proofErr w:type="gramEnd"/>
            <w:r>
              <w:rPr>
                <w:rFonts w:ascii="Arial" w:eastAsia="Arial" w:hAnsi="Arial" w:cs="Arial"/>
                <w:sz w:val="16"/>
                <w:szCs w:val="16"/>
              </w:rPr>
              <w:t xml:space="preserve"> </w:t>
            </w:r>
            <w:r>
              <w:rPr>
                <w:rFonts w:ascii="Arial" w:hAnsi="Arial" w:cs="Arial"/>
                <w:sz w:val="16"/>
                <w:szCs w:val="16"/>
              </w:rPr>
              <w:t>L1</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1.5</w:t>
            </w:r>
            <w:r>
              <w:rPr>
                <w:rFonts w:ascii="Arial" w:eastAsia="Arial" w:hAnsi="Arial" w:cs="Arial"/>
                <w:sz w:val="16"/>
                <w:szCs w:val="16"/>
              </w:rPr>
              <w:t xml:space="preserve"> </w:t>
            </w:r>
            <w:r>
              <w:rPr>
                <w:rFonts w:ascii="Arial" w:hAnsi="Arial" w:cs="Arial"/>
                <w:sz w:val="16"/>
                <w:szCs w:val="16"/>
              </w:rPr>
              <w:t>GHz,</w:t>
            </w:r>
            <w:r>
              <w:rPr>
                <w:rFonts w:ascii="Arial" w:eastAsia="Arial" w:hAnsi="Arial" w:cs="Arial"/>
                <w:sz w:val="16"/>
                <w:szCs w:val="16"/>
              </w:rPr>
              <w:t xml:space="preserve"> </w:t>
            </w:r>
            <w:r>
              <w:rPr>
                <w:rFonts w:ascii="Arial" w:hAnsi="Arial" w:cs="Arial"/>
                <w:sz w:val="16"/>
                <w:szCs w:val="16"/>
              </w:rPr>
              <w:t>L2</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1.2</w:t>
            </w:r>
            <w:r>
              <w:rPr>
                <w:rFonts w:ascii="Arial" w:eastAsia="Arial" w:hAnsi="Arial" w:cs="Arial"/>
                <w:sz w:val="16"/>
                <w:szCs w:val="16"/>
              </w:rPr>
              <w:t xml:space="preserve"> </w:t>
            </w:r>
            <w:r>
              <w:rPr>
                <w:rFonts w:ascii="Arial" w:hAnsi="Arial" w:cs="Arial"/>
                <w:sz w:val="16"/>
                <w:szCs w:val="16"/>
              </w:rPr>
              <w:t>GHz,</w:t>
            </w:r>
            <w:r>
              <w:rPr>
                <w:rFonts w:ascii="Arial" w:eastAsia="Arial" w:hAnsi="Arial" w:cs="Arial"/>
                <w:sz w:val="16"/>
                <w:szCs w:val="16"/>
              </w:rPr>
              <w:t xml:space="preserve"> </w:t>
            </w:r>
            <w:r>
              <w:rPr>
                <w:rFonts w:ascii="Arial" w:hAnsi="Arial" w:cs="Arial"/>
                <w:sz w:val="16"/>
                <w:szCs w:val="16"/>
              </w:rPr>
              <w:t>Corrected</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0</w:t>
            </w:r>
          </w:p>
        </w:tc>
      </w:tr>
      <w:tr w:rsidR="009B0C63" w14:paraId="7680956C" w14:textId="77777777">
        <w:trPr>
          <w:cantSplit/>
          <w:trHeight w:val="213"/>
          <w:jc w:val="center"/>
        </w:trPr>
        <w:tc>
          <w:tcPr>
            <w:tcW w:w="709" w:type="dxa"/>
            <w:shd w:val="clear" w:color="auto" w:fill="E0E0E0"/>
            <w:tcMar>
              <w:top w:w="0" w:type="dxa"/>
              <w:left w:w="108" w:type="dxa"/>
              <w:bottom w:w="0" w:type="dxa"/>
              <w:right w:w="108" w:type="dxa"/>
            </w:tcMar>
          </w:tcPr>
          <w:p w14:paraId="7680956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44</w:t>
            </w:r>
          </w:p>
        </w:tc>
        <w:tc>
          <w:tcPr>
            <w:tcW w:w="2085" w:type="dxa"/>
            <w:shd w:val="clear" w:color="auto" w:fill="E0E0E0"/>
            <w:tcMar>
              <w:top w:w="0" w:type="dxa"/>
              <w:left w:w="108" w:type="dxa"/>
              <w:bottom w:w="0" w:type="dxa"/>
              <w:right w:w="108" w:type="dxa"/>
            </w:tcMar>
          </w:tcPr>
          <w:p w14:paraId="76809564" w14:textId="77777777" w:rsidR="009B0C63" w:rsidRDefault="009B0C63" w:rsidP="009B0C63">
            <w:pPr>
              <w:pStyle w:val="Standard"/>
              <w:snapToGrid w:val="0"/>
            </w:pPr>
            <w:r>
              <w:rPr>
                <w:rFonts w:ascii="Arial" w:hAnsi="Arial" w:cs="Arial"/>
                <w:b/>
                <w:color w:val="0000FF"/>
                <w:sz w:val="16"/>
                <w:szCs w:val="16"/>
              </w:rPr>
              <w:t>Impact</w:t>
            </w:r>
            <w:r>
              <w:rPr>
                <w:rFonts w:ascii="Arial" w:eastAsia="Arial" w:hAnsi="Arial" w:cs="Arial"/>
                <w:b/>
                <w:color w:val="0000FF"/>
                <w:sz w:val="16"/>
                <w:szCs w:val="16"/>
              </w:rPr>
              <w:t xml:space="preserve"> </w:t>
            </w:r>
            <w:r>
              <w:rPr>
                <w:rFonts w:ascii="Arial" w:hAnsi="Arial" w:cs="Arial"/>
                <w:b/>
                <w:color w:val="0000FF"/>
                <w:sz w:val="16"/>
                <w:szCs w:val="16"/>
              </w:rPr>
              <w:t>Parameter</w:t>
            </w:r>
          </w:p>
        </w:tc>
        <w:tc>
          <w:tcPr>
            <w:tcW w:w="1013" w:type="dxa"/>
            <w:shd w:val="clear" w:color="auto" w:fill="E0E0E0"/>
            <w:tcMar>
              <w:top w:w="0" w:type="dxa"/>
              <w:left w:w="108" w:type="dxa"/>
              <w:bottom w:w="0" w:type="dxa"/>
              <w:right w:w="108" w:type="dxa"/>
            </w:tcMar>
          </w:tcPr>
          <w:p w14:paraId="76809565"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07</w:t>
            </w:r>
            <w:r>
              <w:rPr>
                <w:rFonts w:ascii="Arial" w:eastAsia="Arial" w:hAnsi="Arial" w:cs="Arial"/>
                <w:b/>
                <w:color w:val="0000FF"/>
                <w:sz w:val="16"/>
                <w:szCs w:val="16"/>
              </w:rPr>
              <w:t xml:space="preserve"> </w:t>
            </w:r>
            <w:r>
              <w:rPr>
                <w:rFonts w:ascii="Arial" w:hAnsi="Arial" w:cs="Arial"/>
                <w:b/>
                <w:color w:val="0000FF"/>
                <w:sz w:val="16"/>
                <w:szCs w:val="16"/>
              </w:rPr>
              <w:t>040</w:t>
            </w:r>
          </w:p>
        </w:tc>
        <w:tc>
          <w:tcPr>
            <w:tcW w:w="845" w:type="dxa"/>
            <w:shd w:val="clear" w:color="auto" w:fill="E0E0E0"/>
            <w:tcMar>
              <w:top w:w="0" w:type="dxa"/>
              <w:left w:w="108" w:type="dxa"/>
              <w:bottom w:w="0" w:type="dxa"/>
              <w:right w:w="108" w:type="dxa"/>
            </w:tcMar>
          </w:tcPr>
          <w:p w14:paraId="76809566"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w:t>
            </w:r>
          </w:p>
        </w:tc>
        <w:tc>
          <w:tcPr>
            <w:tcW w:w="1265" w:type="dxa"/>
            <w:shd w:val="clear" w:color="auto" w:fill="E0E0E0"/>
            <w:tcMar>
              <w:top w:w="0" w:type="dxa"/>
              <w:left w:w="108" w:type="dxa"/>
              <w:bottom w:w="0" w:type="dxa"/>
              <w:right w:w="108" w:type="dxa"/>
            </w:tcMar>
          </w:tcPr>
          <w:p w14:paraId="76809567"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62</w:t>
            </w:r>
            <w:r>
              <w:rPr>
                <w:rFonts w:ascii="Arial" w:eastAsia="Arial" w:hAnsi="Arial" w:cs="Arial"/>
                <w:b/>
                <w:color w:val="0000FF"/>
                <w:sz w:val="16"/>
                <w:szCs w:val="16"/>
              </w:rPr>
              <w:t xml:space="preserve"> </w:t>
            </w:r>
            <w:r>
              <w:rPr>
                <w:rFonts w:ascii="Arial" w:hAnsi="Arial" w:cs="Arial"/>
                <w:b/>
                <w:color w:val="0000FF"/>
                <w:sz w:val="16"/>
                <w:szCs w:val="16"/>
              </w:rPr>
              <w:t>000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E0E0E0"/>
            <w:tcMar>
              <w:top w:w="0" w:type="dxa"/>
              <w:left w:w="108" w:type="dxa"/>
              <w:bottom w:w="0" w:type="dxa"/>
              <w:right w:w="108" w:type="dxa"/>
            </w:tcMar>
          </w:tcPr>
          <w:p w14:paraId="76809568"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22</w:t>
            </w:r>
          </w:p>
        </w:tc>
        <w:tc>
          <w:tcPr>
            <w:tcW w:w="1063" w:type="dxa"/>
            <w:shd w:val="clear" w:color="auto" w:fill="E0E0E0"/>
            <w:tcMar>
              <w:top w:w="0" w:type="dxa"/>
              <w:left w:w="108" w:type="dxa"/>
              <w:bottom w:w="0" w:type="dxa"/>
              <w:right w:w="108" w:type="dxa"/>
            </w:tcMar>
          </w:tcPr>
          <w:p w14:paraId="76809569"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E0E0E0"/>
            <w:tcMar>
              <w:top w:w="0" w:type="dxa"/>
              <w:left w:w="108" w:type="dxa"/>
              <w:bottom w:w="0" w:type="dxa"/>
              <w:right w:w="108" w:type="dxa"/>
            </w:tcMar>
          </w:tcPr>
          <w:p w14:paraId="7680956A" w14:textId="77777777" w:rsidR="009B0C63" w:rsidRDefault="009B0C63" w:rsidP="009B0C63">
            <w:pPr>
              <w:pStyle w:val="Standard"/>
              <w:snapToGrid w:val="0"/>
            </w:pPr>
            <w:r>
              <w:rPr>
                <w:rFonts w:ascii="Arial" w:hAnsi="Arial" w:cs="Arial"/>
                <w:b/>
                <w:color w:val="0000FF"/>
                <w:sz w:val="16"/>
                <w:szCs w:val="16"/>
              </w:rPr>
              <w:t>6200</w:t>
            </w:r>
            <w:r>
              <w:rPr>
                <w:rFonts w:ascii="Arial" w:eastAsia="Arial" w:hAnsi="Arial" w:cs="Arial"/>
                <w:b/>
                <w:color w:val="0000FF"/>
                <w:sz w:val="16"/>
                <w:szCs w:val="16"/>
              </w:rPr>
              <w:t>–</w:t>
            </w:r>
            <w:r>
              <w:rPr>
                <w:rFonts w:ascii="Arial" w:hAnsi="Arial" w:cs="Arial"/>
                <w:b/>
                <w:color w:val="0000FF"/>
                <w:sz w:val="16"/>
                <w:szCs w:val="16"/>
              </w:rPr>
              <w:t>6600</w:t>
            </w:r>
            <w:r>
              <w:rPr>
                <w:rFonts w:ascii="Arial" w:eastAsia="Arial" w:hAnsi="Arial" w:cs="Arial"/>
                <w:b/>
                <w:color w:val="0000FF"/>
                <w:sz w:val="16"/>
                <w:szCs w:val="16"/>
              </w:rPr>
              <w:t xml:space="preserve"> </w:t>
            </w:r>
            <w:r>
              <w:rPr>
                <w:rFonts w:ascii="Arial" w:hAnsi="Arial" w:cs="Arial"/>
                <w:b/>
                <w:color w:val="0000FF"/>
                <w:sz w:val="16"/>
                <w:szCs w:val="16"/>
              </w:rPr>
              <w:t>km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10cm</w:t>
            </w:r>
          </w:p>
          <w:p w14:paraId="7680956B" w14:textId="77777777" w:rsidR="009B0C63" w:rsidRDefault="009B0C63" w:rsidP="009B0C63">
            <w:pPr>
              <w:pStyle w:val="Standard"/>
            </w:pPr>
            <w:r>
              <w:rPr>
                <w:rFonts w:ascii="Arial" w:hAnsi="Arial" w:cs="Arial"/>
                <w:b/>
                <w:color w:val="0000FF"/>
                <w:sz w:val="16"/>
                <w:szCs w:val="16"/>
              </w:rPr>
              <w:t>(</w:t>
            </w:r>
            <w:proofErr w:type="gramStart"/>
            <w:r>
              <w:rPr>
                <w:rFonts w:ascii="Arial" w:hAnsi="Arial" w:cs="Arial"/>
                <w:b/>
                <w:color w:val="0000FF"/>
                <w:sz w:val="16"/>
                <w:szCs w:val="16"/>
              </w:rPr>
              <w:t>distance</w:t>
            </w:r>
            <w:proofErr w:type="gramEnd"/>
            <w:r>
              <w:rPr>
                <w:rFonts w:ascii="Arial" w:eastAsia="Arial" w:hAnsi="Arial" w:cs="Arial"/>
                <w:b/>
                <w:color w:val="0000FF"/>
                <w:sz w:val="16"/>
                <w:szCs w:val="16"/>
              </w:rPr>
              <w:t xml:space="preserve"> </w:t>
            </w:r>
            <w:r>
              <w:rPr>
                <w:rFonts w:ascii="Arial" w:hAnsi="Arial" w:cs="Arial"/>
                <w:b/>
                <w:color w:val="0000FF"/>
                <w:sz w:val="16"/>
                <w:szCs w:val="16"/>
              </w:rPr>
              <w:t>from</w:t>
            </w:r>
            <w:r>
              <w:rPr>
                <w:rFonts w:ascii="Arial" w:eastAsia="Arial" w:hAnsi="Arial" w:cs="Arial"/>
                <w:b/>
                <w:color w:val="0000FF"/>
                <w:sz w:val="16"/>
                <w:szCs w:val="16"/>
              </w:rPr>
              <w:t xml:space="preserve"> </w:t>
            </w:r>
            <w:r>
              <w:rPr>
                <w:rFonts w:ascii="Arial" w:hAnsi="Arial" w:cs="Arial"/>
                <w:b/>
                <w:color w:val="0000FF"/>
                <w:sz w:val="16"/>
                <w:szCs w:val="16"/>
              </w:rPr>
              <w:t>centre</w:t>
            </w:r>
            <w:r>
              <w:rPr>
                <w:rFonts w:ascii="Arial" w:eastAsia="Arial" w:hAnsi="Arial" w:cs="Arial"/>
                <w:b/>
                <w:color w:val="0000FF"/>
                <w:sz w:val="16"/>
                <w:szCs w:val="16"/>
              </w:rPr>
              <w:t xml:space="preserve"> </w:t>
            </w:r>
            <w:r>
              <w:rPr>
                <w:rFonts w:ascii="Arial" w:hAnsi="Arial" w:cs="Arial"/>
                <w:b/>
                <w:color w:val="0000FF"/>
                <w:sz w:val="16"/>
                <w:szCs w:val="16"/>
              </w:rPr>
              <w:t>of</w:t>
            </w:r>
            <w:r>
              <w:rPr>
                <w:rFonts w:ascii="Arial" w:eastAsia="Arial" w:hAnsi="Arial" w:cs="Arial"/>
                <w:b/>
                <w:color w:val="0000FF"/>
                <w:sz w:val="16"/>
                <w:szCs w:val="16"/>
              </w:rPr>
              <w:t xml:space="preserve"> </w:t>
            </w:r>
            <w:r>
              <w:rPr>
                <w:rFonts w:ascii="Arial" w:hAnsi="Arial" w:cs="Arial"/>
                <w:b/>
                <w:color w:val="0000FF"/>
                <w:sz w:val="16"/>
                <w:szCs w:val="16"/>
              </w:rPr>
              <w:t>curvature)</w:t>
            </w:r>
          </w:p>
        </w:tc>
      </w:tr>
      <w:tr w:rsidR="009B0C63" w14:paraId="76809575" w14:textId="77777777">
        <w:trPr>
          <w:cantSplit/>
          <w:jc w:val="center"/>
        </w:trPr>
        <w:tc>
          <w:tcPr>
            <w:tcW w:w="709" w:type="dxa"/>
            <w:shd w:val="clear" w:color="auto" w:fill="F3F3F3"/>
            <w:tcMar>
              <w:top w:w="0" w:type="dxa"/>
              <w:left w:w="108" w:type="dxa"/>
              <w:bottom w:w="0" w:type="dxa"/>
              <w:right w:w="108" w:type="dxa"/>
            </w:tcMar>
          </w:tcPr>
          <w:p w14:paraId="768095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45</w:t>
            </w:r>
          </w:p>
        </w:tc>
        <w:tc>
          <w:tcPr>
            <w:tcW w:w="2085" w:type="dxa"/>
            <w:shd w:val="clear" w:color="auto" w:fill="F3F3F3"/>
            <w:tcMar>
              <w:top w:w="0" w:type="dxa"/>
              <w:left w:w="108" w:type="dxa"/>
              <w:bottom w:w="0" w:type="dxa"/>
              <w:right w:w="108" w:type="dxa"/>
            </w:tcMar>
          </w:tcPr>
          <w:p w14:paraId="7680956E"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Bending</w:t>
            </w:r>
            <w:r>
              <w:rPr>
                <w:rFonts w:ascii="Arial" w:eastAsia="Arial" w:hAnsi="Arial" w:cs="Arial"/>
                <w:b/>
                <w:color w:val="0000FF"/>
                <w:sz w:val="16"/>
                <w:szCs w:val="16"/>
              </w:rPr>
              <w:t xml:space="preserve"> </w:t>
            </w:r>
            <w:r>
              <w:rPr>
                <w:rFonts w:ascii="Arial" w:hAnsi="Arial" w:cs="Arial"/>
                <w:b/>
                <w:color w:val="0000FF"/>
                <w:sz w:val="16"/>
                <w:szCs w:val="16"/>
              </w:rPr>
              <w:t>Angle</w:t>
            </w:r>
          </w:p>
        </w:tc>
        <w:tc>
          <w:tcPr>
            <w:tcW w:w="1013" w:type="dxa"/>
            <w:shd w:val="clear" w:color="auto" w:fill="F3F3F3"/>
            <w:tcMar>
              <w:top w:w="0" w:type="dxa"/>
              <w:left w:w="108" w:type="dxa"/>
              <w:bottom w:w="0" w:type="dxa"/>
              <w:right w:w="108" w:type="dxa"/>
            </w:tcMar>
          </w:tcPr>
          <w:p w14:paraId="7680956F"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037</w:t>
            </w:r>
          </w:p>
        </w:tc>
        <w:tc>
          <w:tcPr>
            <w:tcW w:w="845" w:type="dxa"/>
            <w:shd w:val="clear" w:color="auto" w:fill="F3F3F3"/>
            <w:tcMar>
              <w:top w:w="0" w:type="dxa"/>
              <w:left w:w="108" w:type="dxa"/>
              <w:bottom w:w="0" w:type="dxa"/>
              <w:right w:w="108" w:type="dxa"/>
            </w:tcMar>
          </w:tcPr>
          <w:p w14:paraId="7680957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8</w:t>
            </w:r>
          </w:p>
        </w:tc>
        <w:tc>
          <w:tcPr>
            <w:tcW w:w="1265" w:type="dxa"/>
            <w:shd w:val="clear" w:color="auto" w:fill="F3F3F3"/>
            <w:tcMar>
              <w:top w:w="0" w:type="dxa"/>
              <w:left w:w="108" w:type="dxa"/>
              <w:bottom w:w="0" w:type="dxa"/>
              <w:right w:w="108" w:type="dxa"/>
            </w:tcMar>
          </w:tcPr>
          <w:p w14:paraId="76809571"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572"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23</w:t>
            </w:r>
          </w:p>
        </w:tc>
        <w:tc>
          <w:tcPr>
            <w:tcW w:w="1063" w:type="dxa"/>
            <w:shd w:val="clear" w:color="auto" w:fill="F3F3F3"/>
            <w:tcMar>
              <w:top w:w="0" w:type="dxa"/>
              <w:left w:w="108" w:type="dxa"/>
              <w:bottom w:w="0" w:type="dxa"/>
              <w:right w:w="108" w:type="dxa"/>
            </w:tcMar>
          </w:tcPr>
          <w:p w14:paraId="76809573"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Radians</w:t>
            </w:r>
          </w:p>
        </w:tc>
        <w:tc>
          <w:tcPr>
            <w:tcW w:w="2481" w:type="dxa"/>
            <w:shd w:val="clear" w:color="auto" w:fill="F3F3F3"/>
            <w:tcMar>
              <w:top w:w="0" w:type="dxa"/>
              <w:left w:w="108" w:type="dxa"/>
              <w:bottom w:w="0" w:type="dxa"/>
              <w:right w:w="108" w:type="dxa"/>
            </w:tcMar>
          </w:tcPr>
          <w:p w14:paraId="76809574" w14:textId="77777777" w:rsidR="009B0C63" w:rsidRDefault="009B0C63" w:rsidP="009B0C63">
            <w:pPr>
              <w:pStyle w:val="Standard"/>
              <w:snapToGrid w:val="0"/>
            </w:pP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 </w:t>
            </w:r>
            <w:r>
              <w:rPr>
                <w:rFonts w:ascii="Arial" w:hAnsi="Arial" w:cs="Arial"/>
                <w:b/>
                <w:color w:val="0000FF"/>
                <w:sz w:val="16"/>
                <w:szCs w:val="16"/>
              </w:rPr>
              <w:t>8x10</w:t>
            </w:r>
            <w:r>
              <w:rPr>
                <w:rFonts w:ascii="Arial" w:hAnsi="Arial" w:cs="Arial"/>
                <w:b/>
                <w:color w:val="0000FF"/>
                <w:sz w:val="16"/>
                <w:szCs w:val="16"/>
                <w:vertAlign w:val="superscript"/>
              </w:rPr>
              <w:t>-2</w:t>
            </w:r>
            <w:r>
              <w:rPr>
                <w:rFonts w:ascii="Arial" w:eastAsia="Arial" w:hAnsi="Arial" w:cs="Arial"/>
                <w:b/>
                <w:color w:val="0000FF"/>
                <w:sz w:val="16"/>
                <w:szCs w:val="16"/>
              </w:rPr>
              <w:t xml:space="preserve"> </w:t>
            </w:r>
            <w:r>
              <w:rPr>
                <w:rFonts w:ascii="Arial" w:hAnsi="Arial" w:cs="Arial"/>
                <w:b/>
                <w:color w:val="0000FF"/>
                <w:sz w:val="16"/>
                <w:szCs w:val="16"/>
              </w:rPr>
              <w:t>rad</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-8</w:t>
            </w:r>
            <w:r>
              <w:rPr>
                <w:rFonts w:ascii="Arial" w:eastAsia="Arial" w:hAnsi="Arial" w:cs="Arial"/>
                <w:b/>
                <w:color w:val="0000FF"/>
                <w:sz w:val="16"/>
                <w:szCs w:val="16"/>
              </w:rPr>
              <w:t xml:space="preserve"> </w:t>
            </w:r>
            <w:r>
              <w:rPr>
                <w:rFonts w:ascii="Arial" w:hAnsi="Arial" w:cs="Arial"/>
                <w:b/>
                <w:color w:val="0000FF"/>
                <w:sz w:val="16"/>
                <w:szCs w:val="16"/>
              </w:rPr>
              <w:t>rad</w:t>
            </w:r>
          </w:p>
        </w:tc>
      </w:tr>
      <w:tr w:rsidR="009B0C63" w14:paraId="7680957E" w14:textId="77777777">
        <w:trPr>
          <w:cantSplit/>
          <w:jc w:val="center"/>
        </w:trPr>
        <w:tc>
          <w:tcPr>
            <w:tcW w:w="709" w:type="dxa"/>
            <w:shd w:val="clear" w:color="auto" w:fill="E0E0E0"/>
            <w:tcMar>
              <w:top w:w="0" w:type="dxa"/>
              <w:left w:w="108" w:type="dxa"/>
              <w:bottom w:w="0" w:type="dxa"/>
              <w:right w:w="108" w:type="dxa"/>
            </w:tcMar>
          </w:tcPr>
          <w:p w14:paraId="7680957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46</w:t>
            </w:r>
          </w:p>
        </w:tc>
        <w:tc>
          <w:tcPr>
            <w:tcW w:w="2085" w:type="dxa"/>
            <w:shd w:val="clear" w:color="auto" w:fill="E0E0E0"/>
            <w:tcMar>
              <w:top w:w="0" w:type="dxa"/>
              <w:left w:w="108" w:type="dxa"/>
              <w:bottom w:w="0" w:type="dxa"/>
              <w:right w:w="108" w:type="dxa"/>
            </w:tcMar>
          </w:tcPr>
          <w:p w14:paraId="76809577" w14:textId="77777777" w:rsidR="009B0C63" w:rsidRDefault="009B0C63" w:rsidP="009B0C63">
            <w:pPr>
              <w:pStyle w:val="Standard"/>
              <w:snapToGrid w:val="0"/>
              <w:rPr>
                <w:rFonts w:ascii="Arial" w:hAnsi="Arial" w:cs="Arial"/>
                <w:b/>
                <w:sz w:val="16"/>
                <w:szCs w:val="16"/>
              </w:rPr>
            </w:pPr>
            <w:commentRangeStart w:id="1367"/>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578"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57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7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7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57C"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57D" w14:textId="77777777" w:rsidR="009B0C63" w:rsidRDefault="009B0C63" w:rsidP="009B0C63">
            <w:pPr>
              <w:pStyle w:val="Standard"/>
              <w:snapToGrid w:val="0"/>
              <w:rPr>
                <w:rFonts w:ascii="Arial" w:hAnsi="Arial" w:cs="Arial"/>
                <w:sz w:val="16"/>
                <w:szCs w:val="16"/>
              </w:rPr>
            </w:pP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RMS</w:t>
            </w:r>
            <w:commentRangeEnd w:id="1367"/>
            <w:r>
              <w:rPr>
                <w:rStyle w:val="CommentReference"/>
              </w:rPr>
              <w:commentReference w:id="1367"/>
            </w:r>
          </w:p>
        </w:tc>
      </w:tr>
      <w:tr w:rsidR="009B0C63" w14:paraId="76809587" w14:textId="77777777">
        <w:trPr>
          <w:cantSplit/>
          <w:jc w:val="center"/>
        </w:trPr>
        <w:tc>
          <w:tcPr>
            <w:tcW w:w="709" w:type="dxa"/>
            <w:shd w:val="clear" w:color="auto" w:fill="F3F3F3"/>
            <w:tcMar>
              <w:top w:w="0" w:type="dxa"/>
              <w:left w:w="108" w:type="dxa"/>
              <w:bottom w:w="0" w:type="dxa"/>
              <w:right w:w="108" w:type="dxa"/>
            </w:tcMar>
          </w:tcPr>
          <w:p w14:paraId="7680957F"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580"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58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125</w:t>
            </w:r>
          </w:p>
        </w:tc>
        <w:tc>
          <w:tcPr>
            <w:tcW w:w="845" w:type="dxa"/>
            <w:shd w:val="clear" w:color="auto" w:fill="F3F3F3"/>
            <w:tcMar>
              <w:top w:w="0" w:type="dxa"/>
              <w:left w:w="108" w:type="dxa"/>
              <w:bottom w:w="0" w:type="dxa"/>
              <w:right w:w="108" w:type="dxa"/>
            </w:tcMar>
          </w:tcPr>
          <w:p w14:paraId="76809582"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83"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84"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85"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86"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3</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590" w14:textId="77777777">
        <w:trPr>
          <w:cantSplit/>
          <w:jc w:val="center"/>
        </w:trPr>
        <w:tc>
          <w:tcPr>
            <w:tcW w:w="709" w:type="dxa"/>
            <w:shd w:val="clear" w:color="auto" w:fill="E0E0E0"/>
            <w:tcMar>
              <w:top w:w="0" w:type="dxa"/>
              <w:left w:w="108" w:type="dxa"/>
              <w:bottom w:w="0" w:type="dxa"/>
              <w:right w:w="108" w:type="dxa"/>
            </w:tcMar>
          </w:tcPr>
          <w:p w14:paraId="7680958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47</w:t>
            </w:r>
          </w:p>
        </w:tc>
        <w:tc>
          <w:tcPr>
            <w:tcW w:w="2085" w:type="dxa"/>
            <w:shd w:val="clear" w:color="auto" w:fill="E0E0E0"/>
            <w:tcMar>
              <w:top w:w="0" w:type="dxa"/>
              <w:left w:w="108" w:type="dxa"/>
              <w:bottom w:w="0" w:type="dxa"/>
              <w:right w:w="108" w:type="dxa"/>
            </w:tcMar>
          </w:tcPr>
          <w:p w14:paraId="76809589" w14:textId="77777777" w:rsidR="009B0C63" w:rsidRDefault="009B0C63" w:rsidP="009B0C63">
            <w:pPr>
              <w:pStyle w:val="Standard"/>
              <w:snapToGrid w:val="0"/>
              <w:rPr>
                <w:rFonts w:ascii="Arial" w:hAnsi="Arial" w:cs="Arial"/>
                <w:b/>
                <w:color w:val="0000FF"/>
                <w:sz w:val="16"/>
                <w:szCs w:val="16"/>
              </w:rPr>
            </w:pPr>
            <w:commentRangeStart w:id="1368"/>
            <w:r>
              <w:rPr>
                <w:rFonts w:ascii="Arial" w:hAnsi="Arial" w:cs="Arial"/>
                <w:b/>
                <w:color w:val="0000FF"/>
                <w:sz w:val="16"/>
                <w:szCs w:val="16"/>
              </w:rPr>
              <w:t>(Error</w:t>
            </w:r>
            <w:r>
              <w:rPr>
                <w:rFonts w:ascii="Arial" w:eastAsia="Arial" w:hAnsi="Arial" w:cs="Arial"/>
                <w:b/>
                <w:color w:val="0000FF"/>
                <w:sz w:val="16"/>
                <w:szCs w:val="16"/>
              </w:rPr>
              <w:t xml:space="preserve"> </w:t>
            </w:r>
            <w:r>
              <w:rPr>
                <w:rFonts w:ascii="Arial" w:hAnsi="Arial" w:cs="Arial"/>
                <w:b/>
                <w:color w:val="0000FF"/>
                <w:sz w:val="16"/>
                <w:szCs w:val="16"/>
              </w:rPr>
              <w:t>in)</w:t>
            </w:r>
            <w:r>
              <w:rPr>
                <w:rFonts w:ascii="Arial" w:eastAsia="Arial" w:hAnsi="Arial" w:cs="Arial"/>
                <w:b/>
                <w:color w:val="0000FF"/>
                <w:sz w:val="16"/>
                <w:szCs w:val="16"/>
              </w:rPr>
              <w:t xml:space="preserve"> </w:t>
            </w:r>
            <w:r>
              <w:rPr>
                <w:rFonts w:ascii="Arial" w:hAnsi="Arial" w:cs="Arial"/>
                <w:b/>
                <w:color w:val="0000FF"/>
                <w:sz w:val="16"/>
                <w:szCs w:val="16"/>
              </w:rPr>
              <w:t>bending</w:t>
            </w:r>
            <w:r>
              <w:rPr>
                <w:rFonts w:ascii="Arial" w:eastAsia="Arial" w:hAnsi="Arial" w:cs="Arial"/>
                <w:b/>
                <w:color w:val="0000FF"/>
                <w:sz w:val="16"/>
                <w:szCs w:val="16"/>
              </w:rPr>
              <w:t xml:space="preserve"> </w:t>
            </w:r>
            <w:r>
              <w:rPr>
                <w:rFonts w:ascii="Arial" w:hAnsi="Arial" w:cs="Arial"/>
                <w:b/>
                <w:color w:val="0000FF"/>
                <w:sz w:val="16"/>
                <w:szCs w:val="16"/>
              </w:rPr>
              <w:t>angle</w:t>
            </w:r>
          </w:p>
        </w:tc>
        <w:tc>
          <w:tcPr>
            <w:tcW w:w="1013" w:type="dxa"/>
            <w:shd w:val="clear" w:color="auto" w:fill="E0E0E0"/>
            <w:tcMar>
              <w:top w:w="0" w:type="dxa"/>
              <w:left w:w="108" w:type="dxa"/>
              <w:bottom w:w="0" w:type="dxa"/>
              <w:right w:w="108" w:type="dxa"/>
            </w:tcMar>
          </w:tcPr>
          <w:p w14:paraId="7680958A"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037</w:t>
            </w:r>
          </w:p>
        </w:tc>
        <w:tc>
          <w:tcPr>
            <w:tcW w:w="845" w:type="dxa"/>
            <w:shd w:val="clear" w:color="auto" w:fill="E0E0E0"/>
            <w:tcMar>
              <w:top w:w="0" w:type="dxa"/>
              <w:left w:w="108" w:type="dxa"/>
              <w:bottom w:w="0" w:type="dxa"/>
              <w:right w:w="108" w:type="dxa"/>
            </w:tcMar>
          </w:tcPr>
          <w:p w14:paraId="7680958B"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8</w:t>
            </w:r>
          </w:p>
        </w:tc>
        <w:tc>
          <w:tcPr>
            <w:tcW w:w="1265" w:type="dxa"/>
            <w:shd w:val="clear" w:color="auto" w:fill="E0E0E0"/>
            <w:tcMar>
              <w:top w:w="0" w:type="dxa"/>
              <w:left w:w="108" w:type="dxa"/>
              <w:bottom w:w="0" w:type="dxa"/>
              <w:right w:w="108" w:type="dxa"/>
            </w:tcMar>
          </w:tcPr>
          <w:p w14:paraId="7680958C"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E0E0E0"/>
            <w:tcMar>
              <w:top w:w="0" w:type="dxa"/>
              <w:left w:w="108" w:type="dxa"/>
              <w:bottom w:w="0" w:type="dxa"/>
              <w:right w:w="108" w:type="dxa"/>
            </w:tcMar>
          </w:tcPr>
          <w:p w14:paraId="7680958D"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(20)</w:t>
            </w:r>
            <w:r>
              <w:rPr>
                <w:rFonts w:ascii="Arial" w:eastAsia="Arial" w:hAnsi="Arial" w:cs="Arial"/>
                <w:b/>
                <w:color w:val="0000FF"/>
                <w:sz w:val="16"/>
                <w:szCs w:val="16"/>
              </w:rPr>
              <w:t xml:space="preserve">  </w:t>
            </w:r>
            <w:r>
              <w:rPr>
                <w:rFonts w:ascii="Arial" w:hAnsi="Arial" w:cs="Arial"/>
                <w:b/>
                <w:color w:val="0000FF"/>
                <w:sz w:val="16"/>
                <w:szCs w:val="16"/>
              </w:rPr>
              <w:t>23</w:t>
            </w:r>
          </w:p>
        </w:tc>
        <w:tc>
          <w:tcPr>
            <w:tcW w:w="1063" w:type="dxa"/>
            <w:shd w:val="clear" w:color="auto" w:fill="E0E0E0"/>
            <w:tcMar>
              <w:top w:w="0" w:type="dxa"/>
              <w:left w:w="108" w:type="dxa"/>
              <w:bottom w:w="0" w:type="dxa"/>
              <w:right w:w="108" w:type="dxa"/>
            </w:tcMar>
          </w:tcPr>
          <w:p w14:paraId="7680958E"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Radians</w:t>
            </w:r>
          </w:p>
        </w:tc>
        <w:tc>
          <w:tcPr>
            <w:tcW w:w="2481" w:type="dxa"/>
            <w:shd w:val="clear" w:color="auto" w:fill="E0E0E0"/>
            <w:tcMar>
              <w:top w:w="0" w:type="dxa"/>
              <w:left w:w="108" w:type="dxa"/>
              <w:bottom w:w="0" w:type="dxa"/>
              <w:right w:w="108" w:type="dxa"/>
            </w:tcMar>
          </w:tcPr>
          <w:p w14:paraId="7680958F" w14:textId="77777777" w:rsidR="009B0C63" w:rsidRDefault="009B0C63" w:rsidP="009B0C63">
            <w:pPr>
              <w:pStyle w:val="Standard"/>
              <w:snapToGrid w:val="0"/>
            </w:pPr>
            <w:r>
              <w:rPr>
                <w:rFonts w:ascii="Arial" w:hAnsi="Arial" w:cs="Arial"/>
                <w:b/>
                <w:color w:val="0000FF"/>
                <w:sz w:val="16"/>
                <w:szCs w:val="16"/>
              </w:rPr>
              <w:t>0</w:t>
            </w:r>
            <w:r>
              <w:rPr>
                <w:rFonts w:ascii="Arial" w:eastAsia="Arial" w:hAnsi="Arial" w:cs="Arial"/>
                <w:b/>
                <w:color w:val="0000FF"/>
                <w:sz w:val="16"/>
                <w:szCs w:val="16"/>
              </w:rPr>
              <w:t xml:space="preserve"> – </w:t>
            </w:r>
            <w:r>
              <w:rPr>
                <w:rFonts w:ascii="Arial" w:hAnsi="Arial" w:cs="Arial"/>
                <w:b/>
                <w:color w:val="0000FF"/>
                <w:sz w:val="16"/>
                <w:szCs w:val="16"/>
              </w:rPr>
              <w:t>8x10</w:t>
            </w:r>
            <w:r>
              <w:rPr>
                <w:rFonts w:ascii="Arial" w:hAnsi="Arial" w:cs="Arial"/>
                <w:b/>
                <w:color w:val="0000FF"/>
                <w:sz w:val="16"/>
                <w:szCs w:val="16"/>
                <w:vertAlign w:val="superscript"/>
              </w:rPr>
              <w:t>-3</w:t>
            </w:r>
            <w:r>
              <w:rPr>
                <w:rFonts w:ascii="Arial" w:eastAsia="Arial" w:hAnsi="Arial" w:cs="Arial"/>
                <w:b/>
                <w:color w:val="0000FF"/>
                <w:sz w:val="16"/>
                <w:szCs w:val="16"/>
              </w:rPr>
              <w:t xml:space="preserve"> </w:t>
            </w:r>
            <w:r>
              <w:rPr>
                <w:rFonts w:ascii="Arial" w:hAnsi="Arial" w:cs="Arial"/>
                <w:b/>
                <w:color w:val="0000FF"/>
                <w:sz w:val="16"/>
                <w:szCs w:val="16"/>
              </w:rPr>
              <w:t>rad</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-8</w:t>
            </w:r>
            <w:r>
              <w:rPr>
                <w:rFonts w:ascii="Arial" w:eastAsia="Arial" w:hAnsi="Arial" w:cs="Arial"/>
                <w:b/>
                <w:color w:val="0000FF"/>
                <w:sz w:val="16"/>
                <w:szCs w:val="16"/>
              </w:rPr>
              <w:t xml:space="preserve"> </w:t>
            </w:r>
            <w:r>
              <w:rPr>
                <w:rFonts w:ascii="Arial" w:hAnsi="Arial" w:cs="Arial"/>
                <w:b/>
                <w:color w:val="0000FF"/>
                <w:sz w:val="16"/>
                <w:szCs w:val="16"/>
              </w:rPr>
              <w:t>rad</w:t>
            </w:r>
            <w:commentRangeEnd w:id="1368"/>
            <w:r>
              <w:rPr>
                <w:rStyle w:val="CommentReference"/>
              </w:rPr>
              <w:commentReference w:id="1368"/>
            </w:r>
          </w:p>
        </w:tc>
      </w:tr>
      <w:tr w:rsidR="009B0C63" w14:paraId="76809599" w14:textId="77777777">
        <w:trPr>
          <w:cantSplit/>
          <w:jc w:val="center"/>
        </w:trPr>
        <w:tc>
          <w:tcPr>
            <w:tcW w:w="709" w:type="dxa"/>
            <w:shd w:val="clear" w:color="auto" w:fill="F3F3F3"/>
            <w:tcMar>
              <w:top w:w="0" w:type="dxa"/>
              <w:left w:w="108" w:type="dxa"/>
              <w:bottom w:w="0" w:type="dxa"/>
              <w:right w:w="108" w:type="dxa"/>
            </w:tcMar>
          </w:tcPr>
          <w:p w14:paraId="76809591"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592"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59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94"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95"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96"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97"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98" w14:textId="77777777" w:rsidR="009B0C63" w:rsidRDefault="009B0C63" w:rsidP="009B0C63">
            <w:pPr>
              <w:pStyle w:val="Standard"/>
              <w:snapToGrid w:val="0"/>
              <w:rPr>
                <w:rFonts w:ascii="Arial" w:hAnsi="Arial" w:cs="Arial"/>
                <w:sz w:val="16"/>
                <w:szCs w:val="16"/>
              </w:rPr>
            </w:pPr>
          </w:p>
        </w:tc>
      </w:tr>
      <w:tr w:rsidR="009B0C63" w14:paraId="768095A2" w14:textId="77777777">
        <w:trPr>
          <w:cantSplit/>
          <w:jc w:val="center"/>
        </w:trPr>
        <w:tc>
          <w:tcPr>
            <w:tcW w:w="709" w:type="dxa"/>
            <w:shd w:val="clear" w:color="auto" w:fill="E0E0E0"/>
            <w:tcMar>
              <w:top w:w="0" w:type="dxa"/>
              <w:left w:w="108" w:type="dxa"/>
              <w:bottom w:w="0" w:type="dxa"/>
              <w:right w:w="108" w:type="dxa"/>
            </w:tcMar>
          </w:tcPr>
          <w:p w14:paraId="7680959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48</w:t>
            </w:r>
          </w:p>
        </w:tc>
        <w:tc>
          <w:tcPr>
            <w:tcW w:w="2085" w:type="dxa"/>
            <w:shd w:val="clear" w:color="auto" w:fill="E0E0E0"/>
            <w:tcMar>
              <w:top w:w="0" w:type="dxa"/>
              <w:left w:w="108" w:type="dxa"/>
              <w:bottom w:w="0" w:type="dxa"/>
              <w:right w:w="108" w:type="dxa"/>
            </w:tcMar>
          </w:tcPr>
          <w:p w14:paraId="7680959B"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59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59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9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9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5A0"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5A1" w14:textId="77777777" w:rsidR="009B0C63" w:rsidRDefault="009B0C63" w:rsidP="009B0C63">
            <w:pPr>
              <w:pStyle w:val="Standard"/>
              <w:snapToGrid w:val="0"/>
              <w:rPr>
                <w:rFonts w:ascii="Arial" w:hAnsi="Arial" w:cs="Arial"/>
                <w:sz w:val="16"/>
                <w:szCs w:val="16"/>
              </w:rPr>
            </w:pPr>
            <w:r>
              <w:rPr>
                <w:rFonts w:ascii="Arial" w:hAnsi="Arial" w:cs="Arial"/>
                <w:sz w:val="16"/>
                <w:szCs w:val="16"/>
              </w:rPr>
              <w:t>Missing</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off</w:t>
            </w:r>
          </w:p>
        </w:tc>
      </w:tr>
      <w:tr w:rsidR="009B0C63" w14:paraId="768095AB" w14:textId="77777777">
        <w:trPr>
          <w:cantSplit/>
          <w:jc w:val="center"/>
        </w:trPr>
        <w:tc>
          <w:tcPr>
            <w:tcW w:w="709" w:type="dxa"/>
            <w:shd w:val="clear" w:color="auto" w:fill="F3F3F3"/>
            <w:tcMar>
              <w:top w:w="0" w:type="dxa"/>
              <w:left w:w="108" w:type="dxa"/>
              <w:bottom w:w="0" w:type="dxa"/>
              <w:right w:w="108" w:type="dxa"/>
            </w:tcMar>
          </w:tcPr>
          <w:p w14:paraId="768095A3"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N0</w:t>
            </w:r>
          </w:p>
        </w:tc>
        <w:tc>
          <w:tcPr>
            <w:tcW w:w="2085" w:type="dxa"/>
            <w:shd w:val="clear" w:color="auto" w:fill="F3F3F3"/>
            <w:tcMar>
              <w:top w:w="0" w:type="dxa"/>
              <w:left w:w="108" w:type="dxa"/>
              <w:bottom w:w="0" w:type="dxa"/>
              <w:right w:w="108" w:type="dxa"/>
            </w:tcMar>
          </w:tcPr>
          <w:p w14:paraId="768095A4"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w:t>
            </w:r>
            <w:proofErr w:type="gramStart"/>
            <w:r>
              <w:rPr>
                <w:rFonts w:ascii="Arial" w:hAnsi="Arial" w:cs="Arial"/>
                <w:i/>
                <w:sz w:val="16"/>
                <w:szCs w:val="16"/>
              </w:rPr>
              <w:t>end</w:t>
            </w:r>
            <w:proofErr w:type="gramEnd"/>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A5" w14:textId="77777777" w:rsidR="009B0C63" w:rsidRDefault="009B0C63" w:rsidP="009B0C63">
            <w:pPr>
              <w:pStyle w:val="Standard"/>
              <w:snapToGrid w:val="0"/>
              <w:rPr>
                <w:rFonts w:ascii="Arial" w:hAnsi="Arial" w:cs="Arial"/>
                <w:b/>
                <w:i/>
                <w:sz w:val="16"/>
                <w:szCs w:val="16"/>
              </w:rPr>
            </w:pPr>
          </w:p>
        </w:tc>
        <w:tc>
          <w:tcPr>
            <w:tcW w:w="845" w:type="dxa"/>
            <w:shd w:val="clear" w:color="auto" w:fill="F3F3F3"/>
            <w:tcMar>
              <w:top w:w="0" w:type="dxa"/>
              <w:left w:w="108" w:type="dxa"/>
              <w:bottom w:w="0" w:type="dxa"/>
              <w:right w:w="108" w:type="dxa"/>
            </w:tcMar>
          </w:tcPr>
          <w:p w14:paraId="768095A6" w14:textId="77777777" w:rsidR="009B0C63" w:rsidRDefault="009B0C63" w:rsidP="009B0C63">
            <w:pPr>
              <w:pStyle w:val="Standard"/>
              <w:snapToGrid w:val="0"/>
              <w:jc w:val="right"/>
              <w:rPr>
                <w:rFonts w:ascii="Arial" w:hAnsi="Arial" w:cs="Arial"/>
                <w:i/>
                <w:sz w:val="16"/>
                <w:szCs w:val="16"/>
              </w:rPr>
            </w:pPr>
          </w:p>
        </w:tc>
        <w:tc>
          <w:tcPr>
            <w:tcW w:w="1265" w:type="dxa"/>
            <w:shd w:val="clear" w:color="auto" w:fill="F3F3F3"/>
            <w:tcMar>
              <w:top w:w="0" w:type="dxa"/>
              <w:left w:w="108" w:type="dxa"/>
              <w:bottom w:w="0" w:type="dxa"/>
              <w:right w:w="108" w:type="dxa"/>
            </w:tcMar>
          </w:tcPr>
          <w:p w14:paraId="768095A7" w14:textId="77777777" w:rsidR="009B0C63" w:rsidRDefault="009B0C63" w:rsidP="009B0C63">
            <w:pPr>
              <w:pStyle w:val="Standard"/>
              <w:snapToGrid w:val="0"/>
              <w:jc w:val="right"/>
              <w:rPr>
                <w:rFonts w:ascii="Arial" w:hAnsi="Arial" w:cs="Arial"/>
                <w:i/>
                <w:sz w:val="16"/>
                <w:szCs w:val="16"/>
              </w:rPr>
            </w:pPr>
          </w:p>
        </w:tc>
        <w:tc>
          <w:tcPr>
            <w:tcW w:w="887" w:type="dxa"/>
            <w:shd w:val="clear" w:color="auto" w:fill="F3F3F3"/>
            <w:tcMar>
              <w:top w:w="0" w:type="dxa"/>
              <w:left w:w="108" w:type="dxa"/>
              <w:bottom w:w="0" w:type="dxa"/>
              <w:right w:w="108" w:type="dxa"/>
            </w:tcMar>
          </w:tcPr>
          <w:p w14:paraId="768095A8" w14:textId="77777777" w:rsidR="009B0C63" w:rsidRDefault="009B0C63" w:rsidP="009B0C63">
            <w:pPr>
              <w:pStyle w:val="Standard"/>
              <w:snapToGrid w:val="0"/>
              <w:jc w:val="right"/>
              <w:rPr>
                <w:rFonts w:ascii="Arial" w:hAnsi="Arial" w:cs="Arial"/>
                <w:i/>
                <w:sz w:val="16"/>
                <w:szCs w:val="16"/>
              </w:rPr>
            </w:pPr>
          </w:p>
        </w:tc>
        <w:tc>
          <w:tcPr>
            <w:tcW w:w="1063" w:type="dxa"/>
            <w:shd w:val="clear" w:color="auto" w:fill="F3F3F3"/>
            <w:tcMar>
              <w:top w:w="0" w:type="dxa"/>
              <w:left w:w="108" w:type="dxa"/>
              <w:bottom w:w="0" w:type="dxa"/>
              <w:right w:w="108" w:type="dxa"/>
            </w:tcMar>
          </w:tcPr>
          <w:p w14:paraId="768095A9"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5AA"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N0</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42+6.n0</w:t>
            </w:r>
            <w:r>
              <w:rPr>
                <w:rFonts w:ascii="Arial" w:eastAsia="Arial" w:hAnsi="Arial" w:cs="Arial"/>
                <w:i/>
                <w:sz w:val="16"/>
                <w:szCs w:val="16"/>
              </w:rPr>
              <w:t xml:space="preserve"> </w:t>
            </w:r>
            <w:r>
              <w:rPr>
                <w:rFonts w:ascii="Arial" w:hAnsi="Arial" w:cs="Arial"/>
                <w:i/>
                <w:sz w:val="16"/>
                <w:szCs w:val="16"/>
              </w:rPr>
              <w:t>elements</w:t>
            </w:r>
          </w:p>
        </w:tc>
      </w:tr>
      <w:tr w:rsidR="009B0C63" w14:paraId="768095B4" w14:textId="77777777">
        <w:trPr>
          <w:cantSplit/>
          <w:jc w:val="center"/>
        </w:trPr>
        <w:tc>
          <w:tcPr>
            <w:tcW w:w="709" w:type="dxa"/>
            <w:shd w:val="clear" w:color="auto" w:fill="E0E0E0"/>
            <w:tcMar>
              <w:top w:w="0" w:type="dxa"/>
              <w:left w:w="108" w:type="dxa"/>
              <w:bottom w:w="0" w:type="dxa"/>
              <w:right w:w="108" w:type="dxa"/>
            </w:tcMar>
          </w:tcPr>
          <w:p w14:paraId="768095A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N0+1</w:t>
            </w:r>
          </w:p>
        </w:tc>
        <w:tc>
          <w:tcPr>
            <w:tcW w:w="2085" w:type="dxa"/>
            <w:shd w:val="clear" w:color="auto" w:fill="E0E0E0"/>
            <w:tcMar>
              <w:top w:w="0" w:type="dxa"/>
              <w:left w:w="108" w:type="dxa"/>
              <w:bottom w:w="0" w:type="dxa"/>
              <w:right w:w="108" w:type="dxa"/>
            </w:tcMar>
          </w:tcPr>
          <w:p w14:paraId="768095AD"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5A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5A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B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B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5B2"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5B3"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0C2891F4" w14:textId="77777777">
        <w:trPr>
          <w:cantSplit/>
          <w:jc w:val="center"/>
          <w:ins w:id="1369" w:author="Bowler, Neill" w:date="2022-09-30T16:19:00Z"/>
        </w:trPr>
        <w:tc>
          <w:tcPr>
            <w:tcW w:w="709" w:type="dxa"/>
            <w:shd w:val="clear" w:color="auto" w:fill="E0E0E0"/>
            <w:tcMar>
              <w:top w:w="0" w:type="dxa"/>
              <w:left w:w="108" w:type="dxa"/>
              <w:bottom w:w="0" w:type="dxa"/>
              <w:right w:w="108" w:type="dxa"/>
            </w:tcMar>
          </w:tcPr>
          <w:p w14:paraId="66F00CCB" w14:textId="23C9E1C9" w:rsidR="009B0C63" w:rsidRDefault="009B0C63" w:rsidP="009B0C63">
            <w:pPr>
              <w:pStyle w:val="Standard"/>
              <w:snapToGrid w:val="0"/>
              <w:jc w:val="right"/>
              <w:rPr>
                <w:ins w:id="1370" w:author="Bowler, Neill" w:date="2022-09-30T16:19:00Z"/>
                <w:rFonts w:ascii="Arial" w:hAnsi="Arial" w:cs="Arial"/>
                <w:sz w:val="16"/>
                <w:szCs w:val="16"/>
              </w:rPr>
            </w:pPr>
            <w:ins w:id="1371" w:author="Bowler, Neill" w:date="2022-09-30T16:19:00Z">
              <w:r>
                <w:rPr>
                  <w:rFonts w:ascii="Arial" w:hAnsi="Arial" w:cs="Arial"/>
                  <w:sz w:val="16"/>
                  <w:szCs w:val="16"/>
                </w:rPr>
                <w:t>N0+2</w:t>
              </w:r>
            </w:ins>
          </w:p>
        </w:tc>
        <w:tc>
          <w:tcPr>
            <w:tcW w:w="2085" w:type="dxa"/>
            <w:shd w:val="clear" w:color="auto" w:fill="E0E0E0"/>
            <w:tcMar>
              <w:top w:w="0" w:type="dxa"/>
              <w:left w:w="108" w:type="dxa"/>
              <w:bottom w:w="0" w:type="dxa"/>
              <w:right w:w="108" w:type="dxa"/>
            </w:tcMar>
          </w:tcPr>
          <w:p w14:paraId="2227BCA3" w14:textId="17A75BA7" w:rsidR="009B0C63" w:rsidRDefault="009B0C63" w:rsidP="009B0C63">
            <w:pPr>
              <w:pStyle w:val="Standard"/>
              <w:snapToGrid w:val="0"/>
              <w:rPr>
                <w:ins w:id="1372" w:author="Bowler, Neill" w:date="2022-09-30T16:19:00Z"/>
                <w:rFonts w:ascii="Arial" w:hAnsi="Arial" w:cs="Arial"/>
                <w:b/>
                <w:sz w:val="16"/>
                <w:szCs w:val="16"/>
              </w:rPr>
            </w:pPr>
            <w:proofErr w:type="gramStart"/>
            <w:ins w:id="1373" w:author="Bowler, Neill" w:date="2022-09-30T16:19:00Z">
              <w:r>
                <w:rPr>
                  <w:rFonts w:ascii="Arial" w:hAnsi="Arial" w:cs="Arial"/>
                  <w:b/>
                  <w:sz w:val="16"/>
                  <w:szCs w:val="16"/>
                </w:rPr>
                <w:t>Short delayed</w:t>
              </w:r>
              <w:proofErr w:type="gramEnd"/>
              <w:r>
                <w:rPr>
                  <w:rFonts w:ascii="Arial" w:hAnsi="Arial" w:cs="Arial"/>
                  <w:b/>
                  <w:sz w:val="16"/>
                  <w:szCs w:val="16"/>
                </w:rPr>
                <w:t xml:space="preserve"> replication </w:t>
              </w:r>
            </w:ins>
            <w:ins w:id="1374" w:author="Bowler, Neill" w:date="2022-09-30T16:20:00Z">
              <w:r>
                <w:rPr>
                  <w:rFonts w:ascii="Arial" w:hAnsi="Arial" w:cs="Arial"/>
                  <w:b/>
                  <w:sz w:val="16"/>
                  <w:szCs w:val="16"/>
                </w:rPr>
                <w:t>factor</w:t>
              </w:r>
            </w:ins>
          </w:p>
        </w:tc>
        <w:tc>
          <w:tcPr>
            <w:tcW w:w="1013" w:type="dxa"/>
            <w:shd w:val="clear" w:color="auto" w:fill="E0E0E0"/>
            <w:tcMar>
              <w:top w:w="0" w:type="dxa"/>
              <w:left w:w="108" w:type="dxa"/>
              <w:bottom w:w="0" w:type="dxa"/>
              <w:right w:w="108" w:type="dxa"/>
            </w:tcMar>
          </w:tcPr>
          <w:p w14:paraId="697C7A7A" w14:textId="5CE88737" w:rsidR="009B0C63" w:rsidRDefault="009B0C63" w:rsidP="009B0C63">
            <w:pPr>
              <w:pStyle w:val="Standard"/>
              <w:snapToGrid w:val="0"/>
              <w:jc w:val="center"/>
              <w:rPr>
                <w:ins w:id="1375" w:author="Bowler, Neill" w:date="2022-09-30T16:19:00Z"/>
                <w:rFonts w:ascii="Arial" w:hAnsi="Arial" w:cs="Arial"/>
                <w:b/>
                <w:sz w:val="16"/>
                <w:szCs w:val="16"/>
              </w:rPr>
            </w:pPr>
            <w:ins w:id="1376" w:author="Bowler, Neill" w:date="2022-09-30T16:20:00Z">
              <w:r>
                <w:rPr>
                  <w:rFonts w:ascii="Arial" w:hAnsi="Arial" w:cs="Arial"/>
                  <w:b/>
                  <w:sz w:val="16"/>
                  <w:szCs w:val="16"/>
                </w:rPr>
                <w:t>0 31 000</w:t>
              </w:r>
            </w:ins>
          </w:p>
        </w:tc>
        <w:tc>
          <w:tcPr>
            <w:tcW w:w="845" w:type="dxa"/>
            <w:shd w:val="clear" w:color="auto" w:fill="E0E0E0"/>
            <w:tcMar>
              <w:top w:w="0" w:type="dxa"/>
              <w:left w:w="108" w:type="dxa"/>
              <w:bottom w:w="0" w:type="dxa"/>
              <w:right w:w="108" w:type="dxa"/>
            </w:tcMar>
          </w:tcPr>
          <w:p w14:paraId="67737C2D" w14:textId="1785FE9C" w:rsidR="009B0C63" w:rsidRDefault="009B0C63" w:rsidP="009B0C63">
            <w:pPr>
              <w:pStyle w:val="Standard"/>
              <w:snapToGrid w:val="0"/>
              <w:jc w:val="right"/>
              <w:rPr>
                <w:ins w:id="1377" w:author="Bowler, Neill" w:date="2022-09-30T16:19:00Z"/>
                <w:rFonts w:ascii="Arial" w:hAnsi="Arial" w:cs="Arial"/>
                <w:sz w:val="16"/>
                <w:szCs w:val="16"/>
              </w:rPr>
            </w:pPr>
            <w:ins w:id="1378" w:author="Bowler, Neill" w:date="2022-09-30T16:20:00Z">
              <w:r>
                <w:rPr>
                  <w:rFonts w:ascii="Arial" w:hAnsi="Arial" w:cs="Arial"/>
                  <w:sz w:val="16"/>
                  <w:szCs w:val="16"/>
                </w:rPr>
                <w:t>0</w:t>
              </w:r>
            </w:ins>
          </w:p>
        </w:tc>
        <w:tc>
          <w:tcPr>
            <w:tcW w:w="1265" w:type="dxa"/>
            <w:shd w:val="clear" w:color="auto" w:fill="E0E0E0"/>
            <w:tcMar>
              <w:top w:w="0" w:type="dxa"/>
              <w:left w:w="108" w:type="dxa"/>
              <w:bottom w:w="0" w:type="dxa"/>
              <w:right w:w="108" w:type="dxa"/>
            </w:tcMar>
          </w:tcPr>
          <w:p w14:paraId="546FACBA" w14:textId="0A85592D" w:rsidR="009B0C63" w:rsidRDefault="009B0C63" w:rsidP="009B0C63">
            <w:pPr>
              <w:pStyle w:val="Standard"/>
              <w:snapToGrid w:val="0"/>
              <w:jc w:val="right"/>
              <w:rPr>
                <w:ins w:id="1379" w:author="Bowler, Neill" w:date="2022-09-30T16:19:00Z"/>
                <w:rFonts w:ascii="Arial" w:hAnsi="Arial" w:cs="Arial"/>
                <w:sz w:val="16"/>
                <w:szCs w:val="16"/>
              </w:rPr>
            </w:pPr>
            <w:ins w:id="1380" w:author="Bowler, Neill" w:date="2022-09-30T16:20:00Z">
              <w:r>
                <w:rPr>
                  <w:rFonts w:ascii="Arial" w:hAnsi="Arial" w:cs="Arial"/>
                  <w:sz w:val="16"/>
                  <w:szCs w:val="16"/>
                </w:rPr>
                <w:t>0</w:t>
              </w:r>
            </w:ins>
          </w:p>
        </w:tc>
        <w:tc>
          <w:tcPr>
            <w:tcW w:w="887" w:type="dxa"/>
            <w:shd w:val="clear" w:color="auto" w:fill="E0E0E0"/>
            <w:tcMar>
              <w:top w:w="0" w:type="dxa"/>
              <w:left w:w="108" w:type="dxa"/>
              <w:bottom w:w="0" w:type="dxa"/>
              <w:right w:w="108" w:type="dxa"/>
            </w:tcMar>
          </w:tcPr>
          <w:p w14:paraId="5B42485D" w14:textId="38BAD729" w:rsidR="009B0C63" w:rsidRDefault="009B0C63" w:rsidP="009B0C63">
            <w:pPr>
              <w:pStyle w:val="Standard"/>
              <w:snapToGrid w:val="0"/>
              <w:jc w:val="right"/>
              <w:rPr>
                <w:ins w:id="1381" w:author="Bowler, Neill" w:date="2022-09-30T16:19:00Z"/>
                <w:rFonts w:ascii="Arial" w:hAnsi="Arial" w:cs="Arial"/>
                <w:sz w:val="16"/>
                <w:szCs w:val="16"/>
              </w:rPr>
            </w:pPr>
            <w:ins w:id="1382" w:author="Bowler, Neill" w:date="2022-09-30T16:20:00Z">
              <w:r>
                <w:rPr>
                  <w:rFonts w:ascii="Arial" w:hAnsi="Arial" w:cs="Arial"/>
                  <w:sz w:val="16"/>
                  <w:szCs w:val="16"/>
                </w:rPr>
                <w:t>1</w:t>
              </w:r>
            </w:ins>
          </w:p>
        </w:tc>
        <w:tc>
          <w:tcPr>
            <w:tcW w:w="1063" w:type="dxa"/>
            <w:shd w:val="clear" w:color="auto" w:fill="E0E0E0"/>
            <w:tcMar>
              <w:top w:w="0" w:type="dxa"/>
              <w:left w:w="108" w:type="dxa"/>
              <w:bottom w:w="0" w:type="dxa"/>
              <w:right w:w="108" w:type="dxa"/>
            </w:tcMar>
          </w:tcPr>
          <w:p w14:paraId="18DF0E1A" w14:textId="27A4861A" w:rsidR="009B0C63" w:rsidRDefault="009B0C63" w:rsidP="009B0C63">
            <w:pPr>
              <w:pStyle w:val="Standard"/>
              <w:snapToGrid w:val="0"/>
              <w:rPr>
                <w:ins w:id="1383" w:author="Bowler, Neill" w:date="2022-09-30T16:19:00Z"/>
                <w:rFonts w:ascii="Arial" w:hAnsi="Arial" w:cs="Arial"/>
                <w:sz w:val="16"/>
                <w:szCs w:val="16"/>
              </w:rPr>
            </w:pPr>
            <w:ins w:id="1384" w:author="Bowler, Neill" w:date="2022-09-30T16:20:00Z">
              <w:r>
                <w:rPr>
                  <w:rFonts w:ascii="Arial" w:hAnsi="Arial" w:cs="Arial"/>
                  <w:sz w:val="16"/>
                  <w:szCs w:val="16"/>
                </w:rPr>
                <w:t>Numeric</w:t>
              </w:r>
            </w:ins>
          </w:p>
        </w:tc>
        <w:tc>
          <w:tcPr>
            <w:tcW w:w="2481" w:type="dxa"/>
            <w:shd w:val="clear" w:color="auto" w:fill="E0E0E0"/>
            <w:tcMar>
              <w:top w:w="0" w:type="dxa"/>
              <w:left w:w="108" w:type="dxa"/>
              <w:bottom w:w="0" w:type="dxa"/>
              <w:right w:w="108" w:type="dxa"/>
            </w:tcMar>
          </w:tcPr>
          <w:p w14:paraId="402CA7A7" w14:textId="529EDA0E" w:rsidR="009B0C63" w:rsidRDefault="009B0C63" w:rsidP="009B0C63">
            <w:pPr>
              <w:pStyle w:val="Standard"/>
              <w:snapToGrid w:val="0"/>
              <w:rPr>
                <w:ins w:id="1385" w:author="Bowler, Neill" w:date="2022-09-30T16:19:00Z"/>
                <w:rFonts w:ascii="Arial" w:hAnsi="Arial" w:cs="Arial"/>
                <w:sz w:val="16"/>
                <w:szCs w:val="16"/>
              </w:rPr>
            </w:pPr>
            <w:ins w:id="1386" w:author="Bowler, Neill" w:date="2022-09-30T16:20:00Z">
              <w:r>
                <w:rPr>
                  <w:rFonts w:ascii="Arial" w:hAnsi="Arial" w:cs="Arial"/>
                  <w:sz w:val="16"/>
                  <w:szCs w:val="16"/>
                </w:rPr>
                <w:t>Indicate presence of PRO variables</w:t>
              </w:r>
            </w:ins>
          </w:p>
        </w:tc>
      </w:tr>
      <w:tr w:rsidR="009B0C63" w14:paraId="6966016C" w14:textId="77777777">
        <w:trPr>
          <w:cantSplit/>
          <w:jc w:val="center"/>
          <w:ins w:id="1387" w:author="Bowler, Neill" w:date="2022-09-30T16:19:00Z"/>
        </w:trPr>
        <w:tc>
          <w:tcPr>
            <w:tcW w:w="709" w:type="dxa"/>
            <w:shd w:val="clear" w:color="auto" w:fill="E0E0E0"/>
            <w:tcMar>
              <w:top w:w="0" w:type="dxa"/>
              <w:left w:w="108" w:type="dxa"/>
              <w:bottom w:w="0" w:type="dxa"/>
              <w:right w:w="108" w:type="dxa"/>
            </w:tcMar>
          </w:tcPr>
          <w:p w14:paraId="0B7400C8" w14:textId="12E78EAD" w:rsidR="009B0C63" w:rsidRDefault="009B0C63" w:rsidP="009B0C63">
            <w:pPr>
              <w:pStyle w:val="Standard"/>
              <w:snapToGrid w:val="0"/>
              <w:jc w:val="right"/>
              <w:rPr>
                <w:ins w:id="1388" w:author="Bowler, Neill" w:date="2022-09-30T16:19:00Z"/>
                <w:rFonts w:ascii="Arial" w:hAnsi="Arial" w:cs="Arial"/>
                <w:sz w:val="16"/>
                <w:szCs w:val="16"/>
              </w:rPr>
            </w:pPr>
            <w:ins w:id="1389" w:author="Bowler, Neill" w:date="2022-09-30T16:19:00Z">
              <w:r>
                <w:rPr>
                  <w:rFonts w:ascii="Arial" w:hAnsi="Arial" w:cs="Arial"/>
                  <w:sz w:val="16"/>
                  <w:szCs w:val="16"/>
                </w:rPr>
                <w:t>N0+3</w:t>
              </w:r>
            </w:ins>
          </w:p>
        </w:tc>
        <w:tc>
          <w:tcPr>
            <w:tcW w:w="2085" w:type="dxa"/>
            <w:shd w:val="clear" w:color="auto" w:fill="E0E0E0"/>
            <w:tcMar>
              <w:top w:w="0" w:type="dxa"/>
              <w:left w:w="108" w:type="dxa"/>
              <w:bottom w:w="0" w:type="dxa"/>
              <w:right w:w="108" w:type="dxa"/>
            </w:tcMar>
          </w:tcPr>
          <w:p w14:paraId="7C4EA28A" w14:textId="51D41F45" w:rsidR="009B0C63" w:rsidRDefault="009B0C63" w:rsidP="009B0C63">
            <w:pPr>
              <w:pStyle w:val="Standard"/>
              <w:snapToGrid w:val="0"/>
              <w:rPr>
                <w:ins w:id="1390" w:author="Bowler, Neill" w:date="2022-09-30T16:19:00Z"/>
                <w:rFonts w:ascii="Arial" w:hAnsi="Arial" w:cs="Arial"/>
                <w:b/>
                <w:sz w:val="16"/>
                <w:szCs w:val="16"/>
              </w:rPr>
            </w:pPr>
            <w:ins w:id="1391" w:author="Bowler, Neill" w:date="2022-09-30T16:20:00Z">
              <w:r>
                <w:rPr>
                  <w:rFonts w:ascii="Arial" w:hAnsi="Arial" w:cs="Arial"/>
                  <w:b/>
                  <w:sz w:val="16"/>
                  <w:szCs w:val="16"/>
                </w:rPr>
                <w:t>Uncalibrated phase difference</w:t>
              </w:r>
            </w:ins>
          </w:p>
        </w:tc>
        <w:tc>
          <w:tcPr>
            <w:tcW w:w="1013" w:type="dxa"/>
            <w:shd w:val="clear" w:color="auto" w:fill="E0E0E0"/>
            <w:tcMar>
              <w:top w:w="0" w:type="dxa"/>
              <w:left w:w="108" w:type="dxa"/>
              <w:bottom w:w="0" w:type="dxa"/>
              <w:right w:w="108" w:type="dxa"/>
            </w:tcMar>
          </w:tcPr>
          <w:p w14:paraId="6FBE7693" w14:textId="7C14551F" w:rsidR="009B0C63" w:rsidRDefault="009B0C63" w:rsidP="009B0C63">
            <w:pPr>
              <w:pStyle w:val="Standard"/>
              <w:snapToGrid w:val="0"/>
              <w:jc w:val="center"/>
              <w:rPr>
                <w:ins w:id="1392" w:author="Bowler, Neill" w:date="2022-09-30T16:19:00Z"/>
                <w:rFonts w:ascii="Arial" w:hAnsi="Arial" w:cs="Arial"/>
                <w:b/>
                <w:sz w:val="16"/>
                <w:szCs w:val="16"/>
              </w:rPr>
            </w:pPr>
            <w:ins w:id="1393" w:author="Bowler, Neill" w:date="2022-09-30T16:20:00Z">
              <w:r>
                <w:rPr>
                  <w:rFonts w:ascii="Arial" w:hAnsi="Arial" w:cs="Arial"/>
                  <w:b/>
                  <w:sz w:val="16"/>
                  <w:szCs w:val="16"/>
                </w:rPr>
                <w:t>New</w:t>
              </w:r>
            </w:ins>
          </w:p>
        </w:tc>
        <w:tc>
          <w:tcPr>
            <w:tcW w:w="845" w:type="dxa"/>
            <w:shd w:val="clear" w:color="auto" w:fill="E0E0E0"/>
            <w:tcMar>
              <w:top w:w="0" w:type="dxa"/>
              <w:left w:w="108" w:type="dxa"/>
              <w:bottom w:w="0" w:type="dxa"/>
              <w:right w:w="108" w:type="dxa"/>
            </w:tcMar>
          </w:tcPr>
          <w:p w14:paraId="78D7DBB6" w14:textId="77777777" w:rsidR="009B0C63" w:rsidRDefault="009B0C63" w:rsidP="009B0C63">
            <w:pPr>
              <w:pStyle w:val="Standard"/>
              <w:snapToGrid w:val="0"/>
              <w:jc w:val="right"/>
              <w:rPr>
                <w:ins w:id="1394" w:author="Bowler, Neill" w:date="2022-09-30T16:19:00Z"/>
                <w:rFonts w:ascii="Arial" w:hAnsi="Arial" w:cs="Arial"/>
                <w:sz w:val="16"/>
                <w:szCs w:val="16"/>
              </w:rPr>
            </w:pPr>
          </w:p>
        </w:tc>
        <w:tc>
          <w:tcPr>
            <w:tcW w:w="1265" w:type="dxa"/>
            <w:shd w:val="clear" w:color="auto" w:fill="E0E0E0"/>
            <w:tcMar>
              <w:top w:w="0" w:type="dxa"/>
              <w:left w:w="108" w:type="dxa"/>
              <w:bottom w:w="0" w:type="dxa"/>
              <w:right w:w="108" w:type="dxa"/>
            </w:tcMar>
          </w:tcPr>
          <w:p w14:paraId="0C14CE21" w14:textId="77777777" w:rsidR="009B0C63" w:rsidRDefault="009B0C63" w:rsidP="009B0C63">
            <w:pPr>
              <w:pStyle w:val="Standard"/>
              <w:snapToGrid w:val="0"/>
              <w:jc w:val="right"/>
              <w:rPr>
                <w:ins w:id="1395" w:author="Bowler, Neill" w:date="2022-09-30T16:19:00Z"/>
                <w:rFonts w:ascii="Arial" w:hAnsi="Arial" w:cs="Arial"/>
                <w:sz w:val="16"/>
                <w:szCs w:val="16"/>
              </w:rPr>
            </w:pPr>
          </w:p>
        </w:tc>
        <w:tc>
          <w:tcPr>
            <w:tcW w:w="887" w:type="dxa"/>
            <w:shd w:val="clear" w:color="auto" w:fill="E0E0E0"/>
            <w:tcMar>
              <w:top w:w="0" w:type="dxa"/>
              <w:left w:w="108" w:type="dxa"/>
              <w:bottom w:w="0" w:type="dxa"/>
              <w:right w:w="108" w:type="dxa"/>
            </w:tcMar>
          </w:tcPr>
          <w:p w14:paraId="153488F4" w14:textId="77777777" w:rsidR="009B0C63" w:rsidRDefault="009B0C63" w:rsidP="009B0C63">
            <w:pPr>
              <w:pStyle w:val="Standard"/>
              <w:snapToGrid w:val="0"/>
              <w:jc w:val="right"/>
              <w:rPr>
                <w:ins w:id="1396" w:author="Bowler, Neill" w:date="2022-09-30T16:19:00Z"/>
                <w:rFonts w:ascii="Arial" w:hAnsi="Arial" w:cs="Arial"/>
                <w:sz w:val="16"/>
                <w:szCs w:val="16"/>
              </w:rPr>
            </w:pPr>
          </w:p>
        </w:tc>
        <w:tc>
          <w:tcPr>
            <w:tcW w:w="1063" w:type="dxa"/>
            <w:shd w:val="clear" w:color="auto" w:fill="E0E0E0"/>
            <w:tcMar>
              <w:top w:w="0" w:type="dxa"/>
              <w:left w:w="108" w:type="dxa"/>
              <w:bottom w:w="0" w:type="dxa"/>
              <w:right w:w="108" w:type="dxa"/>
            </w:tcMar>
          </w:tcPr>
          <w:p w14:paraId="1B76BEA0" w14:textId="77777777" w:rsidR="009B0C63" w:rsidRDefault="009B0C63" w:rsidP="009B0C63">
            <w:pPr>
              <w:pStyle w:val="Standard"/>
              <w:snapToGrid w:val="0"/>
              <w:rPr>
                <w:ins w:id="1397" w:author="Bowler, Neill" w:date="2022-09-30T16:19:00Z"/>
                <w:rFonts w:ascii="Arial" w:hAnsi="Arial" w:cs="Arial"/>
                <w:sz w:val="16"/>
                <w:szCs w:val="16"/>
              </w:rPr>
            </w:pPr>
          </w:p>
        </w:tc>
        <w:tc>
          <w:tcPr>
            <w:tcW w:w="2481" w:type="dxa"/>
            <w:shd w:val="clear" w:color="auto" w:fill="E0E0E0"/>
            <w:tcMar>
              <w:top w:w="0" w:type="dxa"/>
              <w:left w:w="108" w:type="dxa"/>
              <w:bottom w:w="0" w:type="dxa"/>
              <w:right w:w="108" w:type="dxa"/>
            </w:tcMar>
          </w:tcPr>
          <w:p w14:paraId="357BCCA1" w14:textId="77777777" w:rsidR="009B0C63" w:rsidRDefault="009B0C63" w:rsidP="009B0C63">
            <w:pPr>
              <w:pStyle w:val="Standard"/>
              <w:snapToGrid w:val="0"/>
              <w:rPr>
                <w:ins w:id="1398" w:author="Bowler, Neill" w:date="2022-09-30T16:19:00Z"/>
                <w:rFonts w:ascii="Arial" w:hAnsi="Arial" w:cs="Arial"/>
                <w:sz w:val="16"/>
                <w:szCs w:val="16"/>
              </w:rPr>
            </w:pPr>
          </w:p>
        </w:tc>
      </w:tr>
      <w:tr w:rsidR="009B0C63" w14:paraId="19BBBB5A" w14:textId="77777777">
        <w:trPr>
          <w:cantSplit/>
          <w:jc w:val="center"/>
          <w:ins w:id="1399" w:author="Bowler, Neill" w:date="2022-09-30T16:19:00Z"/>
        </w:trPr>
        <w:tc>
          <w:tcPr>
            <w:tcW w:w="709" w:type="dxa"/>
            <w:shd w:val="clear" w:color="auto" w:fill="E0E0E0"/>
            <w:tcMar>
              <w:top w:w="0" w:type="dxa"/>
              <w:left w:w="108" w:type="dxa"/>
              <w:bottom w:w="0" w:type="dxa"/>
              <w:right w:w="108" w:type="dxa"/>
            </w:tcMar>
          </w:tcPr>
          <w:p w14:paraId="09516A46" w14:textId="58592E3B" w:rsidR="009B0C63" w:rsidRDefault="009B0C63" w:rsidP="009B0C63">
            <w:pPr>
              <w:pStyle w:val="Standard"/>
              <w:snapToGrid w:val="0"/>
              <w:jc w:val="right"/>
              <w:rPr>
                <w:ins w:id="1400" w:author="Bowler, Neill" w:date="2022-09-30T16:19:00Z"/>
                <w:rFonts w:ascii="Arial" w:hAnsi="Arial" w:cs="Arial"/>
                <w:sz w:val="16"/>
                <w:szCs w:val="16"/>
              </w:rPr>
            </w:pPr>
            <w:ins w:id="1401" w:author="Bowler, Neill" w:date="2022-09-30T16:19:00Z">
              <w:r>
                <w:rPr>
                  <w:rFonts w:ascii="Arial" w:hAnsi="Arial" w:cs="Arial"/>
                  <w:sz w:val="16"/>
                  <w:szCs w:val="16"/>
                </w:rPr>
                <w:t>N0+4</w:t>
              </w:r>
            </w:ins>
          </w:p>
        </w:tc>
        <w:tc>
          <w:tcPr>
            <w:tcW w:w="2085" w:type="dxa"/>
            <w:shd w:val="clear" w:color="auto" w:fill="E0E0E0"/>
            <w:tcMar>
              <w:top w:w="0" w:type="dxa"/>
              <w:left w:w="108" w:type="dxa"/>
              <w:bottom w:w="0" w:type="dxa"/>
              <w:right w:w="108" w:type="dxa"/>
            </w:tcMar>
          </w:tcPr>
          <w:p w14:paraId="1366B156" w14:textId="777DB1D9" w:rsidR="009B0C63" w:rsidRDefault="009B0C63" w:rsidP="009B0C63">
            <w:pPr>
              <w:pStyle w:val="Standard"/>
              <w:snapToGrid w:val="0"/>
              <w:rPr>
                <w:ins w:id="1402" w:author="Bowler, Neill" w:date="2022-09-30T16:19:00Z"/>
                <w:rFonts w:ascii="Arial" w:hAnsi="Arial" w:cs="Arial"/>
                <w:b/>
                <w:sz w:val="16"/>
                <w:szCs w:val="16"/>
              </w:rPr>
            </w:pPr>
            <w:ins w:id="1403" w:author="Bowler, Neill" w:date="2022-09-30T16:20:00Z">
              <w:r>
                <w:rPr>
                  <w:rFonts w:ascii="Arial" w:hAnsi="Arial" w:cs="Arial"/>
                  <w:b/>
                  <w:sz w:val="16"/>
                  <w:szCs w:val="16"/>
                </w:rPr>
                <w:t>Calibrated phase difference</w:t>
              </w:r>
            </w:ins>
          </w:p>
        </w:tc>
        <w:tc>
          <w:tcPr>
            <w:tcW w:w="1013" w:type="dxa"/>
            <w:shd w:val="clear" w:color="auto" w:fill="E0E0E0"/>
            <w:tcMar>
              <w:top w:w="0" w:type="dxa"/>
              <w:left w:w="108" w:type="dxa"/>
              <w:bottom w:w="0" w:type="dxa"/>
              <w:right w:w="108" w:type="dxa"/>
            </w:tcMar>
          </w:tcPr>
          <w:p w14:paraId="65ADE2AB" w14:textId="5C7EC0A6" w:rsidR="009B0C63" w:rsidRDefault="009B0C63" w:rsidP="009B0C63">
            <w:pPr>
              <w:pStyle w:val="Standard"/>
              <w:snapToGrid w:val="0"/>
              <w:jc w:val="center"/>
              <w:rPr>
                <w:ins w:id="1404" w:author="Bowler, Neill" w:date="2022-09-30T16:19:00Z"/>
                <w:rFonts w:ascii="Arial" w:hAnsi="Arial" w:cs="Arial"/>
                <w:b/>
                <w:sz w:val="16"/>
                <w:szCs w:val="16"/>
              </w:rPr>
            </w:pPr>
            <w:ins w:id="1405" w:author="Bowler, Neill" w:date="2022-09-30T16:20:00Z">
              <w:r>
                <w:rPr>
                  <w:rFonts w:ascii="Arial" w:hAnsi="Arial" w:cs="Arial"/>
                  <w:b/>
                  <w:sz w:val="16"/>
                  <w:szCs w:val="16"/>
                </w:rPr>
                <w:t>New</w:t>
              </w:r>
            </w:ins>
          </w:p>
        </w:tc>
        <w:tc>
          <w:tcPr>
            <w:tcW w:w="845" w:type="dxa"/>
            <w:shd w:val="clear" w:color="auto" w:fill="E0E0E0"/>
            <w:tcMar>
              <w:top w:w="0" w:type="dxa"/>
              <w:left w:w="108" w:type="dxa"/>
              <w:bottom w:w="0" w:type="dxa"/>
              <w:right w:w="108" w:type="dxa"/>
            </w:tcMar>
          </w:tcPr>
          <w:p w14:paraId="5ADD9D53" w14:textId="77777777" w:rsidR="009B0C63" w:rsidRDefault="009B0C63" w:rsidP="009B0C63">
            <w:pPr>
              <w:pStyle w:val="Standard"/>
              <w:snapToGrid w:val="0"/>
              <w:jc w:val="right"/>
              <w:rPr>
                <w:ins w:id="1406" w:author="Bowler, Neill" w:date="2022-09-30T16:19:00Z"/>
                <w:rFonts w:ascii="Arial" w:hAnsi="Arial" w:cs="Arial"/>
                <w:sz w:val="16"/>
                <w:szCs w:val="16"/>
              </w:rPr>
            </w:pPr>
          </w:p>
        </w:tc>
        <w:tc>
          <w:tcPr>
            <w:tcW w:w="1265" w:type="dxa"/>
            <w:shd w:val="clear" w:color="auto" w:fill="E0E0E0"/>
            <w:tcMar>
              <w:top w:w="0" w:type="dxa"/>
              <w:left w:w="108" w:type="dxa"/>
              <w:bottom w:w="0" w:type="dxa"/>
              <w:right w:w="108" w:type="dxa"/>
            </w:tcMar>
          </w:tcPr>
          <w:p w14:paraId="02E965E1" w14:textId="77777777" w:rsidR="009B0C63" w:rsidRDefault="009B0C63" w:rsidP="009B0C63">
            <w:pPr>
              <w:pStyle w:val="Standard"/>
              <w:snapToGrid w:val="0"/>
              <w:jc w:val="right"/>
              <w:rPr>
                <w:ins w:id="1407" w:author="Bowler, Neill" w:date="2022-09-30T16:19:00Z"/>
                <w:rFonts w:ascii="Arial" w:hAnsi="Arial" w:cs="Arial"/>
                <w:sz w:val="16"/>
                <w:szCs w:val="16"/>
              </w:rPr>
            </w:pPr>
          </w:p>
        </w:tc>
        <w:tc>
          <w:tcPr>
            <w:tcW w:w="887" w:type="dxa"/>
            <w:shd w:val="clear" w:color="auto" w:fill="E0E0E0"/>
            <w:tcMar>
              <w:top w:w="0" w:type="dxa"/>
              <w:left w:w="108" w:type="dxa"/>
              <w:bottom w:w="0" w:type="dxa"/>
              <w:right w:w="108" w:type="dxa"/>
            </w:tcMar>
          </w:tcPr>
          <w:p w14:paraId="4EF60B5B" w14:textId="77777777" w:rsidR="009B0C63" w:rsidRDefault="009B0C63" w:rsidP="009B0C63">
            <w:pPr>
              <w:pStyle w:val="Standard"/>
              <w:snapToGrid w:val="0"/>
              <w:jc w:val="right"/>
              <w:rPr>
                <w:ins w:id="1408" w:author="Bowler, Neill" w:date="2022-09-30T16:19:00Z"/>
                <w:rFonts w:ascii="Arial" w:hAnsi="Arial" w:cs="Arial"/>
                <w:sz w:val="16"/>
                <w:szCs w:val="16"/>
              </w:rPr>
            </w:pPr>
          </w:p>
        </w:tc>
        <w:tc>
          <w:tcPr>
            <w:tcW w:w="1063" w:type="dxa"/>
            <w:shd w:val="clear" w:color="auto" w:fill="E0E0E0"/>
            <w:tcMar>
              <w:top w:w="0" w:type="dxa"/>
              <w:left w:w="108" w:type="dxa"/>
              <w:bottom w:w="0" w:type="dxa"/>
              <w:right w:w="108" w:type="dxa"/>
            </w:tcMar>
          </w:tcPr>
          <w:p w14:paraId="501E78C1" w14:textId="77777777" w:rsidR="009B0C63" w:rsidRDefault="009B0C63" w:rsidP="009B0C63">
            <w:pPr>
              <w:pStyle w:val="Standard"/>
              <w:snapToGrid w:val="0"/>
              <w:rPr>
                <w:ins w:id="1409" w:author="Bowler, Neill" w:date="2022-09-30T16:19:00Z"/>
                <w:rFonts w:ascii="Arial" w:hAnsi="Arial" w:cs="Arial"/>
                <w:sz w:val="16"/>
                <w:szCs w:val="16"/>
              </w:rPr>
            </w:pPr>
          </w:p>
        </w:tc>
        <w:tc>
          <w:tcPr>
            <w:tcW w:w="2481" w:type="dxa"/>
            <w:shd w:val="clear" w:color="auto" w:fill="E0E0E0"/>
            <w:tcMar>
              <w:top w:w="0" w:type="dxa"/>
              <w:left w:w="108" w:type="dxa"/>
              <w:bottom w:w="0" w:type="dxa"/>
              <w:right w:w="108" w:type="dxa"/>
            </w:tcMar>
          </w:tcPr>
          <w:p w14:paraId="3C0B54A9" w14:textId="77777777" w:rsidR="009B0C63" w:rsidRDefault="009B0C63" w:rsidP="009B0C63">
            <w:pPr>
              <w:pStyle w:val="Standard"/>
              <w:snapToGrid w:val="0"/>
              <w:rPr>
                <w:ins w:id="1410" w:author="Bowler, Neill" w:date="2022-09-30T16:19:00Z"/>
                <w:rFonts w:ascii="Arial" w:hAnsi="Arial" w:cs="Arial"/>
                <w:sz w:val="16"/>
                <w:szCs w:val="16"/>
              </w:rPr>
            </w:pPr>
          </w:p>
        </w:tc>
      </w:tr>
      <w:tr w:rsidR="009B0C63" w14:paraId="7F7F3305" w14:textId="77777777">
        <w:trPr>
          <w:cantSplit/>
          <w:jc w:val="center"/>
          <w:ins w:id="1411" w:author="Bowler, Neill" w:date="2022-09-30T16:19:00Z"/>
        </w:trPr>
        <w:tc>
          <w:tcPr>
            <w:tcW w:w="709" w:type="dxa"/>
            <w:shd w:val="clear" w:color="auto" w:fill="E0E0E0"/>
            <w:tcMar>
              <w:top w:w="0" w:type="dxa"/>
              <w:left w:w="108" w:type="dxa"/>
              <w:bottom w:w="0" w:type="dxa"/>
              <w:right w:w="108" w:type="dxa"/>
            </w:tcMar>
          </w:tcPr>
          <w:p w14:paraId="520F2B02" w14:textId="704F6DCA" w:rsidR="009B0C63" w:rsidRDefault="009B0C63" w:rsidP="009B0C63">
            <w:pPr>
              <w:pStyle w:val="Standard"/>
              <w:snapToGrid w:val="0"/>
              <w:jc w:val="right"/>
              <w:rPr>
                <w:ins w:id="1412" w:author="Bowler, Neill" w:date="2022-09-30T16:19:00Z"/>
                <w:rFonts w:ascii="Arial" w:hAnsi="Arial" w:cs="Arial"/>
                <w:sz w:val="16"/>
                <w:szCs w:val="16"/>
              </w:rPr>
            </w:pPr>
            <w:ins w:id="1413" w:author="Bowler, Neill" w:date="2022-09-30T16:19:00Z">
              <w:r>
                <w:rPr>
                  <w:rFonts w:ascii="Arial" w:hAnsi="Arial" w:cs="Arial"/>
                  <w:sz w:val="16"/>
                  <w:szCs w:val="16"/>
                </w:rPr>
                <w:t>N0+5</w:t>
              </w:r>
            </w:ins>
          </w:p>
        </w:tc>
        <w:tc>
          <w:tcPr>
            <w:tcW w:w="2085" w:type="dxa"/>
            <w:shd w:val="clear" w:color="auto" w:fill="E0E0E0"/>
            <w:tcMar>
              <w:top w:w="0" w:type="dxa"/>
              <w:left w:w="108" w:type="dxa"/>
              <w:bottom w:w="0" w:type="dxa"/>
              <w:right w:w="108" w:type="dxa"/>
            </w:tcMar>
          </w:tcPr>
          <w:p w14:paraId="2AF1D839" w14:textId="58431784" w:rsidR="009B0C63" w:rsidRDefault="009B0C63" w:rsidP="009B0C63">
            <w:pPr>
              <w:pStyle w:val="Standard"/>
              <w:snapToGrid w:val="0"/>
              <w:rPr>
                <w:ins w:id="1414" w:author="Bowler, Neill" w:date="2022-09-30T16:19:00Z"/>
                <w:rFonts w:ascii="Arial" w:hAnsi="Arial" w:cs="Arial"/>
                <w:b/>
                <w:sz w:val="16"/>
                <w:szCs w:val="16"/>
              </w:rPr>
            </w:pPr>
            <w:ins w:id="1415" w:author="Bowler, Neill" w:date="2022-09-30T16:21:00Z">
              <w:r>
                <w:rPr>
                  <w:rFonts w:ascii="Arial" w:hAnsi="Arial" w:cs="Arial"/>
                  <w:b/>
                  <w:sz w:val="16"/>
                  <w:szCs w:val="16"/>
                </w:rPr>
                <w:t>(</w:t>
              </w:r>
              <w:proofErr w:type="gramStart"/>
              <w:r>
                <w:rPr>
                  <w:rFonts w:ascii="Arial" w:hAnsi="Arial" w:cs="Arial"/>
                  <w:b/>
                  <w:sz w:val="16"/>
                  <w:szCs w:val="16"/>
                </w:rPr>
                <w:t>end</w:t>
              </w:r>
              <w:proofErr w:type="gramEnd"/>
              <w:r>
                <w:rPr>
                  <w:rFonts w:ascii="Arial" w:hAnsi="Arial" w:cs="Arial"/>
                  <w:b/>
                  <w:sz w:val="16"/>
                  <w:szCs w:val="16"/>
                </w:rPr>
                <w:t xml:space="preserve"> delayed replication)</w:t>
              </w:r>
            </w:ins>
          </w:p>
        </w:tc>
        <w:tc>
          <w:tcPr>
            <w:tcW w:w="1013" w:type="dxa"/>
            <w:shd w:val="clear" w:color="auto" w:fill="E0E0E0"/>
            <w:tcMar>
              <w:top w:w="0" w:type="dxa"/>
              <w:left w:w="108" w:type="dxa"/>
              <w:bottom w:w="0" w:type="dxa"/>
              <w:right w:w="108" w:type="dxa"/>
            </w:tcMar>
          </w:tcPr>
          <w:p w14:paraId="1B00DD26" w14:textId="77777777" w:rsidR="009B0C63" w:rsidRDefault="009B0C63" w:rsidP="009B0C63">
            <w:pPr>
              <w:pStyle w:val="Standard"/>
              <w:snapToGrid w:val="0"/>
              <w:jc w:val="center"/>
              <w:rPr>
                <w:ins w:id="1416" w:author="Bowler, Neill" w:date="2022-09-30T16:19:00Z"/>
                <w:rFonts w:ascii="Arial" w:hAnsi="Arial" w:cs="Arial"/>
                <w:b/>
                <w:sz w:val="16"/>
                <w:szCs w:val="16"/>
              </w:rPr>
            </w:pPr>
          </w:p>
        </w:tc>
        <w:tc>
          <w:tcPr>
            <w:tcW w:w="845" w:type="dxa"/>
            <w:shd w:val="clear" w:color="auto" w:fill="E0E0E0"/>
            <w:tcMar>
              <w:top w:w="0" w:type="dxa"/>
              <w:left w:w="108" w:type="dxa"/>
              <w:bottom w:w="0" w:type="dxa"/>
              <w:right w:w="108" w:type="dxa"/>
            </w:tcMar>
          </w:tcPr>
          <w:p w14:paraId="0B30B780" w14:textId="77777777" w:rsidR="009B0C63" w:rsidRDefault="009B0C63" w:rsidP="009B0C63">
            <w:pPr>
              <w:pStyle w:val="Standard"/>
              <w:snapToGrid w:val="0"/>
              <w:jc w:val="right"/>
              <w:rPr>
                <w:ins w:id="1417" w:author="Bowler, Neill" w:date="2022-09-30T16:19:00Z"/>
                <w:rFonts w:ascii="Arial" w:hAnsi="Arial" w:cs="Arial"/>
                <w:sz w:val="16"/>
                <w:szCs w:val="16"/>
              </w:rPr>
            </w:pPr>
          </w:p>
        </w:tc>
        <w:tc>
          <w:tcPr>
            <w:tcW w:w="1265" w:type="dxa"/>
            <w:shd w:val="clear" w:color="auto" w:fill="E0E0E0"/>
            <w:tcMar>
              <w:top w:w="0" w:type="dxa"/>
              <w:left w:w="108" w:type="dxa"/>
              <w:bottom w:w="0" w:type="dxa"/>
              <w:right w:w="108" w:type="dxa"/>
            </w:tcMar>
          </w:tcPr>
          <w:p w14:paraId="66FC61EB" w14:textId="77777777" w:rsidR="009B0C63" w:rsidRDefault="009B0C63" w:rsidP="009B0C63">
            <w:pPr>
              <w:pStyle w:val="Standard"/>
              <w:snapToGrid w:val="0"/>
              <w:jc w:val="right"/>
              <w:rPr>
                <w:ins w:id="1418" w:author="Bowler, Neill" w:date="2022-09-30T16:19:00Z"/>
                <w:rFonts w:ascii="Arial" w:hAnsi="Arial" w:cs="Arial"/>
                <w:sz w:val="16"/>
                <w:szCs w:val="16"/>
              </w:rPr>
            </w:pPr>
          </w:p>
        </w:tc>
        <w:tc>
          <w:tcPr>
            <w:tcW w:w="887" w:type="dxa"/>
            <w:shd w:val="clear" w:color="auto" w:fill="E0E0E0"/>
            <w:tcMar>
              <w:top w:w="0" w:type="dxa"/>
              <w:left w:w="108" w:type="dxa"/>
              <w:bottom w:w="0" w:type="dxa"/>
              <w:right w:w="108" w:type="dxa"/>
            </w:tcMar>
          </w:tcPr>
          <w:p w14:paraId="7B456BF4" w14:textId="77777777" w:rsidR="009B0C63" w:rsidRDefault="009B0C63" w:rsidP="009B0C63">
            <w:pPr>
              <w:pStyle w:val="Standard"/>
              <w:snapToGrid w:val="0"/>
              <w:jc w:val="right"/>
              <w:rPr>
                <w:ins w:id="1419" w:author="Bowler, Neill" w:date="2022-09-30T16:19:00Z"/>
                <w:rFonts w:ascii="Arial" w:hAnsi="Arial" w:cs="Arial"/>
                <w:sz w:val="16"/>
                <w:szCs w:val="16"/>
              </w:rPr>
            </w:pPr>
          </w:p>
        </w:tc>
        <w:tc>
          <w:tcPr>
            <w:tcW w:w="1063" w:type="dxa"/>
            <w:shd w:val="clear" w:color="auto" w:fill="E0E0E0"/>
            <w:tcMar>
              <w:top w:w="0" w:type="dxa"/>
              <w:left w:w="108" w:type="dxa"/>
              <w:bottom w:w="0" w:type="dxa"/>
              <w:right w:w="108" w:type="dxa"/>
            </w:tcMar>
          </w:tcPr>
          <w:p w14:paraId="314B6BF3" w14:textId="77777777" w:rsidR="009B0C63" w:rsidRDefault="009B0C63" w:rsidP="009B0C63">
            <w:pPr>
              <w:pStyle w:val="Standard"/>
              <w:snapToGrid w:val="0"/>
              <w:rPr>
                <w:ins w:id="1420" w:author="Bowler, Neill" w:date="2022-09-30T16:19:00Z"/>
                <w:rFonts w:ascii="Arial" w:hAnsi="Arial" w:cs="Arial"/>
                <w:sz w:val="16"/>
                <w:szCs w:val="16"/>
              </w:rPr>
            </w:pPr>
          </w:p>
        </w:tc>
        <w:tc>
          <w:tcPr>
            <w:tcW w:w="2481" w:type="dxa"/>
            <w:shd w:val="clear" w:color="auto" w:fill="E0E0E0"/>
            <w:tcMar>
              <w:top w:w="0" w:type="dxa"/>
              <w:left w:w="108" w:type="dxa"/>
              <w:bottom w:w="0" w:type="dxa"/>
              <w:right w:w="108" w:type="dxa"/>
            </w:tcMar>
          </w:tcPr>
          <w:p w14:paraId="357909F1" w14:textId="77777777" w:rsidR="009B0C63" w:rsidRDefault="009B0C63" w:rsidP="009B0C63">
            <w:pPr>
              <w:pStyle w:val="Standard"/>
              <w:snapToGrid w:val="0"/>
              <w:rPr>
                <w:ins w:id="1421" w:author="Bowler, Neill" w:date="2022-09-30T16:19:00Z"/>
                <w:rFonts w:ascii="Arial" w:hAnsi="Arial" w:cs="Arial"/>
                <w:sz w:val="16"/>
                <w:szCs w:val="16"/>
              </w:rPr>
            </w:pPr>
          </w:p>
        </w:tc>
      </w:tr>
      <w:tr w:rsidR="009B0C63" w14:paraId="1DBFB503" w14:textId="77777777">
        <w:trPr>
          <w:cantSplit/>
          <w:jc w:val="center"/>
          <w:ins w:id="1422" w:author="Bowler, Neill" w:date="2022-09-12T09:18:00Z"/>
        </w:trPr>
        <w:tc>
          <w:tcPr>
            <w:tcW w:w="709" w:type="dxa"/>
            <w:shd w:val="clear" w:color="auto" w:fill="E0E0E0"/>
            <w:tcMar>
              <w:top w:w="0" w:type="dxa"/>
              <w:left w:w="108" w:type="dxa"/>
              <w:bottom w:w="0" w:type="dxa"/>
              <w:right w:w="108" w:type="dxa"/>
            </w:tcMar>
          </w:tcPr>
          <w:p w14:paraId="5113889D" w14:textId="4D2BF70E" w:rsidR="009B0C63" w:rsidRDefault="009B0C63" w:rsidP="009B0C63">
            <w:pPr>
              <w:pStyle w:val="Standard"/>
              <w:snapToGrid w:val="0"/>
              <w:jc w:val="right"/>
              <w:rPr>
                <w:ins w:id="1423" w:author="Bowler, Neill" w:date="2022-09-12T09:18:00Z"/>
                <w:rFonts w:ascii="Arial" w:hAnsi="Arial" w:cs="Arial"/>
                <w:sz w:val="16"/>
                <w:szCs w:val="16"/>
              </w:rPr>
            </w:pPr>
            <w:ins w:id="1424" w:author="Bowler, Neill" w:date="2022-09-12T09:18:00Z">
              <w:r>
                <w:rPr>
                  <w:rFonts w:ascii="Arial" w:hAnsi="Arial" w:cs="Arial"/>
                  <w:sz w:val="16"/>
                  <w:szCs w:val="16"/>
                </w:rPr>
                <w:t>N0+</w:t>
              </w:r>
            </w:ins>
            <w:ins w:id="1425" w:author="Bowler, Neill" w:date="2022-09-30T16:21:00Z">
              <w:r>
                <w:rPr>
                  <w:rFonts w:ascii="Arial" w:hAnsi="Arial" w:cs="Arial"/>
                  <w:sz w:val="16"/>
                  <w:szCs w:val="16"/>
                </w:rPr>
                <w:t>6</w:t>
              </w:r>
            </w:ins>
          </w:p>
        </w:tc>
        <w:tc>
          <w:tcPr>
            <w:tcW w:w="2085" w:type="dxa"/>
            <w:shd w:val="clear" w:color="auto" w:fill="E0E0E0"/>
            <w:tcMar>
              <w:top w:w="0" w:type="dxa"/>
              <w:left w:w="108" w:type="dxa"/>
              <w:bottom w:w="0" w:type="dxa"/>
              <w:right w:w="108" w:type="dxa"/>
            </w:tcMar>
          </w:tcPr>
          <w:p w14:paraId="756CDC47" w14:textId="309C28A7" w:rsidR="009B0C63" w:rsidRDefault="009B0C63" w:rsidP="009B0C63">
            <w:pPr>
              <w:pStyle w:val="Standard"/>
              <w:snapToGrid w:val="0"/>
              <w:rPr>
                <w:ins w:id="1426" w:author="Bowler, Neill" w:date="2022-09-12T09:18:00Z"/>
                <w:rFonts w:ascii="Arial" w:hAnsi="Arial" w:cs="Arial"/>
                <w:b/>
                <w:sz w:val="16"/>
                <w:szCs w:val="16"/>
              </w:rPr>
            </w:pPr>
            <w:proofErr w:type="gramStart"/>
            <w:ins w:id="1427" w:author="Bowler, Neill" w:date="2022-09-12T09:21:00Z">
              <w:r>
                <w:rPr>
                  <w:rFonts w:ascii="Arial" w:hAnsi="Arial" w:cs="Arial"/>
                  <w:b/>
                  <w:sz w:val="16"/>
                  <w:szCs w:val="16"/>
                </w:rPr>
                <w:t>Short delayed</w:t>
              </w:r>
              <w:proofErr w:type="gramEnd"/>
              <w:r>
                <w:rPr>
                  <w:rFonts w:ascii="Arial" w:hAnsi="Arial" w:cs="Arial"/>
                  <w:b/>
                  <w:sz w:val="16"/>
                  <w:szCs w:val="16"/>
                </w:rPr>
                <w:t xml:space="preserve"> replication factor</w:t>
              </w:r>
            </w:ins>
          </w:p>
        </w:tc>
        <w:tc>
          <w:tcPr>
            <w:tcW w:w="1013" w:type="dxa"/>
            <w:shd w:val="clear" w:color="auto" w:fill="E0E0E0"/>
            <w:tcMar>
              <w:top w:w="0" w:type="dxa"/>
              <w:left w:w="108" w:type="dxa"/>
              <w:bottom w:w="0" w:type="dxa"/>
              <w:right w:w="108" w:type="dxa"/>
            </w:tcMar>
          </w:tcPr>
          <w:p w14:paraId="6C4B898D" w14:textId="0BFCC0FF" w:rsidR="009B0C63" w:rsidRDefault="009B0C63" w:rsidP="009B0C63">
            <w:pPr>
              <w:pStyle w:val="Standard"/>
              <w:snapToGrid w:val="0"/>
              <w:jc w:val="center"/>
              <w:rPr>
                <w:ins w:id="1428" w:author="Bowler, Neill" w:date="2022-09-12T09:18:00Z"/>
                <w:rFonts w:ascii="Arial" w:hAnsi="Arial" w:cs="Arial"/>
                <w:b/>
                <w:sz w:val="16"/>
                <w:szCs w:val="16"/>
              </w:rPr>
            </w:pPr>
            <w:ins w:id="1429" w:author="Bowler, Neill" w:date="2022-09-12T09:21:00Z">
              <w:r>
                <w:rPr>
                  <w:rFonts w:ascii="Arial" w:hAnsi="Arial" w:cs="Arial"/>
                  <w:b/>
                  <w:sz w:val="16"/>
                  <w:szCs w:val="16"/>
                </w:rPr>
                <w:t>0 31 000</w:t>
              </w:r>
            </w:ins>
          </w:p>
        </w:tc>
        <w:tc>
          <w:tcPr>
            <w:tcW w:w="845" w:type="dxa"/>
            <w:shd w:val="clear" w:color="auto" w:fill="E0E0E0"/>
            <w:tcMar>
              <w:top w:w="0" w:type="dxa"/>
              <w:left w:w="108" w:type="dxa"/>
              <w:bottom w:w="0" w:type="dxa"/>
              <w:right w:w="108" w:type="dxa"/>
            </w:tcMar>
          </w:tcPr>
          <w:p w14:paraId="28E8C682" w14:textId="2FAB986B" w:rsidR="009B0C63" w:rsidRDefault="009B0C63" w:rsidP="009B0C63">
            <w:pPr>
              <w:pStyle w:val="Standard"/>
              <w:snapToGrid w:val="0"/>
              <w:jc w:val="right"/>
              <w:rPr>
                <w:ins w:id="1430" w:author="Bowler, Neill" w:date="2022-09-12T09:18:00Z"/>
                <w:rFonts w:ascii="Arial" w:hAnsi="Arial" w:cs="Arial"/>
                <w:sz w:val="16"/>
                <w:szCs w:val="16"/>
              </w:rPr>
            </w:pPr>
            <w:ins w:id="1431" w:author="Bowler, Neill" w:date="2022-09-12T09:21:00Z">
              <w:r>
                <w:rPr>
                  <w:rFonts w:ascii="Arial" w:hAnsi="Arial" w:cs="Arial"/>
                  <w:sz w:val="16"/>
                  <w:szCs w:val="16"/>
                </w:rPr>
                <w:t>0</w:t>
              </w:r>
            </w:ins>
          </w:p>
        </w:tc>
        <w:tc>
          <w:tcPr>
            <w:tcW w:w="1265" w:type="dxa"/>
            <w:shd w:val="clear" w:color="auto" w:fill="E0E0E0"/>
            <w:tcMar>
              <w:top w:w="0" w:type="dxa"/>
              <w:left w:w="108" w:type="dxa"/>
              <w:bottom w:w="0" w:type="dxa"/>
              <w:right w:w="108" w:type="dxa"/>
            </w:tcMar>
          </w:tcPr>
          <w:p w14:paraId="05142C71" w14:textId="650319CF" w:rsidR="009B0C63" w:rsidRDefault="009B0C63" w:rsidP="009B0C63">
            <w:pPr>
              <w:pStyle w:val="Standard"/>
              <w:snapToGrid w:val="0"/>
              <w:jc w:val="right"/>
              <w:rPr>
                <w:ins w:id="1432" w:author="Bowler, Neill" w:date="2022-09-12T09:18:00Z"/>
                <w:rFonts w:ascii="Arial" w:hAnsi="Arial" w:cs="Arial"/>
                <w:sz w:val="16"/>
                <w:szCs w:val="16"/>
              </w:rPr>
            </w:pPr>
            <w:ins w:id="1433" w:author="Bowler, Neill" w:date="2022-09-12T09:21:00Z">
              <w:r>
                <w:rPr>
                  <w:rFonts w:ascii="Arial" w:hAnsi="Arial" w:cs="Arial"/>
                  <w:sz w:val="16"/>
                  <w:szCs w:val="16"/>
                </w:rPr>
                <w:t>0</w:t>
              </w:r>
            </w:ins>
          </w:p>
        </w:tc>
        <w:tc>
          <w:tcPr>
            <w:tcW w:w="887" w:type="dxa"/>
            <w:shd w:val="clear" w:color="auto" w:fill="E0E0E0"/>
            <w:tcMar>
              <w:top w:w="0" w:type="dxa"/>
              <w:left w:w="108" w:type="dxa"/>
              <w:bottom w:w="0" w:type="dxa"/>
              <w:right w:w="108" w:type="dxa"/>
            </w:tcMar>
          </w:tcPr>
          <w:p w14:paraId="71F99BE7" w14:textId="43020B57" w:rsidR="009B0C63" w:rsidRDefault="009B0C63" w:rsidP="009B0C63">
            <w:pPr>
              <w:pStyle w:val="Standard"/>
              <w:snapToGrid w:val="0"/>
              <w:jc w:val="right"/>
              <w:rPr>
                <w:ins w:id="1434" w:author="Bowler, Neill" w:date="2022-09-12T09:18:00Z"/>
                <w:rFonts w:ascii="Arial" w:hAnsi="Arial" w:cs="Arial"/>
                <w:sz w:val="16"/>
                <w:szCs w:val="16"/>
              </w:rPr>
            </w:pPr>
            <w:ins w:id="1435" w:author="Bowler, Neill" w:date="2022-09-12T09:21:00Z">
              <w:r>
                <w:rPr>
                  <w:rFonts w:ascii="Arial" w:hAnsi="Arial" w:cs="Arial"/>
                  <w:sz w:val="16"/>
                  <w:szCs w:val="16"/>
                </w:rPr>
                <w:t>1</w:t>
              </w:r>
            </w:ins>
          </w:p>
        </w:tc>
        <w:tc>
          <w:tcPr>
            <w:tcW w:w="1063" w:type="dxa"/>
            <w:shd w:val="clear" w:color="auto" w:fill="E0E0E0"/>
            <w:tcMar>
              <w:top w:w="0" w:type="dxa"/>
              <w:left w:w="108" w:type="dxa"/>
              <w:bottom w:w="0" w:type="dxa"/>
              <w:right w:w="108" w:type="dxa"/>
            </w:tcMar>
          </w:tcPr>
          <w:p w14:paraId="0FDED73F" w14:textId="42735B50" w:rsidR="009B0C63" w:rsidRDefault="009B0C63" w:rsidP="009B0C63">
            <w:pPr>
              <w:pStyle w:val="Standard"/>
              <w:snapToGrid w:val="0"/>
              <w:rPr>
                <w:ins w:id="1436" w:author="Bowler, Neill" w:date="2022-09-12T09:18:00Z"/>
                <w:rFonts w:ascii="Arial" w:hAnsi="Arial" w:cs="Arial"/>
                <w:sz w:val="16"/>
                <w:szCs w:val="16"/>
              </w:rPr>
            </w:pPr>
            <w:ins w:id="1437" w:author="Bowler, Neill" w:date="2022-09-12T09:22:00Z">
              <w:r>
                <w:rPr>
                  <w:rFonts w:ascii="Arial" w:hAnsi="Arial" w:cs="Arial"/>
                  <w:sz w:val="16"/>
                  <w:szCs w:val="16"/>
                </w:rPr>
                <w:t>Numeric</w:t>
              </w:r>
            </w:ins>
          </w:p>
        </w:tc>
        <w:tc>
          <w:tcPr>
            <w:tcW w:w="2481" w:type="dxa"/>
            <w:shd w:val="clear" w:color="auto" w:fill="E0E0E0"/>
            <w:tcMar>
              <w:top w:w="0" w:type="dxa"/>
              <w:left w:w="108" w:type="dxa"/>
              <w:bottom w:w="0" w:type="dxa"/>
              <w:right w:w="108" w:type="dxa"/>
            </w:tcMar>
          </w:tcPr>
          <w:p w14:paraId="72F435C5" w14:textId="50D1C11F" w:rsidR="009B0C63" w:rsidRDefault="009B0C63" w:rsidP="009B0C63">
            <w:pPr>
              <w:pStyle w:val="Standard"/>
              <w:snapToGrid w:val="0"/>
              <w:rPr>
                <w:ins w:id="1438" w:author="Bowler, Neill" w:date="2022-09-12T09:18:00Z"/>
                <w:rFonts w:ascii="Arial" w:hAnsi="Arial" w:cs="Arial"/>
                <w:sz w:val="16"/>
                <w:szCs w:val="16"/>
              </w:rPr>
            </w:pPr>
            <w:ins w:id="1439" w:author="Bowler, Neill" w:date="2022-09-12T09:22:00Z">
              <w:r>
                <w:rPr>
                  <w:rFonts w:ascii="Arial" w:hAnsi="Arial" w:cs="Arial"/>
                  <w:sz w:val="16"/>
                  <w:szCs w:val="16"/>
                </w:rPr>
                <w:t>Indicate presence of absence of following aircraft block</w:t>
              </w:r>
            </w:ins>
          </w:p>
        </w:tc>
      </w:tr>
      <w:tr w:rsidR="009B0C63" w14:paraId="0903FD5F" w14:textId="77777777" w:rsidTr="000F02C1">
        <w:trPr>
          <w:cantSplit/>
          <w:jc w:val="center"/>
          <w:ins w:id="1440" w:author="Bowler, Neill" w:date="2022-09-12T09:23:00Z"/>
        </w:trPr>
        <w:tc>
          <w:tcPr>
            <w:tcW w:w="709" w:type="dxa"/>
            <w:shd w:val="clear" w:color="auto" w:fill="E0E0E0"/>
            <w:tcMar>
              <w:top w:w="0" w:type="dxa"/>
              <w:left w:w="108" w:type="dxa"/>
              <w:bottom w:w="0" w:type="dxa"/>
              <w:right w:w="108" w:type="dxa"/>
            </w:tcMar>
          </w:tcPr>
          <w:p w14:paraId="274ED1E0" w14:textId="7BE3405B" w:rsidR="009B0C63" w:rsidRDefault="009B0C63" w:rsidP="009B0C63">
            <w:pPr>
              <w:pStyle w:val="Standard"/>
              <w:snapToGrid w:val="0"/>
              <w:jc w:val="right"/>
              <w:rPr>
                <w:ins w:id="1441" w:author="Bowler, Neill" w:date="2022-09-12T09:23:00Z"/>
                <w:rFonts w:ascii="Arial" w:hAnsi="Arial" w:cs="Arial"/>
                <w:sz w:val="16"/>
                <w:szCs w:val="16"/>
              </w:rPr>
            </w:pPr>
            <w:ins w:id="1442" w:author="Bowler, Neill" w:date="2022-09-12T09:23:00Z">
              <w:r>
                <w:rPr>
                  <w:rFonts w:ascii="Arial" w:hAnsi="Arial" w:cs="Arial"/>
                  <w:sz w:val="16"/>
                  <w:szCs w:val="16"/>
                </w:rPr>
                <w:t>N</w:t>
              </w:r>
            </w:ins>
            <w:ins w:id="1443" w:author="Bowler, Neill" w:date="2022-09-12T09:24:00Z">
              <w:r>
                <w:rPr>
                  <w:rFonts w:ascii="Arial" w:hAnsi="Arial" w:cs="Arial"/>
                  <w:sz w:val="16"/>
                  <w:szCs w:val="16"/>
                </w:rPr>
                <w:t>0+</w:t>
              </w:r>
            </w:ins>
            <w:ins w:id="1444" w:author="Bowler, Neill" w:date="2022-09-30T16:21:00Z">
              <w:r>
                <w:rPr>
                  <w:rFonts w:ascii="Arial" w:hAnsi="Arial" w:cs="Arial"/>
                  <w:sz w:val="16"/>
                  <w:szCs w:val="16"/>
                </w:rPr>
                <w:t>7</w:t>
              </w:r>
            </w:ins>
          </w:p>
        </w:tc>
        <w:tc>
          <w:tcPr>
            <w:tcW w:w="2085" w:type="dxa"/>
            <w:tcBorders>
              <w:top w:val="nil"/>
              <w:left w:val="nil"/>
              <w:bottom w:val="nil"/>
              <w:right w:val="nil"/>
            </w:tcBorders>
            <w:shd w:val="clear" w:color="auto" w:fill="F3F3F3"/>
            <w:tcMar>
              <w:top w:w="0" w:type="dxa"/>
              <w:left w:w="108" w:type="dxa"/>
              <w:bottom w:w="0" w:type="dxa"/>
              <w:right w:w="108" w:type="dxa"/>
            </w:tcMar>
          </w:tcPr>
          <w:p w14:paraId="15D635AD" w14:textId="5A7D4D26" w:rsidR="009B0C63" w:rsidRDefault="009B0C63" w:rsidP="009B0C63">
            <w:pPr>
              <w:pStyle w:val="Standard"/>
              <w:snapToGrid w:val="0"/>
              <w:rPr>
                <w:ins w:id="1445" w:author="Bowler, Neill" w:date="2022-09-12T09:23:00Z"/>
                <w:rFonts w:ascii="Arial" w:hAnsi="Arial" w:cs="Arial"/>
                <w:b/>
                <w:sz w:val="16"/>
                <w:szCs w:val="16"/>
              </w:rPr>
            </w:pPr>
            <w:ins w:id="1446" w:author="Bowler, Neill" w:date="2022-09-12T09:27:00Z">
              <w:r>
                <w:rPr>
                  <w:rFonts w:ascii="Arial" w:hAnsi="Arial" w:cs="Arial"/>
                  <w:b/>
                  <w:bCs/>
                  <w:color w:val="000000"/>
                  <w:sz w:val="16"/>
                  <w:szCs w:val="16"/>
                </w:rPr>
                <w:t>Aircraft height</w:t>
              </w:r>
            </w:ins>
          </w:p>
        </w:tc>
        <w:tc>
          <w:tcPr>
            <w:tcW w:w="1013" w:type="dxa"/>
            <w:tcBorders>
              <w:top w:val="nil"/>
              <w:left w:val="nil"/>
              <w:bottom w:val="nil"/>
              <w:right w:val="nil"/>
            </w:tcBorders>
            <w:shd w:val="clear" w:color="auto" w:fill="F3F3F3"/>
            <w:tcMar>
              <w:top w:w="0" w:type="dxa"/>
              <w:left w:w="108" w:type="dxa"/>
              <w:bottom w:w="0" w:type="dxa"/>
              <w:right w:w="108" w:type="dxa"/>
            </w:tcMar>
          </w:tcPr>
          <w:p w14:paraId="55D5E345" w14:textId="14059715" w:rsidR="009B0C63" w:rsidRDefault="009B0C63" w:rsidP="009B0C63">
            <w:pPr>
              <w:pStyle w:val="Standard"/>
              <w:snapToGrid w:val="0"/>
              <w:jc w:val="center"/>
              <w:rPr>
                <w:ins w:id="1447" w:author="Bowler, Neill" w:date="2022-09-12T09:23:00Z"/>
                <w:rFonts w:ascii="Arial" w:hAnsi="Arial" w:cs="Arial"/>
                <w:b/>
                <w:sz w:val="16"/>
                <w:szCs w:val="16"/>
              </w:rPr>
            </w:pPr>
            <w:ins w:id="1448" w:author="Bowler, Neill" w:date="2022-09-12T09:27:00Z">
              <w:r>
                <w:rPr>
                  <w:rFonts w:ascii="Arial" w:hAnsi="Arial" w:cs="Arial"/>
                  <w:b/>
                  <w:bCs/>
                  <w:color w:val="000000"/>
                  <w:sz w:val="16"/>
                  <w:szCs w:val="16"/>
                </w:rPr>
                <w:t>0 07 002</w:t>
              </w:r>
            </w:ins>
          </w:p>
        </w:tc>
        <w:tc>
          <w:tcPr>
            <w:tcW w:w="845" w:type="dxa"/>
            <w:tcBorders>
              <w:top w:val="nil"/>
              <w:left w:val="nil"/>
              <w:bottom w:val="nil"/>
              <w:right w:val="nil"/>
            </w:tcBorders>
            <w:shd w:val="clear" w:color="auto" w:fill="F3F3F3"/>
            <w:tcMar>
              <w:top w:w="0" w:type="dxa"/>
              <w:left w:w="108" w:type="dxa"/>
              <w:bottom w:w="0" w:type="dxa"/>
              <w:right w:w="108" w:type="dxa"/>
            </w:tcMar>
          </w:tcPr>
          <w:p w14:paraId="097CBB77" w14:textId="3581B6CE" w:rsidR="009B0C63" w:rsidRDefault="009B0C63" w:rsidP="009B0C63">
            <w:pPr>
              <w:pStyle w:val="Standard"/>
              <w:snapToGrid w:val="0"/>
              <w:jc w:val="right"/>
              <w:rPr>
                <w:ins w:id="1449" w:author="Bowler, Neill" w:date="2022-09-12T09:23:00Z"/>
                <w:rFonts w:ascii="Arial" w:hAnsi="Arial" w:cs="Arial"/>
                <w:sz w:val="16"/>
                <w:szCs w:val="16"/>
              </w:rPr>
            </w:pPr>
            <w:ins w:id="1450" w:author="Bowler, Neill" w:date="2022-09-12T09:27:00Z">
              <w:r>
                <w:rPr>
                  <w:rFonts w:ascii="Arial" w:hAnsi="Arial" w:cs="Arial"/>
                  <w:b/>
                  <w:bCs/>
                  <w:color w:val="000000"/>
                  <w:sz w:val="16"/>
                  <w:szCs w:val="16"/>
                </w:rPr>
                <w:t>0</w:t>
              </w:r>
            </w:ins>
          </w:p>
        </w:tc>
        <w:tc>
          <w:tcPr>
            <w:tcW w:w="1265" w:type="dxa"/>
            <w:tcBorders>
              <w:top w:val="nil"/>
              <w:left w:val="nil"/>
              <w:bottom w:val="nil"/>
              <w:right w:val="nil"/>
            </w:tcBorders>
            <w:shd w:val="clear" w:color="auto" w:fill="F3F3F3"/>
            <w:tcMar>
              <w:top w:w="0" w:type="dxa"/>
              <w:left w:w="108" w:type="dxa"/>
              <w:bottom w:w="0" w:type="dxa"/>
              <w:right w:w="108" w:type="dxa"/>
            </w:tcMar>
          </w:tcPr>
          <w:p w14:paraId="11307F34" w14:textId="4C4EBCD3" w:rsidR="009B0C63" w:rsidRDefault="009B0C63" w:rsidP="009B0C63">
            <w:pPr>
              <w:pStyle w:val="Standard"/>
              <w:snapToGrid w:val="0"/>
              <w:jc w:val="right"/>
              <w:rPr>
                <w:ins w:id="1451" w:author="Bowler, Neill" w:date="2022-09-12T09:23:00Z"/>
                <w:rFonts w:ascii="Arial" w:hAnsi="Arial" w:cs="Arial"/>
                <w:sz w:val="16"/>
                <w:szCs w:val="16"/>
              </w:rPr>
            </w:pPr>
            <w:ins w:id="1452" w:author="Bowler, Neill" w:date="2022-09-12T09:27:00Z">
              <w:r>
                <w:rPr>
                  <w:rFonts w:ascii="Arial" w:hAnsi="Arial" w:cs="Arial"/>
                  <w:b/>
                  <w:bCs/>
                  <w:color w:val="000000"/>
                  <w:sz w:val="16"/>
                  <w:szCs w:val="16"/>
                </w:rPr>
                <w:t>-1 000</w:t>
              </w:r>
            </w:ins>
          </w:p>
        </w:tc>
        <w:tc>
          <w:tcPr>
            <w:tcW w:w="887" w:type="dxa"/>
            <w:tcBorders>
              <w:top w:val="nil"/>
              <w:left w:val="nil"/>
              <w:bottom w:val="nil"/>
              <w:right w:val="nil"/>
            </w:tcBorders>
            <w:shd w:val="clear" w:color="auto" w:fill="F3F3F3"/>
            <w:tcMar>
              <w:top w:w="0" w:type="dxa"/>
              <w:left w:w="108" w:type="dxa"/>
              <w:bottom w:w="0" w:type="dxa"/>
              <w:right w:w="108" w:type="dxa"/>
            </w:tcMar>
          </w:tcPr>
          <w:p w14:paraId="0C8C9F7F" w14:textId="03AEC924" w:rsidR="009B0C63" w:rsidRDefault="009B0C63" w:rsidP="009B0C63">
            <w:pPr>
              <w:pStyle w:val="Standard"/>
              <w:snapToGrid w:val="0"/>
              <w:jc w:val="right"/>
              <w:rPr>
                <w:ins w:id="1453" w:author="Bowler, Neill" w:date="2022-09-12T09:23:00Z"/>
                <w:rFonts w:ascii="Arial" w:hAnsi="Arial" w:cs="Arial"/>
                <w:sz w:val="16"/>
                <w:szCs w:val="16"/>
              </w:rPr>
            </w:pPr>
            <w:ins w:id="1454" w:author="Bowler, Neill" w:date="2022-09-12T09:27:00Z">
              <w:r>
                <w:rPr>
                  <w:rFonts w:ascii="Arial" w:hAnsi="Arial" w:cs="Arial"/>
                  <w:b/>
                  <w:bCs/>
                  <w:color w:val="000000"/>
                  <w:sz w:val="16"/>
                  <w:szCs w:val="16"/>
                </w:rPr>
                <w:t>17</w:t>
              </w:r>
            </w:ins>
          </w:p>
        </w:tc>
        <w:tc>
          <w:tcPr>
            <w:tcW w:w="1063" w:type="dxa"/>
            <w:tcBorders>
              <w:top w:val="nil"/>
              <w:left w:val="nil"/>
              <w:bottom w:val="nil"/>
              <w:right w:val="nil"/>
            </w:tcBorders>
            <w:shd w:val="clear" w:color="auto" w:fill="F3F3F3"/>
            <w:tcMar>
              <w:top w:w="0" w:type="dxa"/>
              <w:left w:w="108" w:type="dxa"/>
              <w:bottom w:w="0" w:type="dxa"/>
              <w:right w:w="108" w:type="dxa"/>
            </w:tcMar>
          </w:tcPr>
          <w:p w14:paraId="09CF880F" w14:textId="63671F6D" w:rsidR="009B0C63" w:rsidRDefault="009B0C63" w:rsidP="009B0C63">
            <w:pPr>
              <w:pStyle w:val="Standard"/>
              <w:snapToGrid w:val="0"/>
              <w:rPr>
                <w:ins w:id="1455" w:author="Bowler, Neill" w:date="2022-09-12T09:23:00Z"/>
                <w:rFonts w:ascii="Arial" w:hAnsi="Arial" w:cs="Arial"/>
                <w:sz w:val="16"/>
                <w:szCs w:val="16"/>
              </w:rPr>
            </w:pPr>
            <w:ins w:id="1456" w:author="Bowler, Neill" w:date="2022-09-12T09:27:00Z">
              <w:r>
                <w:rPr>
                  <w:rFonts w:ascii="Arial" w:hAnsi="Arial" w:cs="Arial"/>
                  <w:b/>
                  <w:bCs/>
                  <w:color w:val="000000"/>
                  <w:sz w:val="16"/>
                  <w:szCs w:val="16"/>
                </w:rPr>
                <w:t>Metres</w:t>
              </w:r>
            </w:ins>
          </w:p>
        </w:tc>
        <w:tc>
          <w:tcPr>
            <w:tcW w:w="2481" w:type="dxa"/>
            <w:tcBorders>
              <w:top w:val="nil"/>
              <w:left w:val="nil"/>
              <w:bottom w:val="nil"/>
              <w:right w:val="nil"/>
            </w:tcBorders>
            <w:shd w:val="clear" w:color="auto" w:fill="F3F3F3"/>
            <w:tcMar>
              <w:top w:w="0" w:type="dxa"/>
              <w:left w:w="108" w:type="dxa"/>
              <w:bottom w:w="0" w:type="dxa"/>
              <w:right w:w="108" w:type="dxa"/>
            </w:tcMar>
          </w:tcPr>
          <w:p w14:paraId="79A34E69" w14:textId="062D7F07" w:rsidR="009B0C63" w:rsidRDefault="009B0C63" w:rsidP="009B0C63">
            <w:pPr>
              <w:pStyle w:val="Standard"/>
              <w:snapToGrid w:val="0"/>
              <w:rPr>
                <w:ins w:id="1457" w:author="Bowler, Neill" w:date="2022-09-12T09:23:00Z"/>
                <w:rFonts w:ascii="Arial" w:hAnsi="Arial" w:cs="Arial"/>
                <w:sz w:val="16"/>
                <w:szCs w:val="16"/>
              </w:rPr>
            </w:pPr>
            <w:ins w:id="1458" w:author="Bowler, Neill" w:date="2022-09-12T09:27:00Z">
              <w:r>
                <w:rPr>
                  <w:rFonts w:ascii="Arial" w:hAnsi="Arial" w:cs="Arial"/>
                  <w:b/>
                  <w:bCs/>
                  <w:color w:val="000000"/>
                  <w:sz w:val="16"/>
                  <w:szCs w:val="16"/>
                </w:rPr>
                <w:t xml:space="preserve">Geometric altitude, -1km to 100km, </w:t>
              </w:r>
              <w:proofErr w:type="spellStart"/>
              <w:r>
                <w:rPr>
                  <w:rFonts w:ascii="Arial" w:hAnsi="Arial" w:cs="Arial"/>
                  <w:b/>
                  <w:bCs/>
                  <w:color w:val="000000"/>
                  <w:sz w:val="16"/>
                  <w:szCs w:val="16"/>
                </w:rPr>
                <w:t>wrt</w:t>
              </w:r>
              <w:proofErr w:type="spellEnd"/>
              <w:r>
                <w:rPr>
                  <w:rFonts w:ascii="Arial" w:hAnsi="Arial" w:cs="Arial"/>
                  <w:b/>
                  <w:bCs/>
                  <w:color w:val="000000"/>
                  <w:sz w:val="16"/>
                  <w:szCs w:val="16"/>
                </w:rPr>
                <w:t xml:space="preserve"> EGM-96 geoid (MSL)</w:t>
              </w:r>
            </w:ins>
          </w:p>
        </w:tc>
      </w:tr>
      <w:tr w:rsidR="009B0C63" w14:paraId="33B1EE97" w14:textId="77777777" w:rsidTr="000F02C1">
        <w:tblPrEx>
          <w:tblW w:w="10348" w:type="dxa"/>
          <w:jc w:val="center"/>
          <w:tblLayout w:type="fixed"/>
          <w:tblCellMar>
            <w:left w:w="10" w:type="dxa"/>
            <w:right w:w="10" w:type="dxa"/>
          </w:tblCellMar>
          <w:tblLook w:val="0000" w:firstRow="0" w:lastRow="0" w:firstColumn="0" w:lastColumn="0" w:noHBand="0" w:noVBand="0"/>
          <w:tblPrExChange w:id="1459" w:author="Bowler, Neill" w:date="2022-09-12T09:27: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ins w:id="1460" w:author="Bowler, Neill" w:date="2022-09-12T09:23:00Z"/>
          <w:trPrChange w:id="1461" w:author="Bowler, Neill" w:date="2022-09-12T09:27:00Z">
            <w:trPr>
              <w:cantSplit/>
              <w:jc w:val="center"/>
            </w:trPr>
          </w:trPrChange>
        </w:trPr>
        <w:tc>
          <w:tcPr>
            <w:tcW w:w="709" w:type="dxa"/>
            <w:shd w:val="clear" w:color="auto" w:fill="E0E0E0"/>
            <w:tcMar>
              <w:top w:w="0" w:type="dxa"/>
              <w:left w:w="108" w:type="dxa"/>
              <w:bottom w:w="0" w:type="dxa"/>
              <w:right w:w="108" w:type="dxa"/>
            </w:tcMar>
            <w:tcPrChange w:id="1462" w:author="Bowler, Neill" w:date="2022-09-12T09:27:00Z">
              <w:tcPr>
                <w:tcW w:w="709" w:type="dxa"/>
                <w:shd w:val="clear" w:color="auto" w:fill="E0E0E0"/>
                <w:tcMar>
                  <w:top w:w="0" w:type="dxa"/>
                  <w:left w:w="108" w:type="dxa"/>
                  <w:bottom w:w="0" w:type="dxa"/>
                  <w:right w:w="108" w:type="dxa"/>
                </w:tcMar>
              </w:tcPr>
            </w:tcPrChange>
          </w:tcPr>
          <w:p w14:paraId="791BD649" w14:textId="31532DBB" w:rsidR="009B0C63" w:rsidRDefault="009B0C63" w:rsidP="009B0C63">
            <w:pPr>
              <w:pStyle w:val="Standard"/>
              <w:snapToGrid w:val="0"/>
              <w:jc w:val="right"/>
              <w:rPr>
                <w:ins w:id="1463" w:author="Bowler, Neill" w:date="2022-09-12T09:23:00Z"/>
                <w:rFonts w:ascii="Arial" w:hAnsi="Arial" w:cs="Arial"/>
                <w:sz w:val="16"/>
                <w:szCs w:val="16"/>
              </w:rPr>
            </w:pPr>
            <w:ins w:id="1464" w:author="Bowler, Neill" w:date="2022-09-12T09:24:00Z">
              <w:r>
                <w:rPr>
                  <w:rFonts w:ascii="Arial" w:hAnsi="Arial" w:cs="Arial"/>
                  <w:sz w:val="16"/>
                  <w:szCs w:val="16"/>
                </w:rPr>
                <w:t>N0+</w:t>
              </w:r>
            </w:ins>
            <w:ins w:id="1465" w:author="Bowler, Neill" w:date="2022-09-30T16:21:00Z">
              <w:r>
                <w:rPr>
                  <w:rFonts w:ascii="Arial" w:hAnsi="Arial" w:cs="Arial"/>
                  <w:sz w:val="16"/>
                  <w:szCs w:val="16"/>
                </w:rPr>
                <w:t>8</w:t>
              </w:r>
            </w:ins>
          </w:p>
        </w:tc>
        <w:tc>
          <w:tcPr>
            <w:tcW w:w="2085" w:type="dxa"/>
            <w:tcBorders>
              <w:top w:val="nil"/>
              <w:left w:val="nil"/>
              <w:bottom w:val="nil"/>
              <w:right w:val="nil"/>
            </w:tcBorders>
            <w:shd w:val="clear" w:color="auto" w:fill="E0E0E0"/>
            <w:tcMar>
              <w:top w:w="0" w:type="dxa"/>
              <w:left w:w="108" w:type="dxa"/>
              <w:bottom w:w="0" w:type="dxa"/>
              <w:right w:w="108" w:type="dxa"/>
            </w:tcMar>
            <w:tcPrChange w:id="1466" w:author="Bowler, Neill" w:date="2022-09-12T09:27:00Z">
              <w:tcPr>
                <w:tcW w:w="2085" w:type="dxa"/>
                <w:shd w:val="clear" w:color="auto" w:fill="E0E0E0"/>
                <w:tcMar>
                  <w:top w:w="0" w:type="dxa"/>
                  <w:left w:w="108" w:type="dxa"/>
                  <w:bottom w:w="0" w:type="dxa"/>
                  <w:right w:w="108" w:type="dxa"/>
                </w:tcMar>
              </w:tcPr>
            </w:tcPrChange>
          </w:tcPr>
          <w:p w14:paraId="3BF8B83D" w14:textId="1A6EEEA3" w:rsidR="009B0C63" w:rsidRDefault="009B0C63" w:rsidP="009B0C63">
            <w:pPr>
              <w:pStyle w:val="Standard"/>
              <w:snapToGrid w:val="0"/>
              <w:rPr>
                <w:ins w:id="1467" w:author="Bowler, Neill" w:date="2022-09-12T09:23:00Z"/>
                <w:rFonts w:ascii="Arial" w:hAnsi="Arial" w:cs="Arial"/>
                <w:b/>
                <w:sz w:val="16"/>
                <w:szCs w:val="16"/>
              </w:rPr>
            </w:pPr>
            <w:ins w:id="1468" w:author="Bowler, Neill" w:date="2022-09-12T09:27:00Z">
              <w:r>
                <w:rPr>
                  <w:rFonts w:ascii="Arial" w:hAnsi="Arial" w:cs="Arial"/>
                  <w:b/>
                  <w:bCs/>
                  <w:color w:val="000000"/>
                  <w:sz w:val="16"/>
                  <w:szCs w:val="16"/>
                </w:rPr>
                <w:t>Atmospheric refractivity (in-situ aircraft N(</w:t>
              </w:r>
              <w:proofErr w:type="spellStart"/>
              <w:proofErr w:type="gramStart"/>
              <w:r>
                <w:rPr>
                  <w:rFonts w:ascii="Arial" w:hAnsi="Arial" w:cs="Arial"/>
                  <w:b/>
                  <w:bCs/>
                  <w:color w:val="000000"/>
                  <w:sz w:val="16"/>
                  <w:szCs w:val="16"/>
                </w:rPr>
                <w:t>p,T</w:t>
              </w:r>
              <w:proofErr w:type="gramEnd"/>
              <w:r>
                <w:rPr>
                  <w:rFonts w:ascii="Arial" w:hAnsi="Arial" w:cs="Arial"/>
                  <w:b/>
                  <w:bCs/>
                  <w:color w:val="000000"/>
                  <w:sz w:val="16"/>
                  <w:szCs w:val="16"/>
                </w:rPr>
                <w:t>,rh</w:t>
              </w:r>
              <w:proofErr w:type="spellEnd"/>
              <w:r>
                <w:rPr>
                  <w:rFonts w:ascii="Arial" w:hAnsi="Arial" w:cs="Arial"/>
                  <w:b/>
                  <w:bCs/>
                  <w:color w:val="000000"/>
                  <w:sz w:val="16"/>
                  <w:szCs w:val="16"/>
                </w:rPr>
                <w:t>))</w:t>
              </w:r>
            </w:ins>
          </w:p>
        </w:tc>
        <w:tc>
          <w:tcPr>
            <w:tcW w:w="1013" w:type="dxa"/>
            <w:tcBorders>
              <w:top w:val="nil"/>
              <w:left w:val="nil"/>
              <w:bottom w:val="nil"/>
              <w:right w:val="nil"/>
            </w:tcBorders>
            <w:shd w:val="clear" w:color="auto" w:fill="E0E0E0"/>
            <w:tcMar>
              <w:top w:w="0" w:type="dxa"/>
              <w:left w:w="108" w:type="dxa"/>
              <w:bottom w:w="0" w:type="dxa"/>
              <w:right w:w="108" w:type="dxa"/>
            </w:tcMar>
            <w:tcPrChange w:id="1469" w:author="Bowler, Neill" w:date="2022-09-12T09:27:00Z">
              <w:tcPr>
                <w:tcW w:w="1013" w:type="dxa"/>
                <w:shd w:val="clear" w:color="auto" w:fill="E0E0E0"/>
                <w:tcMar>
                  <w:top w:w="0" w:type="dxa"/>
                  <w:left w:w="108" w:type="dxa"/>
                  <w:bottom w:w="0" w:type="dxa"/>
                  <w:right w:w="108" w:type="dxa"/>
                </w:tcMar>
              </w:tcPr>
            </w:tcPrChange>
          </w:tcPr>
          <w:p w14:paraId="4FC0D09B" w14:textId="2CC59472" w:rsidR="009B0C63" w:rsidRDefault="009B0C63" w:rsidP="009B0C63">
            <w:pPr>
              <w:pStyle w:val="Standard"/>
              <w:snapToGrid w:val="0"/>
              <w:jc w:val="center"/>
              <w:rPr>
                <w:ins w:id="1470" w:author="Bowler, Neill" w:date="2022-09-12T09:23:00Z"/>
                <w:rFonts w:ascii="Arial" w:hAnsi="Arial" w:cs="Arial"/>
                <w:b/>
                <w:sz w:val="16"/>
                <w:szCs w:val="16"/>
              </w:rPr>
            </w:pPr>
            <w:ins w:id="1471" w:author="Bowler, Neill" w:date="2022-09-12T09:27:00Z">
              <w:r>
                <w:rPr>
                  <w:rFonts w:ascii="Arial" w:hAnsi="Arial" w:cs="Arial"/>
                  <w:b/>
                  <w:bCs/>
                  <w:color w:val="000000"/>
                  <w:sz w:val="16"/>
                  <w:szCs w:val="16"/>
                </w:rPr>
                <w:t>0 15 036</w:t>
              </w:r>
            </w:ins>
          </w:p>
        </w:tc>
        <w:tc>
          <w:tcPr>
            <w:tcW w:w="845" w:type="dxa"/>
            <w:tcBorders>
              <w:top w:val="nil"/>
              <w:left w:val="nil"/>
              <w:bottom w:val="nil"/>
              <w:right w:val="nil"/>
            </w:tcBorders>
            <w:shd w:val="clear" w:color="auto" w:fill="E0E0E0"/>
            <w:tcMar>
              <w:top w:w="0" w:type="dxa"/>
              <w:left w:w="108" w:type="dxa"/>
              <w:bottom w:w="0" w:type="dxa"/>
              <w:right w:w="108" w:type="dxa"/>
            </w:tcMar>
            <w:tcPrChange w:id="1472" w:author="Bowler, Neill" w:date="2022-09-12T09:27:00Z">
              <w:tcPr>
                <w:tcW w:w="845" w:type="dxa"/>
                <w:shd w:val="clear" w:color="auto" w:fill="E0E0E0"/>
                <w:tcMar>
                  <w:top w:w="0" w:type="dxa"/>
                  <w:left w:w="108" w:type="dxa"/>
                  <w:bottom w:w="0" w:type="dxa"/>
                  <w:right w:w="108" w:type="dxa"/>
                </w:tcMar>
              </w:tcPr>
            </w:tcPrChange>
          </w:tcPr>
          <w:p w14:paraId="330F98FC" w14:textId="32DC99DB" w:rsidR="009B0C63" w:rsidRDefault="009B0C63" w:rsidP="009B0C63">
            <w:pPr>
              <w:pStyle w:val="Standard"/>
              <w:snapToGrid w:val="0"/>
              <w:jc w:val="right"/>
              <w:rPr>
                <w:ins w:id="1473" w:author="Bowler, Neill" w:date="2022-09-12T09:23:00Z"/>
                <w:rFonts w:ascii="Arial" w:hAnsi="Arial" w:cs="Arial"/>
                <w:sz w:val="16"/>
                <w:szCs w:val="16"/>
              </w:rPr>
            </w:pPr>
            <w:ins w:id="1474" w:author="Bowler, Neill" w:date="2022-09-12T09:27:00Z">
              <w:r>
                <w:rPr>
                  <w:rFonts w:ascii="Arial" w:hAnsi="Arial" w:cs="Arial"/>
                  <w:b/>
                  <w:bCs/>
                  <w:color w:val="000000"/>
                  <w:sz w:val="16"/>
                  <w:szCs w:val="16"/>
                </w:rPr>
                <w:t>3</w:t>
              </w:r>
            </w:ins>
          </w:p>
        </w:tc>
        <w:tc>
          <w:tcPr>
            <w:tcW w:w="1265" w:type="dxa"/>
            <w:tcBorders>
              <w:top w:val="nil"/>
              <w:left w:val="nil"/>
              <w:bottom w:val="nil"/>
              <w:right w:val="nil"/>
            </w:tcBorders>
            <w:shd w:val="clear" w:color="auto" w:fill="E0E0E0"/>
            <w:tcMar>
              <w:top w:w="0" w:type="dxa"/>
              <w:left w:w="108" w:type="dxa"/>
              <w:bottom w:w="0" w:type="dxa"/>
              <w:right w:w="108" w:type="dxa"/>
            </w:tcMar>
            <w:tcPrChange w:id="1475" w:author="Bowler, Neill" w:date="2022-09-12T09:27:00Z">
              <w:tcPr>
                <w:tcW w:w="1265" w:type="dxa"/>
                <w:shd w:val="clear" w:color="auto" w:fill="E0E0E0"/>
                <w:tcMar>
                  <w:top w:w="0" w:type="dxa"/>
                  <w:left w:w="108" w:type="dxa"/>
                  <w:bottom w:w="0" w:type="dxa"/>
                  <w:right w:w="108" w:type="dxa"/>
                </w:tcMar>
              </w:tcPr>
            </w:tcPrChange>
          </w:tcPr>
          <w:p w14:paraId="786CCABE" w14:textId="54072220" w:rsidR="009B0C63" w:rsidRDefault="009B0C63" w:rsidP="009B0C63">
            <w:pPr>
              <w:pStyle w:val="Standard"/>
              <w:snapToGrid w:val="0"/>
              <w:jc w:val="right"/>
              <w:rPr>
                <w:ins w:id="1476" w:author="Bowler, Neill" w:date="2022-09-12T09:23:00Z"/>
                <w:rFonts w:ascii="Arial" w:hAnsi="Arial" w:cs="Arial"/>
                <w:sz w:val="16"/>
                <w:szCs w:val="16"/>
              </w:rPr>
            </w:pPr>
            <w:ins w:id="1477" w:author="Bowler, Neill" w:date="2022-09-12T09:27:00Z">
              <w:r>
                <w:rPr>
                  <w:rFonts w:ascii="Arial" w:hAnsi="Arial" w:cs="Arial"/>
                  <w:b/>
                  <w:bCs/>
                  <w:color w:val="000000"/>
                  <w:sz w:val="16"/>
                  <w:szCs w:val="16"/>
                </w:rPr>
                <w:t>0</w:t>
              </w:r>
            </w:ins>
          </w:p>
        </w:tc>
        <w:tc>
          <w:tcPr>
            <w:tcW w:w="887" w:type="dxa"/>
            <w:tcBorders>
              <w:top w:val="nil"/>
              <w:left w:val="nil"/>
              <w:bottom w:val="nil"/>
              <w:right w:val="nil"/>
            </w:tcBorders>
            <w:shd w:val="clear" w:color="auto" w:fill="E0E0E0"/>
            <w:tcMar>
              <w:top w:w="0" w:type="dxa"/>
              <w:left w:w="108" w:type="dxa"/>
              <w:bottom w:w="0" w:type="dxa"/>
              <w:right w:w="108" w:type="dxa"/>
            </w:tcMar>
            <w:tcPrChange w:id="1478" w:author="Bowler, Neill" w:date="2022-09-12T09:27:00Z">
              <w:tcPr>
                <w:tcW w:w="887" w:type="dxa"/>
                <w:shd w:val="clear" w:color="auto" w:fill="E0E0E0"/>
                <w:tcMar>
                  <w:top w:w="0" w:type="dxa"/>
                  <w:left w:w="108" w:type="dxa"/>
                  <w:bottom w:w="0" w:type="dxa"/>
                  <w:right w:w="108" w:type="dxa"/>
                </w:tcMar>
              </w:tcPr>
            </w:tcPrChange>
          </w:tcPr>
          <w:p w14:paraId="00AADB01" w14:textId="30B50EFA" w:rsidR="009B0C63" w:rsidRDefault="009B0C63" w:rsidP="009B0C63">
            <w:pPr>
              <w:pStyle w:val="Standard"/>
              <w:snapToGrid w:val="0"/>
              <w:jc w:val="right"/>
              <w:rPr>
                <w:ins w:id="1479" w:author="Bowler, Neill" w:date="2022-09-12T09:23:00Z"/>
                <w:rFonts w:ascii="Arial" w:hAnsi="Arial" w:cs="Arial"/>
                <w:sz w:val="16"/>
                <w:szCs w:val="16"/>
              </w:rPr>
            </w:pPr>
            <w:ins w:id="1480" w:author="Bowler, Neill" w:date="2022-09-12T09:27:00Z">
              <w:r>
                <w:rPr>
                  <w:rFonts w:ascii="Arial" w:hAnsi="Arial" w:cs="Arial"/>
                  <w:b/>
                  <w:bCs/>
                  <w:color w:val="000000"/>
                  <w:sz w:val="16"/>
                  <w:szCs w:val="16"/>
                </w:rPr>
                <w:t>19</w:t>
              </w:r>
            </w:ins>
          </w:p>
        </w:tc>
        <w:tc>
          <w:tcPr>
            <w:tcW w:w="1063" w:type="dxa"/>
            <w:tcBorders>
              <w:top w:val="nil"/>
              <w:left w:val="nil"/>
              <w:bottom w:val="nil"/>
              <w:right w:val="nil"/>
            </w:tcBorders>
            <w:shd w:val="clear" w:color="auto" w:fill="E0E0E0"/>
            <w:tcMar>
              <w:top w:w="0" w:type="dxa"/>
              <w:left w:w="108" w:type="dxa"/>
              <w:bottom w:w="0" w:type="dxa"/>
              <w:right w:w="108" w:type="dxa"/>
            </w:tcMar>
            <w:tcPrChange w:id="1481" w:author="Bowler, Neill" w:date="2022-09-12T09:27:00Z">
              <w:tcPr>
                <w:tcW w:w="1063" w:type="dxa"/>
                <w:shd w:val="clear" w:color="auto" w:fill="E0E0E0"/>
                <w:tcMar>
                  <w:top w:w="0" w:type="dxa"/>
                  <w:left w:w="108" w:type="dxa"/>
                  <w:bottom w:w="0" w:type="dxa"/>
                  <w:right w:w="108" w:type="dxa"/>
                </w:tcMar>
              </w:tcPr>
            </w:tcPrChange>
          </w:tcPr>
          <w:p w14:paraId="35A07222" w14:textId="2D0C4F22" w:rsidR="009B0C63" w:rsidRDefault="009B0C63" w:rsidP="009B0C63">
            <w:pPr>
              <w:pStyle w:val="Standard"/>
              <w:snapToGrid w:val="0"/>
              <w:rPr>
                <w:ins w:id="1482" w:author="Bowler, Neill" w:date="2022-09-12T09:23:00Z"/>
                <w:rFonts w:ascii="Arial" w:hAnsi="Arial" w:cs="Arial"/>
                <w:sz w:val="16"/>
                <w:szCs w:val="16"/>
              </w:rPr>
            </w:pPr>
            <w:ins w:id="1483" w:author="Bowler, Neill" w:date="2022-09-12T09:27:00Z">
              <w:r>
                <w:rPr>
                  <w:rFonts w:ascii="Arial" w:hAnsi="Arial" w:cs="Arial"/>
                  <w:b/>
                  <w:bCs/>
                  <w:color w:val="000000"/>
                  <w:sz w:val="16"/>
                  <w:szCs w:val="16"/>
                </w:rPr>
                <w:t>N-units</w:t>
              </w:r>
            </w:ins>
          </w:p>
        </w:tc>
        <w:tc>
          <w:tcPr>
            <w:tcW w:w="2481" w:type="dxa"/>
            <w:tcBorders>
              <w:top w:val="nil"/>
              <w:left w:val="nil"/>
              <w:bottom w:val="nil"/>
              <w:right w:val="nil"/>
            </w:tcBorders>
            <w:shd w:val="clear" w:color="auto" w:fill="E0E0E0"/>
            <w:tcMar>
              <w:top w:w="0" w:type="dxa"/>
              <w:left w:w="108" w:type="dxa"/>
              <w:bottom w:w="0" w:type="dxa"/>
              <w:right w:w="108" w:type="dxa"/>
            </w:tcMar>
            <w:tcPrChange w:id="1484" w:author="Bowler, Neill" w:date="2022-09-12T09:27:00Z">
              <w:tcPr>
                <w:tcW w:w="2481" w:type="dxa"/>
                <w:shd w:val="clear" w:color="auto" w:fill="E0E0E0"/>
                <w:tcMar>
                  <w:top w:w="0" w:type="dxa"/>
                  <w:left w:w="108" w:type="dxa"/>
                  <w:bottom w:w="0" w:type="dxa"/>
                  <w:right w:w="108" w:type="dxa"/>
                </w:tcMar>
              </w:tcPr>
            </w:tcPrChange>
          </w:tcPr>
          <w:p w14:paraId="674741BD" w14:textId="4C449BAD" w:rsidR="009B0C63" w:rsidRDefault="009B0C63" w:rsidP="009B0C63">
            <w:pPr>
              <w:pStyle w:val="Standard"/>
              <w:snapToGrid w:val="0"/>
              <w:rPr>
                <w:ins w:id="1485" w:author="Bowler, Neill" w:date="2022-09-12T09:23:00Z"/>
                <w:rFonts w:ascii="Arial" w:hAnsi="Arial" w:cs="Arial"/>
                <w:sz w:val="16"/>
                <w:szCs w:val="16"/>
              </w:rPr>
            </w:pPr>
            <w:ins w:id="1486" w:author="Bowler, Neill" w:date="2022-09-12T09:27:00Z">
              <w:r>
                <w:rPr>
                  <w:rFonts w:ascii="Arial" w:hAnsi="Arial" w:cs="Arial"/>
                  <w:b/>
                  <w:bCs/>
                  <w:color w:val="000000"/>
                  <w:sz w:val="16"/>
                  <w:szCs w:val="16"/>
                </w:rPr>
                <w:t>0-500, to 10</w:t>
              </w:r>
              <w:r>
                <w:rPr>
                  <w:rFonts w:ascii="Arial" w:hAnsi="Arial" w:cs="Arial"/>
                  <w:b/>
                  <w:bCs/>
                  <w:color w:val="000000"/>
                  <w:position w:val="5"/>
                  <w:sz w:val="16"/>
                  <w:szCs w:val="16"/>
                  <w:vertAlign w:val="superscript"/>
                </w:rPr>
                <w:t>-3</w:t>
              </w:r>
              <w:r>
                <w:rPr>
                  <w:rFonts w:ascii="Arial" w:hAnsi="Arial" w:cs="Arial"/>
                  <w:b/>
                  <w:bCs/>
                  <w:color w:val="000000"/>
                  <w:sz w:val="16"/>
                  <w:szCs w:val="16"/>
                </w:rPr>
                <w:t xml:space="preserve"> N-units</w:t>
              </w:r>
            </w:ins>
          </w:p>
        </w:tc>
      </w:tr>
      <w:tr w:rsidR="009B0C63" w14:paraId="1A121782" w14:textId="77777777" w:rsidTr="000F02C1">
        <w:trPr>
          <w:cantSplit/>
          <w:jc w:val="center"/>
          <w:ins w:id="1487" w:author="Bowler, Neill" w:date="2022-09-12T09:23:00Z"/>
        </w:trPr>
        <w:tc>
          <w:tcPr>
            <w:tcW w:w="709" w:type="dxa"/>
            <w:shd w:val="clear" w:color="auto" w:fill="E0E0E0"/>
            <w:tcMar>
              <w:top w:w="0" w:type="dxa"/>
              <w:left w:w="108" w:type="dxa"/>
              <w:bottom w:w="0" w:type="dxa"/>
              <w:right w:w="108" w:type="dxa"/>
            </w:tcMar>
          </w:tcPr>
          <w:p w14:paraId="4C1AE528" w14:textId="3B9CE408" w:rsidR="009B0C63" w:rsidRDefault="009B0C63" w:rsidP="009B0C63">
            <w:pPr>
              <w:pStyle w:val="Standard"/>
              <w:snapToGrid w:val="0"/>
              <w:jc w:val="right"/>
              <w:rPr>
                <w:ins w:id="1488" w:author="Bowler, Neill" w:date="2022-09-12T09:23:00Z"/>
                <w:rFonts w:ascii="Arial" w:hAnsi="Arial" w:cs="Arial"/>
                <w:sz w:val="16"/>
                <w:szCs w:val="16"/>
              </w:rPr>
            </w:pPr>
            <w:ins w:id="1489" w:author="Bowler, Neill" w:date="2022-09-12T09:24:00Z">
              <w:r>
                <w:rPr>
                  <w:rFonts w:ascii="Arial" w:hAnsi="Arial" w:cs="Arial"/>
                  <w:sz w:val="16"/>
                  <w:szCs w:val="16"/>
                </w:rPr>
                <w:t>N0+</w:t>
              </w:r>
            </w:ins>
            <w:ins w:id="1490" w:author="Bowler, Neill" w:date="2022-09-30T16:21:00Z">
              <w:r>
                <w:rPr>
                  <w:rFonts w:ascii="Arial" w:hAnsi="Arial" w:cs="Arial"/>
                  <w:sz w:val="16"/>
                  <w:szCs w:val="16"/>
                </w:rPr>
                <w:t>9</w:t>
              </w:r>
            </w:ins>
          </w:p>
        </w:tc>
        <w:tc>
          <w:tcPr>
            <w:tcW w:w="2085" w:type="dxa"/>
            <w:tcBorders>
              <w:top w:val="nil"/>
              <w:left w:val="nil"/>
              <w:bottom w:val="nil"/>
              <w:right w:val="nil"/>
            </w:tcBorders>
            <w:shd w:val="clear" w:color="auto" w:fill="F3F3F3"/>
            <w:tcMar>
              <w:top w:w="0" w:type="dxa"/>
              <w:left w:w="108" w:type="dxa"/>
              <w:bottom w:w="0" w:type="dxa"/>
              <w:right w:w="108" w:type="dxa"/>
            </w:tcMar>
          </w:tcPr>
          <w:p w14:paraId="3ED60241" w14:textId="7F150AE5" w:rsidR="009B0C63" w:rsidRDefault="009B0C63" w:rsidP="009B0C63">
            <w:pPr>
              <w:pStyle w:val="Standard"/>
              <w:snapToGrid w:val="0"/>
              <w:rPr>
                <w:ins w:id="1491" w:author="Bowler, Neill" w:date="2022-09-12T09:23:00Z"/>
                <w:rFonts w:ascii="Arial" w:hAnsi="Arial" w:cs="Arial"/>
                <w:b/>
                <w:sz w:val="16"/>
                <w:szCs w:val="16"/>
              </w:rPr>
            </w:pPr>
            <w:ins w:id="1492" w:author="Bowler, Neill" w:date="2022-09-12T09:27:00Z">
              <w:r>
                <w:rPr>
                  <w:rFonts w:ascii="Arial" w:hAnsi="Arial" w:cs="Arial"/>
                  <w:b/>
                  <w:bCs/>
                  <w:color w:val="000000"/>
                  <w:sz w:val="16"/>
                  <w:szCs w:val="16"/>
                </w:rPr>
                <w:t>First</w:t>
              </w:r>
              <w:r>
                <w:rPr>
                  <w:rFonts w:ascii="Arial" w:eastAsia="Arial" w:hAnsi="Arial" w:cs="Arial"/>
                  <w:b/>
                  <w:bCs/>
                  <w:color w:val="000000"/>
                  <w:sz w:val="16"/>
                  <w:szCs w:val="16"/>
                </w:rPr>
                <w:t xml:space="preserve"> </w:t>
              </w:r>
              <w:r>
                <w:rPr>
                  <w:rFonts w:ascii="Arial" w:hAnsi="Arial" w:cs="Arial"/>
                  <w:b/>
                  <w:bCs/>
                  <w:color w:val="000000"/>
                  <w:sz w:val="16"/>
                  <w:szCs w:val="16"/>
                </w:rPr>
                <w:t>order</w:t>
              </w:r>
              <w:r>
                <w:rPr>
                  <w:rFonts w:ascii="Arial" w:eastAsia="Arial" w:hAnsi="Arial" w:cs="Arial"/>
                  <w:b/>
                  <w:bCs/>
                  <w:color w:val="000000"/>
                  <w:sz w:val="16"/>
                  <w:szCs w:val="16"/>
                </w:rPr>
                <w:t xml:space="preserve"> </w:t>
              </w:r>
              <w:r>
                <w:rPr>
                  <w:rFonts w:ascii="Arial" w:hAnsi="Arial" w:cs="Arial"/>
                  <w:b/>
                  <w:bCs/>
                  <w:color w:val="000000"/>
                  <w:sz w:val="16"/>
                  <w:szCs w:val="16"/>
                </w:rPr>
                <w:t>statistics</w:t>
              </w:r>
            </w:ins>
          </w:p>
        </w:tc>
        <w:tc>
          <w:tcPr>
            <w:tcW w:w="1013" w:type="dxa"/>
            <w:tcBorders>
              <w:top w:val="nil"/>
              <w:left w:val="nil"/>
              <w:bottom w:val="nil"/>
              <w:right w:val="nil"/>
            </w:tcBorders>
            <w:shd w:val="clear" w:color="auto" w:fill="F3F3F3"/>
            <w:tcMar>
              <w:top w:w="0" w:type="dxa"/>
              <w:left w:w="108" w:type="dxa"/>
              <w:bottom w:w="0" w:type="dxa"/>
              <w:right w:w="108" w:type="dxa"/>
            </w:tcMar>
          </w:tcPr>
          <w:p w14:paraId="33213F78" w14:textId="654FE53B" w:rsidR="009B0C63" w:rsidRDefault="009B0C63" w:rsidP="009B0C63">
            <w:pPr>
              <w:pStyle w:val="Standard"/>
              <w:snapToGrid w:val="0"/>
              <w:jc w:val="center"/>
              <w:rPr>
                <w:ins w:id="1493" w:author="Bowler, Neill" w:date="2022-09-12T09:23:00Z"/>
                <w:rFonts w:ascii="Arial" w:hAnsi="Arial" w:cs="Arial"/>
                <w:b/>
                <w:sz w:val="16"/>
                <w:szCs w:val="16"/>
              </w:rPr>
            </w:pPr>
            <w:ins w:id="1494" w:author="Bowler, Neill" w:date="2022-09-12T09:27:00Z">
              <w:r>
                <w:rPr>
                  <w:rFonts w:ascii="Arial" w:hAnsi="Arial" w:cs="Arial"/>
                  <w:b/>
                  <w:bCs/>
                  <w:color w:val="000000"/>
                  <w:sz w:val="16"/>
                  <w:szCs w:val="16"/>
                </w:rPr>
                <w:t>0</w:t>
              </w:r>
              <w:r>
                <w:rPr>
                  <w:rFonts w:ascii="Arial" w:eastAsia="Arial" w:hAnsi="Arial" w:cs="Arial"/>
                  <w:b/>
                  <w:bCs/>
                  <w:color w:val="000000"/>
                  <w:sz w:val="16"/>
                  <w:szCs w:val="16"/>
                </w:rPr>
                <w:t xml:space="preserve"> </w:t>
              </w:r>
              <w:r>
                <w:rPr>
                  <w:rFonts w:ascii="Arial" w:hAnsi="Arial" w:cs="Arial"/>
                  <w:b/>
                  <w:bCs/>
                  <w:color w:val="000000"/>
                  <w:sz w:val="16"/>
                  <w:szCs w:val="16"/>
                </w:rPr>
                <w:t>08</w:t>
              </w:r>
              <w:r>
                <w:rPr>
                  <w:rFonts w:ascii="Arial" w:eastAsia="Arial" w:hAnsi="Arial" w:cs="Arial"/>
                  <w:b/>
                  <w:bCs/>
                  <w:color w:val="000000"/>
                  <w:sz w:val="16"/>
                  <w:szCs w:val="16"/>
                </w:rPr>
                <w:t xml:space="preserve"> </w:t>
              </w:r>
              <w:r>
                <w:rPr>
                  <w:rFonts w:ascii="Arial" w:hAnsi="Arial" w:cs="Arial"/>
                  <w:b/>
                  <w:bCs/>
                  <w:color w:val="000000"/>
                  <w:sz w:val="16"/>
                  <w:szCs w:val="16"/>
                </w:rPr>
                <w:t>023</w:t>
              </w:r>
            </w:ins>
          </w:p>
        </w:tc>
        <w:tc>
          <w:tcPr>
            <w:tcW w:w="845" w:type="dxa"/>
            <w:tcBorders>
              <w:top w:val="nil"/>
              <w:left w:val="nil"/>
              <w:bottom w:val="nil"/>
              <w:right w:val="nil"/>
            </w:tcBorders>
            <w:shd w:val="clear" w:color="auto" w:fill="F3F3F3"/>
            <w:tcMar>
              <w:top w:w="0" w:type="dxa"/>
              <w:left w:w="108" w:type="dxa"/>
              <w:bottom w:w="0" w:type="dxa"/>
              <w:right w:w="108" w:type="dxa"/>
            </w:tcMar>
          </w:tcPr>
          <w:p w14:paraId="1D8CBFDA" w14:textId="4519F3F5" w:rsidR="009B0C63" w:rsidRDefault="009B0C63" w:rsidP="009B0C63">
            <w:pPr>
              <w:pStyle w:val="Standard"/>
              <w:snapToGrid w:val="0"/>
              <w:jc w:val="right"/>
              <w:rPr>
                <w:ins w:id="1495" w:author="Bowler, Neill" w:date="2022-09-12T09:23:00Z"/>
                <w:rFonts w:ascii="Arial" w:hAnsi="Arial" w:cs="Arial"/>
                <w:sz w:val="16"/>
                <w:szCs w:val="16"/>
              </w:rPr>
            </w:pPr>
            <w:ins w:id="1496" w:author="Bowler, Neill" w:date="2022-09-12T09:27:00Z">
              <w:r>
                <w:rPr>
                  <w:rFonts w:ascii="Arial" w:hAnsi="Arial" w:cs="Arial"/>
                  <w:color w:val="000000"/>
                  <w:sz w:val="16"/>
                  <w:szCs w:val="16"/>
                </w:rPr>
                <w:t>0</w:t>
              </w:r>
            </w:ins>
          </w:p>
        </w:tc>
        <w:tc>
          <w:tcPr>
            <w:tcW w:w="1265" w:type="dxa"/>
            <w:tcBorders>
              <w:top w:val="nil"/>
              <w:left w:val="nil"/>
              <w:bottom w:val="nil"/>
              <w:right w:val="nil"/>
            </w:tcBorders>
            <w:shd w:val="clear" w:color="auto" w:fill="F3F3F3"/>
            <w:tcMar>
              <w:top w:w="0" w:type="dxa"/>
              <w:left w:w="108" w:type="dxa"/>
              <w:bottom w:w="0" w:type="dxa"/>
              <w:right w:w="108" w:type="dxa"/>
            </w:tcMar>
          </w:tcPr>
          <w:p w14:paraId="3BA8DF32" w14:textId="0FB0CA95" w:rsidR="009B0C63" w:rsidRDefault="009B0C63" w:rsidP="009B0C63">
            <w:pPr>
              <w:pStyle w:val="Standard"/>
              <w:snapToGrid w:val="0"/>
              <w:jc w:val="right"/>
              <w:rPr>
                <w:ins w:id="1497" w:author="Bowler, Neill" w:date="2022-09-12T09:23:00Z"/>
                <w:rFonts w:ascii="Arial" w:hAnsi="Arial" w:cs="Arial"/>
                <w:sz w:val="16"/>
                <w:szCs w:val="16"/>
              </w:rPr>
            </w:pPr>
            <w:ins w:id="1498" w:author="Bowler, Neill" w:date="2022-09-12T09:27:00Z">
              <w:r>
                <w:rPr>
                  <w:rFonts w:ascii="Arial" w:hAnsi="Arial" w:cs="Arial"/>
                  <w:color w:val="000000"/>
                  <w:sz w:val="16"/>
                  <w:szCs w:val="16"/>
                </w:rPr>
                <w:t>0</w:t>
              </w:r>
            </w:ins>
          </w:p>
        </w:tc>
        <w:tc>
          <w:tcPr>
            <w:tcW w:w="887" w:type="dxa"/>
            <w:tcBorders>
              <w:top w:val="nil"/>
              <w:left w:val="nil"/>
              <w:bottom w:val="nil"/>
              <w:right w:val="nil"/>
            </w:tcBorders>
            <w:shd w:val="clear" w:color="auto" w:fill="F3F3F3"/>
            <w:tcMar>
              <w:top w:w="0" w:type="dxa"/>
              <w:left w:w="108" w:type="dxa"/>
              <w:bottom w:w="0" w:type="dxa"/>
              <w:right w:w="108" w:type="dxa"/>
            </w:tcMar>
          </w:tcPr>
          <w:p w14:paraId="58874233" w14:textId="0C588209" w:rsidR="009B0C63" w:rsidRDefault="009B0C63" w:rsidP="009B0C63">
            <w:pPr>
              <w:pStyle w:val="Standard"/>
              <w:snapToGrid w:val="0"/>
              <w:jc w:val="right"/>
              <w:rPr>
                <w:ins w:id="1499" w:author="Bowler, Neill" w:date="2022-09-12T09:23:00Z"/>
                <w:rFonts w:ascii="Arial" w:hAnsi="Arial" w:cs="Arial"/>
                <w:sz w:val="16"/>
                <w:szCs w:val="16"/>
              </w:rPr>
            </w:pPr>
            <w:ins w:id="1500" w:author="Bowler, Neill" w:date="2022-09-12T09:27:00Z">
              <w:r>
                <w:rPr>
                  <w:rFonts w:ascii="Arial" w:hAnsi="Arial" w:cs="Arial"/>
                  <w:color w:val="000000"/>
                  <w:sz w:val="16"/>
                  <w:szCs w:val="16"/>
                </w:rPr>
                <w:t>6</w:t>
              </w:r>
            </w:ins>
          </w:p>
        </w:tc>
        <w:tc>
          <w:tcPr>
            <w:tcW w:w="1063" w:type="dxa"/>
            <w:tcBorders>
              <w:top w:val="nil"/>
              <w:left w:val="nil"/>
              <w:bottom w:val="nil"/>
              <w:right w:val="nil"/>
            </w:tcBorders>
            <w:shd w:val="clear" w:color="auto" w:fill="F3F3F3"/>
            <w:tcMar>
              <w:top w:w="0" w:type="dxa"/>
              <w:left w:w="108" w:type="dxa"/>
              <w:bottom w:w="0" w:type="dxa"/>
              <w:right w:w="108" w:type="dxa"/>
            </w:tcMar>
          </w:tcPr>
          <w:p w14:paraId="580391D7" w14:textId="3A8146D2" w:rsidR="009B0C63" w:rsidRDefault="009B0C63" w:rsidP="009B0C63">
            <w:pPr>
              <w:pStyle w:val="Standard"/>
              <w:snapToGrid w:val="0"/>
              <w:rPr>
                <w:ins w:id="1501" w:author="Bowler, Neill" w:date="2022-09-12T09:23:00Z"/>
                <w:rFonts w:ascii="Arial" w:hAnsi="Arial" w:cs="Arial"/>
                <w:sz w:val="16"/>
                <w:szCs w:val="16"/>
              </w:rPr>
            </w:pPr>
            <w:ins w:id="1502" w:author="Bowler, Neill" w:date="2022-09-12T09:27:00Z">
              <w:r>
                <w:rPr>
                  <w:rFonts w:ascii="Arial" w:hAnsi="Arial" w:cs="Arial"/>
                  <w:color w:val="000000"/>
                  <w:sz w:val="16"/>
                  <w:szCs w:val="16"/>
                </w:rPr>
                <w:t>Code</w:t>
              </w:r>
              <w:r>
                <w:rPr>
                  <w:rFonts w:ascii="Arial" w:eastAsia="Arial" w:hAnsi="Arial" w:cs="Arial"/>
                  <w:color w:val="000000"/>
                  <w:sz w:val="16"/>
                  <w:szCs w:val="16"/>
                </w:rPr>
                <w:t xml:space="preserve"> </w:t>
              </w:r>
              <w:r>
                <w:rPr>
                  <w:rFonts w:ascii="Arial" w:hAnsi="Arial" w:cs="Arial"/>
                  <w:color w:val="000000"/>
                  <w:sz w:val="16"/>
                  <w:szCs w:val="16"/>
                </w:rPr>
                <w:t>Table</w:t>
              </w:r>
            </w:ins>
          </w:p>
        </w:tc>
        <w:tc>
          <w:tcPr>
            <w:tcW w:w="2481" w:type="dxa"/>
            <w:tcBorders>
              <w:top w:val="nil"/>
              <w:left w:val="nil"/>
              <w:bottom w:val="nil"/>
              <w:right w:val="nil"/>
            </w:tcBorders>
            <w:shd w:val="clear" w:color="auto" w:fill="F3F3F3"/>
            <w:tcMar>
              <w:top w:w="0" w:type="dxa"/>
              <w:left w:w="108" w:type="dxa"/>
              <w:bottom w:w="0" w:type="dxa"/>
              <w:right w:w="108" w:type="dxa"/>
            </w:tcMar>
          </w:tcPr>
          <w:p w14:paraId="1BFED3DA" w14:textId="0C86BEEF" w:rsidR="009B0C63" w:rsidRDefault="009B0C63" w:rsidP="009B0C63">
            <w:pPr>
              <w:pStyle w:val="Standard"/>
              <w:snapToGrid w:val="0"/>
              <w:rPr>
                <w:ins w:id="1503" w:author="Bowler, Neill" w:date="2022-09-12T09:23:00Z"/>
                <w:rFonts w:ascii="Arial" w:hAnsi="Arial" w:cs="Arial"/>
                <w:sz w:val="16"/>
                <w:szCs w:val="16"/>
              </w:rPr>
            </w:pPr>
            <w:ins w:id="1504" w:author="Bowler, Neill" w:date="2022-09-12T09:27:00Z">
              <w:r>
                <w:rPr>
                  <w:rFonts w:ascii="Arial" w:hAnsi="Arial" w:cs="Arial"/>
                  <w:color w:val="000000"/>
                  <w:sz w:val="16"/>
                  <w:szCs w:val="16"/>
                </w:rPr>
                <w:t>13</w:t>
              </w:r>
              <w:r>
                <w:rPr>
                  <w:rFonts w:ascii="Arial" w:eastAsia="Arial" w:hAnsi="Arial" w:cs="Arial"/>
                  <w:color w:val="000000"/>
                  <w:sz w:val="16"/>
                  <w:szCs w:val="16"/>
                </w:rPr>
                <w:t xml:space="preserve"> </w:t>
              </w:r>
              <w:r>
                <w:rPr>
                  <w:rFonts w:ascii="Arial" w:hAnsi="Arial" w:cs="Arial"/>
                  <w:color w:val="000000"/>
                  <w:sz w:val="16"/>
                  <w:szCs w:val="16"/>
                </w:rPr>
                <w:t>=</w:t>
              </w:r>
              <w:r>
                <w:rPr>
                  <w:rFonts w:ascii="Arial" w:eastAsia="Arial" w:hAnsi="Arial" w:cs="Arial"/>
                  <w:color w:val="000000"/>
                  <w:sz w:val="16"/>
                  <w:szCs w:val="16"/>
                </w:rPr>
                <w:t xml:space="preserve"> </w:t>
              </w:r>
              <w:r>
                <w:rPr>
                  <w:rFonts w:ascii="Arial" w:hAnsi="Arial" w:cs="Arial"/>
                  <w:color w:val="000000"/>
                  <w:sz w:val="16"/>
                  <w:szCs w:val="16"/>
                </w:rPr>
                <w:t>RMS</w:t>
              </w:r>
            </w:ins>
          </w:p>
        </w:tc>
      </w:tr>
      <w:tr w:rsidR="009B0C63" w14:paraId="3E0552CF" w14:textId="77777777" w:rsidTr="000F02C1">
        <w:trPr>
          <w:cantSplit/>
          <w:jc w:val="center"/>
          <w:ins w:id="1505" w:author="Bowler, Neill" w:date="2022-09-12T09:23:00Z"/>
        </w:trPr>
        <w:tc>
          <w:tcPr>
            <w:tcW w:w="709" w:type="dxa"/>
            <w:shd w:val="clear" w:color="auto" w:fill="E0E0E0"/>
            <w:tcMar>
              <w:top w:w="0" w:type="dxa"/>
              <w:left w:w="108" w:type="dxa"/>
              <w:bottom w:w="0" w:type="dxa"/>
              <w:right w:w="108" w:type="dxa"/>
            </w:tcMar>
          </w:tcPr>
          <w:p w14:paraId="431C8A60" w14:textId="5B8BDEAF" w:rsidR="009B0C63" w:rsidRDefault="009B0C63" w:rsidP="009B0C63">
            <w:pPr>
              <w:pStyle w:val="Standard"/>
              <w:snapToGrid w:val="0"/>
              <w:jc w:val="right"/>
              <w:rPr>
                <w:ins w:id="1506" w:author="Bowler, Neill" w:date="2022-09-12T09:23:00Z"/>
                <w:rFonts w:ascii="Arial" w:hAnsi="Arial" w:cs="Arial"/>
                <w:sz w:val="16"/>
                <w:szCs w:val="16"/>
              </w:rPr>
            </w:pPr>
            <w:ins w:id="1507" w:author="Bowler, Neill" w:date="2022-09-12T09:24:00Z">
              <w:r>
                <w:rPr>
                  <w:rFonts w:ascii="Arial" w:hAnsi="Arial" w:cs="Arial"/>
                  <w:sz w:val="16"/>
                  <w:szCs w:val="16"/>
                </w:rPr>
                <w:t>N0+</w:t>
              </w:r>
            </w:ins>
            <w:ins w:id="1508" w:author="Bowler, Neill" w:date="2022-09-30T16:22:00Z">
              <w:r>
                <w:rPr>
                  <w:rFonts w:ascii="Arial" w:hAnsi="Arial" w:cs="Arial"/>
                  <w:sz w:val="16"/>
                  <w:szCs w:val="16"/>
                </w:rPr>
                <w:t>10</w:t>
              </w:r>
            </w:ins>
          </w:p>
        </w:tc>
        <w:tc>
          <w:tcPr>
            <w:tcW w:w="2085" w:type="dxa"/>
            <w:tcBorders>
              <w:top w:val="nil"/>
              <w:left w:val="nil"/>
              <w:bottom w:val="nil"/>
              <w:right w:val="nil"/>
            </w:tcBorders>
            <w:shd w:val="clear" w:color="auto" w:fill="D9D9D9"/>
            <w:tcMar>
              <w:top w:w="0" w:type="dxa"/>
              <w:left w:w="108" w:type="dxa"/>
              <w:bottom w:w="0" w:type="dxa"/>
              <w:right w:w="108" w:type="dxa"/>
            </w:tcMar>
          </w:tcPr>
          <w:p w14:paraId="38F56EE6" w14:textId="285785BB" w:rsidR="009B0C63" w:rsidRDefault="009B0C63" w:rsidP="009B0C63">
            <w:pPr>
              <w:pStyle w:val="Standard"/>
              <w:snapToGrid w:val="0"/>
              <w:rPr>
                <w:ins w:id="1509" w:author="Bowler, Neill" w:date="2022-09-12T09:23:00Z"/>
                <w:rFonts w:ascii="Arial" w:hAnsi="Arial" w:cs="Arial"/>
                <w:b/>
                <w:sz w:val="16"/>
                <w:szCs w:val="16"/>
              </w:rPr>
            </w:pPr>
            <w:ins w:id="1510" w:author="Bowler, Neill" w:date="2022-09-12T09:27:00Z">
              <w:r>
                <w:rPr>
                  <w:rFonts w:ascii="Arial" w:hAnsi="Arial" w:cs="Arial"/>
                  <w:b/>
                  <w:bCs/>
                  <w:color w:val="000000"/>
                  <w:sz w:val="16"/>
                  <w:szCs w:val="16"/>
                </w:rPr>
                <w:t>Partial bending angle</w:t>
              </w:r>
            </w:ins>
          </w:p>
        </w:tc>
        <w:tc>
          <w:tcPr>
            <w:tcW w:w="1013" w:type="dxa"/>
            <w:tcBorders>
              <w:top w:val="nil"/>
              <w:left w:val="nil"/>
              <w:bottom w:val="nil"/>
              <w:right w:val="nil"/>
            </w:tcBorders>
            <w:shd w:val="clear" w:color="auto" w:fill="D9D9D9"/>
            <w:tcMar>
              <w:top w:w="0" w:type="dxa"/>
              <w:left w:w="108" w:type="dxa"/>
              <w:bottom w:w="0" w:type="dxa"/>
              <w:right w:w="108" w:type="dxa"/>
            </w:tcMar>
          </w:tcPr>
          <w:p w14:paraId="3AAC4838" w14:textId="7E8866F4" w:rsidR="009B0C63" w:rsidRDefault="009B0C63" w:rsidP="009B0C63">
            <w:pPr>
              <w:pStyle w:val="Standard"/>
              <w:snapToGrid w:val="0"/>
              <w:jc w:val="center"/>
              <w:rPr>
                <w:ins w:id="1511" w:author="Bowler, Neill" w:date="2022-09-12T09:23:00Z"/>
                <w:rFonts w:ascii="Arial" w:hAnsi="Arial" w:cs="Arial"/>
                <w:b/>
                <w:sz w:val="16"/>
                <w:szCs w:val="16"/>
              </w:rPr>
            </w:pPr>
            <w:ins w:id="1512" w:author="Bowler, Neill" w:date="2022-09-30T16:00:00Z">
              <w:r>
                <w:rPr>
                  <w:rFonts w:ascii="Arial" w:hAnsi="Arial" w:cs="Arial"/>
                  <w:b/>
                  <w:bCs/>
                  <w:color w:val="000000"/>
                  <w:sz w:val="16"/>
                  <w:szCs w:val="16"/>
                </w:rPr>
                <w:t>New</w:t>
              </w:r>
            </w:ins>
          </w:p>
        </w:tc>
        <w:tc>
          <w:tcPr>
            <w:tcW w:w="845" w:type="dxa"/>
            <w:tcBorders>
              <w:top w:val="nil"/>
              <w:left w:val="nil"/>
              <w:bottom w:val="nil"/>
              <w:right w:val="nil"/>
            </w:tcBorders>
            <w:shd w:val="clear" w:color="auto" w:fill="D9D9D9"/>
            <w:tcMar>
              <w:top w:w="0" w:type="dxa"/>
              <w:left w:w="108" w:type="dxa"/>
              <w:bottom w:w="0" w:type="dxa"/>
              <w:right w:w="108" w:type="dxa"/>
            </w:tcMar>
          </w:tcPr>
          <w:p w14:paraId="7E5B5DF0" w14:textId="0D56C101" w:rsidR="009B0C63" w:rsidRDefault="009B0C63" w:rsidP="009B0C63">
            <w:pPr>
              <w:pStyle w:val="Standard"/>
              <w:snapToGrid w:val="0"/>
              <w:jc w:val="right"/>
              <w:rPr>
                <w:ins w:id="1513" w:author="Bowler, Neill" w:date="2022-09-12T09:23:00Z"/>
                <w:rFonts w:ascii="Arial" w:hAnsi="Arial" w:cs="Arial"/>
                <w:sz w:val="16"/>
                <w:szCs w:val="16"/>
              </w:rPr>
            </w:pPr>
            <w:ins w:id="1514" w:author="Bowler, Neill" w:date="2022-09-12T09:27:00Z">
              <w:r>
                <w:rPr>
                  <w:rFonts w:ascii="Arial" w:hAnsi="Arial" w:cs="Arial"/>
                  <w:b/>
                  <w:bCs/>
                  <w:color w:val="000000"/>
                  <w:sz w:val="16"/>
                  <w:szCs w:val="16"/>
                </w:rPr>
                <w:t>8</w:t>
              </w:r>
            </w:ins>
          </w:p>
        </w:tc>
        <w:tc>
          <w:tcPr>
            <w:tcW w:w="1265" w:type="dxa"/>
            <w:tcBorders>
              <w:top w:val="nil"/>
              <w:left w:val="nil"/>
              <w:bottom w:val="nil"/>
              <w:right w:val="nil"/>
            </w:tcBorders>
            <w:shd w:val="clear" w:color="auto" w:fill="D9D9D9"/>
            <w:tcMar>
              <w:top w:w="0" w:type="dxa"/>
              <w:left w:w="108" w:type="dxa"/>
              <w:bottom w:w="0" w:type="dxa"/>
              <w:right w:w="108" w:type="dxa"/>
            </w:tcMar>
          </w:tcPr>
          <w:p w14:paraId="122FB8FA" w14:textId="5436FABC" w:rsidR="009B0C63" w:rsidRDefault="009B0C63" w:rsidP="009B0C63">
            <w:pPr>
              <w:pStyle w:val="Standard"/>
              <w:snapToGrid w:val="0"/>
              <w:jc w:val="right"/>
              <w:rPr>
                <w:ins w:id="1515" w:author="Bowler, Neill" w:date="2022-09-12T09:23:00Z"/>
                <w:rFonts w:ascii="Arial" w:hAnsi="Arial" w:cs="Arial"/>
                <w:sz w:val="16"/>
                <w:szCs w:val="16"/>
              </w:rPr>
            </w:pPr>
            <w:ins w:id="1516" w:author="Bowler, Neill" w:date="2022-09-12T09:27:00Z">
              <w:r>
                <w:rPr>
                  <w:rFonts w:ascii="Arial" w:hAnsi="Arial" w:cs="Arial"/>
                  <w:b/>
                  <w:bCs/>
                  <w:color w:val="000000"/>
                  <w:sz w:val="16"/>
                  <w:szCs w:val="16"/>
                </w:rPr>
                <w:t>0</w:t>
              </w:r>
            </w:ins>
          </w:p>
        </w:tc>
        <w:tc>
          <w:tcPr>
            <w:tcW w:w="887" w:type="dxa"/>
            <w:tcBorders>
              <w:top w:val="nil"/>
              <w:left w:val="nil"/>
              <w:bottom w:val="nil"/>
              <w:right w:val="nil"/>
            </w:tcBorders>
            <w:shd w:val="clear" w:color="auto" w:fill="D9D9D9"/>
            <w:tcMar>
              <w:top w:w="0" w:type="dxa"/>
              <w:left w:w="108" w:type="dxa"/>
              <w:bottom w:w="0" w:type="dxa"/>
              <w:right w:w="108" w:type="dxa"/>
            </w:tcMar>
          </w:tcPr>
          <w:p w14:paraId="4BD7FACE" w14:textId="5C3DE10D" w:rsidR="009B0C63" w:rsidRDefault="009B0C63" w:rsidP="009B0C63">
            <w:pPr>
              <w:pStyle w:val="Standard"/>
              <w:snapToGrid w:val="0"/>
              <w:jc w:val="right"/>
              <w:rPr>
                <w:ins w:id="1517" w:author="Bowler, Neill" w:date="2022-09-12T09:23:00Z"/>
                <w:rFonts w:ascii="Arial" w:hAnsi="Arial" w:cs="Arial"/>
                <w:sz w:val="16"/>
                <w:szCs w:val="16"/>
              </w:rPr>
            </w:pPr>
            <w:ins w:id="1518" w:author="Bowler, Neill" w:date="2022-09-12T09:27:00Z">
              <w:r>
                <w:rPr>
                  <w:rFonts w:ascii="Arial" w:hAnsi="Arial" w:cs="Arial"/>
                  <w:b/>
                  <w:bCs/>
                  <w:color w:val="000000"/>
                  <w:sz w:val="16"/>
                  <w:szCs w:val="16"/>
                </w:rPr>
                <w:t>23</w:t>
              </w:r>
            </w:ins>
          </w:p>
        </w:tc>
        <w:tc>
          <w:tcPr>
            <w:tcW w:w="1063" w:type="dxa"/>
            <w:tcBorders>
              <w:top w:val="nil"/>
              <w:left w:val="nil"/>
              <w:bottom w:val="nil"/>
              <w:right w:val="nil"/>
            </w:tcBorders>
            <w:shd w:val="clear" w:color="auto" w:fill="D9D9D9"/>
            <w:tcMar>
              <w:top w:w="0" w:type="dxa"/>
              <w:left w:w="108" w:type="dxa"/>
              <w:bottom w:w="0" w:type="dxa"/>
              <w:right w:w="108" w:type="dxa"/>
            </w:tcMar>
          </w:tcPr>
          <w:p w14:paraId="37BD7C37" w14:textId="4CEF98FF" w:rsidR="009B0C63" w:rsidRDefault="009B0C63" w:rsidP="009B0C63">
            <w:pPr>
              <w:pStyle w:val="Standard"/>
              <w:snapToGrid w:val="0"/>
              <w:rPr>
                <w:ins w:id="1519" w:author="Bowler, Neill" w:date="2022-09-12T09:23:00Z"/>
                <w:rFonts w:ascii="Arial" w:hAnsi="Arial" w:cs="Arial"/>
                <w:sz w:val="16"/>
                <w:szCs w:val="16"/>
              </w:rPr>
            </w:pPr>
            <w:ins w:id="1520" w:author="Bowler, Neill" w:date="2022-09-12T09:27:00Z">
              <w:r>
                <w:rPr>
                  <w:rFonts w:ascii="Arial" w:hAnsi="Arial" w:cs="Arial"/>
                  <w:b/>
                  <w:bCs/>
                  <w:color w:val="000000"/>
                  <w:sz w:val="16"/>
                  <w:szCs w:val="16"/>
                </w:rPr>
                <w:t>Radians</w:t>
              </w:r>
            </w:ins>
          </w:p>
        </w:tc>
        <w:tc>
          <w:tcPr>
            <w:tcW w:w="2481" w:type="dxa"/>
            <w:tcBorders>
              <w:top w:val="nil"/>
              <w:left w:val="nil"/>
              <w:bottom w:val="nil"/>
              <w:right w:val="nil"/>
            </w:tcBorders>
            <w:shd w:val="clear" w:color="auto" w:fill="D9D9D9"/>
            <w:tcMar>
              <w:top w:w="0" w:type="dxa"/>
              <w:left w:w="108" w:type="dxa"/>
              <w:bottom w:w="0" w:type="dxa"/>
              <w:right w:w="108" w:type="dxa"/>
            </w:tcMar>
          </w:tcPr>
          <w:p w14:paraId="7B53197A" w14:textId="77777777" w:rsidR="009B0C63" w:rsidRDefault="009B0C63" w:rsidP="009B0C63">
            <w:pPr>
              <w:pStyle w:val="Standard"/>
              <w:snapToGrid w:val="0"/>
              <w:rPr>
                <w:ins w:id="1521" w:author="Bowler, Neill" w:date="2022-09-12T09:23:00Z"/>
                <w:rFonts w:ascii="Arial" w:hAnsi="Arial" w:cs="Arial"/>
                <w:sz w:val="16"/>
                <w:szCs w:val="16"/>
              </w:rPr>
            </w:pPr>
          </w:p>
        </w:tc>
      </w:tr>
      <w:tr w:rsidR="009B0C63" w14:paraId="13E8D795" w14:textId="77777777" w:rsidTr="000F02C1">
        <w:trPr>
          <w:cantSplit/>
          <w:jc w:val="center"/>
          <w:ins w:id="1522" w:author="Bowler, Neill" w:date="2022-09-12T09:23:00Z"/>
        </w:trPr>
        <w:tc>
          <w:tcPr>
            <w:tcW w:w="709" w:type="dxa"/>
            <w:shd w:val="clear" w:color="auto" w:fill="E0E0E0"/>
            <w:tcMar>
              <w:top w:w="0" w:type="dxa"/>
              <w:left w:w="108" w:type="dxa"/>
              <w:bottom w:w="0" w:type="dxa"/>
              <w:right w:w="108" w:type="dxa"/>
            </w:tcMar>
          </w:tcPr>
          <w:p w14:paraId="6D46A1D8" w14:textId="2F1BFC22" w:rsidR="009B0C63" w:rsidRDefault="009B0C63" w:rsidP="009B0C63">
            <w:pPr>
              <w:pStyle w:val="Standard"/>
              <w:snapToGrid w:val="0"/>
              <w:jc w:val="right"/>
              <w:rPr>
                <w:ins w:id="1523" w:author="Bowler, Neill" w:date="2022-09-12T09:23:00Z"/>
                <w:rFonts w:ascii="Arial" w:hAnsi="Arial" w:cs="Arial"/>
                <w:sz w:val="16"/>
                <w:szCs w:val="16"/>
              </w:rPr>
            </w:pPr>
            <w:ins w:id="1524" w:author="Bowler, Neill" w:date="2022-09-12T09:24:00Z">
              <w:r>
                <w:rPr>
                  <w:rFonts w:ascii="Arial" w:hAnsi="Arial" w:cs="Arial"/>
                  <w:sz w:val="16"/>
                  <w:szCs w:val="16"/>
                </w:rPr>
                <w:t>N0+</w:t>
              </w:r>
            </w:ins>
            <w:ins w:id="1525" w:author="Bowler, Neill" w:date="2022-09-30T16:22:00Z">
              <w:r>
                <w:rPr>
                  <w:rFonts w:ascii="Arial" w:hAnsi="Arial" w:cs="Arial"/>
                  <w:sz w:val="16"/>
                  <w:szCs w:val="16"/>
                </w:rPr>
                <w:t>11</w:t>
              </w:r>
            </w:ins>
          </w:p>
        </w:tc>
        <w:tc>
          <w:tcPr>
            <w:tcW w:w="2085" w:type="dxa"/>
            <w:tcBorders>
              <w:top w:val="nil"/>
              <w:left w:val="nil"/>
              <w:bottom w:val="nil"/>
              <w:right w:val="nil"/>
            </w:tcBorders>
            <w:shd w:val="clear" w:color="auto" w:fill="F2F2F2"/>
            <w:tcMar>
              <w:top w:w="0" w:type="dxa"/>
              <w:left w:w="108" w:type="dxa"/>
              <w:bottom w:w="0" w:type="dxa"/>
              <w:right w:w="108" w:type="dxa"/>
            </w:tcMar>
          </w:tcPr>
          <w:p w14:paraId="49BBC2B8" w14:textId="1ECD5058" w:rsidR="009B0C63" w:rsidRDefault="009B0C63" w:rsidP="009B0C63">
            <w:pPr>
              <w:pStyle w:val="Standard"/>
              <w:snapToGrid w:val="0"/>
              <w:rPr>
                <w:ins w:id="1526" w:author="Bowler, Neill" w:date="2022-09-12T09:23:00Z"/>
                <w:rFonts w:ascii="Arial" w:hAnsi="Arial" w:cs="Arial"/>
                <w:b/>
                <w:sz w:val="16"/>
                <w:szCs w:val="16"/>
              </w:rPr>
            </w:pPr>
            <w:ins w:id="1527" w:author="Bowler, Neill" w:date="2022-09-12T09:27:00Z">
              <w:r>
                <w:rPr>
                  <w:rFonts w:ascii="Arial" w:hAnsi="Arial" w:cs="Arial"/>
                  <w:color w:val="000000"/>
                  <w:sz w:val="16"/>
                  <w:szCs w:val="16"/>
                </w:rPr>
                <w:t>Change</w:t>
              </w:r>
              <w:r>
                <w:rPr>
                  <w:rFonts w:ascii="Arial" w:eastAsia="Arial" w:hAnsi="Arial" w:cs="Arial"/>
                  <w:color w:val="000000"/>
                  <w:sz w:val="16"/>
                  <w:szCs w:val="16"/>
                </w:rPr>
                <w:t xml:space="preserve"> </w:t>
              </w:r>
              <w:r>
                <w:rPr>
                  <w:rFonts w:ascii="Arial" w:hAnsi="Arial" w:cs="Arial"/>
                  <w:color w:val="000000"/>
                  <w:sz w:val="16"/>
                  <w:szCs w:val="16"/>
                </w:rPr>
                <w:t>Table</w:t>
              </w:r>
              <w:r>
                <w:rPr>
                  <w:rFonts w:ascii="Arial" w:eastAsia="Arial" w:hAnsi="Arial" w:cs="Arial"/>
                  <w:color w:val="000000"/>
                  <w:sz w:val="16"/>
                  <w:szCs w:val="16"/>
                </w:rPr>
                <w:t xml:space="preserve"> </w:t>
              </w:r>
              <w:r>
                <w:rPr>
                  <w:rFonts w:ascii="Arial" w:hAnsi="Arial" w:cs="Arial"/>
                  <w:color w:val="000000"/>
                  <w:sz w:val="16"/>
                  <w:szCs w:val="16"/>
                </w:rPr>
                <w:t>B</w:t>
              </w:r>
              <w:r>
                <w:rPr>
                  <w:rFonts w:ascii="Arial" w:eastAsia="Arial" w:hAnsi="Arial" w:cs="Arial"/>
                  <w:color w:val="000000"/>
                  <w:sz w:val="16"/>
                  <w:szCs w:val="16"/>
                </w:rPr>
                <w:t xml:space="preserve"> </w:t>
              </w:r>
              <w:r>
                <w:rPr>
                  <w:rFonts w:ascii="Arial" w:hAnsi="Arial" w:cs="Arial"/>
                  <w:color w:val="000000"/>
                  <w:sz w:val="16"/>
                  <w:szCs w:val="16"/>
                </w:rPr>
                <w:t>bit</w:t>
              </w:r>
              <w:r>
                <w:rPr>
                  <w:rFonts w:ascii="Arial" w:eastAsia="Arial" w:hAnsi="Arial" w:cs="Arial"/>
                  <w:color w:val="000000"/>
                  <w:sz w:val="16"/>
                  <w:szCs w:val="16"/>
                </w:rPr>
                <w:t xml:space="preserve"> </w:t>
              </w:r>
              <w:r>
                <w:rPr>
                  <w:rFonts w:ascii="Arial" w:hAnsi="Arial" w:cs="Arial"/>
                  <w:color w:val="000000"/>
                  <w:sz w:val="16"/>
                  <w:szCs w:val="16"/>
                </w:rPr>
                <w:t>width</w:t>
              </w:r>
            </w:ins>
          </w:p>
        </w:tc>
        <w:tc>
          <w:tcPr>
            <w:tcW w:w="1013" w:type="dxa"/>
            <w:tcBorders>
              <w:top w:val="nil"/>
              <w:left w:val="nil"/>
              <w:bottom w:val="nil"/>
              <w:right w:val="nil"/>
            </w:tcBorders>
            <w:shd w:val="clear" w:color="auto" w:fill="F2F2F2"/>
            <w:tcMar>
              <w:top w:w="0" w:type="dxa"/>
              <w:left w:w="108" w:type="dxa"/>
              <w:bottom w:w="0" w:type="dxa"/>
              <w:right w:w="108" w:type="dxa"/>
            </w:tcMar>
          </w:tcPr>
          <w:p w14:paraId="4329F25F" w14:textId="4590146A" w:rsidR="009B0C63" w:rsidRDefault="009B0C63" w:rsidP="009B0C63">
            <w:pPr>
              <w:pStyle w:val="Standard"/>
              <w:snapToGrid w:val="0"/>
              <w:jc w:val="center"/>
              <w:rPr>
                <w:ins w:id="1528" w:author="Bowler, Neill" w:date="2022-09-12T09:23:00Z"/>
                <w:rFonts w:ascii="Arial" w:hAnsi="Arial" w:cs="Arial"/>
                <w:b/>
                <w:sz w:val="16"/>
                <w:szCs w:val="16"/>
              </w:rPr>
            </w:pPr>
            <w:ins w:id="1529" w:author="Bowler, Neill" w:date="2022-09-12T09:27:00Z">
              <w:r>
                <w:rPr>
                  <w:rFonts w:ascii="Arial" w:hAnsi="Arial" w:cs="Arial"/>
                  <w:b/>
                  <w:bCs/>
                  <w:color w:val="000000"/>
                  <w:sz w:val="16"/>
                  <w:szCs w:val="16"/>
                </w:rPr>
                <w:t>2</w:t>
              </w:r>
              <w:r>
                <w:rPr>
                  <w:rFonts w:ascii="Arial" w:eastAsia="Arial" w:hAnsi="Arial" w:cs="Arial"/>
                  <w:b/>
                  <w:bCs/>
                  <w:color w:val="000000"/>
                  <w:sz w:val="16"/>
                  <w:szCs w:val="16"/>
                </w:rPr>
                <w:t xml:space="preserve"> </w:t>
              </w:r>
              <w:r>
                <w:rPr>
                  <w:rFonts w:ascii="Arial" w:hAnsi="Arial" w:cs="Arial"/>
                  <w:b/>
                  <w:bCs/>
                  <w:color w:val="000000"/>
                  <w:sz w:val="16"/>
                  <w:szCs w:val="16"/>
                </w:rPr>
                <w:t>01</w:t>
              </w:r>
              <w:r>
                <w:rPr>
                  <w:rFonts w:ascii="Arial" w:eastAsia="Arial" w:hAnsi="Arial" w:cs="Arial"/>
                  <w:b/>
                  <w:bCs/>
                  <w:color w:val="000000"/>
                  <w:sz w:val="16"/>
                  <w:szCs w:val="16"/>
                </w:rPr>
                <w:t xml:space="preserve"> </w:t>
              </w:r>
              <w:r>
                <w:rPr>
                  <w:rFonts w:ascii="Arial" w:hAnsi="Arial" w:cs="Arial"/>
                  <w:b/>
                  <w:bCs/>
                  <w:color w:val="000000"/>
                  <w:sz w:val="16"/>
                  <w:szCs w:val="16"/>
                </w:rPr>
                <w:t>125</w:t>
              </w:r>
            </w:ins>
          </w:p>
        </w:tc>
        <w:tc>
          <w:tcPr>
            <w:tcW w:w="845" w:type="dxa"/>
            <w:tcBorders>
              <w:top w:val="nil"/>
              <w:left w:val="nil"/>
              <w:bottom w:val="nil"/>
              <w:right w:val="nil"/>
            </w:tcBorders>
            <w:shd w:val="clear" w:color="auto" w:fill="F2F2F2"/>
            <w:tcMar>
              <w:top w:w="0" w:type="dxa"/>
              <w:left w:w="108" w:type="dxa"/>
              <w:bottom w:w="0" w:type="dxa"/>
              <w:right w:w="108" w:type="dxa"/>
            </w:tcMar>
          </w:tcPr>
          <w:p w14:paraId="3B440512" w14:textId="436BF52F" w:rsidR="009B0C63" w:rsidRDefault="009B0C63" w:rsidP="009B0C63">
            <w:pPr>
              <w:pStyle w:val="Standard"/>
              <w:snapToGrid w:val="0"/>
              <w:jc w:val="right"/>
              <w:rPr>
                <w:ins w:id="1530" w:author="Bowler, Neill" w:date="2022-09-12T09:23:00Z"/>
                <w:rFonts w:ascii="Arial" w:hAnsi="Arial" w:cs="Arial"/>
                <w:sz w:val="16"/>
                <w:szCs w:val="16"/>
              </w:rPr>
            </w:pPr>
            <w:ins w:id="1531" w:author="Bowler, Neill" w:date="2022-09-12T09:27:00Z">
              <w:r>
                <w:rPr>
                  <w:rFonts w:ascii="Arial" w:hAnsi="Arial" w:cs="Arial"/>
                  <w:color w:val="000000"/>
                  <w:sz w:val="16"/>
                  <w:szCs w:val="16"/>
                </w:rPr>
                <w:t> </w:t>
              </w:r>
            </w:ins>
          </w:p>
        </w:tc>
        <w:tc>
          <w:tcPr>
            <w:tcW w:w="1265" w:type="dxa"/>
            <w:tcBorders>
              <w:top w:val="nil"/>
              <w:left w:val="nil"/>
              <w:bottom w:val="nil"/>
              <w:right w:val="nil"/>
            </w:tcBorders>
            <w:shd w:val="clear" w:color="auto" w:fill="F2F2F2"/>
            <w:tcMar>
              <w:top w:w="0" w:type="dxa"/>
              <w:left w:w="108" w:type="dxa"/>
              <w:bottom w:w="0" w:type="dxa"/>
              <w:right w:w="108" w:type="dxa"/>
            </w:tcMar>
          </w:tcPr>
          <w:p w14:paraId="3B836638" w14:textId="1FA9DB47" w:rsidR="009B0C63" w:rsidRDefault="009B0C63" w:rsidP="009B0C63">
            <w:pPr>
              <w:pStyle w:val="Standard"/>
              <w:snapToGrid w:val="0"/>
              <w:jc w:val="right"/>
              <w:rPr>
                <w:ins w:id="1532" w:author="Bowler, Neill" w:date="2022-09-12T09:23:00Z"/>
                <w:rFonts w:ascii="Arial" w:hAnsi="Arial" w:cs="Arial"/>
                <w:sz w:val="16"/>
                <w:szCs w:val="16"/>
              </w:rPr>
            </w:pPr>
            <w:ins w:id="1533" w:author="Bowler, Neill" w:date="2022-09-12T09:27:00Z">
              <w:r>
                <w:rPr>
                  <w:rFonts w:ascii="Arial" w:hAnsi="Arial" w:cs="Arial"/>
                  <w:color w:val="000000"/>
                  <w:sz w:val="16"/>
                  <w:szCs w:val="16"/>
                </w:rPr>
                <w:t> </w:t>
              </w:r>
            </w:ins>
          </w:p>
        </w:tc>
        <w:tc>
          <w:tcPr>
            <w:tcW w:w="887" w:type="dxa"/>
            <w:tcBorders>
              <w:top w:val="nil"/>
              <w:left w:val="nil"/>
              <w:bottom w:val="nil"/>
              <w:right w:val="nil"/>
            </w:tcBorders>
            <w:shd w:val="clear" w:color="auto" w:fill="F2F2F2"/>
            <w:tcMar>
              <w:top w:w="0" w:type="dxa"/>
              <w:left w:w="108" w:type="dxa"/>
              <w:bottom w:w="0" w:type="dxa"/>
              <w:right w:w="108" w:type="dxa"/>
            </w:tcMar>
          </w:tcPr>
          <w:p w14:paraId="3AF554A6" w14:textId="524DE60B" w:rsidR="009B0C63" w:rsidRDefault="009B0C63" w:rsidP="009B0C63">
            <w:pPr>
              <w:pStyle w:val="Standard"/>
              <w:snapToGrid w:val="0"/>
              <w:jc w:val="right"/>
              <w:rPr>
                <w:ins w:id="1534" w:author="Bowler, Neill" w:date="2022-09-12T09:23:00Z"/>
                <w:rFonts w:ascii="Arial" w:hAnsi="Arial" w:cs="Arial"/>
                <w:sz w:val="16"/>
                <w:szCs w:val="16"/>
              </w:rPr>
            </w:pPr>
            <w:ins w:id="1535" w:author="Bowler, Neill" w:date="2022-09-12T09:27:00Z">
              <w:r>
                <w:rPr>
                  <w:rFonts w:ascii="Arial" w:hAnsi="Arial" w:cs="Arial"/>
                  <w:color w:val="000000"/>
                  <w:sz w:val="16"/>
                  <w:szCs w:val="16"/>
                </w:rPr>
                <w:t> </w:t>
              </w:r>
            </w:ins>
          </w:p>
        </w:tc>
        <w:tc>
          <w:tcPr>
            <w:tcW w:w="1063" w:type="dxa"/>
            <w:tcBorders>
              <w:top w:val="nil"/>
              <w:left w:val="nil"/>
              <w:bottom w:val="nil"/>
              <w:right w:val="nil"/>
            </w:tcBorders>
            <w:shd w:val="clear" w:color="auto" w:fill="F2F2F2"/>
            <w:tcMar>
              <w:top w:w="0" w:type="dxa"/>
              <w:left w:w="108" w:type="dxa"/>
              <w:bottom w:w="0" w:type="dxa"/>
              <w:right w:w="108" w:type="dxa"/>
            </w:tcMar>
          </w:tcPr>
          <w:p w14:paraId="70BD4A21" w14:textId="117F1721" w:rsidR="009B0C63" w:rsidRDefault="009B0C63" w:rsidP="009B0C63">
            <w:pPr>
              <w:pStyle w:val="Standard"/>
              <w:snapToGrid w:val="0"/>
              <w:rPr>
                <w:ins w:id="1536" w:author="Bowler, Neill" w:date="2022-09-12T09:23:00Z"/>
                <w:rFonts w:ascii="Arial" w:hAnsi="Arial" w:cs="Arial"/>
                <w:sz w:val="16"/>
                <w:szCs w:val="16"/>
              </w:rPr>
            </w:pPr>
            <w:ins w:id="1537" w:author="Bowler, Neill" w:date="2022-09-12T09:27:00Z">
              <w:r>
                <w:rPr>
                  <w:rFonts w:ascii="Arial" w:hAnsi="Arial" w:cs="Arial"/>
                  <w:color w:val="000000"/>
                  <w:sz w:val="16"/>
                  <w:szCs w:val="16"/>
                </w:rPr>
                <w:t> </w:t>
              </w:r>
            </w:ins>
          </w:p>
        </w:tc>
        <w:tc>
          <w:tcPr>
            <w:tcW w:w="2481" w:type="dxa"/>
            <w:tcBorders>
              <w:top w:val="nil"/>
              <w:left w:val="nil"/>
              <w:bottom w:val="nil"/>
              <w:right w:val="nil"/>
            </w:tcBorders>
            <w:shd w:val="clear" w:color="auto" w:fill="F2F2F2"/>
            <w:tcMar>
              <w:top w:w="0" w:type="dxa"/>
              <w:left w:w="108" w:type="dxa"/>
              <w:bottom w:w="0" w:type="dxa"/>
              <w:right w:w="108" w:type="dxa"/>
            </w:tcMar>
          </w:tcPr>
          <w:p w14:paraId="28D1CE6C" w14:textId="53A70C60" w:rsidR="009B0C63" w:rsidRDefault="009B0C63" w:rsidP="009B0C63">
            <w:pPr>
              <w:pStyle w:val="Standard"/>
              <w:snapToGrid w:val="0"/>
              <w:rPr>
                <w:ins w:id="1538" w:author="Bowler, Neill" w:date="2022-09-12T09:23:00Z"/>
                <w:rFonts w:ascii="Arial" w:hAnsi="Arial" w:cs="Arial"/>
                <w:sz w:val="16"/>
                <w:szCs w:val="16"/>
              </w:rPr>
            </w:pPr>
            <w:ins w:id="1539" w:author="Bowler, Neill" w:date="2022-09-12T09:27:00Z">
              <w:r>
                <w:rPr>
                  <w:rFonts w:ascii="Arial" w:hAnsi="Arial" w:cs="Arial"/>
                  <w:color w:val="000000"/>
                  <w:sz w:val="16"/>
                  <w:szCs w:val="16"/>
                </w:rPr>
                <w:t>Subtract</w:t>
              </w:r>
              <w:r>
                <w:rPr>
                  <w:rFonts w:ascii="Arial" w:eastAsia="Arial" w:hAnsi="Arial" w:cs="Arial"/>
                  <w:color w:val="000000"/>
                  <w:sz w:val="16"/>
                  <w:szCs w:val="16"/>
                </w:rPr>
                <w:t xml:space="preserve"> </w:t>
              </w:r>
              <w:r>
                <w:rPr>
                  <w:rFonts w:ascii="Arial" w:hAnsi="Arial" w:cs="Arial"/>
                  <w:color w:val="000000"/>
                  <w:sz w:val="16"/>
                  <w:szCs w:val="16"/>
                </w:rPr>
                <w:t>3</w:t>
              </w:r>
              <w:r>
                <w:rPr>
                  <w:rFonts w:ascii="Arial" w:eastAsia="Arial" w:hAnsi="Arial" w:cs="Arial"/>
                  <w:color w:val="000000"/>
                  <w:sz w:val="16"/>
                  <w:szCs w:val="16"/>
                </w:rPr>
                <w:t xml:space="preserve"> </w:t>
              </w:r>
              <w:r>
                <w:rPr>
                  <w:rFonts w:ascii="Arial" w:hAnsi="Arial" w:cs="Arial"/>
                  <w:color w:val="000000"/>
                  <w:sz w:val="16"/>
                  <w:szCs w:val="16"/>
                </w:rPr>
                <w:t>from</w:t>
              </w:r>
              <w:r>
                <w:rPr>
                  <w:rFonts w:ascii="Arial" w:eastAsia="Arial" w:hAnsi="Arial" w:cs="Arial"/>
                  <w:color w:val="000000"/>
                  <w:sz w:val="16"/>
                  <w:szCs w:val="16"/>
                </w:rPr>
                <w:t xml:space="preserve"> </w:t>
              </w:r>
              <w:r>
                <w:rPr>
                  <w:rFonts w:ascii="Arial" w:hAnsi="Arial" w:cs="Arial"/>
                  <w:color w:val="000000"/>
                  <w:sz w:val="16"/>
                  <w:szCs w:val="16"/>
                </w:rPr>
                <w:t>bit</w:t>
              </w:r>
              <w:r>
                <w:rPr>
                  <w:rFonts w:ascii="Arial" w:eastAsia="Arial" w:hAnsi="Arial" w:cs="Arial"/>
                  <w:color w:val="000000"/>
                  <w:sz w:val="16"/>
                  <w:szCs w:val="16"/>
                </w:rPr>
                <w:t xml:space="preserve"> </w:t>
              </w:r>
              <w:r>
                <w:rPr>
                  <w:rFonts w:ascii="Arial" w:hAnsi="Arial" w:cs="Arial"/>
                  <w:color w:val="000000"/>
                  <w:sz w:val="16"/>
                  <w:szCs w:val="16"/>
                </w:rPr>
                <w:t>width</w:t>
              </w:r>
            </w:ins>
          </w:p>
        </w:tc>
      </w:tr>
      <w:tr w:rsidR="009B0C63" w14:paraId="36C2134E" w14:textId="77777777" w:rsidTr="000F02C1">
        <w:tblPrEx>
          <w:tblW w:w="10348" w:type="dxa"/>
          <w:jc w:val="center"/>
          <w:tblLayout w:type="fixed"/>
          <w:tblCellMar>
            <w:left w:w="10" w:type="dxa"/>
            <w:right w:w="10" w:type="dxa"/>
          </w:tblCellMar>
          <w:tblLook w:val="0000" w:firstRow="0" w:lastRow="0" w:firstColumn="0" w:lastColumn="0" w:noHBand="0" w:noVBand="0"/>
          <w:tblPrExChange w:id="1540" w:author="Bowler, Neill" w:date="2022-09-12T09:27: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ins w:id="1541" w:author="Bowler, Neill" w:date="2022-09-12T09:23:00Z"/>
          <w:trPrChange w:id="1542" w:author="Bowler, Neill" w:date="2022-09-12T09:27:00Z">
            <w:trPr>
              <w:cantSplit/>
              <w:jc w:val="center"/>
            </w:trPr>
          </w:trPrChange>
        </w:trPr>
        <w:tc>
          <w:tcPr>
            <w:tcW w:w="709" w:type="dxa"/>
            <w:shd w:val="clear" w:color="auto" w:fill="E0E0E0"/>
            <w:tcMar>
              <w:top w:w="0" w:type="dxa"/>
              <w:left w:w="108" w:type="dxa"/>
              <w:bottom w:w="0" w:type="dxa"/>
              <w:right w:w="108" w:type="dxa"/>
            </w:tcMar>
            <w:tcPrChange w:id="1543" w:author="Bowler, Neill" w:date="2022-09-12T09:27:00Z">
              <w:tcPr>
                <w:tcW w:w="709" w:type="dxa"/>
                <w:shd w:val="clear" w:color="auto" w:fill="E0E0E0"/>
                <w:tcMar>
                  <w:top w:w="0" w:type="dxa"/>
                  <w:left w:w="108" w:type="dxa"/>
                  <w:bottom w:w="0" w:type="dxa"/>
                  <w:right w:w="108" w:type="dxa"/>
                </w:tcMar>
              </w:tcPr>
            </w:tcPrChange>
          </w:tcPr>
          <w:p w14:paraId="66A33A81" w14:textId="515227C5" w:rsidR="009B0C63" w:rsidRDefault="009B0C63" w:rsidP="009B0C63">
            <w:pPr>
              <w:pStyle w:val="Standard"/>
              <w:snapToGrid w:val="0"/>
              <w:jc w:val="right"/>
              <w:rPr>
                <w:ins w:id="1544" w:author="Bowler, Neill" w:date="2022-09-12T09:23:00Z"/>
                <w:rFonts w:ascii="Arial" w:hAnsi="Arial" w:cs="Arial"/>
                <w:sz w:val="16"/>
                <w:szCs w:val="16"/>
              </w:rPr>
            </w:pPr>
            <w:ins w:id="1545" w:author="Bowler, Neill" w:date="2022-09-12T09:24:00Z">
              <w:r>
                <w:rPr>
                  <w:rFonts w:ascii="Arial" w:hAnsi="Arial" w:cs="Arial"/>
                  <w:sz w:val="16"/>
                  <w:szCs w:val="16"/>
                </w:rPr>
                <w:lastRenderedPageBreak/>
                <w:t>N0+</w:t>
              </w:r>
            </w:ins>
            <w:ins w:id="1546" w:author="Bowler, Neill" w:date="2022-09-30T16:22:00Z">
              <w:r>
                <w:rPr>
                  <w:rFonts w:ascii="Arial" w:hAnsi="Arial" w:cs="Arial"/>
                  <w:sz w:val="16"/>
                  <w:szCs w:val="16"/>
                </w:rPr>
                <w:t>12</w:t>
              </w:r>
            </w:ins>
          </w:p>
        </w:tc>
        <w:tc>
          <w:tcPr>
            <w:tcW w:w="2085" w:type="dxa"/>
            <w:tcBorders>
              <w:top w:val="nil"/>
              <w:left w:val="nil"/>
              <w:bottom w:val="nil"/>
              <w:right w:val="nil"/>
            </w:tcBorders>
            <w:shd w:val="clear" w:color="auto" w:fill="E0E0E0"/>
            <w:tcMar>
              <w:top w:w="0" w:type="dxa"/>
              <w:left w:w="108" w:type="dxa"/>
              <w:bottom w:w="0" w:type="dxa"/>
              <w:right w:w="108" w:type="dxa"/>
            </w:tcMar>
            <w:tcPrChange w:id="1547" w:author="Bowler, Neill" w:date="2022-09-12T09:27:00Z">
              <w:tcPr>
                <w:tcW w:w="2085" w:type="dxa"/>
                <w:shd w:val="clear" w:color="auto" w:fill="E0E0E0"/>
                <w:tcMar>
                  <w:top w:w="0" w:type="dxa"/>
                  <w:left w:w="108" w:type="dxa"/>
                  <w:bottom w:w="0" w:type="dxa"/>
                  <w:right w:w="108" w:type="dxa"/>
                </w:tcMar>
              </w:tcPr>
            </w:tcPrChange>
          </w:tcPr>
          <w:p w14:paraId="1F085CBA" w14:textId="4A92B257" w:rsidR="009B0C63" w:rsidRDefault="009B0C63" w:rsidP="009B0C63">
            <w:pPr>
              <w:pStyle w:val="Standard"/>
              <w:snapToGrid w:val="0"/>
              <w:rPr>
                <w:ins w:id="1548" w:author="Bowler, Neill" w:date="2022-09-12T09:23:00Z"/>
                <w:rFonts w:ascii="Arial" w:hAnsi="Arial" w:cs="Arial"/>
                <w:b/>
                <w:sz w:val="16"/>
                <w:szCs w:val="16"/>
              </w:rPr>
            </w:pPr>
            <w:ins w:id="1549" w:author="Bowler, Neill" w:date="2022-09-12T09:27:00Z">
              <w:r>
                <w:rPr>
                  <w:rFonts w:ascii="Arial" w:hAnsi="Arial" w:cs="Arial"/>
                  <w:b/>
                  <w:bCs/>
                  <w:color w:val="000000"/>
                  <w:sz w:val="16"/>
                  <w:szCs w:val="16"/>
                </w:rPr>
                <w:t>(Error in) refractivity</w:t>
              </w:r>
            </w:ins>
          </w:p>
        </w:tc>
        <w:tc>
          <w:tcPr>
            <w:tcW w:w="1013" w:type="dxa"/>
            <w:tcBorders>
              <w:top w:val="nil"/>
              <w:left w:val="nil"/>
              <w:bottom w:val="nil"/>
              <w:right w:val="nil"/>
            </w:tcBorders>
            <w:shd w:val="clear" w:color="auto" w:fill="E0E0E0"/>
            <w:tcMar>
              <w:top w:w="0" w:type="dxa"/>
              <w:left w:w="108" w:type="dxa"/>
              <w:bottom w:w="0" w:type="dxa"/>
              <w:right w:w="108" w:type="dxa"/>
            </w:tcMar>
            <w:tcPrChange w:id="1550" w:author="Bowler, Neill" w:date="2022-09-12T09:27:00Z">
              <w:tcPr>
                <w:tcW w:w="1013" w:type="dxa"/>
                <w:shd w:val="clear" w:color="auto" w:fill="E0E0E0"/>
                <w:tcMar>
                  <w:top w:w="0" w:type="dxa"/>
                  <w:left w:w="108" w:type="dxa"/>
                  <w:bottom w:w="0" w:type="dxa"/>
                  <w:right w:w="108" w:type="dxa"/>
                </w:tcMar>
              </w:tcPr>
            </w:tcPrChange>
          </w:tcPr>
          <w:p w14:paraId="1EDA1AB2" w14:textId="78D089EB" w:rsidR="009B0C63" w:rsidRDefault="009B0C63" w:rsidP="009B0C63">
            <w:pPr>
              <w:pStyle w:val="Standard"/>
              <w:snapToGrid w:val="0"/>
              <w:jc w:val="center"/>
              <w:rPr>
                <w:ins w:id="1551" w:author="Bowler, Neill" w:date="2022-09-12T09:23:00Z"/>
                <w:rFonts w:ascii="Arial" w:hAnsi="Arial" w:cs="Arial"/>
                <w:b/>
                <w:sz w:val="16"/>
                <w:szCs w:val="16"/>
              </w:rPr>
            </w:pPr>
            <w:ins w:id="1552" w:author="Bowler, Neill" w:date="2022-09-12T09:27:00Z">
              <w:r>
                <w:rPr>
                  <w:rFonts w:ascii="Arial" w:hAnsi="Arial" w:cs="Arial"/>
                  <w:b/>
                  <w:bCs/>
                  <w:color w:val="000000"/>
                  <w:sz w:val="16"/>
                  <w:szCs w:val="16"/>
                </w:rPr>
                <w:t>0 15 036</w:t>
              </w:r>
            </w:ins>
          </w:p>
        </w:tc>
        <w:tc>
          <w:tcPr>
            <w:tcW w:w="845" w:type="dxa"/>
            <w:tcBorders>
              <w:top w:val="nil"/>
              <w:left w:val="nil"/>
              <w:bottom w:val="nil"/>
              <w:right w:val="nil"/>
            </w:tcBorders>
            <w:shd w:val="clear" w:color="auto" w:fill="E0E0E0"/>
            <w:tcMar>
              <w:top w:w="0" w:type="dxa"/>
              <w:left w:w="108" w:type="dxa"/>
              <w:bottom w:w="0" w:type="dxa"/>
              <w:right w:w="108" w:type="dxa"/>
            </w:tcMar>
            <w:tcPrChange w:id="1553" w:author="Bowler, Neill" w:date="2022-09-12T09:27:00Z">
              <w:tcPr>
                <w:tcW w:w="845" w:type="dxa"/>
                <w:shd w:val="clear" w:color="auto" w:fill="E0E0E0"/>
                <w:tcMar>
                  <w:top w:w="0" w:type="dxa"/>
                  <w:left w:w="108" w:type="dxa"/>
                  <w:bottom w:w="0" w:type="dxa"/>
                  <w:right w:w="108" w:type="dxa"/>
                </w:tcMar>
              </w:tcPr>
            </w:tcPrChange>
          </w:tcPr>
          <w:p w14:paraId="303EF150" w14:textId="73480629" w:rsidR="009B0C63" w:rsidRDefault="009B0C63" w:rsidP="009B0C63">
            <w:pPr>
              <w:pStyle w:val="Standard"/>
              <w:snapToGrid w:val="0"/>
              <w:jc w:val="right"/>
              <w:rPr>
                <w:ins w:id="1554" w:author="Bowler, Neill" w:date="2022-09-12T09:23:00Z"/>
                <w:rFonts w:ascii="Arial" w:hAnsi="Arial" w:cs="Arial"/>
                <w:sz w:val="16"/>
                <w:szCs w:val="16"/>
              </w:rPr>
            </w:pPr>
            <w:ins w:id="1555" w:author="Bowler, Neill" w:date="2022-09-12T09:27:00Z">
              <w:r>
                <w:rPr>
                  <w:rFonts w:ascii="Arial" w:hAnsi="Arial" w:cs="Arial"/>
                  <w:b/>
                  <w:bCs/>
                  <w:color w:val="000000"/>
                  <w:sz w:val="16"/>
                  <w:szCs w:val="16"/>
                </w:rPr>
                <w:t>3</w:t>
              </w:r>
            </w:ins>
          </w:p>
        </w:tc>
        <w:tc>
          <w:tcPr>
            <w:tcW w:w="1265" w:type="dxa"/>
            <w:tcBorders>
              <w:top w:val="nil"/>
              <w:left w:val="nil"/>
              <w:bottom w:val="nil"/>
              <w:right w:val="nil"/>
            </w:tcBorders>
            <w:shd w:val="clear" w:color="auto" w:fill="E0E0E0"/>
            <w:tcMar>
              <w:top w:w="0" w:type="dxa"/>
              <w:left w:w="108" w:type="dxa"/>
              <w:bottom w:w="0" w:type="dxa"/>
              <w:right w:w="108" w:type="dxa"/>
            </w:tcMar>
            <w:tcPrChange w:id="1556" w:author="Bowler, Neill" w:date="2022-09-12T09:27:00Z">
              <w:tcPr>
                <w:tcW w:w="1265" w:type="dxa"/>
                <w:shd w:val="clear" w:color="auto" w:fill="E0E0E0"/>
                <w:tcMar>
                  <w:top w:w="0" w:type="dxa"/>
                  <w:left w:w="108" w:type="dxa"/>
                  <w:bottom w:w="0" w:type="dxa"/>
                  <w:right w:w="108" w:type="dxa"/>
                </w:tcMar>
              </w:tcPr>
            </w:tcPrChange>
          </w:tcPr>
          <w:p w14:paraId="79BC4AF2" w14:textId="2D215499" w:rsidR="009B0C63" w:rsidRDefault="009B0C63" w:rsidP="009B0C63">
            <w:pPr>
              <w:pStyle w:val="Standard"/>
              <w:snapToGrid w:val="0"/>
              <w:jc w:val="right"/>
              <w:rPr>
                <w:ins w:id="1557" w:author="Bowler, Neill" w:date="2022-09-12T09:23:00Z"/>
                <w:rFonts w:ascii="Arial" w:hAnsi="Arial" w:cs="Arial"/>
                <w:sz w:val="16"/>
                <w:szCs w:val="16"/>
              </w:rPr>
            </w:pPr>
            <w:ins w:id="1558" w:author="Bowler, Neill" w:date="2022-09-12T09:27:00Z">
              <w:r>
                <w:rPr>
                  <w:rFonts w:ascii="Arial" w:hAnsi="Arial" w:cs="Arial"/>
                  <w:b/>
                  <w:bCs/>
                  <w:color w:val="000000"/>
                  <w:sz w:val="16"/>
                  <w:szCs w:val="16"/>
                </w:rPr>
                <w:t>0</w:t>
              </w:r>
            </w:ins>
          </w:p>
        </w:tc>
        <w:tc>
          <w:tcPr>
            <w:tcW w:w="887" w:type="dxa"/>
            <w:tcBorders>
              <w:top w:val="nil"/>
              <w:left w:val="nil"/>
              <w:bottom w:val="nil"/>
              <w:right w:val="nil"/>
            </w:tcBorders>
            <w:shd w:val="clear" w:color="auto" w:fill="E0E0E0"/>
            <w:tcMar>
              <w:top w:w="0" w:type="dxa"/>
              <w:left w:w="108" w:type="dxa"/>
              <w:bottom w:w="0" w:type="dxa"/>
              <w:right w:w="108" w:type="dxa"/>
            </w:tcMar>
            <w:tcPrChange w:id="1559" w:author="Bowler, Neill" w:date="2022-09-12T09:27:00Z">
              <w:tcPr>
                <w:tcW w:w="887" w:type="dxa"/>
                <w:shd w:val="clear" w:color="auto" w:fill="E0E0E0"/>
                <w:tcMar>
                  <w:top w:w="0" w:type="dxa"/>
                  <w:left w:w="108" w:type="dxa"/>
                  <w:bottom w:w="0" w:type="dxa"/>
                  <w:right w:w="108" w:type="dxa"/>
                </w:tcMar>
              </w:tcPr>
            </w:tcPrChange>
          </w:tcPr>
          <w:p w14:paraId="479431A8" w14:textId="72B7353D" w:rsidR="009B0C63" w:rsidRDefault="009B0C63" w:rsidP="009B0C63">
            <w:pPr>
              <w:pStyle w:val="Standard"/>
              <w:snapToGrid w:val="0"/>
              <w:jc w:val="right"/>
              <w:rPr>
                <w:ins w:id="1560" w:author="Bowler, Neill" w:date="2022-09-12T09:23:00Z"/>
                <w:rFonts w:ascii="Arial" w:hAnsi="Arial" w:cs="Arial"/>
                <w:sz w:val="16"/>
                <w:szCs w:val="16"/>
              </w:rPr>
            </w:pPr>
            <w:ins w:id="1561" w:author="Bowler, Neill" w:date="2022-09-12T09:27:00Z">
              <w:r>
                <w:rPr>
                  <w:rFonts w:ascii="Arial" w:hAnsi="Arial" w:cs="Arial"/>
                  <w:b/>
                  <w:bCs/>
                  <w:color w:val="000000"/>
                  <w:sz w:val="16"/>
                  <w:szCs w:val="16"/>
                </w:rPr>
                <w:t>16</w:t>
              </w:r>
            </w:ins>
          </w:p>
        </w:tc>
        <w:tc>
          <w:tcPr>
            <w:tcW w:w="1063" w:type="dxa"/>
            <w:tcBorders>
              <w:top w:val="nil"/>
              <w:left w:val="nil"/>
              <w:bottom w:val="nil"/>
              <w:right w:val="nil"/>
            </w:tcBorders>
            <w:shd w:val="clear" w:color="auto" w:fill="E0E0E0"/>
            <w:tcMar>
              <w:top w:w="0" w:type="dxa"/>
              <w:left w:w="108" w:type="dxa"/>
              <w:bottom w:w="0" w:type="dxa"/>
              <w:right w:w="108" w:type="dxa"/>
            </w:tcMar>
            <w:tcPrChange w:id="1562" w:author="Bowler, Neill" w:date="2022-09-12T09:27:00Z">
              <w:tcPr>
                <w:tcW w:w="1063" w:type="dxa"/>
                <w:shd w:val="clear" w:color="auto" w:fill="E0E0E0"/>
                <w:tcMar>
                  <w:top w:w="0" w:type="dxa"/>
                  <w:left w:w="108" w:type="dxa"/>
                  <w:bottom w:w="0" w:type="dxa"/>
                  <w:right w:w="108" w:type="dxa"/>
                </w:tcMar>
              </w:tcPr>
            </w:tcPrChange>
          </w:tcPr>
          <w:p w14:paraId="1B41CABB" w14:textId="7982662F" w:rsidR="009B0C63" w:rsidRDefault="009B0C63" w:rsidP="009B0C63">
            <w:pPr>
              <w:pStyle w:val="Standard"/>
              <w:snapToGrid w:val="0"/>
              <w:rPr>
                <w:ins w:id="1563" w:author="Bowler, Neill" w:date="2022-09-12T09:23:00Z"/>
                <w:rFonts w:ascii="Arial" w:hAnsi="Arial" w:cs="Arial"/>
                <w:sz w:val="16"/>
                <w:szCs w:val="16"/>
              </w:rPr>
            </w:pPr>
            <w:ins w:id="1564" w:author="Bowler, Neill" w:date="2022-09-12T09:27:00Z">
              <w:r>
                <w:rPr>
                  <w:rFonts w:ascii="Arial" w:hAnsi="Arial" w:cs="Arial"/>
                  <w:b/>
                  <w:bCs/>
                  <w:color w:val="000000"/>
                  <w:sz w:val="16"/>
                  <w:szCs w:val="16"/>
                </w:rPr>
                <w:t>N-units</w:t>
              </w:r>
            </w:ins>
          </w:p>
        </w:tc>
        <w:tc>
          <w:tcPr>
            <w:tcW w:w="2481" w:type="dxa"/>
            <w:tcBorders>
              <w:top w:val="nil"/>
              <w:left w:val="nil"/>
              <w:bottom w:val="nil"/>
              <w:right w:val="nil"/>
            </w:tcBorders>
            <w:shd w:val="clear" w:color="auto" w:fill="E0E0E0"/>
            <w:tcMar>
              <w:top w:w="0" w:type="dxa"/>
              <w:left w:w="108" w:type="dxa"/>
              <w:bottom w:w="0" w:type="dxa"/>
              <w:right w:w="108" w:type="dxa"/>
            </w:tcMar>
            <w:tcPrChange w:id="1565" w:author="Bowler, Neill" w:date="2022-09-12T09:27:00Z">
              <w:tcPr>
                <w:tcW w:w="2481" w:type="dxa"/>
                <w:shd w:val="clear" w:color="auto" w:fill="E0E0E0"/>
                <w:tcMar>
                  <w:top w:w="0" w:type="dxa"/>
                  <w:left w:w="108" w:type="dxa"/>
                  <w:bottom w:w="0" w:type="dxa"/>
                  <w:right w:w="108" w:type="dxa"/>
                </w:tcMar>
              </w:tcPr>
            </w:tcPrChange>
          </w:tcPr>
          <w:p w14:paraId="460B3376" w14:textId="1A971130" w:rsidR="009B0C63" w:rsidRDefault="009B0C63" w:rsidP="009B0C63">
            <w:pPr>
              <w:pStyle w:val="Standard"/>
              <w:snapToGrid w:val="0"/>
              <w:rPr>
                <w:ins w:id="1566" w:author="Bowler, Neill" w:date="2022-09-12T09:23:00Z"/>
                <w:rFonts w:ascii="Arial" w:hAnsi="Arial" w:cs="Arial"/>
                <w:sz w:val="16"/>
                <w:szCs w:val="16"/>
              </w:rPr>
            </w:pPr>
            <w:ins w:id="1567" w:author="Bowler, Neill" w:date="2022-09-12T09:27:00Z">
              <w:r>
                <w:rPr>
                  <w:rFonts w:ascii="Arial" w:hAnsi="Arial" w:cs="Arial"/>
                  <w:b/>
                  <w:bCs/>
                  <w:color w:val="000000"/>
                  <w:sz w:val="16"/>
                  <w:szCs w:val="16"/>
                </w:rPr>
                <w:t>0-10, to 10</w:t>
              </w:r>
              <w:r>
                <w:rPr>
                  <w:rFonts w:ascii="Arial" w:hAnsi="Arial" w:cs="Arial"/>
                  <w:b/>
                  <w:bCs/>
                  <w:color w:val="000000"/>
                  <w:position w:val="5"/>
                  <w:sz w:val="16"/>
                  <w:szCs w:val="16"/>
                  <w:vertAlign w:val="superscript"/>
                </w:rPr>
                <w:t>-3</w:t>
              </w:r>
              <w:r>
                <w:rPr>
                  <w:rFonts w:ascii="Arial" w:hAnsi="Arial" w:cs="Arial"/>
                  <w:b/>
                  <w:bCs/>
                  <w:color w:val="000000"/>
                  <w:sz w:val="16"/>
                  <w:szCs w:val="16"/>
                </w:rPr>
                <w:t xml:space="preserve"> N-units</w:t>
              </w:r>
            </w:ins>
          </w:p>
        </w:tc>
      </w:tr>
      <w:tr w:rsidR="009B0C63" w14:paraId="25896F48" w14:textId="77777777" w:rsidTr="000F02C1">
        <w:trPr>
          <w:cantSplit/>
          <w:jc w:val="center"/>
          <w:ins w:id="1568" w:author="Bowler, Neill" w:date="2022-09-12T09:23:00Z"/>
        </w:trPr>
        <w:tc>
          <w:tcPr>
            <w:tcW w:w="709" w:type="dxa"/>
            <w:shd w:val="clear" w:color="auto" w:fill="E0E0E0"/>
            <w:tcMar>
              <w:top w:w="0" w:type="dxa"/>
              <w:left w:w="108" w:type="dxa"/>
              <w:bottom w:w="0" w:type="dxa"/>
              <w:right w:w="108" w:type="dxa"/>
            </w:tcMar>
          </w:tcPr>
          <w:p w14:paraId="4E6B5E38" w14:textId="798182D7" w:rsidR="009B0C63" w:rsidRDefault="009B0C63" w:rsidP="009B0C63">
            <w:pPr>
              <w:pStyle w:val="Standard"/>
              <w:snapToGrid w:val="0"/>
              <w:jc w:val="right"/>
              <w:rPr>
                <w:ins w:id="1569" w:author="Bowler, Neill" w:date="2022-09-12T09:23:00Z"/>
                <w:rFonts w:ascii="Arial" w:hAnsi="Arial" w:cs="Arial"/>
                <w:sz w:val="16"/>
                <w:szCs w:val="16"/>
              </w:rPr>
            </w:pPr>
            <w:ins w:id="1570" w:author="Bowler, Neill" w:date="2022-09-12T09:24:00Z">
              <w:r>
                <w:rPr>
                  <w:rFonts w:ascii="Arial" w:hAnsi="Arial" w:cs="Arial"/>
                  <w:sz w:val="16"/>
                  <w:szCs w:val="16"/>
                </w:rPr>
                <w:t>N0+</w:t>
              </w:r>
            </w:ins>
            <w:ins w:id="1571" w:author="Bowler, Neill" w:date="2022-09-30T16:22:00Z">
              <w:r>
                <w:rPr>
                  <w:rFonts w:ascii="Arial" w:hAnsi="Arial" w:cs="Arial"/>
                  <w:sz w:val="16"/>
                  <w:szCs w:val="16"/>
                </w:rPr>
                <w:t>13</w:t>
              </w:r>
            </w:ins>
          </w:p>
        </w:tc>
        <w:tc>
          <w:tcPr>
            <w:tcW w:w="2085" w:type="dxa"/>
            <w:tcBorders>
              <w:top w:val="nil"/>
              <w:left w:val="nil"/>
              <w:bottom w:val="nil"/>
              <w:right w:val="nil"/>
            </w:tcBorders>
            <w:shd w:val="clear" w:color="auto" w:fill="F2F2F2"/>
            <w:tcMar>
              <w:top w:w="0" w:type="dxa"/>
              <w:left w:w="108" w:type="dxa"/>
              <w:bottom w:w="0" w:type="dxa"/>
              <w:right w:w="108" w:type="dxa"/>
            </w:tcMar>
          </w:tcPr>
          <w:p w14:paraId="080A5DBE" w14:textId="307B1882" w:rsidR="009B0C63" w:rsidRDefault="009B0C63" w:rsidP="009B0C63">
            <w:pPr>
              <w:pStyle w:val="Standard"/>
              <w:snapToGrid w:val="0"/>
              <w:rPr>
                <w:ins w:id="1572" w:author="Bowler, Neill" w:date="2022-09-12T09:23:00Z"/>
                <w:rFonts w:ascii="Arial" w:hAnsi="Arial" w:cs="Arial"/>
                <w:b/>
                <w:sz w:val="16"/>
                <w:szCs w:val="16"/>
              </w:rPr>
            </w:pPr>
            <w:ins w:id="1573" w:author="Bowler, Neill" w:date="2022-09-12T09:27:00Z">
              <w:r>
                <w:rPr>
                  <w:rFonts w:ascii="Arial" w:hAnsi="Arial" w:cs="Arial"/>
                  <w:color w:val="000000"/>
                  <w:sz w:val="16"/>
                  <w:szCs w:val="16"/>
                </w:rPr>
                <w:t>Change</w:t>
              </w:r>
              <w:r>
                <w:rPr>
                  <w:rFonts w:ascii="Arial" w:eastAsia="Arial" w:hAnsi="Arial" w:cs="Arial"/>
                  <w:color w:val="000000"/>
                  <w:sz w:val="16"/>
                  <w:szCs w:val="16"/>
                </w:rPr>
                <w:t xml:space="preserve"> </w:t>
              </w:r>
              <w:r>
                <w:rPr>
                  <w:rFonts w:ascii="Arial" w:hAnsi="Arial" w:cs="Arial"/>
                  <w:color w:val="000000"/>
                  <w:sz w:val="16"/>
                  <w:szCs w:val="16"/>
                </w:rPr>
                <w:t>width</w:t>
              </w:r>
              <w:r>
                <w:rPr>
                  <w:rFonts w:ascii="Arial" w:eastAsia="Arial" w:hAnsi="Arial" w:cs="Arial"/>
                  <w:color w:val="000000"/>
                  <w:sz w:val="16"/>
                  <w:szCs w:val="16"/>
                </w:rPr>
                <w:t xml:space="preserve"> </w:t>
              </w:r>
              <w:r>
                <w:rPr>
                  <w:rFonts w:ascii="Arial" w:hAnsi="Arial" w:cs="Arial"/>
                  <w:color w:val="000000"/>
                  <w:sz w:val="16"/>
                  <w:szCs w:val="16"/>
                </w:rPr>
                <w:t>to</w:t>
              </w:r>
              <w:r>
                <w:rPr>
                  <w:rFonts w:ascii="Arial" w:eastAsia="Arial" w:hAnsi="Arial" w:cs="Arial"/>
                  <w:color w:val="000000"/>
                  <w:sz w:val="16"/>
                  <w:szCs w:val="16"/>
                </w:rPr>
                <w:t xml:space="preserve"> </w:t>
              </w:r>
              <w:r>
                <w:rPr>
                  <w:rFonts w:ascii="Arial" w:hAnsi="Arial" w:cs="Arial"/>
                  <w:color w:val="000000"/>
                  <w:sz w:val="16"/>
                  <w:szCs w:val="16"/>
                </w:rPr>
                <w:t>Table</w:t>
              </w:r>
              <w:r>
                <w:rPr>
                  <w:rFonts w:ascii="Arial" w:eastAsia="Arial" w:hAnsi="Arial" w:cs="Arial"/>
                  <w:color w:val="000000"/>
                  <w:sz w:val="16"/>
                  <w:szCs w:val="16"/>
                </w:rPr>
                <w:t xml:space="preserve"> </w:t>
              </w:r>
              <w:r>
                <w:rPr>
                  <w:rFonts w:ascii="Arial" w:hAnsi="Arial" w:cs="Arial"/>
                  <w:color w:val="000000"/>
                  <w:sz w:val="16"/>
                  <w:szCs w:val="16"/>
                </w:rPr>
                <w:t>B</w:t>
              </w:r>
            </w:ins>
          </w:p>
        </w:tc>
        <w:tc>
          <w:tcPr>
            <w:tcW w:w="1013" w:type="dxa"/>
            <w:tcBorders>
              <w:top w:val="nil"/>
              <w:left w:val="nil"/>
              <w:bottom w:val="nil"/>
              <w:right w:val="nil"/>
            </w:tcBorders>
            <w:shd w:val="clear" w:color="auto" w:fill="F2F2F2"/>
            <w:tcMar>
              <w:top w:w="0" w:type="dxa"/>
              <w:left w:w="108" w:type="dxa"/>
              <w:bottom w:w="0" w:type="dxa"/>
              <w:right w:w="108" w:type="dxa"/>
            </w:tcMar>
          </w:tcPr>
          <w:p w14:paraId="10BAFBDF" w14:textId="7D68044C" w:rsidR="009B0C63" w:rsidRDefault="009B0C63" w:rsidP="009B0C63">
            <w:pPr>
              <w:pStyle w:val="Standard"/>
              <w:snapToGrid w:val="0"/>
              <w:jc w:val="center"/>
              <w:rPr>
                <w:ins w:id="1574" w:author="Bowler, Neill" w:date="2022-09-12T09:23:00Z"/>
                <w:rFonts w:ascii="Arial" w:hAnsi="Arial" w:cs="Arial"/>
                <w:b/>
                <w:sz w:val="16"/>
                <w:szCs w:val="16"/>
              </w:rPr>
            </w:pPr>
            <w:ins w:id="1575" w:author="Bowler, Neill" w:date="2022-09-12T09:27:00Z">
              <w:r>
                <w:rPr>
                  <w:rFonts w:ascii="Arial" w:hAnsi="Arial" w:cs="Arial"/>
                  <w:b/>
                  <w:bCs/>
                  <w:color w:val="000000"/>
                  <w:sz w:val="16"/>
                  <w:szCs w:val="16"/>
                </w:rPr>
                <w:t>2</w:t>
              </w:r>
              <w:r>
                <w:rPr>
                  <w:rFonts w:ascii="Arial" w:eastAsia="Arial" w:hAnsi="Arial" w:cs="Arial"/>
                  <w:b/>
                  <w:bCs/>
                  <w:color w:val="000000"/>
                  <w:sz w:val="16"/>
                  <w:szCs w:val="16"/>
                </w:rPr>
                <w:t xml:space="preserve"> </w:t>
              </w:r>
              <w:r>
                <w:rPr>
                  <w:rFonts w:ascii="Arial" w:hAnsi="Arial" w:cs="Arial"/>
                  <w:b/>
                  <w:bCs/>
                  <w:color w:val="000000"/>
                  <w:sz w:val="16"/>
                  <w:szCs w:val="16"/>
                </w:rPr>
                <w:t>01</w:t>
              </w:r>
              <w:r>
                <w:rPr>
                  <w:rFonts w:ascii="Arial" w:eastAsia="Arial" w:hAnsi="Arial" w:cs="Arial"/>
                  <w:b/>
                  <w:bCs/>
                  <w:color w:val="000000"/>
                  <w:sz w:val="16"/>
                  <w:szCs w:val="16"/>
                </w:rPr>
                <w:t xml:space="preserve"> </w:t>
              </w:r>
              <w:r>
                <w:rPr>
                  <w:rFonts w:ascii="Arial" w:hAnsi="Arial" w:cs="Arial"/>
                  <w:b/>
                  <w:bCs/>
                  <w:color w:val="000000"/>
                  <w:sz w:val="16"/>
                  <w:szCs w:val="16"/>
                </w:rPr>
                <w:t>000</w:t>
              </w:r>
            </w:ins>
          </w:p>
        </w:tc>
        <w:tc>
          <w:tcPr>
            <w:tcW w:w="845" w:type="dxa"/>
            <w:tcBorders>
              <w:top w:val="nil"/>
              <w:left w:val="nil"/>
              <w:bottom w:val="nil"/>
              <w:right w:val="nil"/>
            </w:tcBorders>
            <w:shd w:val="clear" w:color="auto" w:fill="F2F2F2"/>
            <w:tcMar>
              <w:top w:w="0" w:type="dxa"/>
              <w:left w:w="108" w:type="dxa"/>
              <w:bottom w:w="0" w:type="dxa"/>
              <w:right w:w="108" w:type="dxa"/>
            </w:tcMar>
          </w:tcPr>
          <w:p w14:paraId="705D562D" w14:textId="77777777" w:rsidR="009B0C63" w:rsidRDefault="009B0C63" w:rsidP="009B0C63">
            <w:pPr>
              <w:pStyle w:val="Standard"/>
              <w:snapToGrid w:val="0"/>
              <w:jc w:val="right"/>
              <w:rPr>
                <w:ins w:id="1576" w:author="Bowler, Neill" w:date="2022-09-12T09:23:00Z"/>
                <w:rFonts w:ascii="Arial" w:hAnsi="Arial" w:cs="Arial"/>
                <w:sz w:val="16"/>
                <w:szCs w:val="16"/>
              </w:rPr>
            </w:pPr>
          </w:p>
        </w:tc>
        <w:tc>
          <w:tcPr>
            <w:tcW w:w="1265" w:type="dxa"/>
            <w:tcBorders>
              <w:top w:val="nil"/>
              <w:left w:val="nil"/>
              <w:bottom w:val="nil"/>
              <w:right w:val="nil"/>
            </w:tcBorders>
            <w:shd w:val="clear" w:color="auto" w:fill="F2F2F2"/>
            <w:tcMar>
              <w:top w:w="0" w:type="dxa"/>
              <w:left w:w="108" w:type="dxa"/>
              <w:bottom w:w="0" w:type="dxa"/>
              <w:right w:w="108" w:type="dxa"/>
            </w:tcMar>
          </w:tcPr>
          <w:p w14:paraId="47BFF714" w14:textId="77777777" w:rsidR="009B0C63" w:rsidRDefault="009B0C63" w:rsidP="009B0C63">
            <w:pPr>
              <w:pStyle w:val="Standard"/>
              <w:snapToGrid w:val="0"/>
              <w:jc w:val="right"/>
              <w:rPr>
                <w:ins w:id="1577" w:author="Bowler, Neill" w:date="2022-09-12T09:23:00Z"/>
                <w:rFonts w:ascii="Arial" w:hAnsi="Arial" w:cs="Arial"/>
                <w:sz w:val="16"/>
                <w:szCs w:val="16"/>
              </w:rPr>
            </w:pPr>
          </w:p>
        </w:tc>
        <w:tc>
          <w:tcPr>
            <w:tcW w:w="887" w:type="dxa"/>
            <w:tcBorders>
              <w:top w:val="nil"/>
              <w:left w:val="nil"/>
              <w:bottom w:val="nil"/>
              <w:right w:val="nil"/>
            </w:tcBorders>
            <w:shd w:val="clear" w:color="auto" w:fill="F2F2F2"/>
            <w:tcMar>
              <w:top w:w="0" w:type="dxa"/>
              <w:left w:w="108" w:type="dxa"/>
              <w:bottom w:w="0" w:type="dxa"/>
              <w:right w:w="108" w:type="dxa"/>
            </w:tcMar>
          </w:tcPr>
          <w:p w14:paraId="2A76A87D" w14:textId="77777777" w:rsidR="009B0C63" w:rsidRDefault="009B0C63" w:rsidP="009B0C63">
            <w:pPr>
              <w:pStyle w:val="Standard"/>
              <w:snapToGrid w:val="0"/>
              <w:jc w:val="right"/>
              <w:rPr>
                <w:ins w:id="1578" w:author="Bowler, Neill" w:date="2022-09-12T09:23:00Z"/>
                <w:rFonts w:ascii="Arial" w:hAnsi="Arial" w:cs="Arial"/>
                <w:sz w:val="16"/>
                <w:szCs w:val="16"/>
              </w:rPr>
            </w:pPr>
          </w:p>
        </w:tc>
        <w:tc>
          <w:tcPr>
            <w:tcW w:w="1063" w:type="dxa"/>
            <w:tcBorders>
              <w:top w:val="nil"/>
              <w:left w:val="nil"/>
              <w:bottom w:val="nil"/>
              <w:right w:val="nil"/>
            </w:tcBorders>
            <w:shd w:val="clear" w:color="auto" w:fill="F2F2F2"/>
            <w:tcMar>
              <w:top w:w="0" w:type="dxa"/>
              <w:left w:w="108" w:type="dxa"/>
              <w:bottom w:w="0" w:type="dxa"/>
              <w:right w:w="108" w:type="dxa"/>
            </w:tcMar>
          </w:tcPr>
          <w:p w14:paraId="252A7E4E" w14:textId="77777777" w:rsidR="009B0C63" w:rsidRDefault="009B0C63" w:rsidP="009B0C63">
            <w:pPr>
              <w:pStyle w:val="Standard"/>
              <w:snapToGrid w:val="0"/>
              <w:rPr>
                <w:ins w:id="1579" w:author="Bowler, Neill" w:date="2022-09-12T09:23:00Z"/>
                <w:rFonts w:ascii="Arial" w:hAnsi="Arial" w:cs="Arial"/>
                <w:sz w:val="16"/>
                <w:szCs w:val="16"/>
              </w:rPr>
            </w:pPr>
          </w:p>
        </w:tc>
        <w:tc>
          <w:tcPr>
            <w:tcW w:w="2481" w:type="dxa"/>
            <w:tcBorders>
              <w:top w:val="nil"/>
              <w:left w:val="nil"/>
              <w:bottom w:val="nil"/>
              <w:right w:val="nil"/>
            </w:tcBorders>
            <w:shd w:val="clear" w:color="auto" w:fill="F2F2F2"/>
            <w:tcMar>
              <w:top w:w="0" w:type="dxa"/>
              <w:left w:w="108" w:type="dxa"/>
              <w:bottom w:w="0" w:type="dxa"/>
              <w:right w:w="108" w:type="dxa"/>
            </w:tcMar>
          </w:tcPr>
          <w:p w14:paraId="6A3C4755" w14:textId="77777777" w:rsidR="009B0C63" w:rsidRDefault="009B0C63" w:rsidP="009B0C63">
            <w:pPr>
              <w:pStyle w:val="Standard"/>
              <w:snapToGrid w:val="0"/>
              <w:rPr>
                <w:ins w:id="1580" w:author="Bowler, Neill" w:date="2022-09-12T09:23:00Z"/>
                <w:rFonts w:ascii="Arial" w:hAnsi="Arial" w:cs="Arial"/>
                <w:sz w:val="16"/>
                <w:szCs w:val="16"/>
              </w:rPr>
            </w:pPr>
          </w:p>
        </w:tc>
      </w:tr>
      <w:tr w:rsidR="009B0C63" w14:paraId="5FAA0FE2" w14:textId="77777777" w:rsidTr="000F02C1">
        <w:tblPrEx>
          <w:tblW w:w="10348" w:type="dxa"/>
          <w:jc w:val="center"/>
          <w:tblLayout w:type="fixed"/>
          <w:tblCellMar>
            <w:left w:w="10" w:type="dxa"/>
            <w:right w:w="10" w:type="dxa"/>
          </w:tblCellMar>
          <w:tblLook w:val="0000" w:firstRow="0" w:lastRow="0" w:firstColumn="0" w:lastColumn="0" w:noHBand="0" w:noVBand="0"/>
          <w:tblPrExChange w:id="1581" w:author="Bowler, Neill" w:date="2022-09-12T09:27: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ins w:id="1582" w:author="Bowler, Neill" w:date="2022-09-12T09:26:00Z"/>
          <w:trPrChange w:id="1583" w:author="Bowler, Neill" w:date="2022-09-12T09:27:00Z">
            <w:trPr>
              <w:cantSplit/>
              <w:jc w:val="center"/>
            </w:trPr>
          </w:trPrChange>
        </w:trPr>
        <w:tc>
          <w:tcPr>
            <w:tcW w:w="709" w:type="dxa"/>
            <w:shd w:val="clear" w:color="auto" w:fill="E0E0E0"/>
            <w:tcMar>
              <w:top w:w="0" w:type="dxa"/>
              <w:left w:w="108" w:type="dxa"/>
              <w:bottom w:w="0" w:type="dxa"/>
              <w:right w:w="108" w:type="dxa"/>
            </w:tcMar>
            <w:tcPrChange w:id="1584" w:author="Bowler, Neill" w:date="2022-09-12T09:27:00Z">
              <w:tcPr>
                <w:tcW w:w="709" w:type="dxa"/>
                <w:shd w:val="clear" w:color="auto" w:fill="E0E0E0"/>
                <w:tcMar>
                  <w:top w:w="0" w:type="dxa"/>
                  <w:left w:w="108" w:type="dxa"/>
                  <w:bottom w:w="0" w:type="dxa"/>
                  <w:right w:w="108" w:type="dxa"/>
                </w:tcMar>
              </w:tcPr>
            </w:tcPrChange>
          </w:tcPr>
          <w:p w14:paraId="2CDBD068" w14:textId="33ACE4CB" w:rsidR="009B0C63" w:rsidRDefault="009B0C63" w:rsidP="009B0C63">
            <w:pPr>
              <w:pStyle w:val="Standard"/>
              <w:snapToGrid w:val="0"/>
              <w:jc w:val="right"/>
              <w:rPr>
                <w:ins w:id="1585" w:author="Bowler, Neill" w:date="2022-09-12T09:26:00Z"/>
                <w:rFonts w:ascii="Arial" w:hAnsi="Arial" w:cs="Arial"/>
                <w:sz w:val="16"/>
                <w:szCs w:val="16"/>
              </w:rPr>
            </w:pPr>
            <w:ins w:id="1586" w:author="Bowler, Neill" w:date="2022-09-12T09:26:00Z">
              <w:r>
                <w:rPr>
                  <w:rFonts w:ascii="Arial" w:hAnsi="Arial" w:cs="Arial"/>
                  <w:sz w:val="16"/>
                  <w:szCs w:val="16"/>
                </w:rPr>
                <w:t>N0+1</w:t>
              </w:r>
            </w:ins>
            <w:ins w:id="1587" w:author="Bowler, Neill" w:date="2022-09-30T16:22:00Z">
              <w:r>
                <w:rPr>
                  <w:rFonts w:ascii="Arial" w:hAnsi="Arial" w:cs="Arial"/>
                  <w:sz w:val="16"/>
                  <w:szCs w:val="16"/>
                </w:rPr>
                <w:t>4</w:t>
              </w:r>
            </w:ins>
          </w:p>
        </w:tc>
        <w:tc>
          <w:tcPr>
            <w:tcW w:w="2085" w:type="dxa"/>
            <w:tcBorders>
              <w:top w:val="nil"/>
              <w:left w:val="nil"/>
              <w:bottom w:val="nil"/>
              <w:right w:val="nil"/>
            </w:tcBorders>
            <w:shd w:val="clear" w:color="auto" w:fill="E0E0E0"/>
            <w:tcMar>
              <w:top w:w="0" w:type="dxa"/>
              <w:left w:w="108" w:type="dxa"/>
              <w:bottom w:w="0" w:type="dxa"/>
              <w:right w:w="108" w:type="dxa"/>
            </w:tcMar>
            <w:tcPrChange w:id="1588" w:author="Bowler, Neill" w:date="2022-09-12T09:27:00Z">
              <w:tcPr>
                <w:tcW w:w="2085" w:type="dxa"/>
                <w:shd w:val="clear" w:color="auto" w:fill="E0E0E0"/>
                <w:tcMar>
                  <w:top w:w="0" w:type="dxa"/>
                  <w:left w:w="108" w:type="dxa"/>
                  <w:bottom w:w="0" w:type="dxa"/>
                  <w:right w:w="108" w:type="dxa"/>
                </w:tcMar>
              </w:tcPr>
            </w:tcPrChange>
          </w:tcPr>
          <w:p w14:paraId="07D70159" w14:textId="1A79C5FB" w:rsidR="009B0C63" w:rsidRDefault="009B0C63" w:rsidP="009B0C63">
            <w:pPr>
              <w:pStyle w:val="Standard"/>
              <w:snapToGrid w:val="0"/>
              <w:rPr>
                <w:ins w:id="1589" w:author="Bowler, Neill" w:date="2022-09-12T09:26:00Z"/>
                <w:rFonts w:ascii="Arial" w:hAnsi="Arial" w:cs="Arial"/>
                <w:b/>
                <w:sz w:val="16"/>
                <w:szCs w:val="16"/>
              </w:rPr>
            </w:pPr>
            <w:ins w:id="1590" w:author="Bowler, Neill" w:date="2022-09-12T09:27:00Z">
              <w:r>
                <w:rPr>
                  <w:rFonts w:ascii="Arial" w:hAnsi="Arial" w:cs="Arial"/>
                  <w:b/>
                  <w:bCs/>
                  <w:color w:val="000000"/>
                  <w:sz w:val="16"/>
                  <w:szCs w:val="16"/>
                </w:rPr>
                <w:t>First</w:t>
              </w:r>
              <w:r>
                <w:rPr>
                  <w:rFonts w:ascii="Arial" w:eastAsia="Arial" w:hAnsi="Arial" w:cs="Arial"/>
                  <w:b/>
                  <w:bCs/>
                  <w:color w:val="000000"/>
                  <w:sz w:val="16"/>
                  <w:szCs w:val="16"/>
                </w:rPr>
                <w:t xml:space="preserve"> </w:t>
              </w:r>
              <w:r>
                <w:rPr>
                  <w:rFonts w:ascii="Arial" w:hAnsi="Arial" w:cs="Arial"/>
                  <w:b/>
                  <w:bCs/>
                  <w:color w:val="000000"/>
                  <w:sz w:val="16"/>
                  <w:szCs w:val="16"/>
                </w:rPr>
                <w:t>order</w:t>
              </w:r>
              <w:r>
                <w:rPr>
                  <w:rFonts w:ascii="Arial" w:eastAsia="Arial" w:hAnsi="Arial" w:cs="Arial"/>
                  <w:b/>
                  <w:bCs/>
                  <w:color w:val="000000"/>
                  <w:sz w:val="16"/>
                  <w:szCs w:val="16"/>
                </w:rPr>
                <w:t xml:space="preserve"> </w:t>
              </w:r>
              <w:r>
                <w:rPr>
                  <w:rFonts w:ascii="Arial" w:hAnsi="Arial" w:cs="Arial"/>
                  <w:b/>
                  <w:bCs/>
                  <w:color w:val="000000"/>
                  <w:sz w:val="16"/>
                  <w:szCs w:val="16"/>
                </w:rPr>
                <w:t>statistics</w:t>
              </w:r>
            </w:ins>
          </w:p>
        </w:tc>
        <w:tc>
          <w:tcPr>
            <w:tcW w:w="1013" w:type="dxa"/>
            <w:tcBorders>
              <w:top w:val="nil"/>
              <w:left w:val="nil"/>
              <w:bottom w:val="nil"/>
              <w:right w:val="nil"/>
            </w:tcBorders>
            <w:shd w:val="clear" w:color="auto" w:fill="E0E0E0"/>
            <w:tcMar>
              <w:top w:w="0" w:type="dxa"/>
              <w:left w:w="108" w:type="dxa"/>
              <w:bottom w:w="0" w:type="dxa"/>
              <w:right w:w="108" w:type="dxa"/>
            </w:tcMar>
            <w:tcPrChange w:id="1591" w:author="Bowler, Neill" w:date="2022-09-12T09:27:00Z">
              <w:tcPr>
                <w:tcW w:w="1013" w:type="dxa"/>
                <w:shd w:val="clear" w:color="auto" w:fill="E0E0E0"/>
                <w:tcMar>
                  <w:top w:w="0" w:type="dxa"/>
                  <w:left w:w="108" w:type="dxa"/>
                  <w:bottom w:w="0" w:type="dxa"/>
                  <w:right w:w="108" w:type="dxa"/>
                </w:tcMar>
              </w:tcPr>
            </w:tcPrChange>
          </w:tcPr>
          <w:p w14:paraId="5E5B6575" w14:textId="4CACF717" w:rsidR="009B0C63" w:rsidRDefault="009B0C63" w:rsidP="009B0C63">
            <w:pPr>
              <w:pStyle w:val="Standard"/>
              <w:snapToGrid w:val="0"/>
              <w:jc w:val="center"/>
              <w:rPr>
                <w:ins w:id="1592" w:author="Bowler, Neill" w:date="2022-09-12T09:26:00Z"/>
                <w:rFonts w:ascii="Arial" w:hAnsi="Arial" w:cs="Arial"/>
                <w:b/>
                <w:sz w:val="16"/>
                <w:szCs w:val="16"/>
              </w:rPr>
            </w:pPr>
            <w:ins w:id="1593" w:author="Bowler, Neill" w:date="2022-09-12T09:27:00Z">
              <w:r>
                <w:rPr>
                  <w:rFonts w:ascii="Arial" w:hAnsi="Arial" w:cs="Arial"/>
                  <w:b/>
                  <w:bCs/>
                  <w:color w:val="000000"/>
                  <w:sz w:val="16"/>
                  <w:szCs w:val="16"/>
                </w:rPr>
                <w:t>0</w:t>
              </w:r>
              <w:r>
                <w:rPr>
                  <w:rFonts w:ascii="Arial" w:eastAsia="Arial" w:hAnsi="Arial" w:cs="Arial"/>
                  <w:b/>
                  <w:bCs/>
                  <w:color w:val="000000"/>
                  <w:sz w:val="16"/>
                  <w:szCs w:val="16"/>
                </w:rPr>
                <w:t xml:space="preserve"> </w:t>
              </w:r>
              <w:r>
                <w:rPr>
                  <w:rFonts w:ascii="Arial" w:hAnsi="Arial" w:cs="Arial"/>
                  <w:b/>
                  <w:bCs/>
                  <w:color w:val="000000"/>
                  <w:sz w:val="16"/>
                  <w:szCs w:val="16"/>
                </w:rPr>
                <w:t>08</w:t>
              </w:r>
              <w:r>
                <w:rPr>
                  <w:rFonts w:ascii="Arial" w:eastAsia="Arial" w:hAnsi="Arial" w:cs="Arial"/>
                  <w:b/>
                  <w:bCs/>
                  <w:color w:val="000000"/>
                  <w:sz w:val="16"/>
                  <w:szCs w:val="16"/>
                </w:rPr>
                <w:t xml:space="preserve"> </w:t>
              </w:r>
              <w:r>
                <w:rPr>
                  <w:rFonts w:ascii="Arial" w:hAnsi="Arial" w:cs="Arial"/>
                  <w:b/>
                  <w:bCs/>
                  <w:color w:val="000000"/>
                  <w:sz w:val="16"/>
                  <w:szCs w:val="16"/>
                </w:rPr>
                <w:t>023</w:t>
              </w:r>
            </w:ins>
          </w:p>
        </w:tc>
        <w:tc>
          <w:tcPr>
            <w:tcW w:w="845" w:type="dxa"/>
            <w:tcBorders>
              <w:top w:val="nil"/>
              <w:left w:val="nil"/>
              <w:bottom w:val="nil"/>
              <w:right w:val="nil"/>
            </w:tcBorders>
            <w:shd w:val="clear" w:color="auto" w:fill="E0E0E0"/>
            <w:tcMar>
              <w:top w:w="0" w:type="dxa"/>
              <w:left w:w="108" w:type="dxa"/>
              <w:bottom w:w="0" w:type="dxa"/>
              <w:right w:w="108" w:type="dxa"/>
            </w:tcMar>
            <w:tcPrChange w:id="1594" w:author="Bowler, Neill" w:date="2022-09-12T09:27:00Z">
              <w:tcPr>
                <w:tcW w:w="845" w:type="dxa"/>
                <w:shd w:val="clear" w:color="auto" w:fill="E0E0E0"/>
                <w:tcMar>
                  <w:top w:w="0" w:type="dxa"/>
                  <w:left w:w="108" w:type="dxa"/>
                  <w:bottom w:w="0" w:type="dxa"/>
                  <w:right w:w="108" w:type="dxa"/>
                </w:tcMar>
              </w:tcPr>
            </w:tcPrChange>
          </w:tcPr>
          <w:p w14:paraId="73502732" w14:textId="228FFD15" w:rsidR="009B0C63" w:rsidRDefault="009B0C63" w:rsidP="009B0C63">
            <w:pPr>
              <w:pStyle w:val="Standard"/>
              <w:snapToGrid w:val="0"/>
              <w:jc w:val="right"/>
              <w:rPr>
                <w:ins w:id="1595" w:author="Bowler, Neill" w:date="2022-09-12T09:26:00Z"/>
                <w:rFonts w:ascii="Arial" w:hAnsi="Arial" w:cs="Arial"/>
                <w:sz w:val="16"/>
                <w:szCs w:val="16"/>
              </w:rPr>
            </w:pPr>
            <w:ins w:id="1596" w:author="Bowler, Neill" w:date="2022-09-12T09:27:00Z">
              <w:r>
                <w:rPr>
                  <w:rFonts w:ascii="Arial" w:hAnsi="Arial" w:cs="Arial"/>
                  <w:color w:val="000000"/>
                  <w:sz w:val="16"/>
                  <w:szCs w:val="16"/>
                </w:rPr>
                <w:t>0</w:t>
              </w:r>
            </w:ins>
          </w:p>
        </w:tc>
        <w:tc>
          <w:tcPr>
            <w:tcW w:w="1265" w:type="dxa"/>
            <w:tcBorders>
              <w:top w:val="nil"/>
              <w:left w:val="nil"/>
              <w:bottom w:val="nil"/>
              <w:right w:val="nil"/>
            </w:tcBorders>
            <w:shd w:val="clear" w:color="auto" w:fill="E0E0E0"/>
            <w:tcMar>
              <w:top w:w="0" w:type="dxa"/>
              <w:left w:w="108" w:type="dxa"/>
              <w:bottom w:w="0" w:type="dxa"/>
              <w:right w:w="108" w:type="dxa"/>
            </w:tcMar>
            <w:tcPrChange w:id="1597" w:author="Bowler, Neill" w:date="2022-09-12T09:27:00Z">
              <w:tcPr>
                <w:tcW w:w="1265" w:type="dxa"/>
                <w:shd w:val="clear" w:color="auto" w:fill="E0E0E0"/>
                <w:tcMar>
                  <w:top w:w="0" w:type="dxa"/>
                  <w:left w:w="108" w:type="dxa"/>
                  <w:bottom w:w="0" w:type="dxa"/>
                  <w:right w:w="108" w:type="dxa"/>
                </w:tcMar>
              </w:tcPr>
            </w:tcPrChange>
          </w:tcPr>
          <w:p w14:paraId="64FCA65E" w14:textId="08ECCC4C" w:rsidR="009B0C63" w:rsidRDefault="009B0C63" w:rsidP="009B0C63">
            <w:pPr>
              <w:pStyle w:val="Standard"/>
              <w:snapToGrid w:val="0"/>
              <w:jc w:val="right"/>
              <w:rPr>
                <w:ins w:id="1598" w:author="Bowler, Neill" w:date="2022-09-12T09:26:00Z"/>
                <w:rFonts w:ascii="Arial" w:hAnsi="Arial" w:cs="Arial"/>
                <w:sz w:val="16"/>
                <w:szCs w:val="16"/>
              </w:rPr>
            </w:pPr>
            <w:ins w:id="1599" w:author="Bowler, Neill" w:date="2022-09-12T09:27:00Z">
              <w:r>
                <w:rPr>
                  <w:rFonts w:ascii="Arial" w:hAnsi="Arial" w:cs="Arial"/>
                  <w:color w:val="000000"/>
                  <w:sz w:val="16"/>
                  <w:szCs w:val="16"/>
                </w:rPr>
                <w:t>0</w:t>
              </w:r>
            </w:ins>
          </w:p>
        </w:tc>
        <w:tc>
          <w:tcPr>
            <w:tcW w:w="887" w:type="dxa"/>
            <w:tcBorders>
              <w:top w:val="nil"/>
              <w:left w:val="nil"/>
              <w:bottom w:val="nil"/>
              <w:right w:val="nil"/>
            </w:tcBorders>
            <w:shd w:val="clear" w:color="auto" w:fill="E0E0E0"/>
            <w:tcMar>
              <w:top w:w="0" w:type="dxa"/>
              <w:left w:w="108" w:type="dxa"/>
              <w:bottom w:w="0" w:type="dxa"/>
              <w:right w:w="108" w:type="dxa"/>
            </w:tcMar>
            <w:tcPrChange w:id="1600" w:author="Bowler, Neill" w:date="2022-09-12T09:27:00Z">
              <w:tcPr>
                <w:tcW w:w="887" w:type="dxa"/>
                <w:shd w:val="clear" w:color="auto" w:fill="E0E0E0"/>
                <w:tcMar>
                  <w:top w:w="0" w:type="dxa"/>
                  <w:left w:w="108" w:type="dxa"/>
                  <w:bottom w:w="0" w:type="dxa"/>
                  <w:right w:w="108" w:type="dxa"/>
                </w:tcMar>
              </w:tcPr>
            </w:tcPrChange>
          </w:tcPr>
          <w:p w14:paraId="4B875211" w14:textId="7F6645E3" w:rsidR="009B0C63" w:rsidRDefault="009B0C63" w:rsidP="009B0C63">
            <w:pPr>
              <w:pStyle w:val="Standard"/>
              <w:snapToGrid w:val="0"/>
              <w:jc w:val="right"/>
              <w:rPr>
                <w:ins w:id="1601" w:author="Bowler, Neill" w:date="2022-09-12T09:26:00Z"/>
                <w:rFonts w:ascii="Arial" w:hAnsi="Arial" w:cs="Arial"/>
                <w:sz w:val="16"/>
                <w:szCs w:val="16"/>
              </w:rPr>
            </w:pPr>
            <w:ins w:id="1602" w:author="Bowler, Neill" w:date="2022-09-12T09:27:00Z">
              <w:r>
                <w:rPr>
                  <w:rFonts w:ascii="Arial" w:hAnsi="Arial" w:cs="Arial"/>
                  <w:color w:val="000000"/>
                  <w:sz w:val="16"/>
                  <w:szCs w:val="16"/>
                </w:rPr>
                <w:t>6</w:t>
              </w:r>
            </w:ins>
          </w:p>
        </w:tc>
        <w:tc>
          <w:tcPr>
            <w:tcW w:w="1063" w:type="dxa"/>
            <w:tcBorders>
              <w:top w:val="nil"/>
              <w:left w:val="nil"/>
              <w:bottom w:val="nil"/>
              <w:right w:val="nil"/>
            </w:tcBorders>
            <w:shd w:val="clear" w:color="auto" w:fill="E0E0E0"/>
            <w:tcMar>
              <w:top w:w="0" w:type="dxa"/>
              <w:left w:w="108" w:type="dxa"/>
              <w:bottom w:w="0" w:type="dxa"/>
              <w:right w:w="108" w:type="dxa"/>
            </w:tcMar>
            <w:tcPrChange w:id="1603" w:author="Bowler, Neill" w:date="2022-09-12T09:27:00Z">
              <w:tcPr>
                <w:tcW w:w="1063" w:type="dxa"/>
                <w:shd w:val="clear" w:color="auto" w:fill="E0E0E0"/>
                <w:tcMar>
                  <w:top w:w="0" w:type="dxa"/>
                  <w:left w:w="108" w:type="dxa"/>
                  <w:bottom w:w="0" w:type="dxa"/>
                  <w:right w:w="108" w:type="dxa"/>
                </w:tcMar>
              </w:tcPr>
            </w:tcPrChange>
          </w:tcPr>
          <w:p w14:paraId="216441ED" w14:textId="11942435" w:rsidR="009B0C63" w:rsidRDefault="009B0C63" w:rsidP="009B0C63">
            <w:pPr>
              <w:pStyle w:val="Standard"/>
              <w:snapToGrid w:val="0"/>
              <w:rPr>
                <w:ins w:id="1604" w:author="Bowler, Neill" w:date="2022-09-12T09:26:00Z"/>
                <w:rFonts w:ascii="Arial" w:hAnsi="Arial" w:cs="Arial"/>
                <w:sz w:val="16"/>
                <w:szCs w:val="16"/>
              </w:rPr>
            </w:pPr>
            <w:ins w:id="1605" w:author="Bowler, Neill" w:date="2022-09-12T09:27:00Z">
              <w:r>
                <w:rPr>
                  <w:rFonts w:ascii="Arial" w:hAnsi="Arial" w:cs="Arial"/>
                  <w:color w:val="000000"/>
                  <w:sz w:val="16"/>
                  <w:szCs w:val="16"/>
                </w:rPr>
                <w:t>Code</w:t>
              </w:r>
              <w:r>
                <w:rPr>
                  <w:rFonts w:ascii="Arial" w:eastAsia="Arial" w:hAnsi="Arial" w:cs="Arial"/>
                  <w:color w:val="000000"/>
                  <w:sz w:val="16"/>
                  <w:szCs w:val="16"/>
                </w:rPr>
                <w:t xml:space="preserve"> </w:t>
              </w:r>
              <w:r>
                <w:rPr>
                  <w:rFonts w:ascii="Arial" w:hAnsi="Arial" w:cs="Arial"/>
                  <w:color w:val="000000"/>
                  <w:sz w:val="16"/>
                  <w:szCs w:val="16"/>
                </w:rPr>
                <w:t>Table</w:t>
              </w:r>
            </w:ins>
          </w:p>
        </w:tc>
        <w:tc>
          <w:tcPr>
            <w:tcW w:w="2481" w:type="dxa"/>
            <w:tcBorders>
              <w:top w:val="nil"/>
              <w:left w:val="nil"/>
              <w:bottom w:val="nil"/>
              <w:right w:val="nil"/>
            </w:tcBorders>
            <w:shd w:val="clear" w:color="auto" w:fill="E0E0E0"/>
            <w:tcMar>
              <w:top w:w="0" w:type="dxa"/>
              <w:left w:w="108" w:type="dxa"/>
              <w:bottom w:w="0" w:type="dxa"/>
              <w:right w:w="108" w:type="dxa"/>
            </w:tcMar>
            <w:tcPrChange w:id="1606" w:author="Bowler, Neill" w:date="2022-09-12T09:27:00Z">
              <w:tcPr>
                <w:tcW w:w="2481" w:type="dxa"/>
                <w:shd w:val="clear" w:color="auto" w:fill="E0E0E0"/>
                <w:tcMar>
                  <w:top w:w="0" w:type="dxa"/>
                  <w:left w:w="108" w:type="dxa"/>
                  <w:bottom w:w="0" w:type="dxa"/>
                  <w:right w:w="108" w:type="dxa"/>
                </w:tcMar>
              </w:tcPr>
            </w:tcPrChange>
          </w:tcPr>
          <w:p w14:paraId="1E41DC38" w14:textId="7B3DB9C6" w:rsidR="009B0C63" w:rsidRDefault="009B0C63" w:rsidP="009B0C63">
            <w:pPr>
              <w:pStyle w:val="Standard"/>
              <w:snapToGrid w:val="0"/>
              <w:rPr>
                <w:ins w:id="1607" w:author="Bowler, Neill" w:date="2022-09-12T09:26:00Z"/>
                <w:rFonts w:ascii="Arial" w:hAnsi="Arial" w:cs="Arial"/>
                <w:sz w:val="16"/>
                <w:szCs w:val="16"/>
              </w:rPr>
            </w:pPr>
            <w:ins w:id="1608" w:author="Bowler, Neill" w:date="2022-09-12T09:27:00Z">
              <w:r>
                <w:rPr>
                  <w:rFonts w:ascii="Arial" w:hAnsi="Arial" w:cs="Arial"/>
                  <w:color w:val="000000"/>
                  <w:sz w:val="16"/>
                  <w:szCs w:val="16"/>
                </w:rPr>
                <w:t>Missing</w:t>
              </w:r>
              <w:r>
                <w:rPr>
                  <w:rFonts w:ascii="Arial" w:eastAsia="Arial" w:hAnsi="Arial" w:cs="Arial"/>
                  <w:color w:val="000000"/>
                  <w:sz w:val="16"/>
                  <w:szCs w:val="16"/>
                </w:rPr>
                <w:t xml:space="preserve"> </w:t>
              </w:r>
              <w:r>
                <w:rPr>
                  <w:rFonts w:ascii="Arial" w:hAnsi="Arial" w:cs="Arial"/>
                  <w:color w:val="000000"/>
                  <w:sz w:val="16"/>
                  <w:szCs w:val="16"/>
                </w:rPr>
                <w:t>=</w:t>
              </w:r>
              <w:r>
                <w:rPr>
                  <w:rFonts w:ascii="Arial" w:eastAsia="Arial" w:hAnsi="Arial" w:cs="Arial"/>
                  <w:color w:val="000000"/>
                  <w:sz w:val="16"/>
                  <w:szCs w:val="16"/>
                </w:rPr>
                <w:t xml:space="preserve"> </w:t>
              </w:r>
              <w:r>
                <w:rPr>
                  <w:rFonts w:ascii="Arial" w:hAnsi="Arial" w:cs="Arial"/>
                  <w:color w:val="000000"/>
                  <w:sz w:val="16"/>
                  <w:szCs w:val="16"/>
                </w:rPr>
                <w:t>off</w:t>
              </w:r>
            </w:ins>
          </w:p>
        </w:tc>
      </w:tr>
      <w:tr w:rsidR="009B0C63" w14:paraId="2D287AC2" w14:textId="77777777">
        <w:trPr>
          <w:cantSplit/>
          <w:jc w:val="center"/>
          <w:ins w:id="1609" w:author="Bowler, Neill" w:date="2022-09-12T09:26:00Z"/>
        </w:trPr>
        <w:tc>
          <w:tcPr>
            <w:tcW w:w="709" w:type="dxa"/>
            <w:shd w:val="clear" w:color="auto" w:fill="E0E0E0"/>
            <w:tcMar>
              <w:top w:w="0" w:type="dxa"/>
              <w:left w:w="108" w:type="dxa"/>
              <w:bottom w:w="0" w:type="dxa"/>
              <w:right w:w="108" w:type="dxa"/>
            </w:tcMar>
          </w:tcPr>
          <w:p w14:paraId="1A302C24" w14:textId="3782F44E" w:rsidR="009B0C63" w:rsidRDefault="009B0C63" w:rsidP="009B0C63">
            <w:pPr>
              <w:pStyle w:val="Standard"/>
              <w:snapToGrid w:val="0"/>
              <w:jc w:val="right"/>
              <w:rPr>
                <w:ins w:id="1610" w:author="Bowler, Neill" w:date="2022-09-12T09:26:00Z"/>
                <w:rFonts w:ascii="Arial" w:hAnsi="Arial" w:cs="Arial"/>
                <w:sz w:val="16"/>
                <w:szCs w:val="16"/>
              </w:rPr>
            </w:pPr>
            <w:ins w:id="1611" w:author="Bowler, Neill" w:date="2022-09-12T09:26:00Z">
              <w:r>
                <w:rPr>
                  <w:rFonts w:ascii="Arial" w:hAnsi="Arial" w:cs="Arial"/>
                  <w:sz w:val="16"/>
                  <w:szCs w:val="16"/>
                </w:rPr>
                <w:t>N0+1</w:t>
              </w:r>
            </w:ins>
            <w:ins w:id="1612" w:author="Bowler, Neill" w:date="2022-09-30T16:22:00Z">
              <w:r>
                <w:rPr>
                  <w:rFonts w:ascii="Arial" w:hAnsi="Arial" w:cs="Arial"/>
                  <w:sz w:val="16"/>
                  <w:szCs w:val="16"/>
                </w:rPr>
                <w:t>5</w:t>
              </w:r>
            </w:ins>
          </w:p>
        </w:tc>
        <w:tc>
          <w:tcPr>
            <w:tcW w:w="2085" w:type="dxa"/>
            <w:shd w:val="clear" w:color="auto" w:fill="E0E0E0"/>
            <w:tcMar>
              <w:top w:w="0" w:type="dxa"/>
              <w:left w:w="108" w:type="dxa"/>
              <w:bottom w:w="0" w:type="dxa"/>
              <w:right w:w="108" w:type="dxa"/>
            </w:tcMar>
          </w:tcPr>
          <w:p w14:paraId="451A2F27" w14:textId="3690F812" w:rsidR="009B0C63" w:rsidRDefault="009B0C63" w:rsidP="009B0C63">
            <w:pPr>
              <w:pStyle w:val="Standard"/>
              <w:snapToGrid w:val="0"/>
              <w:rPr>
                <w:ins w:id="1613" w:author="Bowler, Neill" w:date="2022-09-12T09:26:00Z"/>
                <w:rFonts w:ascii="Arial" w:hAnsi="Arial" w:cs="Arial"/>
                <w:b/>
                <w:sz w:val="16"/>
                <w:szCs w:val="16"/>
              </w:rPr>
            </w:pPr>
            <w:ins w:id="1614" w:author="Bowler, Neill" w:date="2022-09-12T09:27:00Z">
              <w:r>
                <w:rPr>
                  <w:rFonts w:ascii="Arial" w:hAnsi="Arial" w:cs="Arial"/>
                  <w:b/>
                  <w:sz w:val="16"/>
                  <w:szCs w:val="16"/>
                </w:rPr>
                <w:t>(</w:t>
              </w:r>
              <w:proofErr w:type="gramStart"/>
              <w:r>
                <w:rPr>
                  <w:rFonts w:ascii="Arial" w:hAnsi="Arial" w:cs="Arial"/>
                  <w:b/>
                  <w:sz w:val="16"/>
                  <w:szCs w:val="16"/>
                </w:rPr>
                <w:t>end</w:t>
              </w:r>
              <w:proofErr w:type="gramEnd"/>
              <w:r>
                <w:rPr>
                  <w:rFonts w:ascii="Arial" w:hAnsi="Arial" w:cs="Arial"/>
                  <w:b/>
                  <w:sz w:val="16"/>
                  <w:szCs w:val="16"/>
                </w:rPr>
                <w:t xml:space="preserve"> delayed replication)</w:t>
              </w:r>
            </w:ins>
          </w:p>
        </w:tc>
        <w:tc>
          <w:tcPr>
            <w:tcW w:w="1013" w:type="dxa"/>
            <w:shd w:val="clear" w:color="auto" w:fill="E0E0E0"/>
            <w:tcMar>
              <w:top w:w="0" w:type="dxa"/>
              <w:left w:w="108" w:type="dxa"/>
              <w:bottom w:w="0" w:type="dxa"/>
              <w:right w:w="108" w:type="dxa"/>
            </w:tcMar>
          </w:tcPr>
          <w:p w14:paraId="188FCF5A" w14:textId="77777777" w:rsidR="009B0C63" w:rsidRDefault="009B0C63" w:rsidP="009B0C63">
            <w:pPr>
              <w:pStyle w:val="Standard"/>
              <w:snapToGrid w:val="0"/>
              <w:jc w:val="center"/>
              <w:rPr>
                <w:ins w:id="1615" w:author="Bowler, Neill" w:date="2022-09-12T09:26:00Z"/>
                <w:rFonts w:ascii="Arial" w:hAnsi="Arial" w:cs="Arial"/>
                <w:b/>
                <w:sz w:val="16"/>
                <w:szCs w:val="16"/>
              </w:rPr>
            </w:pPr>
          </w:p>
        </w:tc>
        <w:tc>
          <w:tcPr>
            <w:tcW w:w="845" w:type="dxa"/>
            <w:shd w:val="clear" w:color="auto" w:fill="E0E0E0"/>
            <w:tcMar>
              <w:top w:w="0" w:type="dxa"/>
              <w:left w:w="108" w:type="dxa"/>
              <w:bottom w:w="0" w:type="dxa"/>
              <w:right w:w="108" w:type="dxa"/>
            </w:tcMar>
          </w:tcPr>
          <w:p w14:paraId="60125D8D" w14:textId="77777777" w:rsidR="009B0C63" w:rsidRDefault="009B0C63" w:rsidP="009B0C63">
            <w:pPr>
              <w:pStyle w:val="Standard"/>
              <w:snapToGrid w:val="0"/>
              <w:jc w:val="right"/>
              <w:rPr>
                <w:ins w:id="1616" w:author="Bowler, Neill" w:date="2022-09-12T09:26:00Z"/>
                <w:rFonts w:ascii="Arial" w:hAnsi="Arial" w:cs="Arial"/>
                <w:sz w:val="16"/>
                <w:szCs w:val="16"/>
              </w:rPr>
            </w:pPr>
          </w:p>
        </w:tc>
        <w:tc>
          <w:tcPr>
            <w:tcW w:w="1265" w:type="dxa"/>
            <w:shd w:val="clear" w:color="auto" w:fill="E0E0E0"/>
            <w:tcMar>
              <w:top w:w="0" w:type="dxa"/>
              <w:left w:w="108" w:type="dxa"/>
              <w:bottom w:w="0" w:type="dxa"/>
              <w:right w:w="108" w:type="dxa"/>
            </w:tcMar>
          </w:tcPr>
          <w:p w14:paraId="3B9BCA5B" w14:textId="77777777" w:rsidR="009B0C63" w:rsidRDefault="009B0C63" w:rsidP="009B0C63">
            <w:pPr>
              <w:pStyle w:val="Standard"/>
              <w:snapToGrid w:val="0"/>
              <w:jc w:val="right"/>
              <w:rPr>
                <w:ins w:id="1617" w:author="Bowler, Neill" w:date="2022-09-12T09:26:00Z"/>
                <w:rFonts w:ascii="Arial" w:hAnsi="Arial" w:cs="Arial"/>
                <w:sz w:val="16"/>
                <w:szCs w:val="16"/>
              </w:rPr>
            </w:pPr>
          </w:p>
        </w:tc>
        <w:tc>
          <w:tcPr>
            <w:tcW w:w="887" w:type="dxa"/>
            <w:shd w:val="clear" w:color="auto" w:fill="E0E0E0"/>
            <w:tcMar>
              <w:top w:w="0" w:type="dxa"/>
              <w:left w:w="108" w:type="dxa"/>
              <w:bottom w:w="0" w:type="dxa"/>
              <w:right w:w="108" w:type="dxa"/>
            </w:tcMar>
          </w:tcPr>
          <w:p w14:paraId="62AEE09F" w14:textId="77777777" w:rsidR="009B0C63" w:rsidRDefault="009B0C63" w:rsidP="009B0C63">
            <w:pPr>
              <w:pStyle w:val="Standard"/>
              <w:snapToGrid w:val="0"/>
              <w:jc w:val="right"/>
              <w:rPr>
                <w:ins w:id="1618" w:author="Bowler, Neill" w:date="2022-09-12T09:26:00Z"/>
                <w:rFonts w:ascii="Arial" w:hAnsi="Arial" w:cs="Arial"/>
                <w:sz w:val="16"/>
                <w:szCs w:val="16"/>
              </w:rPr>
            </w:pPr>
          </w:p>
        </w:tc>
        <w:tc>
          <w:tcPr>
            <w:tcW w:w="1063" w:type="dxa"/>
            <w:shd w:val="clear" w:color="auto" w:fill="E0E0E0"/>
            <w:tcMar>
              <w:top w:w="0" w:type="dxa"/>
              <w:left w:w="108" w:type="dxa"/>
              <w:bottom w:w="0" w:type="dxa"/>
              <w:right w:w="108" w:type="dxa"/>
            </w:tcMar>
          </w:tcPr>
          <w:p w14:paraId="69EC0C40" w14:textId="77777777" w:rsidR="009B0C63" w:rsidRDefault="009B0C63" w:rsidP="009B0C63">
            <w:pPr>
              <w:pStyle w:val="Standard"/>
              <w:snapToGrid w:val="0"/>
              <w:rPr>
                <w:ins w:id="1619" w:author="Bowler, Neill" w:date="2022-09-12T09:26:00Z"/>
                <w:rFonts w:ascii="Arial" w:hAnsi="Arial" w:cs="Arial"/>
                <w:sz w:val="16"/>
                <w:szCs w:val="16"/>
              </w:rPr>
            </w:pPr>
          </w:p>
        </w:tc>
        <w:tc>
          <w:tcPr>
            <w:tcW w:w="2481" w:type="dxa"/>
            <w:shd w:val="clear" w:color="auto" w:fill="E0E0E0"/>
            <w:tcMar>
              <w:top w:w="0" w:type="dxa"/>
              <w:left w:w="108" w:type="dxa"/>
              <w:bottom w:w="0" w:type="dxa"/>
              <w:right w:w="108" w:type="dxa"/>
            </w:tcMar>
          </w:tcPr>
          <w:p w14:paraId="1F9EE0F3" w14:textId="77777777" w:rsidR="009B0C63" w:rsidRDefault="009B0C63" w:rsidP="009B0C63">
            <w:pPr>
              <w:pStyle w:val="Standard"/>
              <w:snapToGrid w:val="0"/>
              <w:rPr>
                <w:ins w:id="1620" w:author="Bowler, Neill" w:date="2022-09-12T09:26:00Z"/>
                <w:rFonts w:ascii="Arial" w:hAnsi="Arial" w:cs="Arial"/>
                <w:sz w:val="16"/>
                <w:szCs w:val="16"/>
              </w:rPr>
            </w:pPr>
          </w:p>
        </w:tc>
      </w:tr>
      <w:tr w:rsidR="009B0C63" w14:paraId="1DA91BBA" w14:textId="77777777">
        <w:trPr>
          <w:cantSplit/>
          <w:jc w:val="center"/>
          <w:ins w:id="1621" w:author="Bowler, Neill" w:date="2022-09-30T16:01:00Z"/>
        </w:trPr>
        <w:tc>
          <w:tcPr>
            <w:tcW w:w="709" w:type="dxa"/>
            <w:shd w:val="clear" w:color="auto" w:fill="E0E0E0"/>
            <w:tcMar>
              <w:top w:w="0" w:type="dxa"/>
              <w:left w:w="108" w:type="dxa"/>
              <w:bottom w:w="0" w:type="dxa"/>
              <w:right w:w="108" w:type="dxa"/>
            </w:tcMar>
          </w:tcPr>
          <w:p w14:paraId="3E49257C" w14:textId="66C88D85" w:rsidR="009B0C63" w:rsidRDefault="009B0C63" w:rsidP="009B0C63">
            <w:pPr>
              <w:pStyle w:val="Standard"/>
              <w:snapToGrid w:val="0"/>
              <w:jc w:val="right"/>
              <w:rPr>
                <w:ins w:id="1622" w:author="Bowler, Neill" w:date="2022-09-30T16:01:00Z"/>
                <w:rFonts w:ascii="Arial" w:hAnsi="Arial" w:cs="Arial"/>
                <w:sz w:val="16"/>
                <w:szCs w:val="16"/>
              </w:rPr>
            </w:pPr>
            <w:ins w:id="1623" w:author="Bowler, Neill" w:date="2022-09-30T16:01:00Z">
              <w:r>
                <w:rPr>
                  <w:rFonts w:ascii="Arial" w:hAnsi="Arial" w:cs="Arial"/>
                  <w:sz w:val="16"/>
                  <w:szCs w:val="16"/>
                </w:rPr>
                <w:t>N0+1</w:t>
              </w:r>
            </w:ins>
            <w:ins w:id="1624" w:author="Bowler, Neill" w:date="2022-09-30T16:22:00Z">
              <w:r>
                <w:rPr>
                  <w:rFonts w:ascii="Arial" w:hAnsi="Arial" w:cs="Arial"/>
                  <w:sz w:val="16"/>
                  <w:szCs w:val="16"/>
                </w:rPr>
                <w:t>6</w:t>
              </w:r>
            </w:ins>
          </w:p>
        </w:tc>
        <w:tc>
          <w:tcPr>
            <w:tcW w:w="2085" w:type="dxa"/>
            <w:shd w:val="clear" w:color="auto" w:fill="E0E0E0"/>
            <w:tcMar>
              <w:top w:w="0" w:type="dxa"/>
              <w:left w:w="108" w:type="dxa"/>
              <w:bottom w:w="0" w:type="dxa"/>
              <w:right w:w="108" w:type="dxa"/>
            </w:tcMar>
          </w:tcPr>
          <w:p w14:paraId="172FE9EE" w14:textId="727852B3" w:rsidR="009B0C63" w:rsidRDefault="009B0C63" w:rsidP="009B0C63">
            <w:pPr>
              <w:pStyle w:val="Standard"/>
              <w:snapToGrid w:val="0"/>
              <w:rPr>
                <w:ins w:id="1625" w:author="Bowler, Neill" w:date="2022-09-30T16:01:00Z"/>
                <w:rFonts w:ascii="Arial" w:hAnsi="Arial" w:cs="Arial"/>
                <w:b/>
                <w:sz w:val="16"/>
                <w:szCs w:val="16"/>
              </w:rPr>
            </w:pPr>
            <w:ins w:id="1626" w:author="Bowler, Neill" w:date="2022-09-30T16:01:00Z">
              <w:r>
                <w:rPr>
                  <w:rFonts w:ascii="Arial" w:hAnsi="Arial" w:cs="Arial"/>
                  <w:b/>
                  <w:sz w:val="16"/>
                  <w:szCs w:val="16"/>
                </w:rPr>
                <w:t>R</w:t>
              </w:r>
            </w:ins>
            <w:ins w:id="1627" w:author="Bowler, Neill" w:date="2022-09-30T16:02:00Z">
              <w:r>
                <w:rPr>
                  <w:rFonts w:ascii="Arial" w:hAnsi="Arial" w:cs="Arial"/>
                  <w:b/>
                  <w:sz w:val="16"/>
                  <w:szCs w:val="16"/>
                </w:rPr>
                <w:t>eplication factor</w:t>
              </w:r>
            </w:ins>
          </w:p>
        </w:tc>
        <w:tc>
          <w:tcPr>
            <w:tcW w:w="1013" w:type="dxa"/>
            <w:shd w:val="clear" w:color="auto" w:fill="E0E0E0"/>
            <w:tcMar>
              <w:top w:w="0" w:type="dxa"/>
              <w:left w:w="108" w:type="dxa"/>
              <w:bottom w:w="0" w:type="dxa"/>
              <w:right w:w="108" w:type="dxa"/>
            </w:tcMar>
          </w:tcPr>
          <w:p w14:paraId="242E07CF" w14:textId="5F467CC7" w:rsidR="009B0C63" w:rsidRDefault="009B0C63" w:rsidP="009B0C63">
            <w:pPr>
              <w:pStyle w:val="Standard"/>
              <w:snapToGrid w:val="0"/>
              <w:jc w:val="center"/>
              <w:rPr>
                <w:ins w:id="1628" w:author="Bowler, Neill" w:date="2022-09-30T16:01:00Z"/>
                <w:rFonts w:ascii="Arial" w:hAnsi="Arial" w:cs="Arial"/>
                <w:b/>
                <w:sz w:val="16"/>
                <w:szCs w:val="16"/>
              </w:rPr>
            </w:pPr>
            <w:ins w:id="1629" w:author="Bowler, Neill" w:date="2022-09-30T16:10:00Z">
              <w:r>
                <w:rPr>
                  <w:rFonts w:ascii="Arial" w:hAnsi="Arial" w:cs="Arial"/>
                  <w:b/>
                  <w:sz w:val="16"/>
                  <w:szCs w:val="16"/>
                </w:rPr>
                <w:t>0 31 002</w:t>
              </w:r>
            </w:ins>
          </w:p>
        </w:tc>
        <w:tc>
          <w:tcPr>
            <w:tcW w:w="845" w:type="dxa"/>
            <w:shd w:val="clear" w:color="auto" w:fill="E0E0E0"/>
            <w:tcMar>
              <w:top w:w="0" w:type="dxa"/>
              <w:left w:w="108" w:type="dxa"/>
              <w:bottom w:w="0" w:type="dxa"/>
              <w:right w:w="108" w:type="dxa"/>
            </w:tcMar>
          </w:tcPr>
          <w:p w14:paraId="14EE5A75" w14:textId="2E2DD821" w:rsidR="009B0C63" w:rsidRDefault="009B0C63" w:rsidP="009B0C63">
            <w:pPr>
              <w:pStyle w:val="Standard"/>
              <w:snapToGrid w:val="0"/>
              <w:jc w:val="right"/>
              <w:rPr>
                <w:ins w:id="1630" w:author="Bowler, Neill" w:date="2022-09-30T16:01:00Z"/>
                <w:rFonts w:ascii="Arial" w:hAnsi="Arial" w:cs="Arial"/>
                <w:sz w:val="16"/>
                <w:szCs w:val="16"/>
              </w:rPr>
            </w:pPr>
            <w:ins w:id="1631" w:author="Bowler, Neill" w:date="2022-09-30T16:11:00Z">
              <w:r>
                <w:rPr>
                  <w:rFonts w:ascii="Arial" w:hAnsi="Arial" w:cs="Arial"/>
                  <w:sz w:val="16"/>
                  <w:szCs w:val="16"/>
                </w:rPr>
                <w:t>0</w:t>
              </w:r>
            </w:ins>
          </w:p>
        </w:tc>
        <w:tc>
          <w:tcPr>
            <w:tcW w:w="1265" w:type="dxa"/>
            <w:shd w:val="clear" w:color="auto" w:fill="E0E0E0"/>
            <w:tcMar>
              <w:top w:w="0" w:type="dxa"/>
              <w:left w:w="108" w:type="dxa"/>
              <w:bottom w:w="0" w:type="dxa"/>
              <w:right w:w="108" w:type="dxa"/>
            </w:tcMar>
          </w:tcPr>
          <w:p w14:paraId="1710EE35" w14:textId="2FC92ACD" w:rsidR="009B0C63" w:rsidRDefault="009B0C63" w:rsidP="009B0C63">
            <w:pPr>
              <w:pStyle w:val="Standard"/>
              <w:snapToGrid w:val="0"/>
              <w:jc w:val="right"/>
              <w:rPr>
                <w:ins w:id="1632" w:author="Bowler, Neill" w:date="2022-09-30T16:01:00Z"/>
                <w:rFonts w:ascii="Arial" w:hAnsi="Arial" w:cs="Arial"/>
                <w:sz w:val="16"/>
                <w:szCs w:val="16"/>
              </w:rPr>
            </w:pPr>
            <w:ins w:id="1633" w:author="Bowler, Neill" w:date="2022-09-30T16:11:00Z">
              <w:r>
                <w:rPr>
                  <w:rFonts w:ascii="Arial" w:hAnsi="Arial" w:cs="Arial"/>
                  <w:sz w:val="16"/>
                  <w:szCs w:val="16"/>
                </w:rPr>
                <w:t>0</w:t>
              </w:r>
            </w:ins>
          </w:p>
        </w:tc>
        <w:tc>
          <w:tcPr>
            <w:tcW w:w="887" w:type="dxa"/>
            <w:shd w:val="clear" w:color="auto" w:fill="E0E0E0"/>
            <w:tcMar>
              <w:top w:w="0" w:type="dxa"/>
              <w:left w:w="108" w:type="dxa"/>
              <w:bottom w:w="0" w:type="dxa"/>
              <w:right w:w="108" w:type="dxa"/>
            </w:tcMar>
          </w:tcPr>
          <w:p w14:paraId="7F8F2777" w14:textId="2337F862" w:rsidR="009B0C63" w:rsidRDefault="009B0C63" w:rsidP="009B0C63">
            <w:pPr>
              <w:pStyle w:val="Standard"/>
              <w:snapToGrid w:val="0"/>
              <w:jc w:val="right"/>
              <w:rPr>
                <w:ins w:id="1634" w:author="Bowler, Neill" w:date="2022-09-30T16:01:00Z"/>
                <w:rFonts w:ascii="Arial" w:hAnsi="Arial" w:cs="Arial"/>
                <w:sz w:val="16"/>
                <w:szCs w:val="16"/>
              </w:rPr>
            </w:pPr>
            <w:ins w:id="1635" w:author="Bowler, Neill" w:date="2022-09-30T16:11:00Z">
              <w:r>
                <w:rPr>
                  <w:rFonts w:ascii="Arial" w:hAnsi="Arial" w:cs="Arial"/>
                  <w:sz w:val="16"/>
                  <w:szCs w:val="16"/>
                </w:rPr>
                <w:t>8</w:t>
              </w:r>
            </w:ins>
          </w:p>
        </w:tc>
        <w:tc>
          <w:tcPr>
            <w:tcW w:w="1063" w:type="dxa"/>
            <w:shd w:val="clear" w:color="auto" w:fill="E0E0E0"/>
            <w:tcMar>
              <w:top w:w="0" w:type="dxa"/>
              <w:left w:w="108" w:type="dxa"/>
              <w:bottom w:w="0" w:type="dxa"/>
              <w:right w:w="108" w:type="dxa"/>
            </w:tcMar>
          </w:tcPr>
          <w:p w14:paraId="31E9F39F" w14:textId="51521FF6" w:rsidR="009B0C63" w:rsidRDefault="009B0C63" w:rsidP="009B0C63">
            <w:pPr>
              <w:pStyle w:val="Standard"/>
              <w:snapToGrid w:val="0"/>
              <w:rPr>
                <w:ins w:id="1636" w:author="Bowler, Neill" w:date="2022-09-30T16:01:00Z"/>
                <w:rFonts w:ascii="Arial" w:hAnsi="Arial" w:cs="Arial"/>
                <w:sz w:val="16"/>
                <w:szCs w:val="16"/>
              </w:rPr>
            </w:pPr>
            <w:ins w:id="1637" w:author="Bowler, Neill" w:date="2022-09-30T16:11:00Z">
              <w:r>
                <w:rPr>
                  <w:rFonts w:ascii="Arial" w:hAnsi="Arial" w:cs="Arial"/>
                  <w:sz w:val="16"/>
                  <w:szCs w:val="16"/>
                </w:rPr>
                <w:t>Numeric</w:t>
              </w:r>
            </w:ins>
          </w:p>
        </w:tc>
        <w:tc>
          <w:tcPr>
            <w:tcW w:w="2481" w:type="dxa"/>
            <w:shd w:val="clear" w:color="auto" w:fill="E0E0E0"/>
            <w:tcMar>
              <w:top w:w="0" w:type="dxa"/>
              <w:left w:w="108" w:type="dxa"/>
              <w:bottom w:w="0" w:type="dxa"/>
              <w:right w:w="108" w:type="dxa"/>
            </w:tcMar>
          </w:tcPr>
          <w:p w14:paraId="7733EA1C" w14:textId="3BDFC239" w:rsidR="009B0C63" w:rsidRDefault="009B0C63" w:rsidP="009B0C63">
            <w:pPr>
              <w:pStyle w:val="Standard"/>
              <w:snapToGrid w:val="0"/>
              <w:rPr>
                <w:ins w:id="1638" w:author="Bowler, Neill" w:date="2022-09-30T16:01:00Z"/>
                <w:rFonts w:ascii="Arial" w:hAnsi="Arial" w:cs="Arial"/>
                <w:sz w:val="16"/>
                <w:szCs w:val="16"/>
              </w:rPr>
            </w:pPr>
            <w:ins w:id="1639" w:author="Bowler, Neill" w:date="2022-09-30T16:11:00Z">
              <w:r>
                <w:rPr>
                  <w:rFonts w:ascii="Arial" w:hAnsi="Arial" w:cs="Arial"/>
                  <w:sz w:val="16"/>
                  <w:szCs w:val="16"/>
                </w:rPr>
                <w:t>Number of diagnostic entries</w:t>
              </w:r>
            </w:ins>
          </w:p>
        </w:tc>
      </w:tr>
      <w:tr w:rsidR="009B0C63" w14:paraId="21C9B834" w14:textId="77777777">
        <w:trPr>
          <w:cantSplit/>
          <w:jc w:val="center"/>
          <w:ins w:id="1640" w:author="Bowler, Neill" w:date="2022-09-30T16:01:00Z"/>
        </w:trPr>
        <w:tc>
          <w:tcPr>
            <w:tcW w:w="709" w:type="dxa"/>
            <w:shd w:val="clear" w:color="auto" w:fill="E0E0E0"/>
            <w:tcMar>
              <w:top w:w="0" w:type="dxa"/>
              <w:left w:w="108" w:type="dxa"/>
              <w:bottom w:w="0" w:type="dxa"/>
              <w:right w:w="108" w:type="dxa"/>
            </w:tcMar>
          </w:tcPr>
          <w:p w14:paraId="1A5F6B0C" w14:textId="4B7D1EB8" w:rsidR="009B0C63" w:rsidRDefault="009B0C63" w:rsidP="009B0C63">
            <w:pPr>
              <w:pStyle w:val="Standard"/>
              <w:snapToGrid w:val="0"/>
              <w:jc w:val="right"/>
              <w:rPr>
                <w:ins w:id="1641" w:author="Bowler, Neill" w:date="2022-09-30T16:01:00Z"/>
                <w:rFonts w:ascii="Arial" w:hAnsi="Arial" w:cs="Arial"/>
                <w:sz w:val="16"/>
                <w:szCs w:val="16"/>
              </w:rPr>
            </w:pPr>
            <w:ins w:id="1642" w:author="Bowler, Neill" w:date="2022-09-30T16:08:00Z">
              <w:r>
                <w:rPr>
                  <w:rFonts w:ascii="Arial" w:hAnsi="Arial" w:cs="Arial"/>
                  <w:sz w:val="16"/>
                  <w:szCs w:val="16"/>
                </w:rPr>
                <w:t>N0+1</w:t>
              </w:r>
            </w:ins>
            <w:ins w:id="1643" w:author="Bowler, Neill" w:date="2022-09-30T16:22:00Z">
              <w:r>
                <w:rPr>
                  <w:rFonts w:ascii="Arial" w:hAnsi="Arial" w:cs="Arial"/>
                  <w:sz w:val="16"/>
                  <w:szCs w:val="16"/>
                </w:rPr>
                <w:t>7</w:t>
              </w:r>
            </w:ins>
          </w:p>
        </w:tc>
        <w:tc>
          <w:tcPr>
            <w:tcW w:w="2085" w:type="dxa"/>
            <w:shd w:val="clear" w:color="auto" w:fill="E0E0E0"/>
            <w:tcMar>
              <w:top w:w="0" w:type="dxa"/>
              <w:left w:w="108" w:type="dxa"/>
              <w:bottom w:w="0" w:type="dxa"/>
              <w:right w:w="108" w:type="dxa"/>
            </w:tcMar>
          </w:tcPr>
          <w:p w14:paraId="599A75FD" w14:textId="0C7CEC59" w:rsidR="009B0C63" w:rsidRDefault="009B0C63" w:rsidP="009B0C63">
            <w:pPr>
              <w:pStyle w:val="Standard"/>
              <w:snapToGrid w:val="0"/>
              <w:rPr>
                <w:ins w:id="1644" w:author="Bowler, Neill" w:date="2022-09-30T16:01:00Z"/>
                <w:rFonts w:ascii="Arial" w:hAnsi="Arial" w:cs="Arial"/>
                <w:b/>
                <w:sz w:val="16"/>
                <w:szCs w:val="16"/>
              </w:rPr>
            </w:pPr>
            <w:ins w:id="1645" w:author="Bowler, Neill" w:date="2022-09-30T16:07:00Z">
              <w:r>
                <w:rPr>
                  <w:rFonts w:ascii="Arial" w:hAnsi="Arial" w:cs="Arial"/>
                  <w:b/>
                  <w:sz w:val="16"/>
                  <w:szCs w:val="16"/>
                </w:rPr>
                <w:t>Diagnostic statistic type</w:t>
              </w:r>
            </w:ins>
          </w:p>
        </w:tc>
        <w:tc>
          <w:tcPr>
            <w:tcW w:w="1013" w:type="dxa"/>
            <w:shd w:val="clear" w:color="auto" w:fill="E0E0E0"/>
            <w:tcMar>
              <w:top w:w="0" w:type="dxa"/>
              <w:left w:w="108" w:type="dxa"/>
              <w:bottom w:w="0" w:type="dxa"/>
              <w:right w:w="108" w:type="dxa"/>
            </w:tcMar>
          </w:tcPr>
          <w:p w14:paraId="15AD4175" w14:textId="473CAE49" w:rsidR="009B0C63" w:rsidRDefault="009B0C63" w:rsidP="009B0C63">
            <w:pPr>
              <w:pStyle w:val="Standard"/>
              <w:snapToGrid w:val="0"/>
              <w:jc w:val="center"/>
              <w:rPr>
                <w:ins w:id="1646" w:author="Bowler, Neill" w:date="2022-09-30T16:01:00Z"/>
                <w:rFonts w:ascii="Arial" w:hAnsi="Arial" w:cs="Arial"/>
                <w:b/>
                <w:sz w:val="16"/>
                <w:szCs w:val="16"/>
              </w:rPr>
            </w:pPr>
            <w:ins w:id="1647" w:author="Bowler, Neill" w:date="2022-09-30T16:07:00Z">
              <w:r>
                <w:rPr>
                  <w:rFonts w:ascii="Arial" w:hAnsi="Arial" w:cs="Arial"/>
                  <w:b/>
                  <w:sz w:val="16"/>
                  <w:szCs w:val="16"/>
                </w:rPr>
                <w:t>New</w:t>
              </w:r>
            </w:ins>
          </w:p>
        </w:tc>
        <w:tc>
          <w:tcPr>
            <w:tcW w:w="845" w:type="dxa"/>
            <w:shd w:val="clear" w:color="auto" w:fill="E0E0E0"/>
            <w:tcMar>
              <w:top w:w="0" w:type="dxa"/>
              <w:left w:w="108" w:type="dxa"/>
              <w:bottom w:w="0" w:type="dxa"/>
              <w:right w:w="108" w:type="dxa"/>
            </w:tcMar>
          </w:tcPr>
          <w:p w14:paraId="32B4D11D" w14:textId="233D37CD" w:rsidR="009B0C63" w:rsidRDefault="009B0C63" w:rsidP="009B0C63">
            <w:pPr>
              <w:pStyle w:val="Standard"/>
              <w:snapToGrid w:val="0"/>
              <w:jc w:val="right"/>
              <w:rPr>
                <w:ins w:id="1648" w:author="Bowler, Neill" w:date="2022-09-30T16:01:00Z"/>
                <w:rFonts w:ascii="Arial" w:hAnsi="Arial" w:cs="Arial"/>
                <w:sz w:val="16"/>
                <w:szCs w:val="16"/>
              </w:rPr>
            </w:pPr>
            <w:ins w:id="1649" w:author="Bowler, Neill" w:date="2022-09-30T16:07:00Z">
              <w:r>
                <w:rPr>
                  <w:rFonts w:ascii="Arial" w:hAnsi="Arial" w:cs="Arial"/>
                  <w:sz w:val="16"/>
                  <w:szCs w:val="16"/>
                </w:rPr>
                <w:t>0</w:t>
              </w:r>
            </w:ins>
          </w:p>
        </w:tc>
        <w:tc>
          <w:tcPr>
            <w:tcW w:w="1265" w:type="dxa"/>
            <w:shd w:val="clear" w:color="auto" w:fill="E0E0E0"/>
            <w:tcMar>
              <w:top w:w="0" w:type="dxa"/>
              <w:left w:w="108" w:type="dxa"/>
              <w:bottom w:w="0" w:type="dxa"/>
              <w:right w:w="108" w:type="dxa"/>
            </w:tcMar>
          </w:tcPr>
          <w:p w14:paraId="5DC7146F" w14:textId="7E927854" w:rsidR="009B0C63" w:rsidRDefault="009B0C63" w:rsidP="009B0C63">
            <w:pPr>
              <w:pStyle w:val="Standard"/>
              <w:snapToGrid w:val="0"/>
              <w:jc w:val="right"/>
              <w:rPr>
                <w:ins w:id="1650" w:author="Bowler, Neill" w:date="2022-09-30T16:01:00Z"/>
                <w:rFonts w:ascii="Arial" w:hAnsi="Arial" w:cs="Arial"/>
                <w:sz w:val="16"/>
                <w:szCs w:val="16"/>
              </w:rPr>
            </w:pPr>
            <w:ins w:id="1651" w:author="Bowler, Neill" w:date="2022-09-30T16:07:00Z">
              <w:r>
                <w:rPr>
                  <w:rFonts w:ascii="Arial" w:hAnsi="Arial" w:cs="Arial"/>
                  <w:sz w:val="16"/>
                  <w:szCs w:val="16"/>
                </w:rPr>
                <w:t>0</w:t>
              </w:r>
            </w:ins>
          </w:p>
        </w:tc>
        <w:tc>
          <w:tcPr>
            <w:tcW w:w="887" w:type="dxa"/>
            <w:shd w:val="clear" w:color="auto" w:fill="E0E0E0"/>
            <w:tcMar>
              <w:top w:w="0" w:type="dxa"/>
              <w:left w:w="108" w:type="dxa"/>
              <w:bottom w:w="0" w:type="dxa"/>
              <w:right w:w="108" w:type="dxa"/>
            </w:tcMar>
          </w:tcPr>
          <w:p w14:paraId="3967CA6E" w14:textId="541F2BF2" w:rsidR="009B0C63" w:rsidRDefault="009B0C63" w:rsidP="009B0C63">
            <w:pPr>
              <w:pStyle w:val="Standard"/>
              <w:snapToGrid w:val="0"/>
              <w:jc w:val="right"/>
              <w:rPr>
                <w:ins w:id="1652" w:author="Bowler, Neill" w:date="2022-09-30T16:01:00Z"/>
                <w:rFonts w:ascii="Arial" w:hAnsi="Arial" w:cs="Arial"/>
                <w:sz w:val="16"/>
                <w:szCs w:val="16"/>
              </w:rPr>
            </w:pPr>
            <w:ins w:id="1653" w:author="Bowler, Neill" w:date="2022-09-30T16:07:00Z">
              <w:r>
                <w:rPr>
                  <w:rFonts w:ascii="Arial" w:hAnsi="Arial" w:cs="Arial"/>
                  <w:sz w:val="16"/>
                  <w:szCs w:val="16"/>
                </w:rPr>
                <w:t>6</w:t>
              </w:r>
            </w:ins>
          </w:p>
        </w:tc>
        <w:tc>
          <w:tcPr>
            <w:tcW w:w="1063" w:type="dxa"/>
            <w:shd w:val="clear" w:color="auto" w:fill="E0E0E0"/>
            <w:tcMar>
              <w:top w:w="0" w:type="dxa"/>
              <w:left w:w="108" w:type="dxa"/>
              <w:bottom w:w="0" w:type="dxa"/>
              <w:right w:w="108" w:type="dxa"/>
            </w:tcMar>
          </w:tcPr>
          <w:p w14:paraId="5DCDAB36" w14:textId="4F9CB377" w:rsidR="009B0C63" w:rsidRDefault="009B0C63" w:rsidP="009B0C63">
            <w:pPr>
              <w:pStyle w:val="Standard"/>
              <w:snapToGrid w:val="0"/>
              <w:rPr>
                <w:ins w:id="1654" w:author="Bowler, Neill" w:date="2022-09-30T16:01:00Z"/>
                <w:rFonts w:ascii="Arial" w:hAnsi="Arial" w:cs="Arial"/>
                <w:sz w:val="16"/>
                <w:szCs w:val="16"/>
              </w:rPr>
            </w:pPr>
            <w:ins w:id="1655" w:author="Bowler, Neill" w:date="2022-09-30T16:07:00Z">
              <w:r>
                <w:rPr>
                  <w:rFonts w:ascii="Arial" w:hAnsi="Arial" w:cs="Arial"/>
                  <w:sz w:val="16"/>
                  <w:szCs w:val="16"/>
                </w:rPr>
                <w:t>Code Table</w:t>
              </w:r>
            </w:ins>
          </w:p>
        </w:tc>
        <w:tc>
          <w:tcPr>
            <w:tcW w:w="2481" w:type="dxa"/>
            <w:shd w:val="clear" w:color="auto" w:fill="E0E0E0"/>
            <w:tcMar>
              <w:top w:w="0" w:type="dxa"/>
              <w:left w:w="108" w:type="dxa"/>
              <w:bottom w:w="0" w:type="dxa"/>
              <w:right w:w="108" w:type="dxa"/>
            </w:tcMar>
          </w:tcPr>
          <w:p w14:paraId="362E1ADF" w14:textId="05BF5604" w:rsidR="009B0C63" w:rsidRDefault="009B0C63" w:rsidP="009B0C63">
            <w:pPr>
              <w:pStyle w:val="Standard"/>
              <w:snapToGrid w:val="0"/>
              <w:rPr>
                <w:ins w:id="1656" w:author="Bowler, Neill" w:date="2022-09-30T16:01:00Z"/>
                <w:rFonts w:ascii="Arial" w:hAnsi="Arial" w:cs="Arial"/>
                <w:sz w:val="16"/>
                <w:szCs w:val="16"/>
              </w:rPr>
            </w:pPr>
            <w:ins w:id="1657" w:author="Bowler, Neill" w:date="2022-09-30T16:07:00Z">
              <w:r>
                <w:rPr>
                  <w:rFonts w:ascii="Arial" w:hAnsi="Arial" w:cs="Arial"/>
                  <w:sz w:val="16"/>
                  <w:szCs w:val="16"/>
                </w:rPr>
                <w:t>See Table 9</w:t>
              </w:r>
            </w:ins>
          </w:p>
        </w:tc>
      </w:tr>
      <w:tr w:rsidR="009B0C63" w14:paraId="7F49AC7B" w14:textId="77777777">
        <w:trPr>
          <w:cantSplit/>
          <w:jc w:val="center"/>
          <w:ins w:id="1658" w:author="Bowler, Neill" w:date="2022-09-30T16:01:00Z"/>
        </w:trPr>
        <w:tc>
          <w:tcPr>
            <w:tcW w:w="709" w:type="dxa"/>
            <w:shd w:val="clear" w:color="auto" w:fill="E0E0E0"/>
            <w:tcMar>
              <w:top w:w="0" w:type="dxa"/>
              <w:left w:w="108" w:type="dxa"/>
              <w:bottom w:w="0" w:type="dxa"/>
              <w:right w:w="108" w:type="dxa"/>
            </w:tcMar>
          </w:tcPr>
          <w:p w14:paraId="02383A0C" w14:textId="7F019816" w:rsidR="009B0C63" w:rsidRDefault="009B0C63" w:rsidP="009B0C63">
            <w:pPr>
              <w:pStyle w:val="Standard"/>
              <w:snapToGrid w:val="0"/>
              <w:jc w:val="right"/>
              <w:rPr>
                <w:ins w:id="1659" w:author="Bowler, Neill" w:date="2022-09-30T16:01:00Z"/>
                <w:rFonts w:ascii="Arial" w:hAnsi="Arial" w:cs="Arial"/>
                <w:sz w:val="16"/>
                <w:szCs w:val="16"/>
              </w:rPr>
            </w:pPr>
            <w:ins w:id="1660" w:author="Bowler, Neill" w:date="2022-09-30T16:08:00Z">
              <w:r>
                <w:rPr>
                  <w:rFonts w:ascii="Arial" w:hAnsi="Arial" w:cs="Arial"/>
                  <w:sz w:val="16"/>
                  <w:szCs w:val="16"/>
                </w:rPr>
                <w:t>N0+1</w:t>
              </w:r>
            </w:ins>
            <w:ins w:id="1661" w:author="Bowler, Neill" w:date="2022-09-30T16:22:00Z">
              <w:r>
                <w:rPr>
                  <w:rFonts w:ascii="Arial" w:hAnsi="Arial" w:cs="Arial"/>
                  <w:sz w:val="16"/>
                  <w:szCs w:val="16"/>
                </w:rPr>
                <w:t>8</w:t>
              </w:r>
            </w:ins>
          </w:p>
        </w:tc>
        <w:tc>
          <w:tcPr>
            <w:tcW w:w="2085" w:type="dxa"/>
            <w:shd w:val="clear" w:color="auto" w:fill="E0E0E0"/>
            <w:tcMar>
              <w:top w:w="0" w:type="dxa"/>
              <w:left w:w="108" w:type="dxa"/>
              <w:bottom w:w="0" w:type="dxa"/>
              <w:right w:w="108" w:type="dxa"/>
            </w:tcMar>
          </w:tcPr>
          <w:p w14:paraId="42178360" w14:textId="5FD8EDB6" w:rsidR="009B0C63" w:rsidRDefault="009B0C63" w:rsidP="009B0C63">
            <w:pPr>
              <w:pStyle w:val="Standard"/>
              <w:snapToGrid w:val="0"/>
              <w:rPr>
                <w:ins w:id="1662" w:author="Bowler, Neill" w:date="2022-09-30T16:01:00Z"/>
                <w:rFonts w:ascii="Arial" w:hAnsi="Arial" w:cs="Arial"/>
                <w:b/>
                <w:sz w:val="16"/>
                <w:szCs w:val="16"/>
              </w:rPr>
            </w:pPr>
            <w:ins w:id="1663" w:author="Bowler, Neill" w:date="2022-09-30T16:08:00Z">
              <w:r>
                <w:rPr>
                  <w:rFonts w:ascii="Arial" w:hAnsi="Arial" w:cs="Arial"/>
                  <w:b/>
                  <w:sz w:val="16"/>
                  <w:szCs w:val="16"/>
                </w:rPr>
                <w:t>Diagnostic fraction</w:t>
              </w:r>
            </w:ins>
          </w:p>
        </w:tc>
        <w:tc>
          <w:tcPr>
            <w:tcW w:w="1013" w:type="dxa"/>
            <w:shd w:val="clear" w:color="auto" w:fill="E0E0E0"/>
            <w:tcMar>
              <w:top w:w="0" w:type="dxa"/>
              <w:left w:w="108" w:type="dxa"/>
              <w:bottom w:w="0" w:type="dxa"/>
              <w:right w:w="108" w:type="dxa"/>
            </w:tcMar>
          </w:tcPr>
          <w:p w14:paraId="1B17C961" w14:textId="1DB2B553" w:rsidR="009B0C63" w:rsidRDefault="009B0C63" w:rsidP="009B0C63">
            <w:pPr>
              <w:pStyle w:val="Standard"/>
              <w:snapToGrid w:val="0"/>
              <w:jc w:val="center"/>
              <w:rPr>
                <w:ins w:id="1664" w:author="Bowler, Neill" w:date="2022-09-30T16:01:00Z"/>
                <w:rFonts w:ascii="Arial" w:hAnsi="Arial" w:cs="Arial"/>
                <w:b/>
                <w:sz w:val="16"/>
                <w:szCs w:val="16"/>
              </w:rPr>
            </w:pPr>
            <w:ins w:id="1665" w:author="Bowler, Neill" w:date="2022-09-30T16:08:00Z">
              <w:r>
                <w:rPr>
                  <w:rFonts w:ascii="Arial" w:hAnsi="Arial" w:cs="Arial"/>
                  <w:b/>
                  <w:sz w:val="16"/>
                  <w:szCs w:val="16"/>
                </w:rPr>
                <w:t>New</w:t>
              </w:r>
            </w:ins>
          </w:p>
        </w:tc>
        <w:tc>
          <w:tcPr>
            <w:tcW w:w="845" w:type="dxa"/>
            <w:shd w:val="clear" w:color="auto" w:fill="E0E0E0"/>
            <w:tcMar>
              <w:top w:w="0" w:type="dxa"/>
              <w:left w:w="108" w:type="dxa"/>
              <w:bottom w:w="0" w:type="dxa"/>
              <w:right w:w="108" w:type="dxa"/>
            </w:tcMar>
          </w:tcPr>
          <w:p w14:paraId="7A954E00" w14:textId="18447259" w:rsidR="009B0C63" w:rsidRDefault="009B0C63" w:rsidP="009B0C63">
            <w:pPr>
              <w:pStyle w:val="Standard"/>
              <w:snapToGrid w:val="0"/>
              <w:jc w:val="right"/>
              <w:rPr>
                <w:ins w:id="1666" w:author="Bowler, Neill" w:date="2022-09-30T16:01:00Z"/>
                <w:rFonts w:ascii="Arial" w:hAnsi="Arial" w:cs="Arial"/>
                <w:sz w:val="16"/>
                <w:szCs w:val="16"/>
              </w:rPr>
            </w:pPr>
            <w:ins w:id="1667" w:author="Bowler, Neill" w:date="2022-09-30T16:29:00Z">
              <w:r>
                <w:rPr>
                  <w:rFonts w:ascii="Arial" w:hAnsi="Arial" w:cs="Arial"/>
                  <w:sz w:val="16"/>
                  <w:szCs w:val="16"/>
                </w:rPr>
                <w:t>3</w:t>
              </w:r>
            </w:ins>
          </w:p>
        </w:tc>
        <w:tc>
          <w:tcPr>
            <w:tcW w:w="1265" w:type="dxa"/>
            <w:shd w:val="clear" w:color="auto" w:fill="E0E0E0"/>
            <w:tcMar>
              <w:top w:w="0" w:type="dxa"/>
              <w:left w:w="108" w:type="dxa"/>
              <w:bottom w:w="0" w:type="dxa"/>
              <w:right w:w="108" w:type="dxa"/>
            </w:tcMar>
          </w:tcPr>
          <w:p w14:paraId="4CDE45F1" w14:textId="26999BE0" w:rsidR="009B0C63" w:rsidRDefault="009B0C63" w:rsidP="009B0C63">
            <w:pPr>
              <w:pStyle w:val="Standard"/>
              <w:snapToGrid w:val="0"/>
              <w:jc w:val="right"/>
              <w:rPr>
                <w:ins w:id="1668" w:author="Bowler, Neill" w:date="2022-09-30T16:01:00Z"/>
                <w:rFonts w:ascii="Arial" w:hAnsi="Arial" w:cs="Arial"/>
                <w:sz w:val="16"/>
                <w:szCs w:val="16"/>
              </w:rPr>
            </w:pPr>
            <w:ins w:id="1669" w:author="Bowler, Neill" w:date="2022-09-30T16:08:00Z">
              <w:r>
                <w:rPr>
                  <w:rFonts w:ascii="Arial" w:hAnsi="Arial" w:cs="Arial"/>
                  <w:sz w:val="16"/>
                  <w:szCs w:val="16"/>
                </w:rPr>
                <w:t>0</w:t>
              </w:r>
            </w:ins>
          </w:p>
        </w:tc>
        <w:tc>
          <w:tcPr>
            <w:tcW w:w="887" w:type="dxa"/>
            <w:shd w:val="clear" w:color="auto" w:fill="E0E0E0"/>
            <w:tcMar>
              <w:top w:w="0" w:type="dxa"/>
              <w:left w:w="108" w:type="dxa"/>
              <w:bottom w:w="0" w:type="dxa"/>
              <w:right w:w="108" w:type="dxa"/>
            </w:tcMar>
          </w:tcPr>
          <w:p w14:paraId="062E16C8" w14:textId="7FD312C2" w:rsidR="009B0C63" w:rsidRDefault="009B0C63" w:rsidP="009B0C63">
            <w:pPr>
              <w:pStyle w:val="Standard"/>
              <w:snapToGrid w:val="0"/>
              <w:jc w:val="right"/>
              <w:rPr>
                <w:ins w:id="1670" w:author="Bowler, Neill" w:date="2022-09-30T16:01:00Z"/>
                <w:rFonts w:ascii="Arial" w:hAnsi="Arial" w:cs="Arial"/>
                <w:sz w:val="16"/>
                <w:szCs w:val="16"/>
              </w:rPr>
            </w:pPr>
            <w:ins w:id="1671" w:author="Bowler, Neill" w:date="2022-09-30T16:09:00Z">
              <w:r>
                <w:rPr>
                  <w:rFonts w:ascii="Arial" w:hAnsi="Arial" w:cs="Arial"/>
                  <w:sz w:val="16"/>
                  <w:szCs w:val="16"/>
                </w:rPr>
                <w:t>16</w:t>
              </w:r>
            </w:ins>
          </w:p>
        </w:tc>
        <w:tc>
          <w:tcPr>
            <w:tcW w:w="1063" w:type="dxa"/>
            <w:shd w:val="clear" w:color="auto" w:fill="E0E0E0"/>
            <w:tcMar>
              <w:top w:w="0" w:type="dxa"/>
              <w:left w:w="108" w:type="dxa"/>
              <w:bottom w:w="0" w:type="dxa"/>
              <w:right w:w="108" w:type="dxa"/>
            </w:tcMar>
          </w:tcPr>
          <w:p w14:paraId="312C9D2C" w14:textId="5F838D04" w:rsidR="009B0C63" w:rsidRDefault="009B0C63" w:rsidP="009B0C63">
            <w:pPr>
              <w:pStyle w:val="Standard"/>
              <w:snapToGrid w:val="0"/>
              <w:rPr>
                <w:ins w:id="1672" w:author="Bowler, Neill" w:date="2022-09-30T16:01:00Z"/>
                <w:rFonts w:ascii="Arial" w:hAnsi="Arial" w:cs="Arial"/>
                <w:sz w:val="16"/>
                <w:szCs w:val="16"/>
              </w:rPr>
            </w:pPr>
            <w:commentRangeStart w:id="1673"/>
            <w:ins w:id="1674" w:author="Bowler, Neill" w:date="2022-09-30T16:09:00Z">
              <w:r>
                <w:rPr>
                  <w:rFonts w:ascii="Arial" w:hAnsi="Arial" w:cs="Arial"/>
                  <w:sz w:val="16"/>
                  <w:szCs w:val="16"/>
                </w:rPr>
                <w:t>%</w:t>
              </w:r>
            </w:ins>
            <w:commentRangeEnd w:id="1673"/>
            <w:r>
              <w:rPr>
                <w:rStyle w:val="CommentReference"/>
              </w:rPr>
              <w:commentReference w:id="1673"/>
            </w:r>
          </w:p>
        </w:tc>
        <w:tc>
          <w:tcPr>
            <w:tcW w:w="2481" w:type="dxa"/>
            <w:shd w:val="clear" w:color="auto" w:fill="E0E0E0"/>
            <w:tcMar>
              <w:top w:w="0" w:type="dxa"/>
              <w:left w:w="108" w:type="dxa"/>
              <w:bottom w:w="0" w:type="dxa"/>
              <w:right w:w="108" w:type="dxa"/>
            </w:tcMar>
          </w:tcPr>
          <w:p w14:paraId="17966266" w14:textId="77777777" w:rsidR="009B0C63" w:rsidRDefault="009B0C63" w:rsidP="009B0C63">
            <w:pPr>
              <w:pStyle w:val="Standard"/>
              <w:snapToGrid w:val="0"/>
              <w:rPr>
                <w:ins w:id="1675" w:author="Bowler, Neill" w:date="2022-09-30T16:01:00Z"/>
                <w:rFonts w:ascii="Arial" w:hAnsi="Arial" w:cs="Arial"/>
                <w:sz w:val="16"/>
                <w:szCs w:val="16"/>
              </w:rPr>
            </w:pPr>
          </w:p>
        </w:tc>
      </w:tr>
      <w:tr w:rsidR="009B0C63" w14:paraId="639BD124" w14:textId="77777777">
        <w:trPr>
          <w:cantSplit/>
          <w:jc w:val="center"/>
          <w:ins w:id="1676" w:author="Bowler, Neill" w:date="2022-09-30T16:01:00Z"/>
        </w:trPr>
        <w:tc>
          <w:tcPr>
            <w:tcW w:w="709" w:type="dxa"/>
            <w:shd w:val="clear" w:color="auto" w:fill="E0E0E0"/>
            <w:tcMar>
              <w:top w:w="0" w:type="dxa"/>
              <w:left w:w="108" w:type="dxa"/>
              <w:bottom w:w="0" w:type="dxa"/>
              <w:right w:w="108" w:type="dxa"/>
            </w:tcMar>
          </w:tcPr>
          <w:p w14:paraId="24FC1E33" w14:textId="2AC5ACA2" w:rsidR="009B0C63" w:rsidRDefault="009B0C63" w:rsidP="009B0C63">
            <w:pPr>
              <w:pStyle w:val="Standard"/>
              <w:snapToGrid w:val="0"/>
              <w:jc w:val="right"/>
              <w:rPr>
                <w:ins w:id="1677" w:author="Bowler, Neill" w:date="2022-09-30T16:01:00Z"/>
                <w:rFonts w:ascii="Arial" w:hAnsi="Arial" w:cs="Arial"/>
                <w:sz w:val="16"/>
                <w:szCs w:val="16"/>
              </w:rPr>
            </w:pPr>
            <w:ins w:id="1678" w:author="Bowler, Neill" w:date="2022-09-30T16:10:00Z">
              <w:r>
                <w:rPr>
                  <w:rFonts w:ascii="Arial" w:hAnsi="Arial" w:cs="Arial"/>
                  <w:sz w:val="16"/>
                  <w:szCs w:val="16"/>
                </w:rPr>
                <w:t>N0+1</w:t>
              </w:r>
            </w:ins>
            <w:ins w:id="1679" w:author="Bowler, Neill" w:date="2022-09-30T16:22:00Z">
              <w:r>
                <w:rPr>
                  <w:rFonts w:ascii="Arial" w:hAnsi="Arial" w:cs="Arial"/>
                  <w:sz w:val="16"/>
                  <w:szCs w:val="16"/>
                </w:rPr>
                <w:t>9</w:t>
              </w:r>
            </w:ins>
          </w:p>
        </w:tc>
        <w:tc>
          <w:tcPr>
            <w:tcW w:w="2085" w:type="dxa"/>
            <w:shd w:val="clear" w:color="auto" w:fill="E0E0E0"/>
            <w:tcMar>
              <w:top w:w="0" w:type="dxa"/>
              <w:left w:w="108" w:type="dxa"/>
              <w:bottom w:w="0" w:type="dxa"/>
              <w:right w:w="108" w:type="dxa"/>
            </w:tcMar>
          </w:tcPr>
          <w:p w14:paraId="771F5C59" w14:textId="4DF115F8" w:rsidR="009B0C63" w:rsidRDefault="009B0C63" w:rsidP="009B0C63">
            <w:pPr>
              <w:pStyle w:val="Standard"/>
              <w:snapToGrid w:val="0"/>
              <w:rPr>
                <w:ins w:id="1680" w:author="Bowler, Neill" w:date="2022-09-30T16:01:00Z"/>
                <w:rFonts w:ascii="Arial" w:hAnsi="Arial" w:cs="Arial"/>
                <w:b/>
                <w:sz w:val="16"/>
                <w:szCs w:val="16"/>
              </w:rPr>
            </w:pPr>
            <w:ins w:id="1681" w:author="Bowler, Neill" w:date="2022-09-30T16:10:00Z">
              <w:r>
                <w:rPr>
                  <w:rFonts w:ascii="Arial" w:hAnsi="Arial" w:cs="Arial"/>
                  <w:b/>
                  <w:sz w:val="16"/>
                  <w:szCs w:val="16"/>
                </w:rPr>
                <w:t>(</w:t>
              </w:r>
              <w:proofErr w:type="gramStart"/>
              <w:r>
                <w:rPr>
                  <w:rFonts w:ascii="Arial" w:hAnsi="Arial" w:cs="Arial"/>
                  <w:b/>
                  <w:sz w:val="16"/>
                  <w:szCs w:val="16"/>
                </w:rPr>
                <w:t>end</w:t>
              </w:r>
              <w:proofErr w:type="gramEnd"/>
              <w:r>
                <w:rPr>
                  <w:rFonts w:ascii="Arial" w:hAnsi="Arial" w:cs="Arial"/>
                  <w:b/>
                  <w:sz w:val="16"/>
                  <w:szCs w:val="16"/>
                </w:rPr>
                <w:t xml:space="preserve"> delayed replication)</w:t>
              </w:r>
            </w:ins>
          </w:p>
        </w:tc>
        <w:tc>
          <w:tcPr>
            <w:tcW w:w="1013" w:type="dxa"/>
            <w:shd w:val="clear" w:color="auto" w:fill="E0E0E0"/>
            <w:tcMar>
              <w:top w:w="0" w:type="dxa"/>
              <w:left w:w="108" w:type="dxa"/>
              <w:bottom w:w="0" w:type="dxa"/>
              <w:right w:w="108" w:type="dxa"/>
            </w:tcMar>
          </w:tcPr>
          <w:p w14:paraId="0926A9A9" w14:textId="77777777" w:rsidR="009B0C63" w:rsidRDefault="009B0C63" w:rsidP="009B0C63">
            <w:pPr>
              <w:pStyle w:val="Standard"/>
              <w:snapToGrid w:val="0"/>
              <w:jc w:val="center"/>
              <w:rPr>
                <w:ins w:id="1682" w:author="Bowler, Neill" w:date="2022-09-30T16:01:00Z"/>
                <w:rFonts w:ascii="Arial" w:hAnsi="Arial" w:cs="Arial"/>
                <w:b/>
                <w:sz w:val="16"/>
                <w:szCs w:val="16"/>
              </w:rPr>
            </w:pPr>
          </w:p>
        </w:tc>
        <w:tc>
          <w:tcPr>
            <w:tcW w:w="845" w:type="dxa"/>
            <w:shd w:val="clear" w:color="auto" w:fill="E0E0E0"/>
            <w:tcMar>
              <w:top w:w="0" w:type="dxa"/>
              <w:left w:w="108" w:type="dxa"/>
              <w:bottom w:w="0" w:type="dxa"/>
              <w:right w:w="108" w:type="dxa"/>
            </w:tcMar>
          </w:tcPr>
          <w:p w14:paraId="2B477E74" w14:textId="77777777" w:rsidR="009B0C63" w:rsidRDefault="009B0C63" w:rsidP="009B0C63">
            <w:pPr>
              <w:pStyle w:val="Standard"/>
              <w:snapToGrid w:val="0"/>
              <w:jc w:val="right"/>
              <w:rPr>
                <w:ins w:id="1683" w:author="Bowler, Neill" w:date="2022-09-30T16:01:00Z"/>
                <w:rFonts w:ascii="Arial" w:hAnsi="Arial" w:cs="Arial"/>
                <w:sz w:val="16"/>
                <w:szCs w:val="16"/>
              </w:rPr>
            </w:pPr>
          </w:p>
        </w:tc>
        <w:tc>
          <w:tcPr>
            <w:tcW w:w="1265" w:type="dxa"/>
            <w:shd w:val="clear" w:color="auto" w:fill="E0E0E0"/>
            <w:tcMar>
              <w:top w:w="0" w:type="dxa"/>
              <w:left w:w="108" w:type="dxa"/>
              <w:bottom w:w="0" w:type="dxa"/>
              <w:right w:w="108" w:type="dxa"/>
            </w:tcMar>
          </w:tcPr>
          <w:p w14:paraId="70CAFB9C" w14:textId="77777777" w:rsidR="009B0C63" w:rsidRDefault="009B0C63" w:rsidP="009B0C63">
            <w:pPr>
              <w:pStyle w:val="Standard"/>
              <w:snapToGrid w:val="0"/>
              <w:jc w:val="right"/>
              <w:rPr>
                <w:ins w:id="1684" w:author="Bowler, Neill" w:date="2022-09-30T16:01:00Z"/>
                <w:rFonts w:ascii="Arial" w:hAnsi="Arial" w:cs="Arial"/>
                <w:sz w:val="16"/>
                <w:szCs w:val="16"/>
              </w:rPr>
            </w:pPr>
          </w:p>
        </w:tc>
        <w:tc>
          <w:tcPr>
            <w:tcW w:w="887" w:type="dxa"/>
            <w:shd w:val="clear" w:color="auto" w:fill="E0E0E0"/>
            <w:tcMar>
              <w:top w:w="0" w:type="dxa"/>
              <w:left w:w="108" w:type="dxa"/>
              <w:bottom w:w="0" w:type="dxa"/>
              <w:right w:w="108" w:type="dxa"/>
            </w:tcMar>
          </w:tcPr>
          <w:p w14:paraId="362376D9" w14:textId="77777777" w:rsidR="009B0C63" w:rsidRDefault="009B0C63" w:rsidP="009B0C63">
            <w:pPr>
              <w:pStyle w:val="Standard"/>
              <w:snapToGrid w:val="0"/>
              <w:jc w:val="right"/>
              <w:rPr>
                <w:ins w:id="1685" w:author="Bowler, Neill" w:date="2022-09-30T16:01:00Z"/>
                <w:rFonts w:ascii="Arial" w:hAnsi="Arial" w:cs="Arial"/>
                <w:sz w:val="16"/>
                <w:szCs w:val="16"/>
              </w:rPr>
            </w:pPr>
          </w:p>
        </w:tc>
        <w:tc>
          <w:tcPr>
            <w:tcW w:w="1063" w:type="dxa"/>
            <w:shd w:val="clear" w:color="auto" w:fill="E0E0E0"/>
            <w:tcMar>
              <w:top w:w="0" w:type="dxa"/>
              <w:left w:w="108" w:type="dxa"/>
              <w:bottom w:w="0" w:type="dxa"/>
              <w:right w:w="108" w:type="dxa"/>
            </w:tcMar>
          </w:tcPr>
          <w:p w14:paraId="09934152" w14:textId="77777777" w:rsidR="009B0C63" w:rsidRDefault="009B0C63" w:rsidP="009B0C63">
            <w:pPr>
              <w:pStyle w:val="Standard"/>
              <w:snapToGrid w:val="0"/>
              <w:rPr>
                <w:ins w:id="1686" w:author="Bowler, Neill" w:date="2022-09-30T16:01:00Z"/>
                <w:rFonts w:ascii="Arial" w:hAnsi="Arial" w:cs="Arial"/>
                <w:sz w:val="16"/>
                <w:szCs w:val="16"/>
              </w:rPr>
            </w:pPr>
          </w:p>
        </w:tc>
        <w:tc>
          <w:tcPr>
            <w:tcW w:w="2481" w:type="dxa"/>
            <w:shd w:val="clear" w:color="auto" w:fill="E0E0E0"/>
            <w:tcMar>
              <w:top w:w="0" w:type="dxa"/>
              <w:left w:w="108" w:type="dxa"/>
              <w:bottom w:w="0" w:type="dxa"/>
              <w:right w:w="108" w:type="dxa"/>
            </w:tcMar>
          </w:tcPr>
          <w:p w14:paraId="713D9C23" w14:textId="77777777" w:rsidR="009B0C63" w:rsidRDefault="009B0C63" w:rsidP="009B0C63">
            <w:pPr>
              <w:pStyle w:val="Standard"/>
              <w:snapToGrid w:val="0"/>
              <w:rPr>
                <w:ins w:id="1687" w:author="Bowler, Neill" w:date="2022-09-30T16:01:00Z"/>
                <w:rFonts w:ascii="Arial" w:hAnsi="Arial" w:cs="Arial"/>
                <w:sz w:val="16"/>
                <w:szCs w:val="16"/>
              </w:rPr>
            </w:pPr>
          </w:p>
        </w:tc>
      </w:tr>
      <w:tr w:rsidR="009B0C63" w14:paraId="768095BD" w14:textId="77777777">
        <w:trPr>
          <w:cantSplit/>
          <w:jc w:val="center"/>
        </w:trPr>
        <w:tc>
          <w:tcPr>
            <w:tcW w:w="709" w:type="dxa"/>
            <w:shd w:val="clear" w:color="auto" w:fill="F3F3F3"/>
            <w:tcMar>
              <w:top w:w="0" w:type="dxa"/>
              <w:left w:w="108" w:type="dxa"/>
              <w:bottom w:w="0" w:type="dxa"/>
              <w:right w:w="108" w:type="dxa"/>
            </w:tcMar>
          </w:tcPr>
          <w:p w14:paraId="768095B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N1</w:t>
            </w:r>
          </w:p>
        </w:tc>
        <w:tc>
          <w:tcPr>
            <w:tcW w:w="2085" w:type="dxa"/>
            <w:shd w:val="clear" w:color="auto" w:fill="F3F3F3"/>
            <w:tcMar>
              <w:top w:w="0" w:type="dxa"/>
              <w:left w:w="108" w:type="dxa"/>
              <w:bottom w:w="0" w:type="dxa"/>
              <w:right w:w="108" w:type="dxa"/>
            </w:tcMar>
          </w:tcPr>
          <w:p w14:paraId="768095B6"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w:t>
            </w:r>
            <w:proofErr w:type="gramStart"/>
            <w:r>
              <w:rPr>
                <w:rFonts w:ascii="Arial" w:hAnsi="Arial" w:cs="Arial"/>
                <w:i/>
                <w:sz w:val="16"/>
                <w:szCs w:val="16"/>
              </w:rPr>
              <w:t>end</w:t>
            </w:r>
            <w:proofErr w:type="gramEnd"/>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B7" w14:textId="77777777" w:rsidR="009B0C63" w:rsidRDefault="009B0C63" w:rsidP="009B0C63">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5B8" w14:textId="77777777" w:rsidR="009B0C63" w:rsidRDefault="009B0C63" w:rsidP="009B0C63">
            <w:pPr>
              <w:pStyle w:val="Standard"/>
              <w:snapToGrid w:val="0"/>
              <w:jc w:val="right"/>
              <w:rPr>
                <w:rFonts w:ascii="Arial" w:hAnsi="Arial" w:cs="Arial"/>
                <w:i/>
                <w:sz w:val="16"/>
                <w:szCs w:val="16"/>
              </w:rPr>
            </w:pPr>
          </w:p>
        </w:tc>
        <w:tc>
          <w:tcPr>
            <w:tcW w:w="1265" w:type="dxa"/>
            <w:shd w:val="clear" w:color="auto" w:fill="F3F3F3"/>
            <w:tcMar>
              <w:top w:w="0" w:type="dxa"/>
              <w:left w:w="108" w:type="dxa"/>
              <w:bottom w:w="0" w:type="dxa"/>
              <w:right w:w="108" w:type="dxa"/>
            </w:tcMar>
          </w:tcPr>
          <w:p w14:paraId="768095B9" w14:textId="77777777" w:rsidR="009B0C63" w:rsidRDefault="009B0C63" w:rsidP="009B0C63">
            <w:pPr>
              <w:pStyle w:val="Standard"/>
              <w:snapToGrid w:val="0"/>
              <w:jc w:val="right"/>
              <w:rPr>
                <w:rFonts w:ascii="Arial" w:hAnsi="Arial" w:cs="Arial"/>
                <w:i/>
                <w:sz w:val="16"/>
                <w:szCs w:val="16"/>
              </w:rPr>
            </w:pPr>
          </w:p>
        </w:tc>
        <w:tc>
          <w:tcPr>
            <w:tcW w:w="887" w:type="dxa"/>
            <w:shd w:val="clear" w:color="auto" w:fill="F3F3F3"/>
            <w:tcMar>
              <w:top w:w="0" w:type="dxa"/>
              <w:left w:w="108" w:type="dxa"/>
              <w:bottom w:w="0" w:type="dxa"/>
              <w:right w:w="108" w:type="dxa"/>
            </w:tcMar>
          </w:tcPr>
          <w:p w14:paraId="768095BA" w14:textId="77777777" w:rsidR="009B0C63" w:rsidRDefault="009B0C63" w:rsidP="009B0C63">
            <w:pPr>
              <w:pStyle w:val="Standard"/>
              <w:snapToGrid w:val="0"/>
              <w:jc w:val="right"/>
              <w:rPr>
                <w:rFonts w:ascii="Arial" w:hAnsi="Arial" w:cs="Arial"/>
                <w:i/>
                <w:sz w:val="16"/>
                <w:szCs w:val="16"/>
              </w:rPr>
            </w:pPr>
          </w:p>
        </w:tc>
        <w:tc>
          <w:tcPr>
            <w:tcW w:w="1063" w:type="dxa"/>
            <w:shd w:val="clear" w:color="auto" w:fill="F3F3F3"/>
            <w:tcMar>
              <w:top w:w="0" w:type="dxa"/>
              <w:left w:w="108" w:type="dxa"/>
              <w:bottom w:w="0" w:type="dxa"/>
              <w:right w:w="108" w:type="dxa"/>
            </w:tcMar>
          </w:tcPr>
          <w:p w14:paraId="768095BB"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5BC" w14:textId="77777777" w:rsidR="009B0C63" w:rsidRDefault="009B0C63" w:rsidP="009B0C63">
            <w:pPr>
              <w:pStyle w:val="Standard"/>
              <w:snapToGrid w:val="0"/>
            </w:pPr>
            <w:r>
              <w:rPr>
                <w:rFonts w:ascii="Arial" w:hAnsi="Arial" w:cs="Arial"/>
                <w:i/>
                <w:sz w:val="16"/>
                <w:szCs w:val="16"/>
              </w:rPr>
              <w:t>N1</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38+(5+6.n0</w:t>
            </w:r>
            <w:proofErr w:type="gramStart"/>
            <w:r>
              <w:rPr>
                <w:rFonts w:ascii="Arial" w:hAnsi="Arial" w:cs="Arial"/>
                <w:i/>
                <w:sz w:val="16"/>
                <w:szCs w:val="16"/>
              </w:rPr>
              <w:t>).n</w:t>
            </w:r>
            <w:proofErr w:type="gramEnd"/>
            <w:r>
              <w:rPr>
                <w:rFonts w:ascii="Arial" w:hAnsi="Arial" w:cs="Arial"/>
                <w:i/>
                <w:sz w:val="16"/>
                <w:szCs w:val="16"/>
              </w:rPr>
              <w:t>1</w:t>
            </w:r>
            <w:r>
              <w:rPr>
                <w:rFonts w:ascii="Arial" w:eastAsia="Arial" w:hAnsi="Arial" w:cs="Arial"/>
                <w:i/>
                <w:sz w:val="16"/>
                <w:szCs w:val="16"/>
              </w:rPr>
              <w:t xml:space="preserve"> </w:t>
            </w:r>
            <w:r>
              <w:rPr>
                <w:rFonts w:ascii="Arial" w:hAnsi="Arial" w:cs="Arial"/>
                <w:i/>
                <w:sz w:val="16"/>
                <w:szCs w:val="16"/>
              </w:rPr>
              <w:t>elements</w:t>
            </w:r>
          </w:p>
        </w:tc>
      </w:tr>
      <w:tr w:rsidR="009B0C63" w14:paraId="768095BF" w14:textId="77777777">
        <w:trPr>
          <w:cantSplit/>
          <w:trHeight w:val="148"/>
          <w:jc w:val="center"/>
        </w:trPr>
        <w:tc>
          <w:tcPr>
            <w:tcW w:w="10348" w:type="dxa"/>
            <w:gridSpan w:val="8"/>
            <w:shd w:val="clear" w:color="auto" w:fill="CCFFCC"/>
            <w:tcMar>
              <w:top w:w="0" w:type="dxa"/>
              <w:left w:w="108" w:type="dxa"/>
              <w:bottom w:w="0" w:type="dxa"/>
              <w:right w:w="108" w:type="dxa"/>
            </w:tcMar>
          </w:tcPr>
          <w:p w14:paraId="768095BE" w14:textId="77777777" w:rsidR="009B0C63" w:rsidRDefault="009B0C63" w:rsidP="009B0C63">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'Step</w:t>
            </w:r>
            <w:r>
              <w:rPr>
                <w:rFonts w:ascii="Arial" w:eastAsia="Arial" w:hAnsi="Arial" w:cs="Arial"/>
                <w:b/>
                <w:i/>
                <w:sz w:val="16"/>
                <w:szCs w:val="16"/>
              </w:rPr>
              <w:t xml:space="preserve"> </w:t>
            </w:r>
            <w:r>
              <w:rPr>
                <w:rFonts w:ascii="Arial" w:hAnsi="Arial" w:cs="Arial"/>
                <w:b/>
                <w:i/>
                <w:sz w:val="16"/>
                <w:szCs w:val="16"/>
              </w:rPr>
              <w:t>2a'</w:t>
            </w:r>
            <w:r>
              <w:rPr>
                <w:rFonts w:ascii="Arial" w:eastAsia="Arial" w:hAnsi="Arial" w:cs="Arial"/>
                <w:b/>
                <w:i/>
                <w:sz w:val="16"/>
                <w:szCs w:val="16"/>
              </w:rPr>
              <w:t xml:space="preserve"> </w:t>
            </w:r>
            <w:r>
              <w:rPr>
                <w:rFonts w:ascii="Arial" w:hAnsi="Arial" w:cs="Arial"/>
                <w:b/>
                <w:i/>
                <w:sz w:val="16"/>
                <w:szCs w:val="16"/>
              </w:rPr>
              <w:t>data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3</w:t>
            </w:r>
            <w:r>
              <w:rPr>
                <w:rFonts w:ascii="Arial" w:eastAsia="Arial" w:hAnsi="Arial" w:cs="Arial"/>
                <w:i/>
                <w:sz w:val="16"/>
                <w:szCs w:val="16"/>
              </w:rPr>
              <w:t>–</w:t>
            </w:r>
            <w:r>
              <w:rPr>
                <w:rFonts w:ascii="Arial" w:hAnsi="Arial" w:cs="Arial"/>
                <w:i/>
                <w:sz w:val="16"/>
                <w:szCs w:val="16"/>
              </w:rPr>
              <w:t>5)</w:t>
            </w:r>
          </w:p>
        </w:tc>
      </w:tr>
      <w:tr w:rsidR="009B0C63" w14:paraId="768095C8" w14:textId="77777777">
        <w:trPr>
          <w:cantSplit/>
          <w:jc w:val="center"/>
        </w:trPr>
        <w:tc>
          <w:tcPr>
            <w:tcW w:w="709" w:type="dxa"/>
            <w:shd w:val="clear" w:color="auto" w:fill="F3F3F3"/>
            <w:tcMar>
              <w:top w:w="0" w:type="dxa"/>
              <w:left w:w="108" w:type="dxa"/>
              <w:bottom w:w="0" w:type="dxa"/>
              <w:right w:w="108" w:type="dxa"/>
            </w:tcMar>
          </w:tcPr>
          <w:p w14:paraId="768095C0" w14:textId="77777777" w:rsidR="009B0C63" w:rsidRDefault="009B0C63" w:rsidP="009B0C63">
            <w:pPr>
              <w:pStyle w:val="Standard"/>
              <w:snapToGrid w:val="0"/>
              <w:jc w:val="right"/>
              <w:rPr>
                <w:rFonts w:ascii="Arial" w:hAnsi="Arial" w:cs="Arial"/>
                <w:i/>
                <w:sz w:val="16"/>
                <w:szCs w:val="16"/>
              </w:rPr>
            </w:pPr>
          </w:p>
        </w:tc>
        <w:tc>
          <w:tcPr>
            <w:tcW w:w="2085" w:type="dxa"/>
            <w:shd w:val="clear" w:color="auto" w:fill="F3F3F3"/>
            <w:tcMar>
              <w:top w:w="0" w:type="dxa"/>
              <w:left w:w="108" w:type="dxa"/>
              <w:bottom w:w="0" w:type="dxa"/>
              <w:right w:w="108" w:type="dxa"/>
            </w:tcMar>
          </w:tcPr>
          <w:p w14:paraId="768095C1"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C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C3" w14:textId="77777777" w:rsidR="009B0C63" w:rsidRDefault="009B0C63" w:rsidP="009B0C63">
            <w:pPr>
              <w:pStyle w:val="Standard"/>
              <w:snapToGrid w:val="0"/>
              <w:rPr>
                <w:rFonts w:ascii="Arial" w:hAnsi="Arial" w:cs="Arial"/>
                <w:sz w:val="16"/>
                <w:szCs w:val="16"/>
              </w:rPr>
            </w:pPr>
          </w:p>
        </w:tc>
        <w:tc>
          <w:tcPr>
            <w:tcW w:w="1265" w:type="dxa"/>
            <w:shd w:val="clear" w:color="auto" w:fill="F3F3F3"/>
            <w:tcMar>
              <w:top w:w="0" w:type="dxa"/>
              <w:left w:w="108" w:type="dxa"/>
              <w:bottom w:w="0" w:type="dxa"/>
              <w:right w:w="108" w:type="dxa"/>
            </w:tcMar>
          </w:tcPr>
          <w:p w14:paraId="768095C4" w14:textId="77777777" w:rsidR="009B0C63" w:rsidRDefault="009B0C63" w:rsidP="009B0C63">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5C5" w14:textId="77777777" w:rsidR="009B0C63" w:rsidRDefault="009B0C63" w:rsidP="009B0C63">
            <w:pPr>
              <w:pStyle w:val="Standard"/>
              <w:snapToGrid w:val="0"/>
              <w:rPr>
                <w:rFonts w:ascii="Arial" w:hAnsi="Arial" w:cs="Arial"/>
                <w:sz w:val="16"/>
                <w:szCs w:val="16"/>
              </w:rPr>
            </w:pPr>
          </w:p>
        </w:tc>
        <w:tc>
          <w:tcPr>
            <w:tcW w:w="1063" w:type="dxa"/>
            <w:shd w:val="clear" w:color="auto" w:fill="F3F3F3"/>
            <w:tcMar>
              <w:top w:w="0" w:type="dxa"/>
              <w:left w:w="108" w:type="dxa"/>
              <w:bottom w:w="0" w:type="dxa"/>
              <w:right w:w="108" w:type="dxa"/>
            </w:tcMar>
          </w:tcPr>
          <w:p w14:paraId="768095C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C7" w14:textId="77777777" w:rsidR="009B0C63" w:rsidRDefault="009B0C63" w:rsidP="009B0C63">
            <w:pPr>
              <w:pStyle w:val="Standard"/>
              <w:snapToGrid w:val="0"/>
              <w:rPr>
                <w:rFonts w:ascii="Arial" w:hAnsi="Arial" w:cs="Arial"/>
                <w:sz w:val="16"/>
                <w:szCs w:val="16"/>
              </w:rPr>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descriptors</w:t>
            </w:r>
          </w:p>
        </w:tc>
      </w:tr>
      <w:tr w:rsidR="009B0C63" w14:paraId="768095D1" w14:textId="77777777">
        <w:trPr>
          <w:cantSplit/>
          <w:jc w:val="center"/>
        </w:trPr>
        <w:tc>
          <w:tcPr>
            <w:tcW w:w="709" w:type="dxa"/>
            <w:shd w:val="clear" w:color="auto" w:fill="E0E0E0"/>
            <w:tcMar>
              <w:top w:w="0" w:type="dxa"/>
              <w:left w:w="108" w:type="dxa"/>
              <w:bottom w:w="0" w:type="dxa"/>
              <w:right w:w="108" w:type="dxa"/>
            </w:tcMar>
          </w:tcPr>
          <w:p w14:paraId="768095C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N1+1</w:t>
            </w:r>
          </w:p>
        </w:tc>
        <w:tc>
          <w:tcPr>
            <w:tcW w:w="2085" w:type="dxa"/>
            <w:shd w:val="clear" w:color="auto" w:fill="E0E0E0"/>
            <w:tcMar>
              <w:top w:w="0" w:type="dxa"/>
              <w:left w:w="108" w:type="dxa"/>
              <w:bottom w:w="0" w:type="dxa"/>
              <w:right w:w="108" w:type="dxa"/>
            </w:tcMar>
          </w:tcPr>
          <w:p w14:paraId="768095CA"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C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5C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C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C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CF"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D0" w14:textId="77777777"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2a</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n2</w:t>
            </w:r>
          </w:p>
        </w:tc>
      </w:tr>
      <w:tr w:rsidR="009B0C63" w14:paraId="768095DA" w14:textId="77777777">
        <w:trPr>
          <w:cantSplit/>
          <w:jc w:val="center"/>
        </w:trPr>
        <w:tc>
          <w:tcPr>
            <w:tcW w:w="709" w:type="dxa"/>
            <w:shd w:val="clear" w:color="auto" w:fill="F3F3F3"/>
            <w:tcMar>
              <w:top w:w="0" w:type="dxa"/>
              <w:left w:w="108" w:type="dxa"/>
              <w:bottom w:w="0" w:type="dxa"/>
              <w:right w:w="108" w:type="dxa"/>
            </w:tcMar>
          </w:tcPr>
          <w:p w14:paraId="768095D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N1+2</w:t>
            </w:r>
          </w:p>
        </w:tc>
        <w:tc>
          <w:tcPr>
            <w:tcW w:w="2085" w:type="dxa"/>
            <w:shd w:val="clear" w:color="auto" w:fill="F3F3F3"/>
            <w:tcMar>
              <w:top w:w="0" w:type="dxa"/>
              <w:left w:w="108" w:type="dxa"/>
              <w:bottom w:w="0" w:type="dxa"/>
              <w:right w:w="108" w:type="dxa"/>
            </w:tcMar>
          </w:tcPr>
          <w:p w14:paraId="768095D3"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Height</w:t>
            </w:r>
          </w:p>
        </w:tc>
        <w:tc>
          <w:tcPr>
            <w:tcW w:w="1013" w:type="dxa"/>
            <w:shd w:val="clear" w:color="auto" w:fill="F3F3F3"/>
            <w:tcMar>
              <w:top w:w="0" w:type="dxa"/>
              <w:left w:w="108" w:type="dxa"/>
              <w:bottom w:w="0" w:type="dxa"/>
              <w:right w:w="108" w:type="dxa"/>
            </w:tcMar>
          </w:tcPr>
          <w:p w14:paraId="768095D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F3F3F3"/>
            <w:tcMar>
              <w:top w:w="0" w:type="dxa"/>
              <w:left w:w="108" w:type="dxa"/>
              <w:bottom w:w="0" w:type="dxa"/>
              <w:right w:w="108" w:type="dxa"/>
            </w:tcMar>
          </w:tcPr>
          <w:p w14:paraId="768095D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5D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shd w:val="clear" w:color="auto" w:fill="F3F3F3"/>
            <w:tcMar>
              <w:top w:w="0" w:type="dxa"/>
              <w:left w:w="108" w:type="dxa"/>
              <w:bottom w:w="0" w:type="dxa"/>
              <w:right w:w="108" w:type="dxa"/>
            </w:tcMar>
          </w:tcPr>
          <w:p w14:paraId="768095D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F3F3F3"/>
            <w:tcMar>
              <w:top w:w="0" w:type="dxa"/>
              <w:left w:w="108" w:type="dxa"/>
              <w:bottom w:w="0" w:type="dxa"/>
              <w:right w:w="108" w:type="dxa"/>
            </w:tcMar>
          </w:tcPr>
          <w:p w14:paraId="768095D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5D9" w14:textId="77777777" w:rsidR="009B0C63" w:rsidRDefault="009B0C63" w:rsidP="009B0C63">
            <w:pPr>
              <w:pStyle w:val="Standard"/>
              <w:snapToGrid w:val="0"/>
            </w:pPr>
            <w:r>
              <w:rPr>
                <w:rFonts w:ascii="Arial" w:hAnsi="Arial" w:cs="Arial"/>
                <w:sz w:val="16"/>
                <w:szCs w:val="16"/>
              </w:rPr>
              <w:t>Geometric</w:t>
            </w:r>
            <w:r>
              <w:rPr>
                <w:rFonts w:ascii="Arial" w:eastAsia="Arial" w:hAnsi="Arial" w:cs="Arial"/>
                <w:sz w:val="16"/>
                <w:szCs w:val="16"/>
              </w:rPr>
              <w:t xml:space="preserve"> </w:t>
            </w:r>
            <w:r>
              <w:rPr>
                <w:rFonts w:ascii="Arial" w:hAnsi="Arial" w:cs="Arial"/>
                <w:sz w:val="16"/>
                <w:szCs w:val="16"/>
              </w:rPr>
              <w:t>altitude,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100km,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9B0C63" w14:paraId="768095E3" w14:textId="77777777">
        <w:trPr>
          <w:cantSplit/>
          <w:jc w:val="center"/>
        </w:trPr>
        <w:tc>
          <w:tcPr>
            <w:tcW w:w="709" w:type="dxa"/>
            <w:shd w:val="clear" w:color="auto" w:fill="E0E0E0"/>
            <w:tcMar>
              <w:top w:w="0" w:type="dxa"/>
              <w:left w:w="108" w:type="dxa"/>
              <w:bottom w:w="0" w:type="dxa"/>
              <w:right w:w="108" w:type="dxa"/>
            </w:tcMar>
          </w:tcPr>
          <w:p w14:paraId="768095D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N1+3</w:t>
            </w:r>
          </w:p>
        </w:tc>
        <w:tc>
          <w:tcPr>
            <w:tcW w:w="2085" w:type="dxa"/>
            <w:shd w:val="clear" w:color="auto" w:fill="E0E0E0"/>
            <w:tcMar>
              <w:top w:w="0" w:type="dxa"/>
              <w:left w:w="108" w:type="dxa"/>
              <w:bottom w:w="0" w:type="dxa"/>
              <w:right w:w="108" w:type="dxa"/>
            </w:tcMar>
          </w:tcPr>
          <w:p w14:paraId="768095DC" w14:textId="77777777" w:rsidR="009B0C63" w:rsidRDefault="009B0C63" w:rsidP="009B0C63">
            <w:pPr>
              <w:pStyle w:val="Standard"/>
              <w:snapToGrid w:val="0"/>
            </w:pPr>
            <w:r>
              <w:rPr>
                <w:rFonts w:ascii="Arial" w:hAnsi="Arial" w:cs="Arial"/>
                <w:b/>
                <w:color w:val="0000FF"/>
                <w:sz w:val="16"/>
                <w:szCs w:val="16"/>
              </w:rPr>
              <w:t>Atmospheric</w:t>
            </w:r>
            <w:r>
              <w:rPr>
                <w:rFonts w:ascii="Arial" w:eastAsia="Arial" w:hAnsi="Arial" w:cs="Arial"/>
                <w:b/>
                <w:color w:val="0000FF"/>
                <w:sz w:val="16"/>
                <w:szCs w:val="16"/>
              </w:rPr>
              <w:t xml:space="preserve"> </w:t>
            </w:r>
            <w:r>
              <w:rPr>
                <w:rFonts w:ascii="Arial" w:hAnsi="Arial" w:cs="Arial"/>
                <w:b/>
                <w:color w:val="0000FF"/>
                <w:sz w:val="16"/>
                <w:szCs w:val="16"/>
              </w:rPr>
              <w:t>refractivity</w:t>
            </w:r>
          </w:p>
        </w:tc>
        <w:tc>
          <w:tcPr>
            <w:tcW w:w="1013" w:type="dxa"/>
            <w:shd w:val="clear" w:color="auto" w:fill="E0E0E0"/>
            <w:tcMar>
              <w:top w:w="0" w:type="dxa"/>
              <w:left w:w="108" w:type="dxa"/>
              <w:bottom w:w="0" w:type="dxa"/>
              <w:right w:w="108" w:type="dxa"/>
            </w:tcMar>
          </w:tcPr>
          <w:p w14:paraId="768095DD"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036</w:t>
            </w:r>
          </w:p>
        </w:tc>
        <w:tc>
          <w:tcPr>
            <w:tcW w:w="845" w:type="dxa"/>
            <w:shd w:val="clear" w:color="auto" w:fill="E0E0E0"/>
            <w:tcMar>
              <w:top w:w="0" w:type="dxa"/>
              <w:left w:w="108" w:type="dxa"/>
              <w:bottom w:w="0" w:type="dxa"/>
              <w:right w:w="108" w:type="dxa"/>
            </w:tcMar>
          </w:tcPr>
          <w:p w14:paraId="768095DE"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3</w:t>
            </w:r>
          </w:p>
        </w:tc>
        <w:tc>
          <w:tcPr>
            <w:tcW w:w="1265" w:type="dxa"/>
            <w:shd w:val="clear" w:color="auto" w:fill="E0E0E0"/>
            <w:tcMar>
              <w:top w:w="0" w:type="dxa"/>
              <w:left w:w="108" w:type="dxa"/>
              <w:bottom w:w="0" w:type="dxa"/>
              <w:right w:w="108" w:type="dxa"/>
            </w:tcMar>
          </w:tcPr>
          <w:p w14:paraId="768095DF"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E0E0E0"/>
            <w:tcMar>
              <w:top w:w="0" w:type="dxa"/>
              <w:left w:w="108" w:type="dxa"/>
              <w:bottom w:w="0" w:type="dxa"/>
              <w:right w:w="108" w:type="dxa"/>
            </w:tcMar>
          </w:tcPr>
          <w:p w14:paraId="768095E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19</w:t>
            </w:r>
          </w:p>
        </w:tc>
        <w:tc>
          <w:tcPr>
            <w:tcW w:w="1063" w:type="dxa"/>
            <w:shd w:val="clear" w:color="auto" w:fill="E0E0E0"/>
            <w:tcMar>
              <w:top w:w="0" w:type="dxa"/>
              <w:left w:w="108" w:type="dxa"/>
              <w:bottom w:w="0" w:type="dxa"/>
              <w:right w:w="108" w:type="dxa"/>
            </w:tcMar>
          </w:tcPr>
          <w:p w14:paraId="768095E1"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N-units</w:t>
            </w:r>
          </w:p>
        </w:tc>
        <w:tc>
          <w:tcPr>
            <w:tcW w:w="2481" w:type="dxa"/>
            <w:shd w:val="clear" w:color="auto" w:fill="E0E0E0"/>
            <w:tcMar>
              <w:top w:w="0" w:type="dxa"/>
              <w:left w:w="108" w:type="dxa"/>
              <w:bottom w:w="0" w:type="dxa"/>
              <w:right w:w="108" w:type="dxa"/>
            </w:tcMar>
          </w:tcPr>
          <w:p w14:paraId="768095E2" w14:textId="77777777" w:rsidR="009B0C63" w:rsidRDefault="009B0C63" w:rsidP="009B0C63">
            <w:pPr>
              <w:pStyle w:val="Standard"/>
              <w:snapToGrid w:val="0"/>
            </w:pPr>
            <w:r>
              <w:rPr>
                <w:rFonts w:ascii="Arial" w:hAnsi="Arial" w:cs="Arial"/>
                <w:b/>
                <w:color w:val="0000FF"/>
                <w:sz w:val="16"/>
                <w:szCs w:val="16"/>
              </w:rPr>
              <w:t>0</w:t>
            </w:r>
            <w:r>
              <w:rPr>
                <w:rFonts w:ascii="Arial" w:eastAsia="Arial" w:hAnsi="Arial" w:cs="Arial"/>
                <w:b/>
                <w:color w:val="0000FF"/>
                <w:sz w:val="16"/>
                <w:szCs w:val="16"/>
              </w:rPr>
              <w:t xml:space="preserve"> – </w:t>
            </w:r>
            <w:r>
              <w:rPr>
                <w:rFonts w:ascii="Arial" w:hAnsi="Arial" w:cs="Arial"/>
                <w:b/>
                <w:color w:val="0000FF"/>
                <w:sz w:val="16"/>
                <w:szCs w:val="16"/>
              </w:rPr>
              <w:t>500,</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w:t>
            </w:r>
            <w:r>
              <w:rPr>
                <w:rFonts w:ascii="Arial" w:hAnsi="Arial" w:cs="Arial"/>
                <w:b/>
                <w:color w:val="0000FF"/>
                <w:sz w:val="16"/>
                <w:szCs w:val="16"/>
              </w:rPr>
              <w:t>N-units</w:t>
            </w:r>
          </w:p>
        </w:tc>
      </w:tr>
      <w:tr w:rsidR="009B0C63" w14:paraId="768095EC" w14:textId="77777777">
        <w:trPr>
          <w:cantSplit/>
          <w:jc w:val="center"/>
        </w:trPr>
        <w:tc>
          <w:tcPr>
            <w:tcW w:w="709" w:type="dxa"/>
            <w:shd w:val="clear" w:color="auto" w:fill="F3F3F3"/>
            <w:tcMar>
              <w:top w:w="0" w:type="dxa"/>
              <w:left w:w="108" w:type="dxa"/>
              <w:bottom w:w="0" w:type="dxa"/>
              <w:right w:w="108" w:type="dxa"/>
            </w:tcMar>
          </w:tcPr>
          <w:p w14:paraId="768095E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N1+4</w:t>
            </w:r>
          </w:p>
        </w:tc>
        <w:tc>
          <w:tcPr>
            <w:tcW w:w="2085" w:type="dxa"/>
            <w:shd w:val="clear" w:color="auto" w:fill="F3F3F3"/>
            <w:tcMar>
              <w:top w:w="0" w:type="dxa"/>
              <w:left w:w="108" w:type="dxa"/>
              <w:bottom w:w="0" w:type="dxa"/>
              <w:right w:w="108" w:type="dxa"/>
            </w:tcMar>
          </w:tcPr>
          <w:p w14:paraId="768095E5"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F3F3F3"/>
            <w:tcMar>
              <w:top w:w="0" w:type="dxa"/>
              <w:left w:w="108" w:type="dxa"/>
              <w:bottom w:w="0" w:type="dxa"/>
              <w:right w:w="108" w:type="dxa"/>
            </w:tcMar>
          </w:tcPr>
          <w:p w14:paraId="768095E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F3F3F3"/>
            <w:tcMar>
              <w:top w:w="0" w:type="dxa"/>
              <w:left w:w="108" w:type="dxa"/>
              <w:bottom w:w="0" w:type="dxa"/>
              <w:right w:w="108" w:type="dxa"/>
            </w:tcMar>
          </w:tcPr>
          <w:p w14:paraId="768095E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5E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5E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5EA"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5EB" w14:textId="77777777" w:rsidR="009B0C63" w:rsidRDefault="009B0C63" w:rsidP="009B0C63">
            <w:pPr>
              <w:pStyle w:val="Standard"/>
              <w:snapToGrid w:val="0"/>
              <w:rPr>
                <w:rFonts w:ascii="Arial" w:hAnsi="Arial" w:cs="Arial"/>
                <w:sz w:val="16"/>
                <w:szCs w:val="16"/>
              </w:rPr>
            </w:pP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RMS</w:t>
            </w:r>
          </w:p>
        </w:tc>
      </w:tr>
      <w:tr w:rsidR="009B0C63" w14:paraId="768095F5" w14:textId="77777777">
        <w:trPr>
          <w:cantSplit/>
          <w:jc w:val="center"/>
        </w:trPr>
        <w:tc>
          <w:tcPr>
            <w:tcW w:w="709" w:type="dxa"/>
            <w:shd w:val="clear" w:color="auto" w:fill="E0E0E0"/>
            <w:tcMar>
              <w:top w:w="0" w:type="dxa"/>
              <w:left w:w="108" w:type="dxa"/>
              <w:bottom w:w="0" w:type="dxa"/>
              <w:right w:w="108" w:type="dxa"/>
            </w:tcMar>
          </w:tcPr>
          <w:p w14:paraId="768095ED"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5EE"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E0E0E0"/>
            <w:tcMar>
              <w:top w:w="0" w:type="dxa"/>
              <w:left w:w="108" w:type="dxa"/>
              <w:bottom w:w="0" w:type="dxa"/>
              <w:right w:w="108" w:type="dxa"/>
            </w:tcMar>
          </w:tcPr>
          <w:p w14:paraId="768095E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123</w:t>
            </w:r>
          </w:p>
        </w:tc>
        <w:tc>
          <w:tcPr>
            <w:tcW w:w="845" w:type="dxa"/>
            <w:shd w:val="clear" w:color="auto" w:fill="E0E0E0"/>
            <w:tcMar>
              <w:top w:w="0" w:type="dxa"/>
              <w:left w:w="108" w:type="dxa"/>
              <w:bottom w:w="0" w:type="dxa"/>
              <w:right w:w="108" w:type="dxa"/>
            </w:tcMar>
          </w:tcPr>
          <w:p w14:paraId="768095F0"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5F1"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5F2"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5F3"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5F4"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5FE" w14:textId="77777777">
        <w:trPr>
          <w:cantSplit/>
          <w:jc w:val="center"/>
        </w:trPr>
        <w:tc>
          <w:tcPr>
            <w:tcW w:w="709" w:type="dxa"/>
            <w:shd w:val="clear" w:color="auto" w:fill="F3F3F3"/>
            <w:tcMar>
              <w:top w:w="0" w:type="dxa"/>
              <w:left w:w="108" w:type="dxa"/>
              <w:bottom w:w="0" w:type="dxa"/>
              <w:right w:w="108" w:type="dxa"/>
            </w:tcMar>
          </w:tcPr>
          <w:p w14:paraId="768095F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N1+5</w:t>
            </w:r>
          </w:p>
        </w:tc>
        <w:tc>
          <w:tcPr>
            <w:tcW w:w="2085" w:type="dxa"/>
            <w:shd w:val="clear" w:color="auto" w:fill="F3F3F3"/>
            <w:tcMar>
              <w:top w:w="0" w:type="dxa"/>
              <w:left w:w="108" w:type="dxa"/>
              <w:bottom w:w="0" w:type="dxa"/>
              <w:right w:w="108" w:type="dxa"/>
            </w:tcMar>
          </w:tcPr>
          <w:p w14:paraId="768095F7" w14:textId="77777777" w:rsidR="009B0C63" w:rsidRDefault="009B0C63" w:rsidP="009B0C63">
            <w:pPr>
              <w:pStyle w:val="Standard"/>
              <w:snapToGrid w:val="0"/>
              <w:rPr>
                <w:rFonts w:ascii="Arial" w:hAnsi="Arial" w:cs="Arial"/>
                <w:b/>
                <w:color w:val="0000FF"/>
                <w:sz w:val="16"/>
                <w:szCs w:val="16"/>
              </w:rPr>
            </w:pPr>
            <w:commentRangeStart w:id="1688"/>
            <w:r>
              <w:rPr>
                <w:rFonts w:ascii="Arial" w:hAnsi="Arial" w:cs="Arial"/>
                <w:b/>
                <w:color w:val="0000FF"/>
                <w:sz w:val="16"/>
                <w:szCs w:val="16"/>
              </w:rPr>
              <w:t>(Error</w:t>
            </w:r>
            <w:r>
              <w:rPr>
                <w:rFonts w:ascii="Arial" w:eastAsia="Arial" w:hAnsi="Arial" w:cs="Arial"/>
                <w:b/>
                <w:color w:val="0000FF"/>
                <w:sz w:val="16"/>
                <w:szCs w:val="16"/>
              </w:rPr>
              <w:t xml:space="preserve"> </w:t>
            </w:r>
            <w:r>
              <w:rPr>
                <w:rFonts w:ascii="Arial" w:hAnsi="Arial" w:cs="Arial"/>
                <w:b/>
                <w:color w:val="0000FF"/>
                <w:sz w:val="16"/>
                <w:szCs w:val="16"/>
              </w:rPr>
              <w:t>in)</w:t>
            </w:r>
            <w:r>
              <w:rPr>
                <w:rFonts w:ascii="Arial" w:eastAsia="Arial" w:hAnsi="Arial" w:cs="Arial"/>
                <w:b/>
                <w:color w:val="0000FF"/>
                <w:sz w:val="16"/>
                <w:szCs w:val="16"/>
              </w:rPr>
              <w:t xml:space="preserve"> </w:t>
            </w:r>
            <w:r>
              <w:rPr>
                <w:rFonts w:ascii="Arial" w:hAnsi="Arial" w:cs="Arial"/>
                <w:b/>
                <w:color w:val="0000FF"/>
                <w:sz w:val="16"/>
                <w:szCs w:val="16"/>
              </w:rPr>
              <w:t>refractivity</w:t>
            </w:r>
          </w:p>
        </w:tc>
        <w:tc>
          <w:tcPr>
            <w:tcW w:w="1013" w:type="dxa"/>
            <w:shd w:val="clear" w:color="auto" w:fill="F3F3F3"/>
            <w:tcMar>
              <w:top w:w="0" w:type="dxa"/>
              <w:left w:w="108" w:type="dxa"/>
              <w:bottom w:w="0" w:type="dxa"/>
              <w:right w:w="108" w:type="dxa"/>
            </w:tcMar>
          </w:tcPr>
          <w:p w14:paraId="768095F8"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036</w:t>
            </w:r>
          </w:p>
        </w:tc>
        <w:tc>
          <w:tcPr>
            <w:tcW w:w="845" w:type="dxa"/>
            <w:shd w:val="clear" w:color="auto" w:fill="F3F3F3"/>
            <w:tcMar>
              <w:top w:w="0" w:type="dxa"/>
              <w:left w:w="108" w:type="dxa"/>
              <w:bottom w:w="0" w:type="dxa"/>
              <w:right w:w="108" w:type="dxa"/>
            </w:tcMar>
          </w:tcPr>
          <w:p w14:paraId="768095F9"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3</w:t>
            </w:r>
          </w:p>
        </w:tc>
        <w:tc>
          <w:tcPr>
            <w:tcW w:w="1265" w:type="dxa"/>
            <w:shd w:val="clear" w:color="auto" w:fill="F3F3F3"/>
            <w:tcMar>
              <w:top w:w="0" w:type="dxa"/>
              <w:left w:w="108" w:type="dxa"/>
              <w:bottom w:w="0" w:type="dxa"/>
              <w:right w:w="108" w:type="dxa"/>
            </w:tcMar>
          </w:tcPr>
          <w:p w14:paraId="768095FA"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F3F3F3"/>
            <w:tcMar>
              <w:top w:w="0" w:type="dxa"/>
              <w:left w:w="108" w:type="dxa"/>
              <w:bottom w:w="0" w:type="dxa"/>
              <w:right w:w="108" w:type="dxa"/>
            </w:tcMar>
          </w:tcPr>
          <w:p w14:paraId="768095FB"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(14)</w:t>
            </w:r>
            <w:r>
              <w:rPr>
                <w:rFonts w:ascii="Arial" w:eastAsia="Arial" w:hAnsi="Arial" w:cs="Arial"/>
                <w:b/>
                <w:color w:val="0000FF"/>
                <w:sz w:val="16"/>
                <w:szCs w:val="16"/>
              </w:rPr>
              <w:t xml:space="preserve">  </w:t>
            </w:r>
            <w:r>
              <w:rPr>
                <w:rFonts w:ascii="Arial" w:hAnsi="Arial" w:cs="Arial"/>
                <w:b/>
                <w:color w:val="0000FF"/>
                <w:sz w:val="16"/>
                <w:szCs w:val="16"/>
              </w:rPr>
              <w:t>19</w:t>
            </w:r>
          </w:p>
        </w:tc>
        <w:tc>
          <w:tcPr>
            <w:tcW w:w="1063" w:type="dxa"/>
            <w:shd w:val="clear" w:color="auto" w:fill="F3F3F3"/>
            <w:tcMar>
              <w:top w:w="0" w:type="dxa"/>
              <w:left w:w="108" w:type="dxa"/>
              <w:bottom w:w="0" w:type="dxa"/>
              <w:right w:w="108" w:type="dxa"/>
            </w:tcMar>
          </w:tcPr>
          <w:p w14:paraId="768095FC"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N-units</w:t>
            </w:r>
          </w:p>
        </w:tc>
        <w:tc>
          <w:tcPr>
            <w:tcW w:w="2481" w:type="dxa"/>
            <w:shd w:val="clear" w:color="auto" w:fill="F3F3F3"/>
            <w:tcMar>
              <w:top w:w="0" w:type="dxa"/>
              <w:left w:w="108" w:type="dxa"/>
              <w:bottom w:w="0" w:type="dxa"/>
              <w:right w:w="108" w:type="dxa"/>
            </w:tcMar>
          </w:tcPr>
          <w:p w14:paraId="768095FD" w14:textId="77777777" w:rsidR="009B0C63" w:rsidRDefault="009B0C63" w:rsidP="009B0C63">
            <w:pPr>
              <w:pStyle w:val="Standard"/>
              <w:snapToGrid w:val="0"/>
            </w:pPr>
            <w:r>
              <w:rPr>
                <w:rFonts w:ascii="Arial" w:hAnsi="Arial" w:cs="Arial"/>
                <w:b/>
                <w:color w:val="0000FF"/>
                <w:sz w:val="16"/>
                <w:szCs w:val="16"/>
              </w:rPr>
              <w:t>0</w:t>
            </w:r>
            <w:r>
              <w:rPr>
                <w:rFonts w:ascii="Arial" w:eastAsia="Arial" w:hAnsi="Arial" w:cs="Arial"/>
                <w:b/>
                <w:color w:val="0000FF"/>
                <w:sz w:val="16"/>
                <w:szCs w:val="16"/>
              </w:rPr>
              <w:t xml:space="preserve"> – </w:t>
            </w:r>
            <w:r>
              <w:rPr>
                <w:rFonts w:ascii="Arial" w:hAnsi="Arial" w:cs="Arial"/>
                <w:b/>
                <w:color w:val="0000FF"/>
                <w:sz w:val="16"/>
                <w:szCs w:val="16"/>
              </w:rPr>
              <w:t>10,</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w:t>
            </w:r>
            <w:r>
              <w:rPr>
                <w:rFonts w:ascii="Arial" w:hAnsi="Arial" w:cs="Arial"/>
                <w:b/>
                <w:color w:val="0000FF"/>
                <w:sz w:val="16"/>
                <w:szCs w:val="16"/>
              </w:rPr>
              <w:t>N-units</w:t>
            </w:r>
            <w:commentRangeEnd w:id="1688"/>
            <w:r>
              <w:rPr>
                <w:rStyle w:val="CommentReference"/>
              </w:rPr>
              <w:commentReference w:id="1688"/>
            </w:r>
          </w:p>
        </w:tc>
      </w:tr>
      <w:tr w:rsidR="009B0C63" w14:paraId="76809607" w14:textId="77777777">
        <w:trPr>
          <w:cantSplit/>
          <w:trHeight w:val="123"/>
          <w:jc w:val="center"/>
        </w:trPr>
        <w:tc>
          <w:tcPr>
            <w:tcW w:w="709" w:type="dxa"/>
            <w:shd w:val="clear" w:color="auto" w:fill="E0E0E0"/>
            <w:tcMar>
              <w:top w:w="0" w:type="dxa"/>
              <w:left w:w="108" w:type="dxa"/>
              <w:bottom w:w="0" w:type="dxa"/>
              <w:right w:w="108" w:type="dxa"/>
            </w:tcMar>
          </w:tcPr>
          <w:p w14:paraId="768095FF"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600"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60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602"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603"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604"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605"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606" w14:textId="77777777" w:rsidR="009B0C63" w:rsidRDefault="009B0C63" w:rsidP="009B0C63">
            <w:pPr>
              <w:pStyle w:val="Standard"/>
              <w:snapToGrid w:val="0"/>
              <w:rPr>
                <w:rFonts w:ascii="Arial" w:hAnsi="Arial" w:cs="Arial"/>
                <w:sz w:val="16"/>
                <w:szCs w:val="16"/>
              </w:rPr>
            </w:pPr>
          </w:p>
        </w:tc>
      </w:tr>
      <w:tr w:rsidR="009B0C63" w14:paraId="76809610" w14:textId="77777777">
        <w:trPr>
          <w:cantSplit/>
          <w:jc w:val="center"/>
        </w:trPr>
        <w:tc>
          <w:tcPr>
            <w:tcW w:w="709" w:type="dxa"/>
            <w:shd w:val="clear" w:color="auto" w:fill="F3F3F3"/>
            <w:tcMar>
              <w:top w:w="0" w:type="dxa"/>
              <w:left w:w="108" w:type="dxa"/>
              <w:bottom w:w="0" w:type="dxa"/>
              <w:right w:w="108" w:type="dxa"/>
            </w:tcMar>
          </w:tcPr>
          <w:p w14:paraId="7680960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N1+6</w:t>
            </w:r>
          </w:p>
        </w:tc>
        <w:tc>
          <w:tcPr>
            <w:tcW w:w="2085" w:type="dxa"/>
            <w:shd w:val="clear" w:color="auto" w:fill="F3F3F3"/>
            <w:tcMar>
              <w:top w:w="0" w:type="dxa"/>
              <w:left w:w="108" w:type="dxa"/>
              <w:bottom w:w="0" w:type="dxa"/>
              <w:right w:w="108" w:type="dxa"/>
            </w:tcMar>
          </w:tcPr>
          <w:p w14:paraId="76809609"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F3F3F3"/>
            <w:tcMar>
              <w:top w:w="0" w:type="dxa"/>
              <w:left w:w="108" w:type="dxa"/>
              <w:bottom w:w="0" w:type="dxa"/>
              <w:right w:w="108" w:type="dxa"/>
            </w:tcMar>
          </w:tcPr>
          <w:p w14:paraId="7680960A"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F3F3F3"/>
            <w:tcMar>
              <w:top w:w="0" w:type="dxa"/>
              <w:left w:w="108" w:type="dxa"/>
              <w:bottom w:w="0" w:type="dxa"/>
              <w:right w:w="108" w:type="dxa"/>
            </w:tcMar>
          </w:tcPr>
          <w:p w14:paraId="7680960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60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0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60E"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60F" w14:textId="77777777" w:rsidR="009B0C63" w:rsidRDefault="009B0C63" w:rsidP="009B0C63">
            <w:pPr>
              <w:pStyle w:val="Standard"/>
              <w:snapToGrid w:val="0"/>
              <w:rPr>
                <w:rFonts w:ascii="Arial" w:hAnsi="Arial" w:cs="Arial"/>
                <w:sz w:val="16"/>
                <w:szCs w:val="16"/>
              </w:rPr>
            </w:pPr>
            <w:r>
              <w:rPr>
                <w:rFonts w:ascii="Arial" w:hAnsi="Arial" w:cs="Arial"/>
                <w:sz w:val="16"/>
                <w:szCs w:val="16"/>
              </w:rPr>
              <w:t>Missing</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off</w:t>
            </w:r>
          </w:p>
        </w:tc>
      </w:tr>
      <w:tr w:rsidR="009B0C63" w14:paraId="76809619" w14:textId="77777777">
        <w:trPr>
          <w:cantSplit/>
          <w:jc w:val="center"/>
        </w:trPr>
        <w:tc>
          <w:tcPr>
            <w:tcW w:w="709" w:type="dxa"/>
            <w:shd w:val="clear" w:color="auto" w:fill="E0E0E0"/>
            <w:tcMar>
              <w:top w:w="0" w:type="dxa"/>
              <w:left w:w="108" w:type="dxa"/>
              <w:bottom w:w="0" w:type="dxa"/>
              <w:right w:w="108" w:type="dxa"/>
            </w:tcMar>
          </w:tcPr>
          <w:p w14:paraId="7680961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N1+7</w:t>
            </w:r>
          </w:p>
        </w:tc>
        <w:tc>
          <w:tcPr>
            <w:tcW w:w="2085" w:type="dxa"/>
            <w:shd w:val="clear" w:color="auto" w:fill="E0E0E0"/>
            <w:tcMar>
              <w:top w:w="0" w:type="dxa"/>
              <w:left w:w="108" w:type="dxa"/>
              <w:bottom w:w="0" w:type="dxa"/>
              <w:right w:w="108" w:type="dxa"/>
            </w:tcMar>
          </w:tcPr>
          <w:p w14:paraId="7680961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61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61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1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1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617"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618"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76809622" w14:textId="77777777">
        <w:trPr>
          <w:cantSplit/>
          <w:jc w:val="center"/>
        </w:trPr>
        <w:tc>
          <w:tcPr>
            <w:tcW w:w="709" w:type="dxa"/>
            <w:shd w:val="clear" w:color="auto" w:fill="F3F3F3"/>
            <w:tcMar>
              <w:top w:w="0" w:type="dxa"/>
              <w:left w:w="108" w:type="dxa"/>
              <w:bottom w:w="0" w:type="dxa"/>
              <w:right w:w="108" w:type="dxa"/>
            </w:tcMar>
          </w:tcPr>
          <w:p w14:paraId="7680961A"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N2</w:t>
            </w:r>
          </w:p>
        </w:tc>
        <w:tc>
          <w:tcPr>
            <w:tcW w:w="2085" w:type="dxa"/>
            <w:shd w:val="clear" w:color="auto" w:fill="F3F3F3"/>
            <w:tcMar>
              <w:top w:w="0" w:type="dxa"/>
              <w:left w:w="108" w:type="dxa"/>
              <w:bottom w:w="0" w:type="dxa"/>
              <w:right w:w="108" w:type="dxa"/>
            </w:tcMar>
          </w:tcPr>
          <w:p w14:paraId="7680961B"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w:t>
            </w:r>
            <w:proofErr w:type="gramStart"/>
            <w:r>
              <w:rPr>
                <w:rFonts w:ascii="Arial" w:hAnsi="Arial" w:cs="Arial"/>
                <w:i/>
                <w:sz w:val="16"/>
                <w:szCs w:val="16"/>
              </w:rPr>
              <w:t>end</w:t>
            </w:r>
            <w:proofErr w:type="gramEnd"/>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1C" w14:textId="77777777" w:rsidR="009B0C63" w:rsidRDefault="009B0C63" w:rsidP="009B0C63">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61D" w14:textId="77777777" w:rsidR="009B0C63" w:rsidRDefault="009B0C63" w:rsidP="009B0C63">
            <w:pPr>
              <w:pStyle w:val="Standard"/>
              <w:snapToGrid w:val="0"/>
              <w:rPr>
                <w:rFonts w:ascii="Arial" w:hAnsi="Arial" w:cs="Arial"/>
                <w:i/>
                <w:sz w:val="16"/>
                <w:szCs w:val="16"/>
              </w:rPr>
            </w:pPr>
          </w:p>
        </w:tc>
        <w:tc>
          <w:tcPr>
            <w:tcW w:w="1265" w:type="dxa"/>
            <w:shd w:val="clear" w:color="auto" w:fill="F3F3F3"/>
            <w:tcMar>
              <w:top w:w="0" w:type="dxa"/>
              <w:left w:w="108" w:type="dxa"/>
              <w:bottom w:w="0" w:type="dxa"/>
              <w:right w:w="108" w:type="dxa"/>
            </w:tcMar>
          </w:tcPr>
          <w:p w14:paraId="7680961E" w14:textId="77777777" w:rsidR="009B0C63" w:rsidRDefault="009B0C63" w:rsidP="009B0C63">
            <w:pPr>
              <w:pStyle w:val="Standard"/>
              <w:snapToGrid w:val="0"/>
              <w:rPr>
                <w:rFonts w:ascii="Arial" w:hAnsi="Arial" w:cs="Arial"/>
                <w:i/>
                <w:sz w:val="16"/>
                <w:szCs w:val="16"/>
              </w:rPr>
            </w:pPr>
          </w:p>
        </w:tc>
        <w:tc>
          <w:tcPr>
            <w:tcW w:w="887" w:type="dxa"/>
            <w:shd w:val="clear" w:color="auto" w:fill="F3F3F3"/>
            <w:tcMar>
              <w:top w:w="0" w:type="dxa"/>
              <w:left w:w="108" w:type="dxa"/>
              <w:bottom w:w="0" w:type="dxa"/>
              <w:right w:w="108" w:type="dxa"/>
            </w:tcMar>
          </w:tcPr>
          <w:p w14:paraId="7680961F" w14:textId="77777777" w:rsidR="009B0C63" w:rsidRDefault="009B0C63" w:rsidP="009B0C63">
            <w:pPr>
              <w:pStyle w:val="Standard"/>
              <w:snapToGrid w:val="0"/>
              <w:rPr>
                <w:rFonts w:ascii="Arial" w:hAnsi="Arial" w:cs="Arial"/>
                <w:i/>
                <w:sz w:val="16"/>
                <w:szCs w:val="16"/>
              </w:rPr>
            </w:pPr>
          </w:p>
        </w:tc>
        <w:tc>
          <w:tcPr>
            <w:tcW w:w="1063" w:type="dxa"/>
            <w:shd w:val="clear" w:color="auto" w:fill="F3F3F3"/>
            <w:tcMar>
              <w:top w:w="0" w:type="dxa"/>
              <w:left w:w="108" w:type="dxa"/>
              <w:bottom w:w="0" w:type="dxa"/>
              <w:right w:w="108" w:type="dxa"/>
            </w:tcMar>
          </w:tcPr>
          <w:p w14:paraId="76809620"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621"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N2</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N1+1+6.n2</w:t>
            </w:r>
            <w:r>
              <w:rPr>
                <w:rFonts w:ascii="Arial" w:eastAsia="Arial" w:hAnsi="Arial" w:cs="Arial"/>
                <w:i/>
                <w:sz w:val="16"/>
                <w:szCs w:val="16"/>
              </w:rPr>
              <w:t xml:space="preserve"> </w:t>
            </w:r>
            <w:r>
              <w:rPr>
                <w:rFonts w:ascii="Arial" w:hAnsi="Arial" w:cs="Arial"/>
                <w:i/>
                <w:sz w:val="16"/>
                <w:szCs w:val="16"/>
              </w:rPr>
              <w:t>elements</w:t>
            </w:r>
          </w:p>
        </w:tc>
      </w:tr>
      <w:tr w:rsidR="009B0C63" w14:paraId="76809624" w14:textId="77777777">
        <w:trPr>
          <w:cantSplit/>
          <w:jc w:val="center"/>
        </w:trPr>
        <w:tc>
          <w:tcPr>
            <w:tcW w:w="10348" w:type="dxa"/>
            <w:gridSpan w:val="8"/>
            <w:shd w:val="clear" w:color="auto" w:fill="CCFFCC"/>
            <w:tcMar>
              <w:top w:w="0" w:type="dxa"/>
              <w:left w:w="108" w:type="dxa"/>
              <w:bottom w:w="0" w:type="dxa"/>
              <w:right w:w="108" w:type="dxa"/>
            </w:tcMar>
          </w:tcPr>
          <w:p w14:paraId="76809623" w14:textId="77777777" w:rsidR="009B0C63" w:rsidRDefault="009B0C63" w:rsidP="009B0C63">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'Level2b'</w:t>
            </w:r>
            <w:r>
              <w:rPr>
                <w:rFonts w:ascii="Arial" w:eastAsia="Arial" w:hAnsi="Arial" w:cs="Arial"/>
                <w:b/>
                <w:i/>
                <w:sz w:val="16"/>
                <w:szCs w:val="16"/>
              </w:rPr>
              <w:t xml:space="preserve"> </w:t>
            </w:r>
            <w:r>
              <w:rPr>
                <w:rFonts w:ascii="Arial" w:hAnsi="Arial" w:cs="Arial"/>
                <w:b/>
                <w:i/>
                <w:sz w:val="16"/>
                <w:szCs w:val="16"/>
              </w:rPr>
              <w:t>d</w:t>
            </w:r>
            <w:r>
              <w:rPr>
                <w:rFonts w:ascii="Arial" w:hAnsi="Arial" w:cs="Arial"/>
                <w:b/>
                <w:i/>
                <w:sz w:val="16"/>
                <w:szCs w:val="16"/>
                <w:shd w:val="clear" w:color="auto" w:fill="CCFFCC"/>
              </w:rPr>
              <w:t>a</w:t>
            </w:r>
            <w:r>
              <w:rPr>
                <w:rFonts w:ascii="Arial" w:hAnsi="Arial" w:cs="Arial"/>
                <w:b/>
                <w:i/>
                <w:sz w:val="16"/>
                <w:szCs w:val="16"/>
              </w:rPr>
              <w:t>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3</w:t>
            </w:r>
            <w:r>
              <w:rPr>
                <w:rFonts w:ascii="Arial" w:eastAsia="Arial" w:hAnsi="Arial" w:cs="Arial"/>
                <w:i/>
                <w:sz w:val="16"/>
                <w:szCs w:val="16"/>
              </w:rPr>
              <w:t>–</w:t>
            </w:r>
            <w:r>
              <w:rPr>
                <w:rFonts w:ascii="Arial" w:hAnsi="Arial" w:cs="Arial"/>
                <w:i/>
                <w:sz w:val="16"/>
                <w:szCs w:val="16"/>
              </w:rPr>
              <w:t>5)</w:t>
            </w:r>
          </w:p>
        </w:tc>
      </w:tr>
      <w:tr w:rsidR="009B0C63" w14:paraId="7680962D" w14:textId="77777777">
        <w:trPr>
          <w:cantSplit/>
          <w:jc w:val="center"/>
        </w:trPr>
        <w:tc>
          <w:tcPr>
            <w:tcW w:w="709" w:type="dxa"/>
            <w:shd w:val="clear" w:color="auto" w:fill="F3F3F3"/>
            <w:tcMar>
              <w:top w:w="0" w:type="dxa"/>
              <w:left w:w="108" w:type="dxa"/>
              <w:bottom w:w="0" w:type="dxa"/>
              <w:right w:w="108" w:type="dxa"/>
            </w:tcMar>
          </w:tcPr>
          <w:p w14:paraId="76809625"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26"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2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16</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628" w14:textId="77777777" w:rsidR="009B0C63" w:rsidRDefault="009B0C63" w:rsidP="009B0C63">
            <w:pPr>
              <w:pStyle w:val="Standard"/>
              <w:snapToGrid w:val="0"/>
              <w:rPr>
                <w:rFonts w:ascii="Arial" w:hAnsi="Arial" w:cs="Arial"/>
                <w:sz w:val="16"/>
                <w:szCs w:val="16"/>
              </w:rPr>
            </w:pPr>
          </w:p>
        </w:tc>
        <w:tc>
          <w:tcPr>
            <w:tcW w:w="1265" w:type="dxa"/>
            <w:shd w:val="clear" w:color="auto" w:fill="F3F3F3"/>
            <w:tcMar>
              <w:top w:w="0" w:type="dxa"/>
              <w:left w:w="108" w:type="dxa"/>
              <w:bottom w:w="0" w:type="dxa"/>
              <w:right w:w="108" w:type="dxa"/>
            </w:tcMar>
          </w:tcPr>
          <w:p w14:paraId="76809629" w14:textId="77777777" w:rsidR="009B0C63" w:rsidRDefault="009B0C63" w:rsidP="009B0C63">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62A" w14:textId="77777777" w:rsidR="009B0C63" w:rsidRDefault="009B0C63" w:rsidP="009B0C63">
            <w:pPr>
              <w:pStyle w:val="Standard"/>
              <w:snapToGrid w:val="0"/>
              <w:rPr>
                <w:rFonts w:ascii="Arial" w:hAnsi="Arial" w:cs="Arial"/>
                <w:sz w:val="16"/>
                <w:szCs w:val="16"/>
              </w:rPr>
            </w:pPr>
          </w:p>
        </w:tc>
        <w:tc>
          <w:tcPr>
            <w:tcW w:w="1063" w:type="dxa"/>
            <w:shd w:val="clear" w:color="auto" w:fill="F3F3F3"/>
            <w:tcMar>
              <w:top w:w="0" w:type="dxa"/>
              <w:left w:w="108" w:type="dxa"/>
              <w:bottom w:w="0" w:type="dxa"/>
              <w:right w:w="108" w:type="dxa"/>
            </w:tcMar>
          </w:tcPr>
          <w:p w14:paraId="7680962B"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2C" w14:textId="77777777" w:rsidR="009B0C63" w:rsidRDefault="009B0C63" w:rsidP="009B0C63">
            <w:pPr>
              <w:pStyle w:val="Standard"/>
              <w:snapToGrid w:val="0"/>
              <w:rPr>
                <w:rFonts w:ascii="Arial" w:hAnsi="Arial" w:cs="Arial"/>
                <w:sz w:val="16"/>
                <w:szCs w:val="16"/>
              </w:rPr>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16</w:t>
            </w:r>
            <w:r>
              <w:rPr>
                <w:rFonts w:ascii="Arial" w:eastAsia="Arial" w:hAnsi="Arial" w:cs="Arial"/>
                <w:sz w:val="16"/>
                <w:szCs w:val="16"/>
              </w:rPr>
              <w:t xml:space="preserve"> </w:t>
            </w:r>
            <w:r>
              <w:rPr>
                <w:rFonts w:ascii="Arial" w:hAnsi="Arial" w:cs="Arial"/>
                <w:sz w:val="16"/>
                <w:szCs w:val="16"/>
              </w:rPr>
              <w:t>descriptors</w:t>
            </w:r>
          </w:p>
        </w:tc>
      </w:tr>
      <w:tr w:rsidR="009B0C63" w14:paraId="76809636" w14:textId="77777777">
        <w:trPr>
          <w:cantSplit/>
          <w:jc w:val="center"/>
        </w:trPr>
        <w:tc>
          <w:tcPr>
            <w:tcW w:w="709" w:type="dxa"/>
            <w:shd w:val="clear" w:color="auto" w:fill="E0E0E0"/>
            <w:tcMar>
              <w:top w:w="0" w:type="dxa"/>
              <w:left w:w="108" w:type="dxa"/>
              <w:bottom w:w="0" w:type="dxa"/>
              <w:right w:w="108" w:type="dxa"/>
            </w:tcMar>
          </w:tcPr>
          <w:p w14:paraId="7680962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N2+1</w:t>
            </w:r>
          </w:p>
        </w:tc>
        <w:tc>
          <w:tcPr>
            <w:tcW w:w="2085" w:type="dxa"/>
            <w:shd w:val="clear" w:color="auto" w:fill="E0E0E0"/>
            <w:tcMar>
              <w:top w:w="0" w:type="dxa"/>
              <w:left w:w="108" w:type="dxa"/>
              <w:bottom w:w="0" w:type="dxa"/>
              <w:right w:w="108" w:type="dxa"/>
            </w:tcMar>
          </w:tcPr>
          <w:p w14:paraId="7680962F"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630"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63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3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3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634"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635" w14:textId="77777777"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2b</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n3</w:t>
            </w:r>
          </w:p>
        </w:tc>
      </w:tr>
      <w:tr w:rsidR="009B0C63" w14:paraId="7680963F" w14:textId="77777777">
        <w:trPr>
          <w:cantSplit/>
          <w:jc w:val="center"/>
        </w:trPr>
        <w:tc>
          <w:tcPr>
            <w:tcW w:w="709" w:type="dxa"/>
            <w:shd w:val="clear" w:color="auto" w:fill="F3F3F3"/>
            <w:tcMar>
              <w:top w:w="0" w:type="dxa"/>
              <w:left w:w="108" w:type="dxa"/>
              <w:bottom w:w="0" w:type="dxa"/>
              <w:right w:w="108" w:type="dxa"/>
            </w:tcMar>
          </w:tcPr>
          <w:p w14:paraId="7680963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N2+2</w:t>
            </w:r>
          </w:p>
        </w:tc>
        <w:tc>
          <w:tcPr>
            <w:tcW w:w="2085" w:type="dxa"/>
            <w:shd w:val="clear" w:color="auto" w:fill="F3F3F3"/>
            <w:tcMar>
              <w:top w:w="0" w:type="dxa"/>
              <w:left w:w="108" w:type="dxa"/>
              <w:bottom w:w="0" w:type="dxa"/>
              <w:right w:w="108" w:type="dxa"/>
            </w:tcMar>
          </w:tcPr>
          <w:p w14:paraId="76809638"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Geopotential</w:t>
            </w:r>
            <w:r>
              <w:rPr>
                <w:rFonts w:ascii="Arial" w:eastAsia="Arial" w:hAnsi="Arial" w:cs="Arial"/>
                <w:b/>
                <w:sz w:val="16"/>
                <w:szCs w:val="16"/>
              </w:rPr>
              <w:t xml:space="preserve"> </w:t>
            </w:r>
            <w:r>
              <w:rPr>
                <w:rFonts w:ascii="Arial" w:hAnsi="Arial" w:cs="Arial"/>
                <w:b/>
                <w:sz w:val="16"/>
                <w:szCs w:val="16"/>
              </w:rPr>
              <w:t>height</w:t>
            </w:r>
          </w:p>
        </w:tc>
        <w:tc>
          <w:tcPr>
            <w:tcW w:w="1013" w:type="dxa"/>
            <w:tcMar>
              <w:top w:w="0" w:type="dxa"/>
              <w:left w:w="108" w:type="dxa"/>
              <w:bottom w:w="0" w:type="dxa"/>
              <w:right w:w="108" w:type="dxa"/>
            </w:tcMar>
          </w:tcPr>
          <w:p w14:paraId="7680963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009</w:t>
            </w:r>
          </w:p>
        </w:tc>
        <w:tc>
          <w:tcPr>
            <w:tcW w:w="845" w:type="dxa"/>
            <w:tcMar>
              <w:top w:w="0" w:type="dxa"/>
              <w:left w:w="108" w:type="dxa"/>
              <w:bottom w:w="0" w:type="dxa"/>
              <w:right w:w="108" w:type="dxa"/>
            </w:tcMar>
          </w:tcPr>
          <w:p w14:paraId="7680963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tcMar>
              <w:top w:w="0" w:type="dxa"/>
              <w:left w:w="108" w:type="dxa"/>
              <w:bottom w:w="0" w:type="dxa"/>
              <w:right w:w="108" w:type="dxa"/>
            </w:tcMar>
          </w:tcPr>
          <w:p w14:paraId="7680963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tcMar>
              <w:top w:w="0" w:type="dxa"/>
              <w:left w:w="108" w:type="dxa"/>
              <w:bottom w:w="0" w:type="dxa"/>
              <w:right w:w="108" w:type="dxa"/>
            </w:tcMar>
          </w:tcPr>
          <w:p w14:paraId="7680963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tcMar>
              <w:top w:w="0" w:type="dxa"/>
              <w:left w:w="108" w:type="dxa"/>
              <w:bottom w:w="0" w:type="dxa"/>
              <w:right w:w="108" w:type="dxa"/>
            </w:tcMar>
          </w:tcPr>
          <w:p w14:paraId="7680963D" w14:textId="77777777" w:rsidR="009B0C63" w:rsidRDefault="009B0C63" w:rsidP="009B0C63">
            <w:pPr>
              <w:pStyle w:val="Standard"/>
              <w:snapToGrid w:val="0"/>
              <w:rPr>
                <w:rFonts w:ascii="Arial" w:hAnsi="Arial" w:cs="Arial"/>
                <w:sz w:val="16"/>
                <w:szCs w:val="16"/>
              </w:rPr>
            </w:pPr>
            <w:proofErr w:type="spellStart"/>
            <w:r>
              <w:rPr>
                <w:rFonts w:ascii="Arial" w:hAnsi="Arial" w:cs="Arial"/>
                <w:sz w:val="16"/>
                <w:szCs w:val="16"/>
              </w:rPr>
              <w:t>gpm</w:t>
            </w:r>
            <w:proofErr w:type="spellEnd"/>
          </w:p>
        </w:tc>
        <w:tc>
          <w:tcPr>
            <w:tcW w:w="2481" w:type="dxa"/>
            <w:tcMar>
              <w:top w:w="0" w:type="dxa"/>
              <w:left w:w="108" w:type="dxa"/>
              <w:bottom w:w="0" w:type="dxa"/>
              <w:right w:w="108" w:type="dxa"/>
            </w:tcMar>
          </w:tcPr>
          <w:p w14:paraId="7680963E" w14:textId="77777777" w:rsidR="009B0C63" w:rsidRDefault="009B0C63" w:rsidP="009B0C63">
            <w:pPr>
              <w:pStyle w:val="Standard"/>
              <w:snapToGrid w:val="0"/>
            </w:pPr>
            <w:proofErr w:type="spellStart"/>
            <w:r>
              <w:rPr>
                <w:rFonts w:ascii="Arial" w:hAnsi="Arial" w:cs="Arial"/>
                <w:sz w:val="16"/>
                <w:szCs w:val="16"/>
              </w:rPr>
              <w:t>Geopot</w:t>
            </w:r>
            <w:proofErr w:type="spellEnd"/>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altitude,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100km,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9B0C63" w14:paraId="76809648" w14:textId="77777777">
        <w:trPr>
          <w:cantSplit/>
          <w:jc w:val="center"/>
        </w:trPr>
        <w:tc>
          <w:tcPr>
            <w:tcW w:w="709" w:type="dxa"/>
            <w:shd w:val="clear" w:color="auto" w:fill="E0E0E0"/>
            <w:tcMar>
              <w:top w:w="0" w:type="dxa"/>
              <w:left w:w="108" w:type="dxa"/>
              <w:bottom w:w="0" w:type="dxa"/>
              <w:right w:w="108" w:type="dxa"/>
            </w:tcMar>
          </w:tcPr>
          <w:p w14:paraId="7680964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N2+3</w:t>
            </w:r>
          </w:p>
        </w:tc>
        <w:tc>
          <w:tcPr>
            <w:tcW w:w="2085" w:type="dxa"/>
            <w:shd w:val="clear" w:color="auto" w:fill="E0E0E0"/>
            <w:tcMar>
              <w:top w:w="0" w:type="dxa"/>
              <w:left w:w="108" w:type="dxa"/>
              <w:bottom w:w="0" w:type="dxa"/>
              <w:right w:w="108" w:type="dxa"/>
            </w:tcMar>
          </w:tcPr>
          <w:p w14:paraId="7680964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Pressure</w:t>
            </w:r>
          </w:p>
        </w:tc>
        <w:tc>
          <w:tcPr>
            <w:tcW w:w="1013" w:type="dxa"/>
            <w:shd w:val="clear" w:color="auto" w:fill="E0E0E0"/>
            <w:tcMar>
              <w:top w:w="0" w:type="dxa"/>
              <w:left w:w="108" w:type="dxa"/>
              <w:bottom w:w="0" w:type="dxa"/>
              <w:right w:w="108" w:type="dxa"/>
            </w:tcMar>
          </w:tcPr>
          <w:p w14:paraId="7680964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E0E0E0"/>
            <w:tcMar>
              <w:top w:w="0" w:type="dxa"/>
              <w:left w:w="108" w:type="dxa"/>
              <w:bottom w:w="0" w:type="dxa"/>
              <w:right w:w="108" w:type="dxa"/>
            </w:tcMar>
          </w:tcPr>
          <w:p w14:paraId="7680964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64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4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646" w14:textId="77777777" w:rsidR="009B0C63" w:rsidRDefault="009B0C63" w:rsidP="009B0C63">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E0E0E0"/>
            <w:tcMar>
              <w:top w:w="0" w:type="dxa"/>
              <w:left w:w="108" w:type="dxa"/>
              <w:bottom w:w="0" w:type="dxa"/>
              <w:right w:w="108" w:type="dxa"/>
            </w:tcMar>
          </w:tcPr>
          <w:p w14:paraId="76809647" w14:textId="77777777" w:rsidR="009B0C63" w:rsidRDefault="009B0C63" w:rsidP="009B0C63">
            <w:pPr>
              <w:pStyle w:val="Standard"/>
              <w:snapToGrid w:val="0"/>
              <w:rPr>
                <w:rFonts w:ascii="Arial" w:hAnsi="Arial" w:cs="Arial"/>
                <w:sz w:val="16"/>
                <w:szCs w:val="16"/>
              </w:rPr>
            </w:pPr>
            <w:r>
              <w:rPr>
                <w:rFonts w:ascii="Arial" w:hAnsi="Arial" w:cs="Arial"/>
                <w:sz w:val="16"/>
                <w:szCs w:val="16"/>
              </w:rPr>
              <w:t>0.1</w:t>
            </w:r>
            <w:r>
              <w:rPr>
                <w:rFonts w:ascii="Arial" w:eastAsia="Arial" w:hAnsi="Arial" w:cs="Arial"/>
                <w:sz w:val="16"/>
                <w:szCs w:val="16"/>
              </w:rPr>
              <w:t xml:space="preserve"> – </w:t>
            </w:r>
            <w:r>
              <w:rPr>
                <w:rFonts w:ascii="Arial" w:hAnsi="Arial" w:cs="Arial"/>
                <w:sz w:val="16"/>
                <w:szCs w:val="16"/>
              </w:rPr>
              <w:t>1100</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9B0C63" w14:paraId="76809651" w14:textId="77777777">
        <w:trPr>
          <w:cantSplit/>
          <w:jc w:val="center"/>
        </w:trPr>
        <w:tc>
          <w:tcPr>
            <w:tcW w:w="709" w:type="dxa"/>
            <w:shd w:val="clear" w:color="auto" w:fill="F3F3F3"/>
            <w:tcMar>
              <w:top w:w="0" w:type="dxa"/>
              <w:left w:w="108" w:type="dxa"/>
              <w:bottom w:w="0" w:type="dxa"/>
              <w:right w:w="108" w:type="dxa"/>
            </w:tcMar>
          </w:tcPr>
          <w:p w14:paraId="7680964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 xml:space="preserve">  N2+4</w:t>
            </w:r>
          </w:p>
        </w:tc>
        <w:tc>
          <w:tcPr>
            <w:tcW w:w="2085" w:type="dxa"/>
            <w:shd w:val="clear" w:color="auto" w:fill="F3F3F3"/>
            <w:tcMar>
              <w:top w:w="0" w:type="dxa"/>
              <w:left w:w="108" w:type="dxa"/>
              <w:bottom w:w="0" w:type="dxa"/>
              <w:right w:w="108" w:type="dxa"/>
            </w:tcMar>
          </w:tcPr>
          <w:p w14:paraId="7680964A"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Temperature</w:t>
            </w:r>
          </w:p>
        </w:tc>
        <w:tc>
          <w:tcPr>
            <w:tcW w:w="1013" w:type="dxa"/>
            <w:shd w:val="clear" w:color="auto" w:fill="F3F3F3"/>
            <w:tcMar>
              <w:top w:w="0" w:type="dxa"/>
              <w:left w:w="108" w:type="dxa"/>
              <w:bottom w:w="0" w:type="dxa"/>
              <w:right w:w="108" w:type="dxa"/>
            </w:tcMar>
          </w:tcPr>
          <w:p w14:paraId="7680964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12</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F3F3F3"/>
            <w:tcMar>
              <w:top w:w="0" w:type="dxa"/>
              <w:left w:w="108" w:type="dxa"/>
              <w:bottom w:w="0" w:type="dxa"/>
              <w:right w:w="108" w:type="dxa"/>
            </w:tcMar>
          </w:tcPr>
          <w:p w14:paraId="7680964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F3F3F3"/>
            <w:tcMar>
              <w:top w:w="0" w:type="dxa"/>
              <w:left w:w="108" w:type="dxa"/>
              <w:bottom w:w="0" w:type="dxa"/>
              <w:right w:w="108" w:type="dxa"/>
            </w:tcMar>
          </w:tcPr>
          <w:p w14:paraId="7680964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4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12</w:t>
            </w:r>
          </w:p>
        </w:tc>
        <w:tc>
          <w:tcPr>
            <w:tcW w:w="1063" w:type="dxa"/>
            <w:shd w:val="clear" w:color="auto" w:fill="F3F3F3"/>
            <w:tcMar>
              <w:top w:w="0" w:type="dxa"/>
              <w:left w:w="108" w:type="dxa"/>
              <w:bottom w:w="0" w:type="dxa"/>
              <w:right w:w="108" w:type="dxa"/>
            </w:tcMar>
          </w:tcPr>
          <w:p w14:paraId="7680964F" w14:textId="77777777" w:rsidR="009B0C63" w:rsidRDefault="009B0C63" w:rsidP="009B0C63">
            <w:pPr>
              <w:pStyle w:val="Standard"/>
              <w:snapToGrid w:val="0"/>
              <w:rPr>
                <w:rFonts w:ascii="Arial" w:hAnsi="Arial" w:cs="Arial"/>
                <w:sz w:val="16"/>
                <w:szCs w:val="16"/>
              </w:rPr>
            </w:pPr>
            <w:r>
              <w:rPr>
                <w:rFonts w:ascii="Arial" w:hAnsi="Arial" w:cs="Arial"/>
                <w:sz w:val="16"/>
                <w:szCs w:val="16"/>
              </w:rPr>
              <w:t>K</w:t>
            </w:r>
          </w:p>
        </w:tc>
        <w:tc>
          <w:tcPr>
            <w:tcW w:w="2481" w:type="dxa"/>
            <w:shd w:val="clear" w:color="auto" w:fill="F3F3F3"/>
            <w:tcMar>
              <w:top w:w="0" w:type="dxa"/>
              <w:left w:w="108" w:type="dxa"/>
              <w:bottom w:w="0" w:type="dxa"/>
              <w:right w:w="108" w:type="dxa"/>
            </w:tcMar>
          </w:tcPr>
          <w:p w14:paraId="76809650" w14:textId="77777777" w:rsidR="009B0C63" w:rsidRDefault="009B0C63" w:rsidP="009B0C63">
            <w:pPr>
              <w:pStyle w:val="Standard"/>
              <w:snapToGrid w:val="0"/>
              <w:rPr>
                <w:rFonts w:ascii="Arial" w:hAnsi="Arial" w:cs="Arial"/>
                <w:sz w:val="16"/>
                <w:szCs w:val="16"/>
              </w:rPr>
            </w:pPr>
            <w:r>
              <w:rPr>
                <w:rFonts w:ascii="Arial" w:hAnsi="Arial" w:cs="Arial"/>
                <w:sz w:val="16"/>
                <w:szCs w:val="16"/>
              </w:rPr>
              <w:t>150</w:t>
            </w:r>
            <w:r>
              <w:rPr>
                <w:rFonts w:ascii="Arial" w:eastAsia="Arial" w:hAnsi="Arial" w:cs="Arial"/>
                <w:sz w:val="16"/>
                <w:szCs w:val="16"/>
              </w:rPr>
              <w:t xml:space="preserve"> – </w:t>
            </w:r>
            <w:r>
              <w:rPr>
                <w:rFonts w:ascii="Arial" w:hAnsi="Arial" w:cs="Arial"/>
                <w:sz w:val="16"/>
                <w:szCs w:val="16"/>
              </w:rPr>
              <w:t>350K</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K</w:t>
            </w:r>
          </w:p>
        </w:tc>
      </w:tr>
      <w:tr w:rsidR="009B0C63" w14:paraId="7680965A" w14:textId="77777777">
        <w:trPr>
          <w:cantSplit/>
          <w:jc w:val="center"/>
        </w:trPr>
        <w:tc>
          <w:tcPr>
            <w:tcW w:w="709" w:type="dxa"/>
            <w:shd w:val="clear" w:color="auto" w:fill="E0E0E0"/>
            <w:tcMar>
              <w:top w:w="0" w:type="dxa"/>
              <w:left w:w="108" w:type="dxa"/>
              <w:bottom w:w="0" w:type="dxa"/>
              <w:right w:w="108" w:type="dxa"/>
            </w:tcMar>
          </w:tcPr>
          <w:p w14:paraId="7680965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N2+5</w:t>
            </w:r>
          </w:p>
        </w:tc>
        <w:tc>
          <w:tcPr>
            <w:tcW w:w="2085" w:type="dxa"/>
            <w:shd w:val="clear" w:color="auto" w:fill="E0E0E0"/>
            <w:tcMar>
              <w:top w:w="0" w:type="dxa"/>
              <w:left w:w="108" w:type="dxa"/>
              <w:bottom w:w="0" w:type="dxa"/>
              <w:right w:w="108" w:type="dxa"/>
            </w:tcMar>
          </w:tcPr>
          <w:p w14:paraId="76809653"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Specific</w:t>
            </w:r>
            <w:r>
              <w:rPr>
                <w:rFonts w:ascii="Arial" w:eastAsia="Arial" w:hAnsi="Arial" w:cs="Arial"/>
                <w:b/>
                <w:sz w:val="16"/>
                <w:szCs w:val="16"/>
              </w:rPr>
              <w:t xml:space="preserve"> </w:t>
            </w:r>
            <w:r>
              <w:rPr>
                <w:rFonts w:ascii="Arial" w:hAnsi="Arial" w:cs="Arial"/>
                <w:b/>
                <w:sz w:val="16"/>
                <w:szCs w:val="16"/>
              </w:rPr>
              <w:t>humidity</w:t>
            </w:r>
          </w:p>
        </w:tc>
        <w:tc>
          <w:tcPr>
            <w:tcW w:w="1013" w:type="dxa"/>
            <w:shd w:val="clear" w:color="auto" w:fill="E0E0E0"/>
            <w:tcMar>
              <w:top w:w="0" w:type="dxa"/>
              <w:left w:w="108" w:type="dxa"/>
              <w:bottom w:w="0" w:type="dxa"/>
              <w:right w:w="108" w:type="dxa"/>
            </w:tcMar>
          </w:tcPr>
          <w:p w14:paraId="7680965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13</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65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65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5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658" w14:textId="77777777" w:rsidR="009B0C63" w:rsidRDefault="009B0C63" w:rsidP="009B0C63">
            <w:pPr>
              <w:pStyle w:val="Standard"/>
              <w:snapToGrid w:val="0"/>
            </w:pPr>
            <w:r>
              <w:rPr>
                <w:rFonts w:ascii="Arial" w:hAnsi="Arial" w:cs="Arial"/>
                <w:sz w:val="16"/>
                <w:szCs w:val="16"/>
              </w:rPr>
              <w:t>kg.kg</w:t>
            </w:r>
            <w:r>
              <w:rPr>
                <w:rFonts w:ascii="Arial" w:hAnsi="Arial" w:cs="Arial"/>
                <w:sz w:val="16"/>
                <w:szCs w:val="16"/>
                <w:vertAlign w:val="superscript"/>
              </w:rPr>
              <w:t>-1</w:t>
            </w:r>
          </w:p>
        </w:tc>
        <w:tc>
          <w:tcPr>
            <w:tcW w:w="2481" w:type="dxa"/>
            <w:shd w:val="clear" w:color="auto" w:fill="E0E0E0"/>
            <w:tcMar>
              <w:top w:w="0" w:type="dxa"/>
              <w:left w:w="108" w:type="dxa"/>
              <w:bottom w:w="0" w:type="dxa"/>
              <w:right w:w="108" w:type="dxa"/>
            </w:tcMar>
          </w:tcPr>
          <w:p w14:paraId="76809659" w14:textId="77777777" w:rsidR="009B0C63" w:rsidRDefault="009B0C63" w:rsidP="009B0C63">
            <w:pPr>
              <w:pStyle w:val="Standard"/>
              <w:snapToGrid w:val="0"/>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50</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0.01</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p>
        </w:tc>
      </w:tr>
      <w:tr w:rsidR="009B0C63" w14:paraId="76809663" w14:textId="77777777">
        <w:trPr>
          <w:cantSplit/>
          <w:jc w:val="center"/>
        </w:trPr>
        <w:tc>
          <w:tcPr>
            <w:tcW w:w="709" w:type="dxa"/>
            <w:shd w:val="clear" w:color="auto" w:fill="F3F3F3"/>
            <w:tcMar>
              <w:top w:w="0" w:type="dxa"/>
              <w:left w:w="108" w:type="dxa"/>
              <w:bottom w:w="0" w:type="dxa"/>
              <w:right w:w="108" w:type="dxa"/>
            </w:tcMar>
          </w:tcPr>
          <w:p w14:paraId="7680965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N2+6</w:t>
            </w:r>
          </w:p>
        </w:tc>
        <w:tc>
          <w:tcPr>
            <w:tcW w:w="2085" w:type="dxa"/>
            <w:shd w:val="clear" w:color="auto" w:fill="F3F3F3"/>
            <w:tcMar>
              <w:top w:w="0" w:type="dxa"/>
              <w:left w:w="108" w:type="dxa"/>
              <w:bottom w:w="0" w:type="dxa"/>
              <w:right w:w="108" w:type="dxa"/>
            </w:tcMar>
          </w:tcPr>
          <w:p w14:paraId="7680965C"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F3F3F3"/>
            <w:tcMar>
              <w:top w:w="0" w:type="dxa"/>
              <w:left w:w="108" w:type="dxa"/>
              <w:bottom w:w="0" w:type="dxa"/>
              <w:right w:w="108" w:type="dxa"/>
            </w:tcMar>
          </w:tcPr>
          <w:p w14:paraId="7680965D"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F3F3F3"/>
            <w:tcMar>
              <w:top w:w="0" w:type="dxa"/>
              <w:left w:w="108" w:type="dxa"/>
              <w:bottom w:w="0" w:type="dxa"/>
              <w:right w:w="108" w:type="dxa"/>
            </w:tcMar>
          </w:tcPr>
          <w:p w14:paraId="7680965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65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6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661"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662" w14:textId="77777777" w:rsidR="009B0C63" w:rsidRDefault="009B0C63" w:rsidP="009B0C63">
            <w:pPr>
              <w:pStyle w:val="Standard"/>
              <w:snapToGrid w:val="0"/>
              <w:rPr>
                <w:rFonts w:ascii="Arial" w:hAnsi="Arial" w:cs="Arial"/>
                <w:sz w:val="16"/>
                <w:szCs w:val="16"/>
              </w:rPr>
            </w:pP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RMS</w:t>
            </w:r>
          </w:p>
        </w:tc>
      </w:tr>
      <w:tr w:rsidR="009B0C63" w14:paraId="7680966C" w14:textId="77777777">
        <w:trPr>
          <w:cantSplit/>
          <w:jc w:val="center"/>
        </w:trPr>
        <w:tc>
          <w:tcPr>
            <w:tcW w:w="709" w:type="dxa"/>
            <w:shd w:val="clear" w:color="auto" w:fill="E0E0E0"/>
            <w:tcMar>
              <w:top w:w="0" w:type="dxa"/>
              <w:left w:w="108" w:type="dxa"/>
              <w:bottom w:w="0" w:type="dxa"/>
              <w:right w:w="108" w:type="dxa"/>
            </w:tcMar>
          </w:tcPr>
          <w:p w14:paraId="76809664"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665"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E0E0E0"/>
            <w:tcMar>
              <w:top w:w="0" w:type="dxa"/>
              <w:left w:w="108" w:type="dxa"/>
              <w:bottom w:w="0" w:type="dxa"/>
              <w:right w:w="108" w:type="dxa"/>
            </w:tcMar>
          </w:tcPr>
          <w:p w14:paraId="7680966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120</w:t>
            </w:r>
          </w:p>
        </w:tc>
        <w:tc>
          <w:tcPr>
            <w:tcW w:w="845" w:type="dxa"/>
            <w:shd w:val="clear" w:color="auto" w:fill="E0E0E0"/>
            <w:tcMar>
              <w:top w:w="0" w:type="dxa"/>
              <w:left w:w="108" w:type="dxa"/>
              <w:bottom w:w="0" w:type="dxa"/>
              <w:right w:w="108" w:type="dxa"/>
            </w:tcMar>
          </w:tcPr>
          <w:p w14:paraId="76809667"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668"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669"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66A"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66B"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675" w14:textId="77777777">
        <w:trPr>
          <w:cantSplit/>
          <w:jc w:val="center"/>
        </w:trPr>
        <w:tc>
          <w:tcPr>
            <w:tcW w:w="709" w:type="dxa"/>
            <w:shd w:val="clear" w:color="auto" w:fill="F3F3F3"/>
            <w:tcMar>
              <w:top w:w="0" w:type="dxa"/>
              <w:left w:w="108" w:type="dxa"/>
              <w:bottom w:w="0" w:type="dxa"/>
              <w:right w:w="108" w:type="dxa"/>
            </w:tcMar>
          </w:tcPr>
          <w:p w14:paraId="768096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N2+7</w:t>
            </w:r>
          </w:p>
        </w:tc>
        <w:tc>
          <w:tcPr>
            <w:tcW w:w="2085" w:type="dxa"/>
            <w:shd w:val="clear" w:color="auto" w:fill="F3F3F3"/>
            <w:tcMar>
              <w:top w:w="0" w:type="dxa"/>
              <w:left w:w="108" w:type="dxa"/>
              <w:bottom w:w="0" w:type="dxa"/>
              <w:right w:w="108" w:type="dxa"/>
            </w:tcMar>
          </w:tcPr>
          <w:p w14:paraId="7680966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(Error</w:t>
            </w:r>
            <w:r>
              <w:rPr>
                <w:rFonts w:ascii="Arial" w:eastAsia="Arial" w:hAnsi="Arial" w:cs="Arial"/>
                <w:b/>
                <w:sz w:val="16"/>
                <w:szCs w:val="16"/>
              </w:rPr>
              <w:t xml:space="preserve"> </w:t>
            </w:r>
            <w:r>
              <w:rPr>
                <w:rFonts w:ascii="Arial" w:hAnsi="Arial" w:cs="Arial"/>
                <w:b/>
                <w:sz w:val="16"/>
                <w:szCs w:val="16"/>
              </w:rPr>
              <w:t>in)</w:t>
            </w:r>
            <w:r>
              <w:rPr>
                <w:rFonts w:ascii="Arial" w:eastAsia="Arial" w:hAnsi="Arial" w:cs="Arial"/>
                <w:b/>
                <w:sz w:val="16"/>
                <w:szCs w:val="16"/>
              </w:rPr>
              <w:t xml:space="preserve"> </w:t>
            </w:r>
            <w:r>
              <w:rPr>
                <w:rFonts w:ascii="Arial" w:hAnsi="Arial" w:cs="Arial"/>
                <w:b/>
                <w:sz w:val="16"/>
                <w:szCs w:val="16"/>
              </w:rPr>
              <w:t>pressure</w:t>
            </w:r>
          </w:p>
        </w:tc>
        <w:tc>
          <w:tcPr>
            <w:tcW w:w="1013" w:type="dxa"/>
            <w:shd w:val="clear" w:color="auto" w:fill="F3F3F3"/>
            <w:tcMar>
              <w:top w:w="0" w:type="dxa"/>
              <w:left w:w="108" w:type="dxa"/>
              <w:bottom w:w="0" w:type="dxa"/>
              <w:right w:w="108" w:type="dxa"/>
            </w:tcMar>
          </w:tcPr>
          <w:p w14:paraId="7680966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F3F3F3"/>
            <w:tcMar>
              <w:top w:w="0" w:type="dxa"/>
              <w:left w:w="108" w:type="dxa"/>
              <w:bottom w:w="0" w:type="dxa"/>
              <w:right w:w="108" w:type="dxa"/>
            </w:tcMar>
          </w:tcPr>
          <w:p w14:paraId="7680967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F3F3F3"/>
            <w:tcMar>
              <w:top w:w="0" w:type="dxa"/>
              <w:left w:w="108" w:type="dxa"/>
              <w:bottom w:w="0" w:type="dxa"/>
              <w:right w:w="108" w:type="dxa"/>
            </w:tcMar>
          </w:tcPr>
          <w:p w14:paraId="7680967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7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14</w:t>
            </w:r>
          </w:p>
        </w:tc>
        <w:tc>
          <w:tcPr>
            <w:tcW w:w="1063" w:type="dxa"/>
            <w:shd w:val="clear" w:color="auto" w:fill="F3F3F3"/>
            <w:tcMar>
              <w:top w:w="0" w:type="dxa"/>
              <w:left w:w="108" w:type="dxa"/>
              <w:bottom w:w="0" w:type="dxa"/>
              <w:right w:w="108" w:type="dxa"/>
            </w:tcMar>
          </w:tcPr>
          <w:p w14:paraId="76809673" w14:textId="77777777" w:rsidR="009B0C63" w:rsidRDefault="009B0C63" w:rsidP="009B0C63">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F3F3F3"/>
            <w:tcMar>
              <w:top w:w="0" w:type="dxa"/>
              <w:left w:w="108" w:type="dxa"/>
              <w:bottom w:w="0" w:type="dxa"/>
              <w:right w:w="108" w:type="dxa"/>
            </w:tcMar>
          </w:tcPr>
          <w:p w14:paraId="76809674"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9B0C63" w14:paraId="7680967E" w14:textId="77777777">
        <w:trPr>
          <w:cantSplit/>
          <w:jc w:val="center"/>
        </w:trPr>
        <w:tc>
          <w:tcPr>
            <w:tcW w:w="709" w:type="dxa"/>
            <w:shd w:val="clear" w:color="auto" w:fill="E0E0E0"/>
            <w:tcMar>
              <w:top w:w="0" w:type="dxa"/>
              <w:left w:w="108" w:type="dxa"/>
              <w:bottom w:w="0" w:type="dxa"/>
              <w:right w:w="108" w:type="dxa"/>
            </w:tcMar>
          </w:tcPr>
          <w:p w14:paraId="76809676"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677"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tcMar>
              <w:top w:w="0" w:type="dxa"/>
              <w:left w:w="108" w:type="dxa"/>
              <w:bottom w:w="0" w:type="dxa"/>
              <w:right w:w="108" w:type="dxa"/>
            </w:tcMar>
          </w:tcPr>
          <w:p w14:paraId="76809678"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tcMar>
              <w:top w:w="0" w:type="dxa"/>
              <w:left w:w="108" w:type="dxa"/>
              <w:bottom w:w="0" w:type="dxa"/>
              <w:right w:w="108" w:type="dxa"/>
            </w:tcMar>
          </w:tcPr>
          <w:p w14:paraId="76809679" w14:textId="77777777" w:rsidR="009B0C63" w:rsidRDefault="009B0C63" w:rsidP="009B0C63">
            <w:pPr>
              <w:pStyle w:val="Standard"/>
              <w:snapToGrid w:val="0"/>
              <w:jc w:val="right"/>
              <w:rPr>
                <w:rFonts w:ascii="Arial" w:hAnsi="Arial" w:cs="Arial"/>
                <w:sz w:val="16"/>
                <w:szCs w:val="16"/>
              </w:rPr>
            </w:pPr>
          </w:p>
        </w:tc>
        <w:tc>
          <w:tcPr>
            <w:tcW w:w="1265" w:type="dxa"/>
            <w:tcMar>
              <w:top w:w="0" w:type="dxa"/>
              <w:left w:w="108" w:type="dxa"/>
              <w:bottom w:w="0" w:type="dxa"/>
              <w:right w:w="108" w:type="dxa"/>
            </w:tcMar>
          </w:tcPr>
          <w:p w14:paraId="7680967A" w14:textId="77777777" w:rsidR="009B0C63" w:rsidRDefault="009B0C63" w:rsidP="009B0C63">
            <w:pPr>
              <w:pStyle w:val="Standard"/>
              <w:snapToGrid w:val="0"/>
              <w:jc w:val="right"/>
              <w:rPr>
                <w:rFonts w:ascii="Arial" w:hAnsi="Arial" w:cs="Arial"/>
                <w:sz w:val="16"/>
                <w:szCs w:val="16"/>
              </w:rPr>
            </w:pPr>
          </w:p>
        </w:tc>
        <w:tc>
          <w:tcPr>
            <w:tcW w:w="887" w:type="dxa"/>
            <w:tcMar>
              <w:top w:w="0" w:type="dxa"/>
              <w:left w:w="108" w:type="dxa"/>
              <w:bottom w:w="0" w:type="dxa"/>
              <w:right w:w="108" w:type="dxa"/>
            </w:tcMar>
          </w:tcPr>
          <w:p w14:paraId="7680967B" w14:textId="77777777" w:rsidR="009B0C63" w:rsidRDefault="009B0C63" w:rsidP="009B0C63">
            <w:pPr>
              <w:pStyle w:val="Standard"/>
              <w:snapToGrid w:val="0"/>
              <w:jc w:val="right"/>
              <w:rPr>
                <w:rFonts w:ascii="Arial" w:hAnsi="Arial" w:cs="Arial"/>
                <w:sz w:val="16"/>
                <w:szCs w:val="16"/>
              </w:rPr>
            </w:pPr>
          </w:p>
        </w:tc>
        <w:tc>
          <w:tcPr>
            <w:tcW w:w="1063" w:type="dxa"/>
            <w:tcMar>
              <w:top w:w="0" w:type="dxa"/>
              <w:left w:w="108" w:type="dxa"/>
              <w:bottom w:w="0" w:type="dxa"/>
              <w:right w:w="108" w:type="dxa"/>
            </w:tcMar>
          </w:tcPr>
          <w:p w14:paraId="7680967C" w14:textId="77777777" w:rsidR="009B0C63" w:rsidRDefault="009B0C63" w:rsidP="009B0C63">
            <w:pPr>
              <w:pStyle w:val="Standard"/>
              <w:snapToGrid w:val="0"/>
              <w:rPr>
                <w:rFonts w:ascii="Arial" w:hAnsi="Arial" w:cs="Arial"/>
                <w:sz w:val="16"/>
                <w:szCs w:val="16"/>
              </w:rPr>
            </w:pPr>
          </w:p>
        </w:tc>
        <w:tc>
          <w:tcPr>
            <w:tcW w:w="2481" w:type="dxa"/>
            <w:tcMar>
              <w:top w:w="0" w:type="dxa"/>
              <w:left w:w="108" w:type="dxa"/>
              <w:bottom w:w="0" w:type="dxa"/>
              <w:right w:w="108" w:type="dxa"/>
            </w:tcMar>
          </w:tcPr>
          <w:p w14:paraId="7680967D" w14:textId="77777777" w:rsidR="009B0C63" w:rsidRDefault="009B0C63" w:rsidP="009B0C63">
            <w:pPr>
              <w:pStyle w:val="Standard"/>
              <w:snapToGrid w:val="0"/>
              <w:rPr>
                <w:rFonts w:ascii="Arial" w:hAnsi="Arial" w:cs="Arial"/>
                <w:sz w:val="16"/>
                <w:szCs w:val="16"/>
              </w:rPr>
            </w:pPr>
          </w:p>
        </w:tc>
      </w:tr>
      <w:tr w:rsidR="009B0C63" w14:paraId="76809687" w14:textId="77777777">
        <w:trPr>
          <w:cantSplit/>
          <w:jc w:val="center"/>
        </w:trPr>
        <w:tc>
          <w:tcPr>
            <w:tcW w:w="709" w:type="dxa"/>
            <w:shd w:val="clear" w:color="auto" w:fill="F3F3F3"/>
            <w:tcMar>
              <w:top w:w="0" w:type="dxa"/>
              <w:left w:w="108" w:type="dxa"/>
              <w:bottom w:w="0" w:type="dxa"/>
              <w:right w:w="108" w:type="dxa"/>
            </w:tcMar>
          </w:tcPr>
          <w:p w14:paraId="7680967F"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80"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68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122</w:t>
            </w:r>
          </w:p>
        </w:tc>
        <w:tc>
          <w:tcPr>
            <w:tcW w:w="845" w:type="dxa"/>
            <w:shd w:val="clear" w:color="auto" w:fill="F3F3F3"/>
            <w:tcMar>
              <w:top w:w="0" w:type="dxa"/>
              <w:left w:w="108" w:type="dxa"/>
              <w:bottom w:w="0" w:type="dxa"/>
              <w:right w:w="108" w:type="dxa"/>
            </w:tcMar>
          </w:tcPr>
          <w:p w14:paraId="76809682"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683"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684"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685"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86"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690" w14:textId="77777777">
        <w:trPr>
          <w:cantSplit/>
          <w:jc w:val="center"/>
        </w:trPr>
        <w:tc>
          <w:tcPr>
            <w:tcW w:w="709" w:type="dxa"/>
            <w:shd w:val="clear" w:color="auto" w:fill="E0E0E0"/>
            <w:tcMar>
              <w:top w:w="0" w:type="dxa"/>
              <w:left w:w="108" w:type="dxa"/>
              <w:bottom w:w="0" w:type="dxa"/>
              <w:right w:w="108" w:type="dxa"/>
            </w:tcMar>
          </w:tcPr>
          <w:p w14:paraId="7680968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N2+8</w:t>
            </w:r>
          </w:p>
        </w:tc>
        <w:tc>
          <w:tcPr>
            <w:tcW w:w="2085" w:type="dxa"/>
            <w:shd w:val="clear" w:color="auto" w:fill="E0E0E0"/>
            <w:tcMar>
              <w:top w:w="0" w:type="dxa"/>
              <w:left w:w="108" w:type="dxa"/>
              <w:bottom w:w="0" w:type="dxa"/>
              <w:right w:w="108" w:type="dxa"/>
            </w:tcMar>
          </w:tcPr>
          <w:p w14:paraId="76809689" w14:textId="77777777" w:rsidR="009B0C63" w:rsidRDefault="009B0C63" w:rsidP="009B0C63">
            <w:pPr>
              <w:pStyle w:val="Standard"/>
              <w:snapToGrid w:val="0"/>
              <w:rPr>
                <w:rFonts w:ascii="Arial" w:hAnsi="Arial" w:cs="Arial"/>
                <w:b/>
                <w:sz w:val="16"/>
                <w:szCs w:val="16"/>
              </w:rPr>
            </w:pPr>
            <w:commentRangeStart w:id="1689"/>
            <w:r>
              <w:rPr>
                <w:rFonts w:ascii="Arial" w:hAnsi="Arial" w:cs="Arial"/>
                <w:b/>
                <w:sz w:val="16"/>
                <w:szCs w:val="16"/>
              </w:rPr>
              <w:t>(Error</w:t>
            </w:r>
            <w:r>
              <w:rPr>
                <w:rFonts w:ascii="Arial" w:eastAsia="Arial" w:hAnsi="Arial" w:cs="Arial"/>
                <w:b/>
                <w:sz w:val="16"/>
                <w:szCs w:val="16"/>
              </w:rPr>
              <w:t xml:space="preserve"> </w:t>
            </w:r>
            <w:r>
              <w:rPr>
                <w:rFonts w:ascii="Arial" w:hAnsi="Arial" w:cs="Arial"/>
                <w:b/>
                <w:sz w:val="16"/>
                <w:szCs w:val="16"/>
              </w:rPr>
              <w:t>in)</w:t>
            </w:r>
            <w:r>
              <w:rPr>
                <w:rFonts w:ascii="Arial" w:eastAsia="Arial" w:hAnsi="Arial" w:cs="Arial"/>
                <w:b/>
                <w:sz w:val="16"/>
                <w:szCs w:val="16"/>
              </w:rPr>
              <w:t xml:space="preserve"> </w:t>
            </w:r>
            <w:r>
              <w:rPr>
                <w:rFonts w:ascii="Arial" w:hAnsi="Arial" w:cs="Arial"/>
                <w:b/>
                <w:sz w:val="16"/>
                <w:szCs w:val="16"/>
              </w:rPr>
              <w:t>temperature</w:t>
            </w:r>
          </w:p>
        </w:tc>
        <w:tc>
          <w:tcPr>
            <w:tcW w:w="1013" w:type="dxa"/>
            <w:shd w:val="clear" w:color="auto" w:fill="E0E0E0"/>
            <w:tcMar>
              <w:top w:w="0" w:type="dxa"/>
              <w:left w:w="108" w:type="dxa"/>
              <w:bottom w:w="0" w:type="dxa"/>
              <w:right w:w="108" w:type="dxa"/>
            </w:tcMar>
          </w:tcPr>
          <w:p w14:paraId="7680968A"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12</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68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68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8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12</w:t>
            </w:r>
          </w:p>
        </w:tc>
        <w:tc>
          <w:tcPr>
            <w:tcW w:w="1063" w:type="dxa"/>
            <w:shd w:val="clear" w:color="auto" w:fill="E0E0E0"/>
            <w:tcMar>
              <w:top w:w="0" w:type="dxa"/>
              <w:left w:w="108" w:type="dxa"/>
              <w:bottom w:w="0" w:type="dxa"/>
              <w:right w:w="108" w:type="dxa"/>
            </w:tcMar>
          </w:tcPr>
          <w:p w14:paraId="7680968E" w14:textId="77777777" w:rsidR="009B0C63" w:rsidRDefault="009B0C63" w:rsidP="009B0C63">
            <w:pPr>
              <w:pStyle w:val="Standard"/>
              <w:snapToGrid w:val="0"/>
              <w:rPr>
                <w:rFonts w:ascii="Arial" w:hAnsi="Arial" w:cs="Arial"/>
                <w:sz w:val="16"/>
                <w:szCs w:val="16"/>
              </w:rPr>
            </w:pPr>
            <w:r>
              <w:rPr>
                <w:rFonts w:ascii="Arial" w:hAnsi="Arial" w:cs="Arial"/>
                <w:sz w:val="16"/>
                <w:szCs w:val="16"/>
              </w:rPr>
              <w:t>K</w:t>
            </w:r>
          </w:p>
        </w:tc>
        <w:tc>
          <w:tcPr>
            <w:tcW w:w="2481" w:type="dxa"/>
            <w:shd w:val="clear" w:color="auto" w:fill="E0E0E0"/>
            <w:tcMar>
              <w:top w:w="0" w:type="dxa"/>
              <w:left w:w="108" w:type="dxa"/>
              <w:bottom w:w="0" w:type="dxa"/>
              <w:right w:w="108" w:type="dxa"/>
            </w:tcMar>
          </w:tcPr>
          <w:p w14:paraId="7680968F"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K</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K</w:t>
            </w:r>
            <w:commentRangeEnd w:id="1689"/>
            <w:r>
              <w:rPr>
                <w:rStyle w:val="CommentReference"/>
              </w:rPr>
              <w:commentReference w:id="1689"/>
            </w:r>
          </w:p>
        </w:tc>
      </w:tr>
      <w:tr w:rsidR="009B0C63" w14:paraId="76809699" w14:textId="77777777">
        <w:trPr>
          <w:cantSplit/>
          <w:jc w:val="center"/>
        </w:trPr>
        <w:tc>
          <w:tcPr>
            <w:tcW w:w="709" w:type="dxa"/>
            <w:shd w:val="clear" w:color="auto" w:fill="F3F3F3"/>
            <w:tcMar>
              <w:top w:w="0" w:type="dxa"/>
              <w:left w:w="108" w:type="dxa"/>
              <w:bottom w:w="0" w:type="dxa"/>
              <w:right w:w="108" w:type="dxa"/>
            </w:tcMar>
          </w:tcPr>
          <w:p w14:paraId="76809691"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92"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69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694"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695"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696"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697"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98" w14:textId="77777777" w:rsidR="009B0C63" w:rsidRDefault="009B0C63" w:rsidP="009B0C63">
            <w:pPr>
              <w:pStyle w:val="Standard"/>
              <w:snapToGrid w:val="0"/>
              <w:rPr>
                <w:rFonts w:ascii="Arial" w:hAnsi="Arial" w:cs="Arial"/>
                <w:sz w:val="16"/>
                <w:szCs w:val="16"/>
              </w:rPr>
            </w:pPr>
          </w:p>
        </w:tc>
      </w:tr>
      <w:tr w:rsidR="009B0C63" w14:paraId="768096A2" w14:textId="77777777">
        <w:trPr>
          <w:cantSplit/>
          <w:jc w:val="center"/>
        </w:trPr>
        <w:tc>
          <w:tcPr>
            <w:tcW w:w="709" w:type="dxa"/>
            <w:shd w:val="clear" w:color="auto" w:fill="E0E0E0"/>
            <w:tcMar>
              <w:top w:w="0" w:type="dxa"/>
              <w:left w:w="108" w:type="dxa"/>
              <w:bottom w:w="0" w:type="dxa"/>
              <w:right w:w="108" w:type="dxa"/>
            </w:tcMar>
          </w:tcPr>
          <w:p w14:paraId="7680969A"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69B"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E0E0E0"/>
            <w:tcMar>
              <w:top w:w="0" w:type="dxa"/>
              <w:left w:w="108" w:type="dxa"/>
              <w:bottom w:w="0" w:type="dxa"/>
              <w:right w:w="108" w:type="dxa"/>
            </w:tcMar>
          </w:tcPr>
          <w:p w14:paraId="7680969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123</w:t>
            </w:r>
          </w:p>
        </w:tc>
        <w:tc>
          <w:tcPr>
            <w:tcW w:w="845" w:type="dxa"/>
            <w:shd w:val="clear" w:color="auto" w:fill="E0E0E0"/>
            <w:tcMar>
              <w:top w:w="0" w:type="dxa"/>
              <w:left w:w="108" w:type="dxa"/>
              <w:bottom w:w="0" w:type="dxa"/>
              <w:right w:w="108" w:type="dxa"/>
            </w:tcMar>
          </w:tcPr>
          <w:p w14:paraId="7680969D"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69E"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69F"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6A0"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6A1"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6AB" w14:textId="77777777">
        <w:trPr>
          <w:cantSplit/>
          <w:jc w:val="center"/>
        </w:trPr>
        <w:tc>
          <w:tcPr>
            <w:tcW w:w="709" w:type="dxa"/>
            <w:shd w:val="clear" w:color="auto" w:fill="F3F3F3"/>
            <w:tcMar>
              <w:top w:w="0" w:type="dxa"/>
              <w:left w:w="108" w:type="dxa"/>
              <w:bottom w:w="0" w:type="dxa"/>
              <w:right w:w="108" w:type="dxa"/>
            </w:tcMar>
          </w:tcPr>
          <w:p w14:paraId="768096A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N2+9</w:t>
            </w:r>
          </w:p>
        </w:tc>
        <w:tc>
          <w:tcPr>
            <w:tcW w:w="2085" w:type="dxa"/>
            <w:shd w:val="clear" w:color="auto" w:fill="F3F3F3"/>
            <w:tcMar>
              <w:top w:w="0" w:type="dxa"/>
              <w:left w:w="108" w:type="dxa"/>
              <w:bottom w:w="0" w:type="dxa"/>
              <w:right w:w="108" w:type="dxa"/>
            </w:tcMar>
          </w:tcPr>
          <w:p w14:paraId="768096A4" w14:textId="77777777" w:rsidR="009B0C63" w:rsidRDefault="009B0C63" w:rsidP="009B0C63">
            <w:pPr>
              <w:pStyle w:val="Standard"/>
              <w:snapToGrid w:val="0"/>
            </w:pPr>
            <w:r>
              <w:rPr>
                <w:rFonts w:ascii="Arial" w:hAnsi="Arial" w:cs="Arial"/>
                <w:b/>
                <w:sz w:val="16"/>
                <w:szCs w:val="16"/>
              </w:rPr>
              <w:t>(Error</w:t>
            </w:r>
            <w:r>
              <w:rPr>
                <w:rFonts w:ascii="Arial" w:eastAsia="Arial" w:hAnsi="Arial" w:cs="Arial"/>
                <w:b/>
                <w:sz w:val="16"/>
                <w:szCs w:val="16"/>
              </w:rPr>
              <w:t xml:space="preserve"> </w:t>
            </w:r>
            <w:r>
              <w:rPr>
                <w:rFonts w:ascii="Arial" w:hAnsi="Arial" w:cs="Arial"/>
                <w:b/>
                <w:sz w:val="16"/>
                <w:szCs w:val="16"/>
              </w:rPr>
              <w:t>in)</w:t>
            </w:r>
            <w:r>
              <w:rPr>
                <w:rFonts w:ascii="Arial" w:eastAsia="Arial" w:hAnsi="Arial" w:cs="Arial"/>
                <w:b/>
                <w:sz w:val="16"/>
                <w:szCs w:val="16"/>
              </w:rPr>
              <w:t xml:space="preserve"> </w:t>
            </w:r>
            <w:r>
              <w:rPr>
                <w:rFonts w:ascii="Arial" w:hAnsi="Arial" w:cs="Arial"/>
                <w:b/>
                <w:sz w:val="16"/>
                <w:szCs w:val="16"/>
              </w:rPr>
              <w:t>specific</w:t>
            </w:r>
            <w:r>
              <w:rPr>
                <w:rFonts w:ascii="Arial" w:eastAsia="Arial" w:hAnsi="Arial" w:cs="Arial"/>
                <w:b/>
                <w:sz w:val="16"/>
                <w:szCs w:val="16"/>
              </w:rPr>
              <w:t xml:space="preserve"> </w:t>
            </w:r>
            <w:r>
              <w:rPr>
                <w:rFonts w:ascii="Arial" w:hAnsi="Arial" w:cs="Arial"/>
                <w:b/>
                <w:sz w:val="16"/>
                <w:szCs w:val="16"/>
              </w:rPr>
              <w:t>humidity</w:t>
            </w:r>
          </w:p>
        </w:tc>
        <w:tc>
          <w:tcPr>
            <w:tcW w:w="1013" w:type="dxa"/>
            <w:shd w:val="clear" w:color="auto" w:fill="F3F3F3"/>
            <w:tcMar>
              <w:top w:w="0" w:type="dxa"/>
              <w:left w:w="108" w:type="dxa"/>
              <w:bottom w:w="0" w:type="dxa"/>
              <w:right w:w="108" w:type="dxa"/>
            </w:tcMar>
          </w:tcPr>
          <w:p w14:paraId="768096A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13</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F3F3F3"/>
            <w:tcMar>
              <w:top w:w="0" w:type="dxa"/>
              <w:left w:w="108" w:type="dxa"/>
              <w:bottom w:w="0" w:type="dxa"/>
              <w:right w:w="108" w:type="dxa"/>
            </w:tcMar>
          </w:tcPr>
          <w:p w14:paraId="768096A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6A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A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w:t>
            </w:r>
            <w:r>
              <w:rPr>
                <w:rFonts w:ascii="Arial" w:eastAsia="Arial" w:hAnsi="Arial" w:cs="Arial"/>
                <w:sz w:val="16"/>
                <w:szCs w:val="16"/>
              </w:rPr>
              <w:t xml:space="preserve">   </w:t>
            </w:r>
            <w:r>
              <w:rPr>
                <w:rFonts w:ascii="Arial" w:hAnsi="Arial" w:cs="Arial"/>
                <w:sz w:val="16"/>
                <w:szCs w:val="16"/>
              </w:rPr>
              <w:t>14</w:t>
            </w:r>
          </w:p>
        </w:tc>
        <w:tc>
          <w:tcPr>
            <w:tcW w:w="1063" w:type="dxa"/>
            <w:shd w:val="clear" w:color="auto" w:fill="F3F3F3"/>
            <w:tcMar>
              <w:top w:w="0" w:type="dxa"/>
              <w:left w:w="108" w:type="dxa"/>
              <w:bottom w:w="0" w:type="dxa"/>
              <w:right w:w="108" w:type="dxa"/>
            </w:tcMar>
          </w:tcPr>
          <w:p w14:paraId="768096A9" w14:textId="77777777" w:rsidR="009B0C63" w:rsidRDefault="009B0C63" w:rsidP="009B0C63">
            <w:pPr>
              <w:pStyle w:val="Standard"/>
              <w:snapToGrid w:val="0"/>
            </w:pPr>
            <w:r>
              <w:rPr>
                <w:rFonts w:ascii="Arial" w:hAnsi="Arial" w:cs="Arial"/>
                <w:sz w:val="16"/>
                <w:szCs w:val="16"/>
              </w:rPr>
              <w:t>kg.kg</w:t>
            </w:r>
            <w:r>
              <w:rPr>
                <w:rFonts w:ascii="Arial" w:hAnsi="Arial" w:cs="Arial"/>
                <w:sz w:val="16"/>
                <w:szCs w:val="16"/>
                <w:vertAlign w:val="superscript"/>
              </w:rPr>
              <w:t>-1</w:t>
            </w:r>
          </w:p>
        </w:tc>
        <w:tc>
          <w:tcPr>
            <w:tcW w:w="2481" w:type="dxa"/>
            <w:shd w:val="clear" w:color="auto" w:fill="F3F3F3"/>
            <w:tcMar>
              <w:top w:w="0" w:type="dxa"/>
              <w:left w:w="108" w:type="dxa"/>
              <w:bottom w:w="0" w:type="dxa"/>
              <w:right w:w="108" w:type="dxa"/>
            </w:tcMar>
          </w:tcPr>
          <w:p w14:paraId="768096AA" w14:textId="77777777" w:rsidR="009B0C63" w:rsidRDefault="009B0C63" w:rsidP="009B0C63">
            <w:pPr>
              <w:pStyle w:val="Standard"/>
              <w:snapToGrid w:val="0"/>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r>
              <w:rPr>
                <w:rFonts w:ascii="Arial" w:eastAsia="Arial" w:hAnsi="Arial" w:cs="Arial"/>
                <w:sz w:val="16"/>
                <w:szCs w:val="16"/>
                <w:vertAlign w:val="superscript"/>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0.01</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p>
        </w:tc>
      </w:tr>
      <w:tr w:rsidR="009B0C63" w14:paraId="768096B4" w14:textId="77777777">
        <w:trPr>
          <w:cantSplit/>
          <w:jc w:val="center"/>
        </w:trPr>
        <w:tc>
          <w:tcPr>
            <w:tcW w:w="709" w:type="dxa"/>
            <w:shd w:val="clear" w:color="auto" w:fill="E0E0E0"/>
            <w:tcMar>
              <w:top w:w="0" w:type="dxa"/>
              <w:left w:w="108" w:type="dxa"/>
              <w:bottom w:w="0" w:type="dxa"/>
              <w:right w:w="108" w:type="dxa"/>
            </w:tcMar>
          </w:tcPr>
          <w:p w14:paraId="768096AC"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6AD"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6A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6AF"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6B0"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6B1"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6B2"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6B3" w14:textId="77777777" w:rsidR="009B0C63" w:rsidRDefault="009B0C63" w:rsidP="009B0C63">
            <w:pPr>
              <w:pStyle w:val="Standard"/>
              <w:snapToGrid w:val="0"/>
              <w:rPr>
                <w:rFonts w:ascii="Arial" w:hAnsi="Arial" w:cs="Arial"/>
                <w:sz w:val="16"/>
                <w:szCs w:val="16"/>
              </w:rPr>
            </w:pPr>
          </w:p>
        </w:tc>
      </w:tr>
      <w:tr w:rsidR="009B0C63" w14:paraId="768096BD" w14:textId="77777777">
        <w:trPr>
          <w:cantSplit/>
          <w:jc w:val="center"/>
        </w:trPr>
        <w:tc>
          <w:tcPr>
            <w:tcW w:w="709" w:type="dxa"/>
            <w:shd w:val="clear" w:color="auto" w:fill="F3F3F3"/>
            <w:tcMar>
              <w:top w:w="0" w:type="dxa"/>
              <w:left w:w="108" w:type="dxa"/>
              <w:bottom w:w="0" w:type="dxa"/>
              <w:right w:w="108" w:type="dxa"/>
            </w:tcMar>
          </w:tcPr>
          <w:p w14:paraId="768096B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N2+10</w:t>
            </w:r>
          </w:p>
        </w:tc>
        <w:tc>
          <w:tcPr>
            <w:tcW w:w="2085" w:type="dxa"/>
            <w:shd w:val="clear" w:color="auto" w:fill="F3F3F3"/>
            <w:tcMar>
              <w:top w:w="0" w:type="dxa"/>
              <w:left w:w="108" w:type="dxa"/>
              <w:bottom w:w="0" w:type="dxa"/>
              <w:right w:w="108" w:type="dxa"/>
            </w:tcMar>
          </w:tcPr>
          <w:p w14:paraId="768096B6"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F3F3F3"/>
            <w:tcMar>
              <w:top w:w="0" w:type="dxa"/>
              <w:left w:w="108" w:type="dxa"/>
              <w:bottom w:w="0" w:type="dxa"/>
              <w:right w:w="108" w:type="dxa"/>
            </w:tcMar>
          </w:tcPr>
          <w:p w14:paraId="768096B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F3F3F3"/>
            <w:tcMar>
              <w:top w:w="0" w:type="dxa"/>
              <w:left w:w="108" w:type="dxa"/>
              <w:bottom w:w="0" w:type="dxa"/>
              <w:right w:w="108" w:type="dxa"/>
            </w:tcMar>
          </w:tcPr>
          <w:p w14:paraId="768096B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6B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B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6BB"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6BC" w14:textId="77777777" w:rsidR="009B0C63" w:rsidRDefault="009B0C63" w:rsidP="009B0C63">
            <w:pPr>
              <w:pStyle w:val="Standard"/>
              <w:snapToGrid w:val="0"/>
              <w:rPr>
                <w:rFonts w:ascii="Arial" w:hAnsi="Arial" w:cs="Arial"/>
                <w:sz w:val="16"/>
                <w:szCs w:val="16"/>
              </w:rPr>
            </w:pPr>
            <w:r>
              <w:rPr>
                <w:rFonts w:ascii="Arial" w:hAnsi="Arial" w:cs="Arial"/>
                <w:sz w:val="16"/>
                <w:szCs w:val="16"/>
              </w:rPr>
              <w:t>Missing</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off</w:t>
            </w:r>
          </w:p>
        </w:tc>
      </w:tr>
      <w:tr w:rsidR="009B0C63" w14:paraId="768096C6" w14:textId="77777777">
        <w:trPr>
          <w:cantSplit/>
          <w:jc w:val="center"/>
        </w:trPr>
        <w:tc>
          <w:tcPr>
            <w:tcW w:w="709" w:type="dxa"/>
            <w:shd w:val="clear" w:color="auto" w:fill="E0E0E0"/>
            <w:tcMar>
              <w:top w:w="0" w:type="dxa"/>
              <w:left w:w="108" w:type="dxa"/>
              <w:bottom w:w="0" w:type="dxa"/>
              <w:right w:w="108" w:type="dxa"/>
            </w:tcMar>
          </w:tcPr>
          <w:p w14:paraId="768096B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N2+11</w:t>
            </w:r>
          </w:p>
        </w:tc>
        <w:tc>
          <w:tcPr>
            <w:tcW w:w="2085" w:type="dxa"/>
            <w:shd w:val="clear" w:color="auto" w:fill="E0E0E0"/>
            <w:tcMar>
              <w:top w:w="0" w:type="dxa"/>
              <w:left w:w="108" w:type="dxa"/>
              <w:bottom w:w="0" w:type="dxa"/>
              <w:right w:w="108" w:type="dxa"/>
            </w:tcMar>
          </w:tcPr>
          <w:p w14:paraId="768096BF"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6C0"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6C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C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C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6C4"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6C5"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768096CF" w14:textId="77777777">
        <w:trPr>
          <w:cantSplit/>
          <w:jc w:val="center"/>
        </w:trPr>
        <w:tc>
          <w:tcPr>
            <w:tcW w:w="709" w:type="dxa"/>
            <w:shd w:val="clear" w:color="auto" w:fill="F3F3F3"/>
            <w:tcMar>
              <w:top w:w="0" w:type="dxa"/>
              <w:left w:w="108" w:type="dxa"/>
              <w:bottom w:w="0" w:type="dxa"/>
              <w:right w:w="108" w:type="dxa"/>
            </w:tcMar>
          </w:tcPr>
          <w:p w14:paraId="768096C7"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N3</w:t>
            </w:r>
          </w:p>
        </w:tc>
        <w:tc>
          <w:tcPr>
            <w:tcW w:w="2085" w:type="dxa"/>
            <w:shd w:val="clear" w:color="auto" w:fill="F3F3F3"/>
            <w:tcMar>
              <w:top w:w="0" w:type="dxa"/>
              <w:left w:w="108" w:type="dxa"/>
              <w:bottom w:w="0" w:type="dxa"/>
              <w:right w:w="108" w:type="dxa"/>
            </w:tcMar>
          </w:tcPr>
          <w:p w14:paraId="768096C8"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w:t>
            </w:r>
            <w:proofErr w:type="gramStart"/>
            <w:r>
              <w:rPr>
                <w:rFonts w:ascii="Arial" w:hAnsi="Arial" w:cs="Arial"/>
                <w:i/>
                <w:sz w:val="16"/>
                <w:szCs w:val="16"/>
              </w:rPr>
              <w:t>end</w:t>
            </w:r>
            <w:proofErr w:type="gramEnd"/>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C9" w14:textId="77777777" w:rsidR="009B0C63" w:rsidRDefault="009B0C63" w:rsidP="009B0C63">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6CA" w14:textId="77777777" w:rsidR="009B0C63" w:rsidRDefault="009B0C63" w:rsidP="009B0C63">
            <w:pPr>
              <w:pStyle w:val="Standard"/>
              <w:snapToGrid w:val="0"/>
              <w:rPr>
                <w:rFonts w:ascii="Arial" w:hAnsi="Arial" w:cs="Arial"/>
                <w:i/>
                <w:sz w:val="16"/>
                <w:szCs w:val="16"/>
              </w:rPr>
            </w:pPr>
          </w:p>
        </w:tc>
        <w:tc>
          <w:tcPr>
            <w:tcW w:w="1265" w:type="dxa"/>
            <w:shd w:val="clear" w:color="auto" w:fill="F3F3F3"/>
            <w:tcMar>
              <w:top w:w="0" w:type="dxa"/>
              <w:left w:w="108" w:type="dxa"/>
              <w:bottom w:w="0" w:type="dxa"/>
              <w:right w:w="108" w:type="dxa"/>
            </w:tcMar>
          </w:tcPr>
          <w:p w14:paraId="768096CB" w14:textId="77777777" w:rsidR="009B0C63" w:rsidRDefault="009B0C63" w:rsidP="009B0C63">
            <w:pPr>
              <w:pStyle w:val="Standard"/>
              <w:snapToGrid w:val="0"/>
              <w:rPr>
                <w:rFonts w:ascii="Arial" w:hAnsi="Arial" w:cs="Arial"/>
                <w:i/>
                <w:sz w:val="16"/>
                <w:szCs w:val="16"/>
              </w:rPr>
            </w:pPr>
          </w:p>
        </w:tc>
        <w:tc>
          <w:tcPr>
            <w:tcW w:w="887" w:type="dxa"/>
            <w:shd w:val="clear" w:color="auto" w:fill="F3F3F3"/>
            <w:tcMar>
              <w:top w:w="0" w:type="dxa"/>
              <w:left w:w="108" w:type="dxa"/>
              <w:bottom w:w="0" w:type="dxa"/>
              <w:right w:w="108" w:type="dxa"/>
            </w:tcMar>
          </w:tcPr>
          <w:p w14:paraId="768096CC" w14:textId="77777777" w:rsidR="009B0C63" w:rsidRDefault="009B0C63" w:rsidP="009B0C63">
            <w:pPr>
              <w:pStyle w:val="Standard"/>
              <w:snapToGrid w:val="0"/>
              <w:rPr>
                <w:rFonts w:ascii="Arial" w:hAnsi="Arial" w:cs="Arial"/>
                <w:i/>
                <w:sz w:val="16"/>
                <w:szCs w:val="16"/>
              </w:rPr>
            </w:pPr>
          </w:p>
        </w:tc>
        <w:tc>
          <w:tcPr>
            <w:tcW w:w="1063" w:type="dxa"/>
            <w:shd w:val="clear" w:color="auto" w:fill="F3F3F3"/>
            <w:tcMar>
              <w:top w:w="0" w:type="dxa"/>
              <w:left w:w="108" w:type="dxa"/>
              <w:bottom w:w="0" w:type="dxa"/>
              <w:right w:w="108" w:type="dxa"/>
            </w:tcMar>
          </w:tcPr>
          <w:p w14:paraId="768096CD"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6CE"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N3</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N2+1+10.n3</w:t>
            </w:r>
            <w:r>
              <w:rPr>
                <w:rFonts w:ascii="Arial" w:eastAsia="Arial" w:hAnsi="Arial" w:cs="Arial"/>
                <w:i/>
                <w:sz w:val="16"/>
                <w:szCs w:val="16"/>
              </w:rPr>
              <w:t xml:space="preserve"> </w:t>
            </w:r>
            <w:r>
              <w:rPr>
                <w:rFonts w:ascii="Arial" w:hAnsi="Arial" w:cs="Arial"/>
                <w:i/>
                <w:sz w:val="16"/>
                <w:szCs w:val="16"/>
              </w:rPr>
              <w:t>elements</w:t>
            </w:r>
          </w:p>
        </w:tc>
      </w:tr>
      <w:tr w:rsidR="009B0C63" w14:paraId="768096D1" w14:textId="77777777">
        <w:trPr>
          <w:cantSplit/>
          <w:jc w:val="center"/>
        </w:trPr>
        <w:tc>
          <w:tcPr>
            <w:tcW w:w="10348" w:type="dxa"/>
            <w:gridSpan w:val="8"/>
            <w:shd w:val="clear" w:color="auto" w:fill="CCFFCC"/>
            <w:tcMar>
              <w:top w:w="0" w:type="dxa"/>
              <w:left w:w="108" w:type="dxa"/>
              <w:bottom w:w="0" w:type="dxa"/>
              <w:right w:w="108" w:type="dxa"/>
            </w:tcMar>
          </w:tcPr>
          <w:p w14:paraId="768096D0"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'Level2c'</w:t>
            </w:r>
            <w:r>
              <w:rPr>
                <w:rFonts w:ascii="Arial" w:eastAsia="Arial" w:hAnsi="Arial" w:cs="Arial"/>
                <w:b/>
                <w:i/>
                <w:sz w:val="16"/>
                <w:szCs w:val="16"/>
              </w:rPr>
              <w:t xml:space="preserve"> </w:t>
            </w:r>
            <w:r>
              <w:rPr>
                <w:rFonts w:ascii="Arial" w:hAnsi="Arial" w:cs="Arial"/>
                <w:b/>
                <w:i/>
                <w:sz w:val="16"/>
                <w:szCs w:val="16"/>
              </w:rPr>
              <w:t>data</w:t>
            </w:r>
          </w:p>
        </w:tc>
      </w:tr>
      <w:tr w:rsidR="009B0C63" w14:paraId="768096DA" w14:textId="77777777">
        <w:trPr>
          <w:cantSplit/>
          <w:jc w:val="center"/>
        </w:trPr>
        <w:tc>
          <w:tcPr>
            <w:tcW w:w="709" w:type="dxa"/>
            <w:shd w:val="clear" w:color="auto" w:fill="F3F3F3"/>
            <w:tcMar>
              <w:top w:w="0" w:type="dxa"/>
              <w:left w:w="108" w:type="dxa"/>
              <w:bottom w:w="0" w:type="dxa"/>
              <w:right w:w="108" w:type="dxa"/>
            </w:tcMar>
          </w:tcPr>
          <w:p w14:paraId="768096D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N3+1</w:t>
            </w:r>
          </w:p>
        </w:tc>
        <w:tc>
          <w:tcPr>
            <w:tcW w:w="2085" w:type="dxa"/>
            <w:shd w:val="clear" w:color="auto" w:fill="F3F3F3"/>
            <w:tcMar>
              <w:top w:w="0" w:type="dxa"/>
              <w:left w:w="108" w:type="dxa"/>
              <w:bottom w:w="0" w:type="dxa"/>
              <w:right w:w="108" w:type="dxa"/>
            </w:tcMar>
          </w:tcPr>
          <w:p w14:paraId="768096D3"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Vertical</w:t>
            </w:r>
            <w:r>
              <w:rPr>
                <w:rFonts w:ascii="Arial" w:eastAsia="Arial" w:hAnsi="Arial" w:cs="Arial"/>
                <w:b/>
                <w:sz w:val="16"/>
                <w:szCs w:val="16"/>
              </w:rPr>
              <w:t xml:space="preserve"> </w:t>
            </w:r>
            <w:r>
              <w:rPr>
                <w:rFonts w:ascii="Arial" w:hAnsi="Arial" w:cs="Arial"/>
                <w:b/>
                <w:sz w:val="16"/>
                <w:szCs w:val="16"/>
              </w:rPr>
              <w:t>significance</w:t>
            </w:r>
          </w:p>
        </w:tc>
        <w:tc>
          <w:tcPr>
            <w:tcW w:w="1013" w:type="dxa"/>
            <w:shd w:val="clear" w:color="auto" w:fill="F3F3F3"/>
            <w:tcMar>
              <w:top w:w="0" w:type="dxa"/>
              <w:left w:w="108" w:type="dxa"/>
              <w:bottom w:w="0" w:type="dxa"/>
              <w:right w:w="108" w:type="dxa"/>
            </w:tcMar>
          </w:tcPr>
          <w:p w14:paraId="768096D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003</w:t>
            </w:r>
          </w:p>
        </w:tc>
        <w:tc>
          <w:tcPr>
            <w:tcW w:w="845" w:type="dxa"/>
            <w:shd w:val="clear" w:color="auto" w:fill="F3F3F3"/>
            <w:tcMar>
              <w:top w:w="0" w:type="dxa"/>
              <w:left w:w="108" w:type="dxa"/>
              <w:bottom w:w="0" w:type="dxa"/>
              <w:right w:w="108" w:type="dxa"/>
            </w:tcMar>
          </w:tcPr>
          <w:p w14:paraId="768096D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6D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D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6D8"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6D9"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surface</w:t>
            </w:r>
          </w:p>
        </w:tc>
      </w:tr>
      <w:tr w:rsidR="009B0C63" w14:paraId="768096E3" w14:textId="77777777">
        <w:trPr>
          <w:cantSplit/>
          <w:jc w:val="center"/>
        </w:trPr>
        <w:tc>
          <w:tcPr>
            <w:tcW w:w="709" w:type="dxa"/>
            <w:shd w:val="clear" w:color="auto" w:fill="E0E0E0"/>
            <w:tcMar>
              <w:top w:w="0" w:type="dxa"/>
              <w:left w:w="108" w:type="dxa"/>
              <w:bottom w:w="0" w:type="dxa"/>
              <w:right w:w="108" w:type="dxa"/>
            </w:tcMar>
          </w:tcPr>
          <w:p w14:paraId="768096D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N3+2</w:t>
            </w:r>
          </w:p>
        </w:tc>
        <w:tc>
          <w:tcPr>
            <w:tcW w:w="2085" w:type="dxa"/>
            <w:shd w:val="clear" w:color="auto" w:fill="E0E0E0"/>
            <w:tcMar>
              <w:top w:w="0" w:type="dxa"/>
              <w:left w:w="108" w:type="dxa"/>
              <w:bottom w:w="0" w:type="dxa"/>
              <w:right w:w="108" w:type="dxa"/>
            </w:tcMar>
          </w:tcPr>
          <w:p w14:paraId="768096DC" w14:textId="77777777" w:rsidR="009B0C63" w:rsidRDefault="009B0C63" w:rsidP="009B0C63">
            <w:pPr>
              <w:pStyle w:val="Standard"/>
              <w:snapToGrid w:val="0"/>
            </w:pPr>
            <w:r>
              <w:rPr>
                <w:rFonts w:ascii="Arial" w:hAnsi="Arial" w:cs="Arial"/>
                <w:b/>
                <w:sz w:val="16"/>
                <w:szCs w:val="16"/>
              </w:rPr>
              <w:t>Geopotential</w:t>
            </w:r>
            <w:r>
              <w:rPr>
                <w:rFonts w:ascii="Arial" w:eastAsia="Arial" w:hAnsi="Arial" w:cs="Arial"/>
                <w:b/>
                <w:sz w:val="16"/>
                <w:szCs w:val="16"/>
              </w:rPr>
              <w:t xml:space="preserve"> </w:t>
            </w:r>
            <w:r>
              <w:rPr>
                <w:rFonts w:ascii="Arial" w:hAnsi="Arial" w:cs="Arial"/>
                <w:b/>
                <w:sz w:val="16"/>
                <w:szCs w:val="16"/>
              </w:rPr>
              <w:t>height</w:t>
            </w:r>
            <w:r>
              <w:rPr>
                <w:rFonts w:ascii="Arial" w:eastAsia="Arial" w:hAnsi="Arial" w:cs="Arial"/>
                <w:b/>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surface)</w:t>
            </w:r>
          </w:p>
        </w:tc>
        <w:tc>
          <w:tcPr>
            <w:tcW w:w="1013" w:type="dxa"/>
            <w:shd w:val="clear" w:color="auto" w:fill="E0E0E0"/>
            <w:tcMar>
              <w:top w:w="0" w:type="dxa"/>
              <w:left w:w="108" w:type="dxa"/>
              <w:bottom w:w="0" w:type="dxa"/>
              <w:right w:w="108" w:type="dxa"/>
            </w:tcMar>
          </w:tcPr>
          <w:p w14:paraId="768096DD"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009</w:t>
            </w:r>
          </w:p>
        </w:tc>
        <w:tc>
          <w:tcPr>
            <w:tcW w:w="845" w:type="dxa"/>
            <w:shd w:val="clear" w:color="auto" w:fill="E0E0E0"/>
            <w:tcMar>
              <w:top w:w="0" w:type="dxa"/>
              <w:left w:w="108" w:type="dxa"/>
              <w:bottom w:w="0" w:type="dxa"/>
              <w:right w:w="108" w:type="dxa"/>
            </w:tcMar>
          </w:tcPr>
          <w:p w14:paraId="768096D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D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shd w:val="clear" w:color="auto" w:fill="E0E0E0"/>
            <w:tcMar>
              <w:top w:w="0" w:type="dxa"/>
              <w:left w:w="108" w:type="dxa"/>
              <w:bottom w:w="0" w:type="dxa"/>
              <w:right w:w="108" w:type="dxa"/>
            </w:tcMar>
          </w:tcPr>
          <w:p w14:paraId="768096E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E0E0E0"/>
            <w:tcMar>
              <w:top w:w="0" w:type="dxa"/>
              <w:left w:w="108" w:type="dxa"/>
              <w:bottom w:w="0" w:type="dxa"/>
              <w:right w:w="108" w:type="dxa"/>
            </w:tcMar>
          </w:tcPr>
          <w:p w14:paraId="768096E1" w14:textId="77777777" w:rsidR="009B0C63" w:rsidRDefault="009B0C63" w:rsidP="009B0C63">
            <w:pPr>
              <w:pStyle w:val="Standard"/>
              <w:snapToGrid w:val="0"/>
              <w:rPr>
                <w:rFonts w:ascii="Arial" w:hAnsi="Arial" w:cs="Arial"/>
                <w:sz w:val="16"/>
                <w:szCs w:val="16"/>
              </w:rPr>
            </w:pPr>
            <w:proofErr w:type="spellStart"/>
            <w:r>
              <w:rPr>
                <w:rFonts w:ascii="Arial" w:hAnsi="Arial" w:cs="Arial"/>
                <w:sz w:val="16"/>
                <w:szCs w:val="16"/>
              </w:rPr>
              <w:t>gpm</w:t>
            </w:r>
            <w:proofErr w:type="spellEnd"/>
          </w:p>
        </w:tc>
        <w:tc>
          <w:tcPr>
            <w:tcW w:w="2481" w:type="dxa"/>
            <w:shd w:val="clear" w:color="auto" w:fill="E0E0E0"/>
            <w:tcMar>
              <w:top w:w="0" w:type="dxa"/>
              <w:left w:w="108" w:type="dxa"/>
              <w:bottom w:w="0" w:type="dxa"/>
              <w:right w:w="108" w:type="dxa"/>
            </w:tcMar>
          </w:tcPr>
          <w:p w14:paraId="768096E2" w14:textId="77777777" w:rsidR="009B0C63" w:rsidRDefault="009B0C63" w:rsidP="009B0C63">
            <w:pPr>
              <w:pStyle w:val="Standard"/>
              <w:snapToGrid w:val="0"/>
            </w:pPr>
            <w:proofErr w:type="spellStart"/>
            <w:r>
              <w:rPr>
                <w:rFonts w:ascii="Arial" w:hAnsi="Arial" w:cs="Arial"/>
                <w:sz w:val="16"/>
                <w:szCs w:val="16"/>
              </w:rPr>
              <w:t>Geopot</w:t>
            </w:r>
            <w:proofErr w:type="spellEnd"/>
            <w:r>
              <w:rPr>
                <w:rFonts w:ascii="Arial" w:hAnsi="Arial" w:cs="Arial"/>
                <w:sz w:val="16"/>
                <w:szCs w:val="16"/>
              </w:rPr>
              <w:t>.</w:t>
            </w:r>
            <w:r>
              <w:rPr>
                <w:rFonts w:ascii="Arial" w:eastAsia="Arial" w:hAnsi="Arial" w:cs="Arial"/>
                <w:sz w:val="16"/>
                <w:szCs w:val="16"/>
              </w:rPr>
              <w:t xml:space="preserve"> </w:t>
            </w:r>
            <w:proofErr w:type="spellStart"/>
            <w:r>
              <w:rPr>
                <w:rFonts w:ascii="Arial" w:eastAsia="Arial" w:hAnsi="Arial" w:cs="Arial"/>
                <w:sz w:val="16"/>
                <w:szCs w:val="16"/>
              </w:rPr>
              <w:t>h</w:t>
            </w:r>
            <w:r>
              <w:rPr>
                <w:rFonts w:ascii="Arial" w:hAnsi="Arial" w:cs="Arial"/>
                <w:sz w:val="16"/>
                <w:szCs w:val="16"/>
              </w:rPr>
              <w:t>t</w:t>
            </w:r>
            <w:proofErr w:type="spellEnd"/>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10km,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9B0C63" w14:paraId="768096EC" w14:textId="77777777">
        <w:trPr>
          <w:cantSplit/>
          <w:jc w:val="center"/>
        </w:trPr>
        <w:tc>
          <w:tcPr>
            <w:tcW w:w="709" w:type="dxa"/>
            <w:shd w:val="clear" w:color="auto" w:fill="F3F3F3"/>
            <w:tcMar>
              <w:top w:w="0" w:type="dxa"/>
              <w:left w:w="108" w:type="dxa"/>
              <w:bottom w:w="0" w:type="dxa"/>
              <w:right w:w="108" w:type="dxa"/>
            </w:tcMar>
          </w:tcPr>
          <w:p w14:paraId="768096E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N3+3</w:t>
            </w:r>
          </w:p>
        </w:tc>
        <w:tc>
          <w:tcPr>
            <w:tcW w:w="2085" w:type="dxa"/>
            <w:shd w:val="clear" w:color="auto" w:fill="F3F3F3"/>
            <w:tcMar>
              <w:top w:w="0" w:type="dxa"/>
              <w:left w:w="108" w:type="dxa"/>
              <w:bottom w:w="0" w:type="dxa"/>
              <w:right w:w="108" w:type="dxa"/>
            </w:tcMar>
          </w:tcPr>
          <w:p w14:paraId="768096E5" w14:textId="77777777" w:rsidR="009B0C63" w:rsidRDefault="009B0C63" w:rsidP="009B0C63">
            <w:pPr>
              <w:pStyle w:val="Standard"/>
              <w:snapToGrid w:val="0"/>
            </w:pPr>
            <w:r>
              <w:rPr>
                <w:rFonts w:ascii="Arial" w:hAnsi="Arial" w:cs="Arial"/>
                <w:sz w:val="16"/>
                <w:szCs w:val="16"/>
              </w:rPr>
              <w:t>(Surface)</w:t>
            </w:r>
            <w:r>
              <w:rPr>
                <w:rFonts w:ascii="Arial" w:eastAsia="Arial" w:hAnsi="Arial" w:cs="Arial"/>
                <w:b/>
                <w:sz w:val="16"/>
                <w:szCs w:val="16"/>
              </w:rPr>
              <w:t xml:space="preserve"> </w:t>
            </w:r>
            <w:r>
              <w:rPr>
                <w:rFonts w:ascii="Arial" w:hAnsi="Arial" w:cs="Arial"/>
                <w:b/>
                <w:sz w:val="16"/>
                <w:szCs w:val="16"/>
              </w:rPr>
              <w:t>Pressure</w:t>
            </w:r>
          </w:p>
        </w:tc>
        <w:tc>
          <w:tcPr>
            <w:tcW w:w="1013" w:type="dxa"/>
            <w:tcMar>
              <w:top w:w="0" w:type="dxa"/>
              <w:left w:w="108" w:type="dxa"/>
              <w:bottom w:w="0" w:type="dxa"/>
              <w:right w:w="108" w:type="dxa"/>
            </w:tcMar>
          </w:tcPr>
          <w:p w14:paraId="768096E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tcMar>
              <w:top w:w="0" w:type="dxa"/>
              <w:left w:w="108" w:type="dxa"/>
              <w:bottom w:w="0" w:type="dxa"/>
              <w:right w:w="108" w:type="dxa"/>
            </w:tcMar>
          </w:tcPr>
          <w:p w14:paraId="768096E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tcMar>
              <w:top w:w="0" w:type="dxa"/>
              <w:left w:w="108" w:type="dxa"/>
              <w:bottom w:w="0" w:type="dxa"/>
              <w:right w:w="108" w:type="dxa"/>
            </w:tcMar>
          </w:tcPr>
          <w:p w14:paraId="768096E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tcMar>
              <w:top w:w="0" w:type="dxa"/>
              <w:left w:w="108" w:type="dxa"/>
              <w:bottom w:w="0" w:type="dxa"/>
              <w:right w:w="108" w:type="dxa"/>
            </w:tcMar>
          </w:tcPr>
          <w:p w14:paraId="768096E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tcMar>
              <w:top w:w="0" w:type="dxa"/>
              <w:left w:w="108" w:type="dxa"/>
              <w:bottom w:w="0" w:type="dxa"/>
              <w:right w:w="108" w:type="dxa"/>
            </w:tcMar>
          </w:tcPr>
          <w:p w14:paraId="768096EA" w14:textId="77777777" w:rsidR="009B0C63" w:rsidRDefault="009B0C63" w:rsidP="009B0C63">
            <w:pPr>
              <w:pStyle w:val="Standard"/>
              <w:snapToGrid w:val="0"/>
              <w:rPr>
                <w:rFonts w:ascii="Arial" w:hAnsi="Arial" w:cs="Arial"/>
                <w:sz w:val="16"/>
                <w:szCs w:val="16"/>
              </w:rPr>
            </w:pPr>
            <w:r>
              <w:rPr>
                <w:rFonts w:ascii="Arial" w:hAnsi="Arial" w:cs="Arial"/>
                <w:sz w:val="16"/>
                <w:szCs w:val="16"/>
              </w:rPr>
              <w:t>Pa</w:t>
            </w:r>
          </w:p>
        </w:tc>
        <w:tc>
          <w:tcPr>
            <w:tcW w:w="2481" w:type="dxa"/>
            <w:tcMar>
              <w:top w:w="0" w:type="dxa"/>
              <w:left w:w="108" w:type="dxa"/>
              <w:bottom w:w="0" w:type="dxa"/>
              <w:right w:w="108" w:type="dxa"/>
            </w:tcMar>
          </w:tcPr>
          <w:p w14:paraId="768096EB" w14:textId="77777777" w:rsidR="009B0C63" w:rsidRDefault="009B0C63" w:rsidP="009B0C63">
            <w:pPr>
              <w:pStyle w:val="Standard"/>
              <w:snapToGrid w:val="0"/>
            </w:pPr>
            <w:r>
              <w:rPr>
                <w:rFonts w:ascii="Arial" w:hAnsi="Arial" w:cs="Arial"/>
                <w:sz w:val="16"/>
                <w:szCs w:val="16"/>
              </w:rPr>
              <w:t>250</w:t>
            </w:r>
            <w:r>
              <w:rPr>
                <w:rFonts w:ascii="Arial" w:eastAsia="Arial" w:hAnsi="Arial" w:cs="Arial"/>
                <w:sz w:val="16"/>
                <w:szCs w:val="16"/>
              </w:rPr>
              <w:t>–</w:t>
            </w:r>
            <w:r>
              <w:rPr>
                <w:rFonts w:ascii="Arial" w:hAnsi="Arial" w:cs="Arial"/>
                <w:sz w:val="16"/>
                <w:szCs w:val="16"/>
              </w:rPr>
              <w:t>1100</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9B0C63" w14:paraId="768096F5" w14:textId="77777777">
        <w:trPr>
          <w:cantSplit/>
          <w:jc w:val="center"/>
        </w:trPr>
        <w:tc>
          <w:tcPr>
            <w:tcW w:w="709" w:type="dxa"/>
            <w:shd w:val="clear" w:color="auto" w:fill="E0E0E0"/>
            <w:tcMar>
              <w:top w:w="0" w:type="dxa"/>
              <w:left w:w="108" w:type="dxa"/>
              <w:bottom w:w="0" w:type="dxa"/>
              <w:right w:w="108" w:type="dxa"/>
            </w:tcMar>
          </w:tcPr>
          <w:p w14:paraId="768096E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N3+4</w:t>
            </w:r>
          </w:p>
        </w:tc>
        <w:tc>
          <w:tcPr>
            <w:tcW w:w="2085" w:type="dxa"/>
            <w:shd w:val="clear" w:color="auto" w:fill="E0E0E0"/>
            <w:tcMar>
              <w:top w:w="0" w:type="dxa"/>
              <w:left w:w="108" w:type="dxa"/>
              <w:bottom w:w="0" w:type="dxa"/>
              <w:right w:w="108" w:type="dxa"/>
            </w:tcMar>
          </w:tcPr>
          <w:p w14:paraId="768096E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6E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6F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F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F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6F3"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6F4" w14:textId="77777777" w:rsidR="009B0C63" w:rsidRDefault="009B0C63" w:rsidP="009B0C63">
            <w:pPr>
              <w:pStyle w:val="Standard"/>
              <w:snapToGrid w:val="0"/>
              <w:rPr>
                <w:rFonts w:ascii="Arial" w:hAnsi="Arial" w:cs="Arial"/>
                <w:sz w:val="16"/>
                <w:szCs w:val="16"/>
              </w:rPr>
            </w:pP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RMS</w:t>
            </w:r>
          </w:p>
        </w:tc>
      </w:tr>
      <w:tr w:rsidR="009B0C63" w14:paraId="768096FE" w14:textId="77777777">
        <w:trPr>
          <w:cantSplit/>
          <w:jc w:val="center"/>
        </w:trPr>
        <w:tc>
          <w:tcPr>
            <w:tcW w:w="709" w:type="dxa"/>
            <w:shd w:val="clear" w:color="auto" w:fill="F3F3F3"/>
            <w:tcMar>
              <w:top w:w="0" w:type="dxa"/>
              <w:left w:w="108" w:type="dxa"/>
              <w:bottom w:w="0" w:type="dxa"/>
              <w:right w:w="108" w:type="dxa"/>
            </w:tcMar>
          </w:tcPr>
          <w:p w14:paraId="768096F6"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F7"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6F8"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120</w:t>
            </w:r>
          </w:p>
        </w:tc>
        <w:tc>
          <w:tcPr>
            <w:tcW w:w="845" w:type="dxa"/>
            <w:shd w:val="clear" w:color="auto" w:fill="F3F3F3"/>
            <w:tcMar>
              <w:top w:w="0" w:type="dxa"/>
              <w:left w:w="108" w:type="dxa"/>
              <w:bottom w:w="0" w:type="dxa"/>
              <w:right w:w="108" w:type="dxa"/>
            </w:tcMar>
          </w:tcPr>
          <w:p w14:paraId="768096F9"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6FA"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6FB"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6FC"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FD"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707" w14:textId="77777777">
        <w:trPr>
          <w:cantSplit/>
          <w:jc w:val="center"/>
        </w:trPr>
        <w:tc>
          <w:tcPr>
            <w:tcW w:w="709" w:type="dxa"/>
            <w:shd w:val="clear" w:color="auto" w:fill="E0E0E0"/>
            <w:tcMar>
              <w:top w:w="0" w:type="dxa"/>
              <w:left w:w="108" w:type="dxa"/>
              <w:bottom w:w="0" w:type="dxa"/>
              <w:right w:w="108" w:type="dxa"/>
            </w:tcMar>
          </w:tcPr>
          <w:p w14:paraId="768096F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N3+5</w:t>
            </w:r>
          </w:p>
        </w:tc>
        <w:tc>
          <w:tcPr>
            <w:tcW w:w="2085" w:type="dxa"/>
            <w:shd w:val="clear" w:color="auto" w:fill="E0E0E0"/>
            <w:tcMar>
              <w:top w:w="0" w:type="dxa"/>
              <w:left w:w="108" w:type="dxa"/>
              <w:bottom w:w="0" w:type="dxa"/>
              <w:right w:w="108" w:type="dxa"/>
            </w:tcMar>
          </w:tcPr>
          <w:p w14:paraId="76809700" w14:textId="77777777" w:rsidR="009B0C63" w:rsidRDefault="009B0C63" w:rsidP="009B0C63">
            <w:pPr>
              <w:pStyle w:val="Standard"/>
              <w:snapToGrid w:val="0"/>
            </w:pPr>
            <w:r>
              <w:rPr>
                <w:rFonts w:ascii="Arial" w:hAnsi="Arial" w:cs="Arial"/>
                <w:sz w:val="16"/>
                <w:szCs w:val="16"/>
              </w:rPr>
              <w:t>(Error</w:t>
            </w:r>
            <w:r>
              <w:rPr>
                <w:rFonts w:ascii="Arial" w:eastAsia="Arial" w:hAnsi="Arial" w:cs="Arial"/>
                <w:sz w:val="16"/>
                <w:szCs w:val="16"/>
              </w:rPr>
              <w:t xml:space="preserve"> </w:t>
            </w:r>
            <w:r>
              <w:rPr>
                <w:rFonts w:ascii="Arial" w:hAnsi="Arial" w:cs="Arial"/>
                <w:sz w:val="16"/>
                <w:szCs w:val="16"/>
              </w:rPr>
              <w:t>in)</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b/>
                <w:sz w:val="16"/>
                <w:szCs w:val="16"/>
              </w:rPr>
              <w:t xml:space="preserve"> </w:t>
            </w:r>
            <w:r>
              <w:rPr>
                <w:rFonts w:ascii="Arial" w:hAnsi="Arial" w:cs="Arial"/>
                <w:b/>
                <w:sz w:val="16"/>
                <w:szCs w:val="16"/>
              </w:rPr>
              <w:t>pressure</w:t>
            </w:r>
          </w:p>
        </w:tc>
        <w:tc>
          <w:tcPr>
            <w:tcW w:w="1013" w:type="dxa"/>
            <w:shd w:val="clear" w:color="auto" w:fill="E0E0E0"/>
            <w:tcMar>
              <w:top w:w="0" w:type="dxa"/>
              <w:left w:w="108" w:type="dxa"/>
              <w:bottom w:w="0" w:type="dxa"/>
              <w:right w:w="108" w:type="dxa"/>
            </w:tcMar>
          </w:tcPr>
          <w:p w14:paraId="7680970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E0E0E0"/>
            <w:tcMar>
              <w:top w:w="0" w:type="dxa"/>
              <w:left w:w="108" w:type="dxa"/>
              <w:bottom w:w="0" w:type="dxa"/>
              <w:right w:w="108" w:type="dxa"/>
            </w:tcMar>
          </w:tcPr>
          <w:p w14:paraId="7680970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70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70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705" w14:textId="77777777" w:rsidR="009B0C63" w:rsidRDefault="009B0C63" w:rsidP="009B0C63">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E0E0E0"/>
            <w:tcMar>
              <w:top w:w="0" w:type="dxa"/>
              <w:left w:w="108" w:type="dxa"/>
              <w:bottom w:w="0" w:type="dxa"/>
              <w:right w:w="108" w:type="dxa"/>
            </w:tcMar>
          </w:tcPr>
          <w:p w14:paraId="76809706"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9B0C63" w14:paraId="76809710" w14:textId="77777777">
        <w:trPr>
          <w:cantSplit/>
          <w:jc w:val="center"/>
        </w:trPr>
        <w:tc>
          <w:tcPr>
            <w:tcW w:w="709" w:type="dxa"/>
            <w:shd w:val="clear" w:color="auto" w:fill="F3F3F3"/>
            <w:tcMar>
              <w:top w:w="0" w:type="dxa"/>
              <w:left w:w="108" w:type="dxa"/>
              <w:bottom w:w="0" w:type="dxa"/>
              <w:right w:w="108" w:type="dxa"/>
            </w:tcMar>
          </w:tcPr>
          <w:p w14:paraId="76809708"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709"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70A"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70B"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70C"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70D"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70E"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70F" w14:textId="77777777" w:rsidR="009B0C63" w:rsidRDefault="009B0C63" w:rsidP="009B0C63">
            <w:pPr>
              <w:pStyle w:val="Standard"/>
              <w:snapToGrid w:val="0"/>
              <w:rPr>
                <w:rFonts w:ascii="Arial" w:hAnsi="Arial" w:cs="Arial"/>
                <w:sz w:val="16"/>
                <w:szCs w:val="16"/>
              </w:rPr>
            </w:pPr>
          </w:p>
        </w:tc>
      </w:tr>
      <w:tr w:rsidR="009B0C63" w14:paraId="76809719" w14:textId="77777777">
        <w:trPr>
          <w:cantSplit/>
          <w:jc w:val="center"/>
        </w:trPr>
        <w:tc>
          <w:tcPr>
            <w:tcW w:w="709" w:type="dxa"/>
            <w:shd w:val="clear" w:color="auto" w:fill="E0E0E0"/>
            <w:tcMar>
              <w:top w:w="0" w:type="dxa"/>
              <w:left w:w="108" w:type="dxa"/>
              <w:bottom w:w="0" w:type="dxa"/>
              <w:right w:w="108" w:type="dxa"/>
            </w:tcMar>
          </w:tcPr>
          <w:p w14:paraId="7680971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N3+6</w:t>
            </w:r>
          </w:p>
        </w:tc>
        <w:tc>
          <w:tcPr>
            <w:tcW w:w="2085" w:type="dxa"/>
            <w:shd w:val="clear" w:color="auto" w:fill="E0E0E0"/>
            <w:tcMar>
              <w:top w:w="0" w:type="dxa"/>
              <w:left w:w="108" w:type="dxa"/>
              <w:bottom w:w="0" w:type="dxa"/>
              <w:right w:w="108" w:type="dxa"/>
            </w:tcMar>
          </w:tcPr>
          <w:p w14:paraId="7680971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71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71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71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71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717"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718" w14:textId="77777777" w:rsidR="009B0C63" w:rsidRDefault="009B0C63" w:rsidP="009B0C63">
            <w:pPr>
              <w:pStyle w:val="Standard"/>
              <w:snapToGrid w:val="0"/>
              <w:rPr>
                <w:rFonts w:ascii="Arial" w:hAnsi="Arial" w:cs="Arial"/>
                <w:sz w:val="16"/>
                <w:szCs w:val="16"/>
              </w:rPr>
            </w:pPr>
            <w:r>
              <w:rPr>
                <w:rFonts w:ascii="Arial" w:hAnsi="Arial" w:cs="Arial"/>
                <w:sz w:val="16"/>
                <w:szCs w:val="16"/>
              </w:rPr>
              <w:t>Missing</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off</w:t>
            </w:r>
          </w:p>
        </w:tc>
      </w:tr>
      <w:tr w:rsidR="009B0C63" w14:paraId="76809722" w14:textId="77777777">
        <w:trPr>
          <w:cantSplit/>
          <w:jc w:val="center"/>
        </w:trPr>
        <w:tc>
          <w:tcPr>
            <w:tcW w:w="709" w:type="dxa"/>
            <w:shd w:val="clear" w:color="auto" w:fill="F3F3F3"/>
            <w:tcMar>
              <w:top w:w="0" w:type="dxa"/>
              <w:left w:w="108" w:type="dxa"/>
              <w:bottom w:w="0" w:type="dxa"/>
              <w:right w:w="108" w:type="dxa"/>
            </w:tcMar>
          </w:tcPr>
          <w:p w14:paraId="768097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N3+7</w:t>
            </w:r>
          </w:p>
        </w:tc>
        <w:tc>
          <w:tcPr>
            <w:tcW w:w="2085" w:type="dxa"/>
            <w:shd w:val="clear" w:color="auto" w:fill="F3F3F3"/>
            <w:tcMar>
              <w:top w:w="0" w:type="dxa"/>
              <w:left w:w="108" w:type="dxa"/>
              <w:bottom w:w="0" w:type="dxa"/>
              <w:right w:w="108" w:type="dxa"/>
            </w:tcMar>
          </w:tcPr>
          <w:p w14:paraId="7680971B"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F3F3F3"/>
            <w:tcMar>
              <w:top w:w="0" w:type="dxa"/>
              <w:left w:w="108" w:type="dxa"/>
              <w:bottom w:w="0" w:type="dxa"/>
              <w:right w:w="108" w:type="dxa"/>
            </w:tcMar>
          </w:tcPr>
          <w:p w14:paraId="7680971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F3F3F3"/>
            <w:tcMar>
              <w:top w:w="0" w:type="dxa"/>
              <w:left w:w="108" w:type="dxa"/>
              <w:bottom w:w="0" w:type="dxa"/>
              <w:right w:w="108" w:type="dxa"/>
            </w:tcMar>
          </w:tcPr>
          <w:p w14:paraId="7680971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71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71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F3F3F3"/>
            <w:tcMar>
              <w:top w:w="0" w:type="dxa"/>
              <w:left w:w="108" w:type="dxa"/>
              <w:bottom w:w="0" w:type="dxa"/>
              <w:right w:w="108" w:type="dxa"/>
            </w:tcMar>
          </w:tcPr>
          <w:p w14:paraId="76809720"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F3F3F3"/>
            <w:tcMar>
              <w:top w:w="0" w:type="dxa"/>
              <w:left w:w="108" w:type="dxa"/>
              <w:bottom w:w="0" w:type="dxa"/>
              <w:right w:w="108" w:type="dxa"/>
            </w:tcMar>
          </w:tcPr>
          <w:p w14:paraId="76809721"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7680972B" w14:textId="77777777">
        <w:trPr>
          <w:cantSplit/>
          <w:jc w:val="center"/>
        </w:trPr>
        <w:tc>
          <w:tcPr>
            <w:tcW w:w="709" w:type="dxa"/>
            <w:shd w:val="clear" w:color="auto" w:fill="E0E0E0"/>
            <w:tcMar>
              <w:top w:w="0" w:type="dxa"/>
              <w:left w:w="108" w:type="dxa"/>
              <w:bottom w:w="0" w:type="dxa"/>
              <w:right w:w="108" w:type="dxa"/>
            </w:tcMar>
          </w:tcPr>
          <w:p w14:paraId="76809723"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w:t>
            </w:r>
          </w:p>
        </w:tc>
        <w:tc>
          <w:tcPr>
            <w:tcW w:w="2085" w:type="dxa"/>
            <w:shd w:val="clear" w:color="auto" w:fill="E0E0E0"/>
            <w:tcMar>
              <w:top w:w="0" w:type="dxa"/>
              <w:left w:w="108" w:type="dxa"/>
              <w:bottom w:w="0" w:type="dxa"/>
              <w:right w:w="108" w:type="dxa"/>
            </w:tcMar>
          </w:tcPr>
          <w:p w14:paraId="76809724" w14:textId="77777777" w:rsidR="009B0C63" w:rsidRDefault="009B0C63" w:rsidP="009B0C63">
            <w:pPr>
              <w:pStyle w:val="Standard"/>
              <w:snapToGrid w:val="0"/>
              <w:rPr>
                <w:rFonts w:ascii="Arial" w:hAnsi="Arial" w:cs="Arial"/>
                <w:sz w:val="16"/>
                <w:szCs w:val="16"/>
              </w:rPr>
            </w:pPr>
          </w:p>
        </w:tc>
        <w:tc>
          <w:tcPr>
            <w:tcW w:w="1013" w:type="dxa"/>
            <w:shd w:val="clear" w:color="auto" w:fill="E0E0E0"/>
            <w:tcMar>
              <w:top w:w="0" w:type="dxa"/>
              <w:left w:w="108" w:type="dxa"/>
              <w:bottom w:w="0" w:type="dxa"/>
              <w:right w:w="108" w:type="dxa"/>
            </w:tcMar>
          </w:tcPr>
          <w:p w14:paraId="76809725" w14:textId="77777777" w:rsidR="009B0C63" w:rsidRDefault="009B0C63" w:rsidP="009B0C63">
            <w:pPr>
              <w:pStyle w:val="Standard"/>
              <w:snapToGrid w:val="0"/>
              <w:jc w:val="center"/>
              <w:rPr>
                <w:rFonts w:ascii="Arial" w:hAnsi="Arial" w:cs="Arial"/>
                <w:sz w:val="16"/>
                <w:szCs w:val="16"/>
                <w:shd w:val="clear" w:color="auto" w:fill="FFFF00"/>
              </w:rPr>
            </w:pPr>
          </w:p>
        </w:tc>
        <w:tc>
          <w:tcPr>
            <w:tcW w:w="845" w:type="dxa"/>
            <w:shd w:val="clear" w:color="auto" w:fill="E0E0E0"/>
            <w:tcMar>
              <w:top w:w="0" w:type="dxa"/>
              <w:left w:w="108" w:type="dxa"/>
              <w:bottom w:w="0" w:type="dxa"/>
              <w:right w:w="108" w:type="dxa"/>
            </w:tcMar>
          </w:tcPr>
          <w:p w14:paraId="76809726"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727"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728" w14:textId="77777777" w:rsidR="009B0C63" w:rsidRDefault="009B0C63" w:rsidP="009B0C63">
            <w:pPr>
              <w:pStyle w:val="Standard"/>
              <w:snapToGrid w:val="0"/>
              <w:jc w:val="right"/>
              <w:rPr>
                <w:rFonts w:ascii="Arial" w:hAnsi="Arial" w:cs="Arial"/>
                <w:sz w:val="16"/>
                <w:szCs w:val="16"/>
                <w:shd w:val="clear" w:color="auto" w:fill="FFFF00"/>
              </w:rPr>
            </w:pPr>
          </w:p>
        </w:tc>
        <w:tc>
          <w:tcPr>
            <w:tcW w:w="1063" w:type="dxa"/>
            <w:shd w:val="clear" w:color="auto" w:fill="E0E0E0"/>
            <w:tcMar>
              <w:top w:w="0" w:type="dxa"/>
              <w:left w:w="108" w:type="dxa"/>
              <w:bottom w:w="0" w:type="dxa"/>
              <w:right w:w="108" w:type="dxa"/>
            </w:tcMar>
          </w:tcPr>
          <w:p w14:paraId="76809729"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72A"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Total</w:t>
            </w:r>
            <w:r>
              <w:rPr>
                <w:rFonts w:ascii="Arial" w:eastAsia="Arial" w:hAnsi="Arial" w:cs="Arial"/>
                <w:i/>
                <w:sz w:val="16"/>
                <w:szCs w:val="16"/>
              </w:rPr>
              <w:t xml:space="preserve"> </w:t>
            </w:r>
            <w:r>
              <w:rPr>
                <w:rFonts w:ascii="Arial" w:hAnsi="Arial" w:cs="Arial"/>
                <w:i/>
                <w:sz w:val="16"/>
                <w:szCs w:val="16"/>
              </w:rPr>
              <w:t>N</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N3+7</w:t>
            </w:r>
            <w:r>
              <w:rPr>
                <w:rFonts w:ascii="Arial" w:eastAsia="Arial" w:hAnsi="Arial" w:cs="Arial"/>
                <w:i/>
                <w:sz w:val="16"/>
                <w:szCs w:val="16"/>
              </w:rPr>
              <w:t xml:space="preserve"> </w:t>
            </w:r>
            <w:r>
              <w:rPr>
                <w:rFonts w:ascii="Arial" w:hAnsi="Arial" w:cs="Arial"/>
                <w:i/>
                <w:sz w:val="16"/>
                <w:szCs w:val="16"/>
              </w:rPr>
              <w:t>elements</w:t>
            </w:r>
          </w:p>
        </w:tc>
      </w:tr>
      <w:tr w:rsidR="009B0C63" w14:paraId="7680972D" w14:textId="77777777">
        <w:trPr>
          <w:cantSplit/>
          <w:jc w:val="center"/>
        </w:trPr>
        <w:tc>
          <w:tcPr>
            <w:tcW w:w="10348" w:type="dxa"/>
            <w:gridSpan w:val="8"/>
            <w:tcMar>
              <w:top w:w="0" w:type="dxa"/>
              <w:left w:w="108" w:type="dxa"/>
              <w:bottom w:w="0" w:type="dxa"/>
              <w:right w:w="108" w:type="dxa"/>
            </w:tcMar>
          </w:tcPr>
          <w:p w14:paraId="7680972C" w14:textId="77777777" w:rsidR="009B0C63" w:rsidRDefault="009B0C63" w:rsidP="009B0C63">
            <w:pPr>
              <w:pStyle w:val="Standard"/>
              <w:snapToGrid w:val="0"/>
            </w:pPr>
            <w:r>
              <w:rPr>
                <w:rFonts w:ascii="Arial" w:hAnsi="Arial" w:cs="Arial"/>
                <w:b/>
                <w:color w:val="0000FF"/>
                <w:sz w:val="16"/>
                <w:szCs w:val="16"/>
              </w:rPr>
              <w:t>Bold</w:t>
            </w:r>
            <w:r>
              <w:rPr>
                <w:rFonts w:ascii="Arial" w:eastAsia="Arial" w:hAnsi="Arial" w:cs="Arial"/>
                <w:b/>
                <w:color w:val="0000FF"/>
                <w:sz w:val="16"/>
                <w:szCs w:val="16"/>
              </w:rPr>
              <w:t xml:space="preserve"> </w:t>
            </w:r>
            <w:r>
              <w:rPr>
                <w:rFonts w:ascii="Arial" w:hAnsi="Arial" w:cs="Arial"/>
                <w:b/>
                <w:color w:val="0000FF"/>
                <w:sz w:val="16"/>
                <w:szCs w:val="16"/>
              </w:rPr>
              <w:t>(blue)</w:t>
            </w:r>
            <w:r>
              <w:rPr>
                <w:rFonts w:ascii="Arial" w:eastAsia="Arial" w:hAnsi="Arial" w:cs="Arial"/>
                <w:b/>
                <w:color w:val="0000FF"/>
                <w:sz w:val="16"/>
                <w:szCs w:val="16"/>
              </w:rPr>
              <w:t xml:space="preserve"> </w:t>
            </w:r>
            <w:r>
              <w:rPr>
                <w:rFonts w:ascii="Arial" w:hAnsi="Arial" w:cs="Arial"/>
                <w:b/>
                <w:color w:val="0000FF"/>
                <w:sz w:val="16"/>
                <w:szCs w:val="16"/>
              </w:rPr>
              <w:t>entries</w:t>
            </w:r>
            <w:r>
              <w:rPr>
                <w:rFonts w:ascii="Arial" w:eastAsia="Arial" w:hAnsi="Arial" w:cs="Arial"/>
                <w:b/>
                <w:color w:val="0000FF"/>
                <w:sz w:val="16"/>
                <w:szCs w:val="16"/>
              </w:rPr>
              <w:t xml:space="preserve"> </w:t>
            </w:r>
            <w:r>
              <w:rPr>
                <w:rFonts w:ascii="Arial" w:hAnsi="Arial" w:cs="Arial"/>
                <w:b/>
                <w:color w:val="0000FF"/>
                <w:sz w:val="16"/>
                <w:szCs w:val="16"/>
              </w:rPr>
              <w:t>indicate</w:t>
            </w:r>
            <w:r>
              <w:rPr>
                <w:rFonts w:ascii="Arial" w:eastAsia="Arial" w:hAnsi="Arial" w:cs="Arial"/>
                <w:b/>
                <w:color w:val="0000FF"/>
                <w:sz w:val="16"/>
                <w:szCs w:val="16"/>
              </w:rPr>
              <w:t xml:space="preserve"> </w:t>
            </w:r>
            <w:r>
              <w:rPr>
                <w:rFonts w:ascii="Arial" w:hAnsi="Arial" w:cs="Arial"/>
                <w:b/>
                <w:color w:val="0000FF"/>
                <w:sz w:val="16"/>
                <w:szCs w:val="16"/>
              </w:rPr>
              <w:t>new</w:t>
            </w:r>
            <w:r>
              <w:rPr>
                <w:rFonts w:ascii="Arial" w:eastAsia="Arial" w:hAnsi="Arial" w:cs="Arial"/>
                <w:b/>
                <w:color w:val="0000FF"/>
                <w:sz w:val="16"/>
                <w:szCs w:val="16"/>
              </w:rPr>
              <w:t xml:space="preserve"> </w:t>
            </w:r>
            <w:r>
              <w:rPr>
                <w:rFonts w:ascii="Arial" w:hAnsi="Arial" w:cs="Arial"/>
                <w:b/>
                <w:color w:val="0000FF"/>
                <w:sz w:val="16"/>
                <w:szCs w:val="16"/>
              </w:rPr>
              <w:t>or</w:t>
            </w:r>
            <w:r>
              <w:rPr>
                <w:rFonts w:ascii="Arial" w:eastAsia="Arial" w:hAnsi="Arial" w:cs="Arial"/>
                <w:b/>
                <w:color w:val="0000FF"/>
                <w:sz w:val="16"/>
                <w:szCs w:val="16"/>
              </w:rPr>
              <w:t xml:space="preserve"> </w:t>
            </w:r>
            <w:r>
              <w:rPr>
                <w:rFonts w:ascii="Arial" w:hAnsi="Arial" w:cs="Arial"/>
                <w:b/>
                <w:color w:val="0000FF"/>
                <w:sz w:val="16"/>
                <w:szCs w:val="16"/>
              </w:rPr>
              <w:t>changed</w:t>
            </w:r>
            <w:r>
              <w:rPr>
                <w:rFonts w:ascii="Arial" w:eastAsia="Arial" w:hAnsi="Arial" w:cs="Arial"/>
                <w:b/>
                <w:color w:val="0000FF"/>
                <w:sz w:val="16"/>
                <w:szCs w:val="16"/>
              </w:rPr>
              <w:t xml:space="preserve"> </w:t>
            </w:r>
            <w:r>
              <w:rPr>
                <w:rFonts w:ascii="Arial" w:hAnsi="Arial" w:cs="Arial"/>
                <w:b/>
                <w:color w:val="0000FF"/>
                <w:sz w:val="16"/>
                <w:szCs w:val="16"/>
              </w:rPr>
              <w:t>elements.</w:t>
            </w:r>
          </w:p>
        </w:tc>
      </w:tr>
    </w:tbl>
    <w:p w14:paraId="7680972E" w14:textId="77777777" w:rsidR="00086DB9" w:rsidRDefault="00086DB9">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18"/>
        </w:rPr>
      </w:pPr>
    </w:p>
    <w:p w14:paraId="7680972F" w14:textId="77777777" w:rsidR="00086DB9" w:rsidRDefault="00986FBA">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b/>
          <w:sz w:val="18"/>
          <w:szCs w:val="18"/>
        </w:rPr>
      </w:pPr>
      <w:r>
        <w:rPr>
          <w:rFonts w:ascii="Arial" w:hAnsi="Arial" w:cs="Arial"/>
          <w:b/>
          <w:sz w:val="18"/>
          <w:szCs w:val="18"/>
        </w:rPr>
        <w:t>NOTES:</w:t>
      </w:r>
    </w:p>
    <w:p w14:paraId="76809730" w14:textId="77777777" w:rsidR="00086DB9" w:rsidRDefault="00086DB9">
      <w:pPr>
        <w:pStyle w:val="cell"/>
        <w:spacing w:line="240" w:lineRule="auto"/>
        <w:jc w:val="both"/>
        <w:rPr>
          <w:rFonts w:ascii="Arial" w:hAnsi="Arial" w:cs="Arial"/>
          <w:b/>
          <w:sz w:val="18"/>
          <w:szCs w:val="18"/>
        </w:rPr>
      </w:pPr>
    </w:p>
    <w:p w14:paraId="76809731" w14:textId="77777777" w:rsidR="00086DB9" w:rsidRDefault="00986FBA">
      <w:pPr>
        <w:pStyle w:val="cell"/>
        <w:numPr>
          <w:ilvl w:val="0"/>
          <w:numId w:val="30"/>
        </w:numPr>
        <w:spacing w:line="240" w:lineRule="auto"/>
        <w:jc w:val="both"/>
        <w:rPr>
          <w:rFonts w:ascii="Arial" w:hAnsi="Arial"/>
        </w:rPr>
      </w:pPr>
      <w:r>
        <w:rPr>
          <w:rFonts w:ascii="Arial" w:hAnsi="Arial" w:cs="Arial"/>
          <w:sz w:val="18"/>
          <w:szCs w:val="18"/>
        </w:rPr>
        <w:t>Where</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sz w:val="18"/>
          <w:szCs w:val="18"/>
        </w:rPr>
        <w:t>ranges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given</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Comments</w:t>
      </w:r>
      <w:r>
        <w:rPr>
          <w:rFonts w:ascii="Arial" w:eastAsia="Arial" w:hAnsi="Arial" w:cs="Arial"/>
          <w:sz w:val="18"/>
          <w:szCs w:val="18"/>
        </w:rPr>
        <w:t xml:space="preserve"> </w:t>
      </w:r>
      <w:r>
        <w:rPr>
          <w:rFonts w:ascii="Arial" w:hAnsi="Arial" w:cs="Arial"/>
          <w:sz w:val="18"/>
          <w:szCs w:val="18"/>
        </w:rPr>
        <w:t>column,</w:t>
      </w:r>
      <w:r>
        <w:rPr>
          <w:rFonts w:ascii="Arial" w:eastAsia="Arial" w:hAnsi="Arial" w:cs="Arial"/>
          <w:sz w:val="18"/>
          <w:szCs w:val="18"/>
        </w:rPr>
        <w:t xml:space="preserve"> </w:t>
      </w:r>
      <w:r>
        <w:rPr>
          <w:rFonts w:ascii="Arial" w:hAnsi="Arial" w:cs="Arial"/>
          <w:sz w:val="18"/>
          <w:szCs w:val="18"/>
        </w:rPr>
        <w:t>these</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Requirements;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actual</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allowed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different.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quoted</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guaranteed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lastRenderedPageBreak/>
        <w:t>correctly.</w:t>
      </w:r>
      <w:r>
        <w:rPr>
          <w:rFonts w:ascii="Arial" w:eastAsia="Arial" w:hAnsi="Arial" w:cs="Arial"/>
          <w:sz w:val="18"/>
          <w:szCs w:val="18"/>
        </w:rPr>
        <w:t xml:space="preserve"> </w:t>
      </w:r>
      <w:r>
        <w:rPr>
          <w:rFonts w:ascii="Arial" w:hAnsi="Arial" w:cs="Arial"/>
          <w:sz w:val="18"/>
          <w:szCs w:val="18"/>
        </w:rPr>
        <w:t>(</w:t>
      </w:r>
      <w:proofErr w:type="gramStart"/>
      <w:r>
        <w:rPr>
          <w:rFonts w:ascii="Arial" w:hAnsi="Arial" w:cs="Arial"/>
          <w:sz w:val="18"/>
          <w:szCs w:val="18"/>
        </w:rPr>
        <w:t>E.g.</w:t>
      </w:r>
      <w:proofErr w:type="gramEnd"/>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quoted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250-1100</w:t>
      </w:r>
      <w:r>
        <w:rPr>
          <w:rFonts w:ascii="Arial" w:eastAsia="Arial" w:hAnsi="Arial" w:cs="Arial"/>
          <w:sz w:val="18"/>
          <w:szCs w:val="18"/>
        </w:rPr>
        <w:t xml:space="preserve"> </w:t>
      </w:r>
      <w:r>
        <w:rPr>
          <w:rFonts w:ascii="Arial" w:hAnsi="Arial" w:cs="Arial"/>
          <w:sz w:val="18"/>
          <w:szCs w:val="18"/>
        </w:rPr>
        <w:t>hPa,</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encode</w:t>
      </w:r>
      <w:r>
        <w:rPr>
          <w:rFonts w:ascii="Arial" w:eastAsia="Arial" w:hAnsi="Arial" w:cs="Arial"/>
          <w:sz w:val="18"/>
          <w:szCs w:val="18"/>
        </w:rPr>
        <w:t xml:space="preserve"> </w:t>
      </w:r>
      <w:r>
        <w:rPr>
          <w:rFonts w:ascii="Arial" w:hAnsi="Arial" w:cs="Arial"/>
          <w:sz w:val="18"/>
          <w:szCs w:val="18"/>
        </w:rPr>
        <w:t>any</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sz w:val="18"/>
          <w:szCs w:val="18"/>
        </w:rPr>
        <w:t>between</w:t>
      </w:r>
      <w:r>
        <w:rPr>
          <w:rFonts w:ascii="Arial" w:eastAsia="Arial" w:hAnsi="Arial" w:cs="Arial"/>
          <w:sz w:val="18"/>
          <w:szCs w:val="18"/>
        </w:rPr>
        <w:t xml:space="preserve"> </w:t>
      </w:r>
      <w:r>
        <w:rPr>
          <w:rFonts w:ascii="Arial" w:hAnsi="Arial" w:cs="Arial"/>
          <w:sz w:val="18"/>
          <w:szCs w:val="18"/>
        </w:rPr>
        <w:t>0.0</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1638.2</w:t>
      </w:r>
      <w:r>
        <w:rPr>
          <w:rFonts w:ascii="Arial" w:eastAsia="Arial" w:hAnsi="Arial" w:cs="Arial"/>
          <w:sz w:val="18"/>
          <w:szCs w:val="18"/>
        </w:rPr>
        <w:t xml:space="preserve"> </w:t>
      </w:r>
      <w:r>
        <w:rPr>
          <w:rFonts w:ascii="Arial" w:hAnsi="Arial" w:cs="Arial"/>
          <w:sz w:val="18"/>
          <w:szCs w:val="18"/>
        </w:rPr>
        <w:t>hPa)</w:t>
      </w:r>
    </w:p>
    <w:p w14:paraId="76809732" w14:textId="77777777" w:rsidR="00086DB9" w:rsidRDefault="00086DB9">
      <w:pPr>
        <w:pStyle w:val="cell"/>
        <w:spacing w:line="240" w:lineRule="auto"/>
        <w:jc w:val="both"/>
        <w:rPr>
          <w:rFonts w:ascii="Arial" w:hAnsi="Arial" w:cs="Arial"/>
          <w:sz w:val="18"/>
          <w:szCs w:val="18"/>
        </w:rPr>
      </w:pPr>
    </w:p>
    <w:p w14:paraId="76809733"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GTS</w:t>
      </w:r>
      <w:r>
        <w:rPr>
          <w:rFonts w:ascii="Arial" w:eastAsia="Arial" w:hAnsi="Arial" w:cs="Arial"/>
          <w:sz w:val="18"/>
          <w:szCs w:val="18"/>
        </w:rPr>
        <w:t xml:space="preserve"> </w:t>
      </w:r>
      <w:r>
        <w:rPr>
          <w:rFonts w:ascii="Arial" w:hAnsi="Arial" w:cs="Arial"/>
          <w:sz w:val="18"/>
          <w:szCs w:val="18"/>
        </w:rPr>
        <w:t>dissemination,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GRAS,</w:t>
      </w:r>
      <w:r>
        <w:rPr>
          <w:rFonts w:ascii="Arial" w:eastAsia="Arial" w:hAnsi="Arial" w:cs="Arial"/>
          <w:sz w:val="18"/>
          <w:szCs w:val="18"/>
        </w:rPr>
        <w:t xml:space="preserve"> </w:t>
      </w:r>
      <w:r>
        <w:rPr>
          <w:rFonts w:ascii="Arial" w:hAnsi="Arial" w:cs="Arial"/>
          <w:sz w:val="18"/>
          <w:szCs w:val="18"/>
        </w:rPr>
        <w:t>247</w:t>
      </w:r>
      <w:r>
        <w:rPr>
          <w:rFonts w:ascii="Arial" w:eastAsia="Arial" w:hAnsi="Arial" w:cs="Arial"/>
          <w:sz w:val="18"/>
          <w:szCs w:val="18"/>
        </w:rPr>
        <w:t xml:space="preserve"> </w:t>
      </w:r>
      <w:r>
        <w:rPr>
          <w:rFonts w:ascii="Arial" w:hAnsi="Arial" w:cs="Arial"/>
          <w:sz w:val="18"/>
          <w:szCs w:val="18"/>
        </w:rPr>
        <w:t>fixed</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near 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n1</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proofErr w:type="gramStart"/>
      <w:r>
        <w:rPr>
          <w:rFonts w:ascii="Arial" w:hAnsi="Arial" w:cs="Arial"/>
          <w:sz w:val="18"/>
          <w:szCs w:val="18"/>
        </w:rPr>
        <w:t>typically</w:t>
      </w:r>
      <w:proofErr w:type="gramEnd"/>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w:t>
      </w:r>
      <w:r>
        <w:rPr>
          <w:rFonts w:ascii="Arial" w:hAnsi="Arial" w:cs="Arial"/>
          <w:sz w:val="18"/>
          <w:szCs w:val="18"/>
        </w:rPr>
        <w:t>300).</w:t>
      </w:r>
      <w:r>
        <w:rPr>
          <w:rFonts w:ascii="Arial" w:eastAsia="Arial" w:hAnsi="Arial" w:cs="Arial"/>
          <w:sz w:val="18"/>
          <w:szCs w:val="18"/>
        </w:rPr>
        <w:t xml:space="preserve"> </w:t>
      </w:r>
      <w:r>
        <w:rPr>
          <w:rFonts w:ascii="Arial" w:hAnsi="Arial" w:cs="Arial"/>
          <w:sz w:val="18"/>
          <w:szCs w:val="18"/>
        </w:rPr>
        <w:t>There</w:t>
      </w:r>
      <w:r>
        <w:rPr>
          <w:rFonts w:ascii="Arial" w:eastAsia="Arial" w:hAnsi="Arial" w:cs="Arial"/>
          <w:sz w:val="18"/>
          <w:szCs w:val="18"/>
        </w:rPr>
        <w:t xml:space="preserve"> </w:t>
      </w:r>
      <w:r>
        <w:rPr>
          <w:rFonts w:ascii="Arial" w:hAnsi="Arial" w:cs="Arial"/>
          <w:sz w:val="18"/>
          <w:szCs w:val="18"/>
        </w:rPr>
        <w:t>should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minimum</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one</w:t>
      </w:r>
      <w:r>
        <w:rPr>
          <w:rFonts w:ascii="Arial" w:eastAsia="Arial" w:hAnsi="Arial" w:cs="Arial"/>
          <w:sz w:val="18"/>
          <w:szCs w:val="18"/>
        </w:rPr>
        <w:t xml:space="preserve"> pair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and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sample</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n0</w:t>
      </w:r>
      <w:r>
        <w:rPr>
          <w:rFonts w:ascii="Arial" w:eastAsia="Arial" w:hAnsi="Arial" w:cs="Arial"/>
          <w:i/>
          <w:sz w:val="18"/>
          <w:szCs w:val="18"/>
        </w:rPr>
        <w:t xml:space="preserve"> ≥ </w:t>
      </w:r>
      <w:r>
        <w:rPr>
          <w:rFonts w:ascii="Arial" w:hAnsi="Arial" w:cs="Arial"/>
          <w:i/>
          <w:sz w:val="18"/>
          <w:szCs w:val="18"/>
        </w:rPr>
        <w:t>1</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representing</w:t>
      </w:r>
      <w:r>
        <w:rPr>
          <w:rFonts w:ascii="Arial" w:eastAsia="Arial" w:hAnsi="Arial" w:cs="Arial"/>
          <w:sz w:val="18"/>
          <w:szCs w:val="18"/>
        </w:rPr>
        <w:t xml:space="preserve"> </w:t>
      </w:r>
      <w:r>
        <w:rPr>
          <w:rFonts w:ascii="Arial" w:hAnsi="Arial" w:cs="Arial"/>
          <w:sz w:val="18"/>
          <w:szCs w:val="18"/>
        </w:rPr>
        <w:t>ionosphere-corrected</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(when</w:t>
      </w:r>
      <w:r>
        <w:rPr>
          <w:rFonts w:ascii="Arial" w:eastAsia="Arial" w:hAnsi="Arial" w:cs="Arial"/>
          <w:sz w:val="18"/>
          <w:szCs w:val="18"/>
        </w:rPr>
        <w:t xml:space="preserve"> </w:t>
      </w:r>
      <w:r>
        <w:rPr>
          <w:rFonts w:ascii="Arial" w:hAnsi="Arial" w:cs="Arial"/>
          <w:sz w:val="18"/>
          <w:szCs w:val="18"/>
        </w:rPr>
        <w:t>mean</w:t>
      </w:r>
      <w:r>
        <w:rPr>
          <w:rFonts w:ascii="Arial" w:eastAsia="Arial" w:hAnsi="Arial" w:cs="Arial"/>
          <w:sz w:val="18"/>
          <w:szCs w:val="18"/>
        </w:rPr>
        <w:t xml:space="preserve"> </w:t>
      </w:r>
      <w:r>
        <w:rPr>
          <w:rFonts w:ascii="Arial" w:hAnsi="Arial" w:cs="Arial"/>
          <w:sz w:val="18"/>
          <w:szCs w:val="18"/>
        </w:rPr>
        <w:t>frequency</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zero);</w:t>
      </w:r>
      <w:r>
        <w:rPr>
          <w:rFonts w:ascii="Arial" w:eastAsia="Arial" w:hAnsi="Arial" w:cs="Arial"/>
          <w:sz w:val="18"/>
          <w:szCs w:val="18"/>
        </w:rPr>
        <w:t xml:space="preserve"> </w:t>
      </w:r>
      <w:r>
        <w:rPr>
          <w:rFonts w:ascii="Arial" w:hAnsi="Arial" w:cs="Arial"/>
          <w:sz w:val="18"/>
          <w:szCs w:val="18"/>
        </w:rPr>
        <w:t>sets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GPS</w:t>
      </w:r>
      <w:r>
        <w:rPr>
          <w:rFonts w:ascii="Arial" w:eastAsia="Arial" w:hAnsi="Arial" w:cs="Arial"/>
          <w:sz w:val="18"/>
          <w:szCs w:val="18"/>
        </w:rPr>
        <w:t xml:space="preserve"> </w:t>
      </w:r>
      <w:r>
        <w:rPr>
          <w:rFonts w:ascii="Arial" w:hAnsi="Arial" w:cs="Arial"/>
          <w:sz w:val="18"/>
          <w:szCs w:val="18"/>
        </w:rPr>
        <w:t>L1</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L2</w:t>
      </w:r>
      <w:r>
        <w:rPr>
          <w:rFonts w:ascii="Arial" w:eastAsia="Arial" w:hAnsi="Arial" w:cs="Arial"/>
          <w:sz w:val="18"/>
          <w:szCs w:val="18"/>
        </w:rPr>
        <w:t xml:space="preserve"> </w:t>
      </w:r>
      <w:r>
        <w:rPr>
          <w:rFonts w:ascii="Arial" w:hAnsi="Arial" w:cs="Arial"/>
          <w:sz w:val="18"/>
          <w:szCs w:val="18"/>
        </w:rPr>
        <w:t>signals</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also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present,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delayed</w:t>
      </w:r>
      <w:r>
        <w:rPr>
          <w:rFonts w:ascii="Arial" w:eastAsia="Arial" w:hAnsi="Arial" w:cs="Arial"/>
          <w:sz w:val="18"/>
          <w:szCs w:val="18"/>
        </w:rPr>
        <w:t xml:space="preserve"> </w:t>
      </w:r>
      <w:r>
        <w:rPr>
          <w:rFonts w:ascii="Arial" w:hAnsi="Arial" w:cs="Arial"/>
          <w:sz w:val="18"/>
          <w:szCs w:val="18"/>
        </w:rPr>
        <w:t>replication</w:t>
      </w:r>
      <w:r>
        <w:rPr>
          <w:rFonts w:ascii="Arial" w:eastAsia="Arial" w:hAnsi="Arial" w:cs="Arial"/>
          <w:sz w:val="18"/>
          <w:szCs w:val="18"/>
        </w:rPr>
        <w:t xml:space="preserve"> </w:t>
      </w:r>
      <w:r>
        <w:rPr>
          <w:rFonts w:ascii="Arial" w:hAnsi="Arial" w:cs="Arial"/>
          <w:sz w:val="18"/>
          <w:szCs w:val="18"/>
        </w:rPr>
        <w:t>mechanism</w:t>
      </w:r>
      <w:r>
        <w:rPr>
          <w:rFonts w:ascii="Arial" w:eastAsia="Arial" w:hAnsi="Arial" w:cs="Arial"/>
          <w:sz w:val="18"/>
          <w:szCs w:val="18"/>
        </w:rPr>
        <w:t xml:space="preserve"> </w:t>
      </w:r>
      <w:r>
        <w:rPr>
          <w:rFonts w:ascii="Arial" w:hAnsi="Arial" w:cs="Arial"/>
          <w:sz w:val="18"/>
          <w:szCs w:val="18"/>
        </w:rPr>
        <w:t>could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principle</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used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include</w:t>
      </w:r>
      <w:r>
        <w:rPr>
          <w:rFonts w:ascii="Arial" w:eastAsia="Arial" w:hAnsi="Arial" w:cs="Arial"/>
          <w:sz w:val="18"/>
          <w:szCs w:val="18"/>
        </w:rPr>
        <w:t xml:space="preserve"> </w:t>
      </w:r>
      <w:r>
        <w:rPr>
          <w:rFonts w:ascii="Arial" w:hAnsi="Arial" w:cs="Arial"/>
          <w:sz w:val="18"/>
          <w:szCs w:val="18"/>
        </w:rPr>
        <w:t>sets</w:t>
      </w:r>
      <w:r>
        <w:rPr>
          <w:rFonts w:ascii="Arial" w:eastAsia="Arial" w:hAnsi="Arial" w:cs="Arial"/>
          <w:sz w:val="18"/>
          <w:szCs w:val="18"/>
        </w:rPr>
        <w:t xml:space="preserve"> </w:t>
      </w:r>
      <w:r>
        <w:rPr>
          <w:rFonts w:ascii="Arial" w:hAnsi="Arial" w:cs="Arial"/>
          <w:sz w:val="18"/>
          <w:szCs w:val="18"/>
        </w:rPr>
        <w:t>derived</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additional</w:t>
      </w:r>
      <w:r>
        <w:rPr>
          <w:rFonts w:ascii="Arial" w:eastAsia="Arial" w:hAnsi="Arial" w:cs="Arial"/>
          <w:sz w:val="18"/>
          <w:szCs w:val="18"/>
        </w:rPr>
        <w:t xml:space="preserve"> </w:t>
      </w:r>
      <w:r>
        <w:rPr>
          <w:rFonts w:ascii="Arial" w:hAnsi="Arial" w:cs="Arial"/>
          <w:sz w:val="18"/>
          <w:szCs w:val="18"/>
        </w:rPr>
        <w:t>(future)</w:t>
      </w:r>
      <w:r>
        <w:rPr>
          <w:rFonts w:ascii="Arial" w:eastAsia="Arial" w:hAnsi="Arial" w:cs="Arial"/>
          <w:sz w:val="18"/>
          <w:szCs w:val="18"/>
        </w:rPr>
        <w:t xml:space="preserve"> </w:t>
      </w:r>
      <w:r>
        <w:rPr>
          <w:rFonts w:ascii="Arial" w:hAnsi="Arial" w:cs="Arial"/>
          <w:sz w:val="18"/>
          <w:szCs w:val="18"/>
        </w:rPr>
        <w:t>frequencies.</w:t>
      </w:r>
    </w:p>
    <w:p w14:paraId="76809734" w14:textId="77777777" w:rsidR="00086DB9" w:rsidRDefault="00086DB9">
      <w:pPr>
        <w:pStyle w:val="cell"/>
        <w:spacing w:line="240" w:lineRule="auto"/>
        <w:jc w:val="both"/>
        <w:rPr>
          <w:rFonts w:ascii="Arial" w:hAnsi="Arial" w:cs="Arial"/>
          <w:sz w:val="18"/>
          <w:szCs w:val="18"/>
        </w:rPr>
      </w:pPr>
    </w:p>
    <w:p w14:paraId="76809735"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GTS</w:t>
      </w:r>
      <w:r>
        <w:rPr>
          <w:rFonts w:ascii="Arial" w:eastAsia="Arial" w:hAnsi="Arial" w:cs="Arial"/>
          <w:sz w:val="18"/>
          <w:szCs w:val="18"/>
        </w:rPr>
        <w:t xml:space="preserve"> </w:t>
      </w:r>
      <w:r>
        <w:rPr>
          <w:rFonts w:ascii="Arial" w:hAnsi="Arial" w:cs="Arial"/>
          <w:sz w:val="18"/>
          <w:szCs w:val="18"/>
        </w:rPr>
        <w:t>dissemination,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GRAS,</w:t>
      </w:r>
      <w:r>
        <w:rPr>
          <w:rFonts w:ascii="Arial" w:eastAsia="Arial" w:hAnsi="Arial" w:cs="Arial"/>
          <w:sz w:val="18"/>
          <w:szCs w:val="18"/>
        </w:rPr>
        <w:t xml:space="preserve"> </w:t>
      </w:r>
      <w:r>
        <w:rPr>
          <w:rFonts w:ascii="Arial" w:hAnsi="Arial" w:cs="Arial"/>
          <w:sz w:val="18"/>
          <w:szCs w:val="18"/>
        </w:rPr>
        <w:t>247</w:t>
      </w:r>
      <w:r>
        <w:rPr>
          <w:rFonts w:ascii="Arial" w:eastAsia="Arial" w:hAnsi="Arial" w:cs="Arial"/>
          <w:sz w:val="18"/>
          <w:szCs w:val="18"/>
        </w:rPr>
        <w:t xml:space="preserve"> </w:t>
      </w:r>
      <w:r>
        <w:rPr>
          <w:rFonts w:ascii="Arial" w:hAnsi="Arial" w:cs="Arial"/>
          <w:sz w:val="18"/>
          <w:szCs w:val="18"/>
        </w:rPr>
        <w:t>fixed</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near 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n2</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proofErr w:type="gramStart"/>
      <w:r>
        <w:rPr>
          <w:rFonts w:ascii="Arial" w:hAnsi="Arial" w:cs="Arial"/>
          <w:sz w:val="18"/>
          <w:szCs w:val="18"/>
        </w:rPr>
        <w:t>typically</w:t>
      </w:r>
      <w:proofErr w:type="gramEnd"/>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w:t>
      </w:r>
      <w:r>
        <w:rPr>
          <w:rFonts w:ascii="Arial" w:hAnsi="Arial" w:cs="Arial"/>
          <w:sz w:val="18"/>
          <w:szCs w:val="18"/>
        </w:rPr>
        <w:t>300).</w:t>
      </w:r>
      <w:r>
        <w:rPr>
          <w:rFonts w:ascii="Arial" w:eastAsia="Arial" w:hAnsi="Arial" w:cs="Arial"/>
          <w:sz w:val="18"/>
          <w:szCs w:val="18"/>
        </w:rPr>
        <w:t xml:space="preserve"> </w:t>
      </w:r>
      <w:r>
        <w:rPr>
          <w:rFonts w:ascii="Arial" w:hAnsi="Arial" w:cs="Arial"/>
          <w:sz w:val="18"/>
          <w:szCs w:val="18"/>
        </w:rPr>
        <w:t>Depending</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processing</w:t>
      </w:r>
      <w:r>
        <w:rPr>
          <w:rFonts w:ascii="Arial" w:eastAsia="Arial" w:hAnsi="Arial" w:cs="Arial"/>
          <w:sz w:val="18"/>
          <w:szCs w:val="18"/>
        </w:rPr>
        <w:t xml:space="preserve"> </w:t>
      </w:r>
      <w:r>
        <w:rPr>
          <w:rFonts w:ascii="Arial" w:hAnsi="Arial" w:cs="Arial"/>
          <w:sz w:val="18"/>
          <w:szCs w:val="18"/>
        </w:rPr>
        <w:t>algorithms,</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same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grid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p>
    <w:p w14:paraId="76809736" w14:textId="77777777" w:rsidR="00086DB9" w:rsidRDefault="00086DB9">
      <w:pPr>
        <w:pStyle w:val="cell"/>
        <w:spacing w:line="240" w:lineRule="auto"/>
        <w:jc w:val="both"/>
        <w:rPr>
          <w:rFonts w:ascii="Arial" w:hAnsi="Arial" w:cs="Arial"/>
          <w:sz w:val="18"/>
          <w:szCs w:val="18"/>
        </w:rPr>
      </w:pPr>
    </w:p>
    <w:p w14:paraId="76809737"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(nominally</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average</w:t>
      </w:r>
      <w:r>
        <w:rPr>
          <w:rFonts w:ascii="Arial" w:eastAsia="Arial" w:hAnsi="Arial" w:cs="Arial"/>
          <w:sz w:val="18"/>
          <w:szCs w:val="18"/>
        </w:rPr>
        <w:t xml:space="preserve"> </w:t>
      </w:r>
      <w:r>
        <w:rPr>
          <w:rFonts w:ascii="Arial" w:hAnsi="Arial" w:cs="Arial"/>
          <w:sz w:val="18"/>
          <w:szCs w:val="18"/>
        </w:rPr>
        <w:t>spacing</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1</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n3</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proofErr w:type="gramStart"/>
      <w:r>
        <w:rPr>
          <w:rFonts w:ascii="Arial" w:hAnsi="Arial" w:cs="Arial"/>
          <w:sz w:val="18"/>
          <w:szCs w:val="18"/>
        </w:rPr>
        <w:t>typically</w:t>
      </w:r>
      <w:proofErr w:type="gramEnd"/>
      <w:r>
        <w:rPr>
          <w:rFonts w:ascii="Arial" w:eastAsia="Arial" w:hAnsi="Arial" w:cs="Arial"/>
          <w:sz w:val="18"/>
          <w:szCs w:val="18"/>
        </w:rPr>
        <w:t xml:space="preserve"> </w:t>
      </w:r>
      <w:r>
        <w:rPr>
          <w:rFonts w:ascii="Arial" w:hAnsi="Arial" w:cs="Arial"/>
          <w:sz w:val="18"/>
          <w:szCs w:val="18"/>
        </w:rPr>
        <w:t>50</w:t>
      </w:r>
      <w:r>
        <w:rPr>
          <w:rFonts w:ascii="Arial" w:eastAsia="Arial" w:hAnsi="Arial" w:cs="Arial"/>
          <w:sz w:val="18"/>
          <w:szCs w:val="18"/>
        </w:rPr>
        <w:t>–</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1D-VAR</w:t>
      </w:r>
      <w:r>
        <w:rPr>
          <w:rFonts w:ascii="Arial" w:eastAsia="Arial" w:hAnsi="Arial" w:cs="Arial"/>
          <w:sz w:val="18"/>
          <w:szCs w:val="18"/>
        </w:rPr>
        <w:t xml:space="preserve"> </w:t>
      </w:r>
      <w:r>
        <w:rPr>
          <w:rFonts w:ascii="Arial" w:hAnsi="Arial" w:cs="Arial"/>
          <w:sz w:val="18"/>
          <w:szCs w:val="18"/>
        </w:rPr>
        <w:t>retrievals,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usually</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those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i/>
          <w:sz w:val="18"/>
          <w:szCs w:val="18"/>
        </w:rPr>
        <w:t>a</w:t>
      </w:r>
      <w:r>
        <w:rPr>
          <w:rFonts w:ascii="Arial" w:eastAsia="Arial" w:hAnsi="Arial" w:cs="Arial"/>
          <w:i/>
          <w:sz w:val="18"/>
          <w:szCs w:val="18"/>
        </w:rPr>
        <w:t xml:space="preserve"> </w:t>
      </w:r>
      <w:r>
        <w:rPr>
          <w:rFonts w:ascii="Arial" w:hAnsi="Arial" w:cs="Arial"/>
          <w:i/>
          <w:sz w:val="18"/>
          <w:szCs w:val="18"/>
        </w:rPr>
        <w:t>priori</w:t>
      </w:r>
      <w:r>
        <w:rPr>
          <w:rFonts w:ascii="Arial" w:eastAsia="Arial" w:hAnsi="Arial" w:cs="Arial"/>
          <w:i/>
          <w:sz w:val="18"/>
          <w:szCs w:val="18"/>
        </w:rPr>
        <w:t xml:space="preserve"> </w:t>
      </w:r>
      <w:proofErr w:type="gramStart"/>
      <w:r>
        <w:rPr>
          <w:rFonts w:ascii="Arial" w:hAnsi="Arial" w:cs="Arial"/>
          <w:sz w:val="18"/>
          <w:szCs w:val="18"/>
        </w:rPr>
        <w:t>background,</w:t>
      </w:r>
      <w:r>
        <w:rPr>
          <w:rFonts w:ascii="Arial" w:eastAsia="Arial" w:hAnsi="Arial" w:cs="Arial"/>
          <w:sz w:val="18"/>
          <w:szCs w:val="18"/>
        </w:rPr>
        <w:t xml:space="preserve"> </w:t>
      </w:r>
      <w:r>
        <w:rPr>
          <w:rFonts w:ascii="Arial" w:hAnsi="Arial" w:cs="Arial"/>
          <w:sz w:val="18"/>
          <w:szCs w:val="18"/>
        </w:rPr>
        <w:t>but</w:t>
      </w:r>
      <w:proofErr w:type="gramEnd"/>
      <w:r>
        <w:rPr>
          <w:rFonts w:ascii="Arial" w:eastAsia="Arial" w:hAnsi="Arial" w:cs="Arial"/>
          <w:sz w:val="18"/>
          <w:szCs w:val="18"/>
        </w:rPr>
        <w:t xml:space="preserve"> </w:t>
      </w:r>
      <w:r>
        <w:rPr>
          <w:rFonts w:ascii="Arial" w:hAnsi="Arial" w:cs="Arial"/>
          <w:sz w:val="18"/>
          <w:szCs w:val="18"/>
        </w:rPr>
        <w:t>could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same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grid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profile.</w:t>
      </w:r>
    </w:p>
    <w:p w14:paraId="76809738" w14:textId="77777777" w:rsidR="00086DB9" w:rsidRDefault="00086DB9">
      <w:pPr>
        <w:pStyle w:val="cell"/>
        <w:spacing w:line="240" w:lineRule="auto"/>
        <w:jc w:val="both"/>
        <w:rPr>
          <w:rFonts w:ascii="Arial" w:hAnsi="Arial" w:cs="Arial"/>
          <w:sz w:val="18"/>
          <w:szCs w:val="18"/>
        </w:rPr>
      </w:pPr>
    </w:p>
    <w:p w14:paraId="76809739"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should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ordered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increasing</w:t>
      </w:r>
      <w:r>
        <w:rPr>
          <w:rFonts w:ascii="Arial" w:eastAsia="Arial" w:hAnsi="Arial" w:cs="Arial"/>
          <w:sz w:val="18"/>
          <w:szCs w:val="18"/>
        </w:rPr>
        <w:t xml:space="preserve"> </w:t>
      </w:r>
      <w:r>
        <w:rPr>
          <w:rFonts w:ascii="Arial" w:hAnsi="Arial" w:cs="Arial"/>
          <w:sz w:val="18"/>
          <w:szCs w:val="18"/>
        </w:rPr>
        <w:t>altitude,</w:t>
      </w:r>
      <w:r>
        <w:rPr>
          <w:rFonts w:ascii="Arial" w:eastAsia="Arial" w:hAnsi="Arial" w:cs="Arial"/>
          <w:sz w:val="18"/>
          <w:szCs w:val="18"/>
        </w:rPr>
        <w:t xml:space="preserve"> </w:t>
      </w:r>
      <w:r>
        <w:rPr>
          <w:rFonts w:ascii="Arial" w:hAnsi="Arial" w:cs="Arial"/>
          <w:sz w:val="18"/>
          <w:szCs w:val="18"/>
        </w:rPr>
        <w:t>whether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original</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was</w:t>
      </w:r>
      <w:r>
        <w:rPr>
          <w:rFonts w:ascii="Arial" w:eastAsia="Arial" w:hAnsi="Arial" w:cs="Arial"/>
          <w:sz w:val="18"/>
          <w:szCs w:val="18"/>
        </w:rPr>
        <w:t xml:space="preserve"> </w:t>
      </w:r>
      <w:r>
        <w:rPr>
          <w:rFonts w:ascii="Arial" w:hAnsi="Arial" w:cs="Arial"/>
          <w:sz w:val="18"/>
          <w:szCs w:val="18"/>
        </w:rPr>
        <w:t>ascending</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descending.</w:t>
      </w:r>
    </w:p>
    <w:p w14:paraId="7680973A" w14:textId="77777777" w:rsidR="00086DB9" w:rsidRDefault="00086DB9">
      <w:pPr>
        <w:pStyle w:val="cell"/>
        <w:spacing w:line="240" w:lineRule="auto"/>
        <w:jc w:val="both"/>
        <w:rPr>
          <w:rFonts w:ascii="Arial" w:hAnsi="Arial" w:cs="Arial"/>
          <w:sz w:val="18"/>
          <w:szCs w:val="18"/>
        </w:rPr>
      </w:pPr>
    </w:p>
    <w:p w14:paraId="7680973B"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assumed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vertical</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time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location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given</w:t>
      </w:r>
      <w:r>
        <w:rPr>
          <w:rFonts w:ascii="Arial" w:eastAsia="Arial" w:hAnsi="Arial" w:cs="Arial"/>
          <w:sz w:val="18"/>
          <w:szCs w:val="18"/>
        </w:rPr>
        <w:t xml:space="preserve"> </w:t>
      </w:r>
      <w:r>
        <w:rPr>
          <w:rFonts w:ascii="Arial" w:hAnsi="Arial" w:cs="Arial"/>
          <w:sz w:val="18"/>
          <w:szCs w:val="18"/>
        </w:rPr>
        <w:t>local</w:t>
      </w:r>
      <w:r>
        <w:rPr>
          <w:rFonts w:ascii="Arial" w:eastAsia="Arial" w:hAnsi="Arial" w:cs="Arial"/>
          <w:sz w:val="18"/>
          <w:szCs w:val="18"/>
        </w:rPr>
        <w:t xml:space="preserve"> </w:t>
      </w:r>
      <w:r>
        <w:rPr>
          <w:rFonts w:ascii="Arial" w:hAnsi="Arial" w:cs="Arial"/>
          <w:sz w:val="18"/>
          <w:szCs w:val="18"/>
        </w:rPr>
        <w:t>radius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curvature</w:t>
      </w:r>
      <w:r>
        <w:rPr>
          <w:rFonts w:ascii="Arial" w:eastAsia="Arial" w:hAnsi="Arial" w:cs="Arial"/>
          <w:sz w:val="18"/>
          <w:szCs w:val="18"/>
        </w:rPr>
        <w:t xml:space="preserve"> </w:t>
      </w:r>
      <w:r>
        <w:rPr>
          <w:rFonts w:ascii="Arial" w:hAnsi="Arial" w:cs="Arial"/>
          <w:sz w:val="18"/>
          <w:szCs w:val="18"/>
        </w:rPr>
        <w:t>co-ordinates.</w:t>
      </w:r>
      <w:r>
        <w:rPr>
          <w:rFonts w:ascii="Arial" w:eastAsia="Arial" w:hAnsi="Arial" w:cs="Arial"/>
          <w:sz w:val="18"/>
          <w:szCs w:val="18"/>
        </w:rPr>
        <w:t xml:space="preserve"> </w:t>
      </w:r>
      <w:r>
        <w:rPr>
          <w:rFonts w:ascii="Arial" w:hAnsi="Arial" w:cs="Arial"/>
          <w:sz w:val="18"/>
          <w:szCs w:val="18"/>
        </w:rPr>
        <w:t>Alternatively,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converted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then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latitudes</w:t>
      </w:r>
      <w:r>
        <w:rPr>
          <w:rFonts w:ascii="Arial" w:eastAsia="Arial" w:hAnsi="Arial" w:cs="Arial"/>
          <w:sz w:val="18"/>
          <w:szCs w:val="18"/>
        </w:rPr>
        <w:t xml:space="preserve"> </w:t>
      </w:r>
      <w:r>
        <w:rPr>
          <w:rFonts w:ascii="Arial" w:hAnsi="Arial" w:cs="Arial"/>
          <w:sz w:val="18"/>
          <w:szCs w:val="18"/>
        </w:rPr>
        <w:t>&amp;</w:t>
      </w:r>
      <w:r>
        <w:rPr>
          <w:rFonts w:ascii="Arial" w:eastAsia="Arial" w:hAnsi="Arial" w:cs="Arial"/>
          <w:sz w:val="18"/>
          <w:szCs w:val="18"/>
        </w:rPr>
        <w:t xml:space="preserve"> </w:t>
      </w:r>
      <w:r>
        <w:rPr>
          <w:rFonts w:ascii="Arial" w:hAnsi="Arial" w:cs="Arial"/>
          <w:sz w:val="18"/>
          <w:szCs w:val="18"/>
        </w:rPr>
        <w:t>longitudes</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give</w:t>
      </w:r>
      <w:r>
        <w:rPr>
          <w:rFonts w:ascii="Arial" w:eastAsia="Arial" w:hAnsi="Arial" w:cs="Arial"/>
          <w:sz w:val="18"/>
          <w:szCs w:val="18"/>
        </w:rPr>
        <w:t xml:space="preserve"> </w:t>
      </w:r>
      <w:r>
        <w:rPr>
          <w:rFonts w:ascii="Arial" w:hAnsi="Arial" w:cs="Arial"/>
          <w:sz w:val="18"/>
          <w:szCs w:val="18"/>
        </w:rPr>
        <w:t>slant</w:t>
      </w:r>
      <w:r>
        <w:rPr>
          <w:rFonts w:ascii="Arial" w:eastAsia="Arial" w:hAnsi="Arial" w:cs="Arial"/>
          <w:sz w:val="18"/>
          <w:szCs w:val="18"/>
        </w:rPr>
        <w:t xml:space="preserve"> </w:t>
      </w:r>
      <w:r>
        <w:rPr>
          <w:rFonts w:ascii="Arial" w:hAnsi="Arial" w:cs="Arial"/>
          <w:sz w:val="18"/>
          <w:szCs w:val="18"/>
        </w:rPr>
        <w:t>profiles.</w:t>
      </w:r>
    </w:p>
    <w:p w14:paraId="7680973C" w14:textId="77777777" w:rsidR="00086DB9" w:rsidRDefault="00086DB9">
      <w:pPr>
        <w:pStyle w:val="cell"/>
        <w:spacing w:line="240" w:lineRule="auto"/>
        <w:jc w:val="both"/>
        <w:rPr>
          <w:rFonts w:ascii="Arial" w:hAnsi="Arial" w:cs="Arial"/>
          <w:sz w:val="18"/>
          <w:szCs w:val="18"/>
        </w:rPr>
      </w:pPr>
    </w:p>
    <w:p w14:paraId="7680973D"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elements</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47</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n1</w:t>
      </w:r>
      <w:r>
        <w:rPr>
          <w:rFonts w:ascii="Arial" w:hAnsi="Arial" w:cs="Arial"/>
          <w:sz w:val="18"/>
          <w:szCs w:val="18"/>
        </w:rPr>
        <w:t>x(5+</w:t>
      </w:r>
      <w:r>
        <w:rPr>
          <w:rFonts w:ascii="Arial" w:hAnsi="Arial" w:cs="Arial"/>
          <w:i/>
          <w:sz w:val="18"/>
          <w:szCs w:val="18"/>
        </w:rPr>
        <w:t>n0</w:t>
      </w:r>
      <w:r>
        <w:rPr>
          <w:rFonts w:ascii="Arial" w:hAnsi="Arial" w:cs="Arial"/>
          <w:sz w:val="18"/>
          <w:szCs w:val="18"/>
        </w:rPr>
        <w:t>x6)</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n2</w:t>
      </w:r>
      <w:r>
        <w:rPr>
          <w:rFonts w:ascii="Arial" w:hAnsi="Arial" w:cs="Arial"/>
          <w:sz w:val="18"/>
          <w:szCs w:val="18"/>
        </w:rPr>
        <w:t>x6</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n3</w:t>
      </w:r>
      <w:r>
        <w:rPr>
          <w:rFonts w:ascii="Arial" w:hAnsi="Arial" w:cs="Arial"/>
          <w:sz w:val="18"/>
          <w:szCs w:val="18"/>
        </w:rPr>
        <w:t>x10.</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containing</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(L1+L2+Corrected)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6547</w:t>
      </w:r>
      <w:r>
        <w:rPr>
          <w:rFonts w:ascii="Arial" w:eastAsia="Arial" w:hAnsi="Arial" w:cs="Arial"/>
          <w:sz w:val="18"/>
          <w:szCs w:val="18"/>
        </w:rPr>
        <w:t xml:space="preserve"> </w:t>
      </w:r>
      <w:r>
        <w:rPr>
          <w:rFonts w:ascii="Arial" w:hAnsi="Arial" w:cs="Arial"/>
          <w:sz w:val="18"/>
          <w:szCs w:val="18"/>
        </w:rPr>
        <w:t>elements.</w:t>
      </w:r>
    </w:p>
    <w:p w14:paraId="7680973E" w14:textId="77777777" w:rsidR="00086DB9" w:rsidRDefault="00086DB9">
      <w:pPr>
        <w:pStyle w:val="cell"/>
        <w:spacing w:line="240" w:lineRule="auto"/>
        <w:jc w:val="both"/>
        <w:rPr>
          <w:rFonts w:ascii="Arial" w:hAnsi="Arial" w:cs="Arial"/>
          <w:sz w:val="18"/>
          <w:szCs w:val="18"/>
        </w:rPr>
      </w:pPr>
    </w:p>
    <w:p w14:paraId="7680973F"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single</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contains</w:t>
      </w:r>
      <w:r>
        <w:rPr>
          <w:rFonts w:ascii="Arial" w:eastAsia="Arial" w:hAnsi="Arial" w:cs="Arial"/>
          <w:sz w:val="18"/>
          <w:szCs w:val="18"/>
        </w:rPr>
        <w:t xml:space="preserve"> </w:t>
      </w:r>
      <w:r>
        <w:rPr>
          <w:rFonts w:ascii="Arial" w:hAnsi="Arial" w:cs="Arial"/>
          <w:sz w:val="18"/>
          <w:szCs w:val="18"/>
        </w:rPr>
        <w:t>one</w:t>
      </w:r>
      <w:r>
        <w:rPr>
          <w:rFonts w:ascii="Arial" w:eastAsia="Arial" w:hAnsi="Arial" w:cs="Arial"/>
          <w:sz w:val="18"/>
          <w:szCs w:val="18"/>
        </w:rPr>
        <w:t xml:space="preserve"> </w:t>
      </w:r>
      <w:r>
        <w:rPr>
          <w:rFonts w:ascii="Arial" w:hAnsi="Arial" w:cs="Arial"/>
          <w:sz w:val="18"/>
          <w:szCs w:val="18"/>
        </w:rPr>
        <w:t>(uncompressed)</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each</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11,338</w:t>
      </w:r>
      <w:r>
        <w:rPr>
          <w:rFonts w:ascii="Arial" w:eastAsia="Arial" w:hAnsi="Arial" w:cs="Arial"/>
          <w:b/>
          <w:color w:val="FF0000"/>
          <w:sz w:val="18"/>
          <w:szCs w:val="18"/>
        </w:rPr>
        <w:t xml:space="preserve"> </w:t>
      </w:r>
      <w:r>
        <w:rPr>
          <w:rFonts w:ascii="Arial" w:hAnsi="Arial" w:cs="Arial"/>
          <w:sz w:val="18"/>
          <w:szCs w:val="18"/>
        </w:rPr>
        <w:t>bytes</w:t>
      </w:r>
      <w:r>
        <w:rPr>
          <w:rFonts w:ascii="Arial" w:eastAsia="Arial" w:hAnsi="Arial" w:cs="Arial"/>
          <w:sz w:val="18"/>
          <w:szCs w:val="18"/>
        </w:rPr>
        <w:t xml:space="preserve"> </w:t>
      </w:r>
      <w:r>
        <w:rPr>
          <w:rFonts w:ascii="Arial" w:hAnsi="Arial" w:cs="Arial"/>
          <w:sz w:val="18"/>
          <w:szCs w:val="18"/>
        </w:rPr>
        <w:t>long</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containing</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(L1+L2+Corrected),</w:t>
      </w:r>
      <w:r>
        <w:rPr>
          <w:rFonts w:ascii="Arial" w:eastAsia="Arial" w:hAnsi="Arial" w:cs="Arial"/>
          <w:sz w:val="18"/>
          <w:szCs w:val="18"/>
        </w:rPr>
        <w:t xml:space="preserve"> </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Indicative</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lengths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combinations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shown</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REF _Ref192315717 </w:instrText>
      </w:r>
      <w:r>
        <w:rPr>
          <w:rFonts w:ascii="Arial" w:eastAsia="Arial" w:hAnsi="Arial" w:cs="Arial"/>
          <w:sz w:val="18"/>
          <w:szCs w:val="18"/>
        </w:rPr>
        <w:fldChar w:fldCharType="separate"/>
      </w:r>
      <w:r>
        <w:rPr>
          <w:rFonts w:ascii="Arial" w:eastAsia="Arial" w:hAnsi="Arial" w:cs="Arial"/>
          <w:sz w:val="18"/>
          <w:szCs w:val="18"/>
        </w:rPr>
        <w:t>Table 11</w:t>
      </w:r>
      <w:r>
        <w:rPr>
          <w:rFonts w:ascii="Arial" w:eastAsia="Arial" w:hAnsi="Arial" w:cs="Arial"/>
          <w:sz w:val="18"/>
          <w:szCs w:val="18"/>
        </w:rPr>
        <w:fldChar w:fldCharType="end"/>
      </w:r>
      <w:r>
        <w:rPr>
          <w:rFonts w:ascii="Arial" w:hAnsi="Arial" w:cs="Arial"/>
        </w:rPr>
        <w:t>.</w:t>
      </w:r>
    </w:p>
    <w:p w14:paraId="76809740" w14:textId="77777777" w:rsidR="00086DB9" w:rsidRDefault="00086DB9">
      <w:pPr>
        <w:pStyle w:val="cell"/>
        <w:spacing w:line="240" w:lineRule="auto"/>
        <w:jc w:val="both"/>
        <w:rPr>
          <w:rFonts w:ascii="Arial" w:hAnsi="Arial" w:cs="Arial"/>
          <w:b/>
          <w:sz w:val="18"/>
          <w:szCs w:val="18"/>
        </w:rPr>
      </w:pPr>
    </w:p>
    <w:p w14:paraId="76809741"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RO</w:t>
      </w:r>
      <w:r>
        <w:rPr>
          <w:rFonts w:ascii="Arial" w:eastAsia="Arial" w:hAnsi="Arial" w:cs="Arial"/>
          <w:sz w:val="18"/>
          <w:szCs w:val="18"/>
        </w:rPr>
        <w:t xml:space="preserve"> </w:t>
      </w:r>
      <w:r>
        <w:rPr>
          <w:rFonts w:ascii="Arial" w:hAnsi="Arial" w:cs="Arial"/>
          <w:sz w:val="18"/>
          <w:szCs w:val="18"/>
        </w:rPr>
        <w:t>instruments</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produce</w:t>
      </w:r>
      <w:r>
        <w:rPr>
          <w:rFonts w:ascii="Arial" w:eastAsia="Arial" w:hAnsi="Arial" w:cs="Arial"/>
          <w:sz w:val="18"/>
          <w:szCs w:val="18"/>
        </w:rPr>
        <w:t xml:space="preserve"> </w:t>
      </w:r>
      <w:r>
        <w:rPr>
          <w:rFonts w:ascii="Arial" w:hAnsi="Arial" w:cs="Arial"/>
          <w:sz w:val="18"/>
          <w:szCs w:val="18"/>
        </w:rPr>
        <w:t>up</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about</w:t>
      </w:r>
      <w:r>
        <w:rPr>
          <w:rFonts w:ascii="Arial" w:eastAsia="Arial" w:hAnsi="Arial" w:cs="Arial"/>
          <w:sz w:val="18"/>
          <w:szCs w:val="18"/>
        </w:rPr>
        <w:t xml:space="preserve"> </w:t>
      </w:r>
      <w:r>
        <w:rPr>
          <w:rFonts w:ascii="Arial" w:hAnsi="Arial" w:cs="Arial"/>
          <w:sz w:val="18"/>
          <w:szCs w:val="18"/>
        </w:rPr>
        <w:t>500</w:t>
      </w:r>
      <w:r>
        <w:rPr>
          <w:rFonts w:ascii="Arial" w:eastAsia="Arial" w:hAnsi="Arial" w:cs="Arial"/>
          <w:sz w:val="18"/>
          <w:szCs w:val="18"/>
        </w:rPr>
        <w:t xml:space="preserve"> </w:t>
      </w:r>
      <w:r>
        <w:rPr>
          <w:rFonts w:ascii="Arial" w:hAnsi="Arial" w:cs="Arial"/>
          <w:sz w:val="18"/>
          <w:szCs w:val="18"/>
        </w:rPr>
        <w:t>occultations</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day</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hence</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maximum</w:t>
      </w:r>
      <w:r>
        <w:rPr>
          <w:rFonts w:ascii="Arial" w:eastAsia="Arial" w:hAnsi="Arial" w:cs="Arial"/>
          <w:sz w:val="18"/>
          <w:szCs w:val="18"/>
        </w:rPr>
        <w:t xml:space="preserve"> </w:t>
      </w:r>
      <w:r>
        <w:rPr>
          <w:rFonts w:ascii="Arial" w:hAnsi="Arial" w:cs="Arial"/>
          <w:sz w:val="18"/>
          <w:szCs w:val="18"/>
        </w:rPr>
        <w:t>RO</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volume</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order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7</w:t>
      </w:r>
      <w:r>
        <w:rPr>
          <w:rFonts w:ascii="Arial" w:eastAsia="Arial" w:hAnsi="Arial" w:cs="Arial"/>
          <w:b/>
          <w:color w:val="FF0000"/>
          <w:sz w:val="18"/>
          <w:szCs w:val="18"/>
        </w:rPr>
        <w:t xml:space="preserve"> </w:t>
      </w:r>
      <w:r>
        <w:rPr>
          <w:rFonts w:ascii="Arial" w:hAnsi="Arial" w:cs="Arial"/>
          <w:sz w:val="18"/>
          <w:szCs w:val="18"/>
        </w:rPr>
        <w:t>Mbytes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day</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receiver.</w:t>
      </w:r>
    </w:p>
    <w:p w14:paraId="76809742" w14:textId="77777777" w:rsidR="00086DB9" w:rsidRDefault="00086DB9">
      <w:pPr>
        <w:pStyle w:val="cell"/>
        <w:spacing w:line="240" w:lineRule="auto"/>
        <w:jc w:val="both"/>
        <w:rPr>
          <w:rFonts w:ascii="Arial" w:hAnsi="Arial" w:cs="Arial"/>
          <w:sz w:val="18"/>
          <w:szCs w:val="18"/>
        </w:rPr>
      </w:pPr>
    </w:p>
    <w:p w14:paraId="76809743" w14:textId="77777777" w:rsidR="00086DB9" w:rsidRDefault="00986FBA">
      <w:pPr>
        <w:pStyle w:val="cell"/>
        <w:numPr>
          <w:ilvl w:val="0"/>
          <w:numId w:val="13"/>
        </w:numPr>
        <w:spacing w:line="240" w:lineRule="auto"/>
        <w:jc w:val="both"/>
        <w:rPr>
          <w:rFonts w:ascii="Arial" w:hAnsi="Arial" w:cs="Arial"/>
          <w:sz w:val="18"/>
          <w:szCs w:val="18"/>
        </w:rPr>
      </w:pPr>
      <w:r>
        <w:rPr>
          <w:rFonts w:ascii="Arial" w:hAnsi="Arial" w:cs="Arial"/>
          <w:sz w:val="18"/>
          <w:szCs w:val="18"/>
        </w:rPr>
        <w:t>The components of satellite location and absolute satellite velocity are defined in an Earth-</w:t>
      </w:r>
      <w:proofErr w:type="spellStart"/>
      <w:r>
        <w:rPr>
          <w:rFonts w:ascii="Arial" w:hAnsi="Arial" w:cs="Arial"/>
          <w:sz w:val="18"/>
          <w:szCs w:val="18"/>
        </w:rPr>
        <w:t>centered</w:t>
      </w:r>
      <w:proofErr w:type="spellEnd"/>
      <w:r>
        <w:rPr>
          <w:rFonts w:ascii="Arial" w:hAnsi="Arial" w:cs="Arial"/>
          <w:sz w:val="18"/>
          <w:szCs w:val="18"/>
        </w:rPr>
        <w:t xml:space="preserve"> inertial frame at the nominal time with the following orientation:</w:t>
      </w:r>
    </w:p>
    <w:p w14:paraId="76809744"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(X) First component: along the line from the Earth's centre to 0° longitude at the Equator.</w:t>
      </w:r>
    </w:p>
    <w:p w14:paraId="76809745"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(Y) Second component: along the line from the Earth's centre to 90° east longitude at the Equator.</w:t>
      </w:r>
    </w:p>
    <w:p w14:paraId="76809746"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(Z) Third component: along the line from the Earth's centre to the North Pole.</w:t>
      </w:r>
    </w:p>
    <w:p w14:paraId="76809747"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See also the WMO FM 94 BUFR Table B document, class 01, footnote (6), and BUFR descriptors 0 27 031, 0 28 031 and 0 10 031.</w:t>
      </w:r>
    </w:p>
    <w:p w14:paraId="76809748" w14:textId="77777777" w:rsidR="00086DB9" w:rsidRDefault="00086DB9">
      <w:pPr>
        <w:pStyle w:val="cell"/>
        <w:spacing w:line="240" w:lineRule="auto"/>
        <w:jc w:val="both"/>
        <w:rPr>
          <w:rFonts w:ascii="Arial" w:hAnsi="Arial" w:cs="Arial"/>
          <w:sz w:val="18"/>
          <w:szCs w:val="18"/>
        </w:rPr>
      </w:pPr>
    </w:p>
    <w:p w14:paraId="76809749" w14:textId="77777777" w:rsidR="00086DB9" w:rsidRDefault="00086DB9">
      <w:pPr>
        <w:pStyle w:val="cell"/>
        <w:spacing w:line="240" w:lineRule="auto"/>
        <w:jc w:val="both"/>
        <w:rPr>
          <w:rFonts w:ascii="Arial" w:hAnsi="Arial" w:cs="Arial"/>
          <w:sz w:val="18"/>
          <w:szCs w:val="18"/>
        </w:rPr>
      </w:pPr>
    </w:p>
    <w:p w14:paraId="7680974A" w14:textId="77777777" w:rsidR="00086DB9" w:rsidRDefault="00986FBA">
      <w:pPr>
        <w:pStyle w:val="Heading3"/>
      </w:pPr>
      <w:bookmarkStart w:id="1690" w:name="__RefHeading__87036_697283655"/>
      <w:r>
        <w:t>New</w:t>
      </w:r>
      <w:r>
        <w:rPr>
          <w:rFonts w:eastAsia="Arial"/>
        </w:rPr>
        <w:t xml:space="preserve"> </w:t>
      </w:r>
      <w:r>
        <w:t>Satellite</w:t>
      </w:r>
      <w:r>
        <w:rPr>
          <w:rFonts w:eastAsia="Arial"/>
        </w:rPr>
        <w:t xml:space="preserve"> </w:t>
      </w:r>
      <w:r>
        <w:t>and</w:t>
      </w:r>
      <w:r>
        <w:rPr>
          <w:rFonts w:eastAsia="Arial"/>
        </w:rPr>
        <w:t xml:space="preserve"> </w:t>
      </w:r>
      <w:r>
        <w:t>Instrument</w:t>
      </w:r>
      <w:r>
        <w:rPr>
          <w:rFonts w:eastAsia="Arial"/>
        </w:rPr>
        <w:t xml:space="preserve"> </w:t>
      </w:r>
      <w:r>
        <w:t>Codes</w:t>
      </w:r>
      <w:bookmarkEnd w:id="1690"/>
    </w:p>
    <w:p w14:paraId="7680974B" w14:textId="77777777" w:rsidR="00086DB9" w:rsidRDefault="00986FBA">
      <w:pPr>
        <w:pStyle w:val="Standard"/>
        <w:jc w:val="both"/>
      </w:pPr>
      <w:r>
        <w:rPr>
          <w:rFonts w:ascii="Arial" w:hAnsi="Arial" w:cs="Arial"/>
          <w:sz w:val="20"/>
        </w:rPr>
        <w:t>New</w:t>
      </w:r>
      <w:r>
        <w:rPr>
          <w:rFonts w:ascii="Arial" w:eastAsia="Arial" w:hAnsi="Arial" w:cs="Arial"/>
          <w:sz w:val="20"/>
        </w:rPr>
        <w:t xml:space="preserve"> GNSS- and </w:t>
      </w:r>
      <w:r>
        <w:rPr>
          <w:rFonts w:ascii="Arial" w:hAnsi="Arial" w:cs="Arial"/>
          <w:sz w:val="20"/>
        </w:rPr>
        <w:t>RO-specific</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 </w:t>
      </w:r>
      <w:r>
        <w:rPr>
          <w:rFonts w:ascii="Arial" w:hAnsi="Arial" w:cs="Arial"/>
          <w:sz w:val="20"/>
        </w:rPr>
        <w:t>see Table 6,</w:t>
      </w:r>
      <w:r>
        <w:rPr>
          <w:rFonts w:ascii="Arial" w:eastAsia="Arial" w:hAnsi="Arial" w:cs="Arial"/>
          <w:sz w:val="20"/>
        </w:rPr>
        <w:t xml:space="preserve"> Table </w:t>
      </w:r>
      <w:proofErr w:type="gramStart"/>
      <w:r>
        <w:rPr>
          <w:rFonts w:ascii="Arial" w:eastAsia="Arial" w:hAnsi="Arial" w:cs="Arial"/>
          <w:sz w:val="20"/>
        </w:rPr>
        <w:t>7</w:t>
      </w:r>
      <w:proofErr w:type="gramEnd"/>
      <w:r>
        <w:rPr>
          <w:rFonts w:ascii="Arial" w:eastAsia="Arial" w:hAnsi="Arial" w:cs="Arial"/>
          <w:sz w:val="20"/>
        </w:rPr>
        <w:t xml:space="preserve"> and Table 8 respectively.</w:t>
      </w:r>
    </w:p>
    <w:p w14:paraId="7680974C" w14:textId="77777777" w:rsidR="00086DB9" w:rsidRDefault="00086DB9">
      <w:pPr>
        <w:pStyle w:val="Standard"/>
      </w:pPr>
    </w:p>
    <w:p w14:paraId="7680974D" w14:textId="77777777" w:rsidR="00086DB9" w:rsidRDefault="00986FBA">
      <w:pPr>
        <w:pStyle w:val="Caption"/>
        <w:jc w:val="center"/>
      </w:pPr>
      <w:bookmarkStart w:id="1691" w:name="_Ref2910759642"/>
      <w:r>
        <w:rPr>
          <w:rFonts w:ascii="Arial" w:hAnsi="Arial" w:cs="Arial"/>
          <w:b/>
          <w:sz w:val="20"/>
          <w:lang w:val="fr-FR"/>
        </w:rPr>
        <w:t>Table</w:t>
      </w:r>
      <w:bookmarkEnd w:id="1691"/>
      <w:r>
        <w:rPr>
          <w:rFonts w:ascii="Arial" w:eastAsia="Arial" w:hAnsi="Arial" w:cs="Arial"/>
          <w:b/>
          <w:sz w:val="20"/>
          <w:lang w:val="fr-FR"/>
        </w:rPr>
        <w:t xml:space="preserve"> </w:t>
      </w:r>
      <w:r>
        <w:rPr>
          <w:rFonts w:ascii="Arial" w:hAnsi="Arial" w:cs="Arial"/>
          <w:b/>
          <w:sz w:val="20"/>
        </w:rPr>
        <w:t>6</w:t>
      </w:r>
      <w:r>
        <w:rPr>
          <w:rFonts w:ascii="Arial" w:hAnsi="Arial" w:cs="Arial"/>
          <w:b/>
          <w:sz w:val="20"/>
          <w:lang w:val="fr-FR"/>
        </w:rPr>
        <w:t>.</w:t>
      </w:r>
      <w:r>
        <w:rPr>
          <w:rFonts w:ascii="Arial" w:eastAsia="Arial" w:hAnsi="Arial" w:cs="Arial"/>
          <w:b/>
          <w:sz w:val="20"/>
          <w:lang w:val="fr-FR"/>
        </w:rPr>
        <w:t xml:space="preserve"> Satellite Classification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002020</w:t>
      </w:r>
      <w:r>
        <w:rPr>
          <w:rFonts w:ascii="Arial" w:hAnsi="Arial" w:cs="Arial"/>
          <w:b/>
          <w:sz w:val="20"/>
          <w:lang w:val="fr-FR"/>
        </w:rPr>
        <w:t>)</w:t>
      </w:r>
    </w:p>
    <w:tbl>
      <w:tblPr>
        <w:tblW w:w="9072" w:type="dxa"/>
        <w:tblLayout w:type="fixed"/>
        <w:tblCellMar>
          <w:left w:w="10" w:type="dxa"/>
          <w:right w:w="10" w:type="dxa"/>
        </w:tblCellMar>
        <w:tblLook w:val="0000" w:firstRow="0" w:lastRow="0" w:firstColumn="0" w:lastColumn="0" w:noHBand="0" w:noVBand="0"/>
      </w:tblPr>
      <w:tblGrid>
        <w:gridCol w:w="1685"/>
        <w:gridCol w:w="1150"/>
        <w:gridCol w:w="6237"/>
      </w:tblGrid>
      <w:tr w:rsidR="00086DB9" w14:paraId="76809751" w14:textId="77777777">
        <w:trPr>
          <w:cantSplit/>
        </w:trPr>
        <w:tc>
          <w:tcPr>
            <w:tcW w:w="1685" w:type="dxa"/>
            <w:shd w:val="clear" w:color="auto" w:fill="94BD5E"/>
            <w:tcMar>
              <w:top w:w="0" w:type="dxa"/>
              <w:left w:w="0" w:type="dxa"/>
              <w:bottom w:w="0" w:type="dxa"/>
              <w:right w:w="0" w:type="dxa"/>
            </w:tcMar>
            <w:vAlign w:val="center"/>
          </w:tcPr>
          <w:p w14:paraId="7680974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50" w:type="dxa"/>
            <w:shd w:val="clear" w:color="auto" w:fill="94BD5E"/>
            <w:tcMar>
              <w:top w:w="0" w:type="dxa"/>
              <w:left w:w="0" w:type="dxa"/>
              <w:bottom w:w="0" w:type="dxa"/>
              <w:right w:w="0" w:type="dxa"/>
            </w:tcMar>
          </w:tcPr>
          <w:p w14:paraId="7680974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6237" w:type="dxa"/>
            <w:shd w:val="clear" w:color="auto" w:fill="94BD5E"/>
            <w:tcMar>
              <w:top w:w="0" w:type="dxa"/>
              <w:left w:w="0" w:type="dxa"/>
              <w:bottom w:w="0" w:type="dxa"/>
              <w:right w:w="0" w:type="dxa"/>
            </w:tcMar>
          </w:tcPr>
          <w:p w14:paraId="76809750"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p>
        </w:tc>
      </w:tr>
      <w:tr w:rsidR="00086DB9" w14:paraId="76809755" w14:textId="77777777">
        <w:trPr>
          <w:cantSplit/>
        </w:trPr>
        <w:tc>
          <w:tcPr>
            <w:tcW w:w="1685" w:type="dxa"/>
            <w:shd w:val="clear" w:color="auto" w:fill="F3F3F3"/>
            <w:tcMar>
              <w:top w:w="0" w:type="dxa"/>
              <w:left w:w="0" w:type="dxa"/>
              <w:bottom w:w="0" w:type="dxa"/>
              <w:right w:w="0" w:type="dxa"/>
            </w:tcMar>
          </w:tcPr>
          <w:p w14:paraId="76809752"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02 020</w:t>
            </w:r>
          </w:p>
        </w:tc>
        <w:tc>
          <w:tcPr>
            <w:tcW w:w="1150" w:type="dxa"/>
            <w:shd w:val="clear" w:color="auto" w:fill="F3F3F3"/>
            <w:tcMar>
              <w:top w:w="0" w:type="dxa"/>
              <w:left w:w="0" w:type="dxa"/>
              <w:bottom w:w="0" w:type="dxa"/>
              <w:right w:w="0" w:type="dxa"/>
            </w:tcMar>
          </w:tcPr>
          <w:p w14:paraId="7680975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401</w:t>
            </w:r>
          </w:p>
        </w:tc>
        <w:tc>
          <w:tcPr>
            <w:tcW w:w="6237" w:type="dxa"/>
            <w:shd w:val="clear" w:color="auto" w:fill="F3F3F3"/>
            <w:tcMar>
              <w:top w:w="0" w:type="dxa"/>
              <w:left w:w="0" w:type="dxa"/>
              <w:bottom w:w="0" w:type="dxa"/>
              <w:right w:w="0" w:type="dxa"/>
            </w:tcMar>
          </w:tcPr>
          <w:p w14:paraId="7680975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p>
        </w:tc>
      </w:tr>
      <w:tr w:rsidR="00086DB9" w14:paraId="76809759" w14:textId="77777777">
        <w:trPr>
          <w:cantSplit/>
        </w:trPr>
        <w:tc>
          <w:tcPr>
            <w:tcW w:w="1685" w:type="dxa"/>
            <w:shd w:val="clear" w:color="auto" w:fill="E0E0E0"/>
            <w:tcMar>
              <w:top w:w="0" w:type="dxa"/>
              <w:left w:w="0" w:type="dxa"/>
              <w:bottom w:w="0" w:type="dxa"/>
              <w:right w:w="0" w:type="dxa"/>
            </w:tcMar>
          </w:tcPr>
          <w:p w14:paraId="76809756"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5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402</w:t>
            </w:r>
          </w:p>
        </w:tc>
        <w:tc>
          <w:tcPr>
            <w:tcW w:w="6237" w:type="dxa"/>
            <w:shd w:val="clear" w:color="auto" w:fill="E0E0E0"/>
            <w:tcMar>
              <w:top w:w="0" w:type="dxa"/>
              <w:left w:w="0" w:type="dxa"/>
              <w:bottom w:w="0" w:type="dxa"/>
              <w:right w:w="0" w:type="dxa"/>
            </w:tcMar>
          </w:tcPr>
          <w:p w14:paraId="7680975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GLONASS</w:t>
            </w:r>
          </w:p>
        </w:tc>
      </w:tr>
      <w:tr w:rsidR="00086DB9" w14:paraId="7680975D" w14:textId="77777777">
        <w:trPr>
          <w:cantSplit/>
        </w:trPr>
        <w:tc>
          <w:tcPr>
            <w:tcW w:w="1685" w:type="dxa"/>
            <w:shd w:val="clear" w:color="auto" w:fill="F3F3F3"/>
            <w:tcMar>
              <w:top w:w="0" w:type="dxa"/>
              <w:left w:w="0" w:type="dxa"/>
              <w:bottom w:w="0" w:type="dxa"/>
              <w:right w:w="0" w:type="dxa"/>
            </w:tcMar>
          </w:tcPr>
          <w:p w14:paraId="7680975A"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5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403</w:t>
            </w:r>
          </w:p>
        </w:tc>
        <w:tc>
          <w:tcPr>
            <w:tcW w:w="6237" w:type="dxa"/>
            <w:shd w:val="clear" w:color="auto" w:fill="F3F3F3"/>
            <w:tcMar>
              <w:top w:w="0" w:type="dxa"/>
              <w:left w:w="0" w:type="dxa"/>
              <w:bottom w:w="0" w:type="dxa"/>
              <w:right w:w="0" w:type="dxa"/>
            </w:tcMar>
          </w:tcPr>
          <w:p w14:paraId="7680975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GALILEO</w:t>
            </w:r>
          </w:p>
        </w:tc>
      </w:tr>
      <w:tr w:rsidR="00086DB9" w14:paraId="76809761" w14:textId="77777777">
        <w:trPr>
          <w:cantSplit/>
        </w:trPr>
        <w:tc>
          <w:tcPr>
            <w:tcW w:w="1685" w:type="dxa"/>
            <w:shd w:val="clear" w:color="auto" w:fill="E0E0E0"/>
            <w:tcMar>
              <w:top w:w="0" w:type="dxa"/>
              <w:left w:w="0" w:type="dxa"/>
              <w:bottom w:w="0" w:type="dxa"/>
              <w:right w:w="0" w:type="dxa"/>
            </w:tcMar>
          </w:tcPr>
          <w:p w14:paraId="7680975E"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5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404</w:t>
            </w:r>
          </w:p>
        </w:tc>
        <w:tc>
          <w:tcPr>
            <w:tcW w:w="6237" w:type="dxa"/>
            <w:shd w:val="clear" w:color="auto" w:fill="E0E0E0"/>
            <w:tcMar>
              <w:top w:w="0" w:type="dxa"/>
              <w:left w:w="0" w:type="dxa"/>
              <w:bottom w:w="0" w:type="dxa"/>
              <w:right w:w="0" w:type="dxa"/>
            </w:tcMar>
          </w:tcPr>
          <w:p w14:paraId="7680976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BDS (</w:t>
            </w:r>
            <w:proofErr w:type="spellStart"/>
            <w:r>
              <w:rPr>
                <w:rFonts w:ascii="Arial" w:hAnsi="Arial" w:cs="Arial"/>
                <w:sz w:val="16"/>
                <w:szCs w:val="16"/>
              </w:rPr>
              <w:t>BeiDou</w:t>
            </w:r>
            <w:proofErr w:type="spellEnd"/>
            <w:r>
              <w:rPr>
                <w:rFonts w:ascii="Arial" w:hAnsi="Arial" w:cs="Arial"/>
                <w:sz w:val="16"/>
                <w:szCs w:val="16"/>
              </w:rPr>
              <w:t xml:space="preserve"> navigation satellite system)</w:t>
            </w:r>
          </w:p>
        </w:tc>
      </w:tr>
    </w:tbl>
    <w:p w14:paraId="76809762" w14:textId="77777777" w:rsidR="00086DB9" w:rsidRDefault="00086DB9">
      <w:pPr>
        <w:pStyle w:val="Caption"/>
        <w:jc w:val="center"/>
        <w:rPr>
          <w:rFonts w:ascii="Arial" w:hAnsi="Arial" w:cs="Arial"/>
          <w:b/>
          <w:i w:val="0"/>
        </w:rPr>
      </w:pPr>
    </w:p>
    <w:p w14:paraId="76809763" w14:textId="77777777" w:rsidR="00086DB9" w:rsidRDefault="00086DB9">
      <w:pPr>
        <w:pStyle w:val="Standard"/>
      </w:pPr>
    </w:p>
    <w:p w14:paraId="76809764" w14:textId="77777777" w:rsidR="00086DB9" w:rsidRDefault="00086DB9">
      <w:pPr>
        <w:pStyle w:val="Standard"/>
        <w:pageBreakBefore/>
      </w:pPr>
    </w:p>
    <w:p w14:paraId="76809765" w14:textId="77777777" w:rsidR="00086DB9" w:rsidRDefault="00986FBA">
      <w:pPr>
        <w:pStyle w:val="Caption"/>
        <w:jc w:val="center"/>
      </w:pPr>
      <w:bookmarkStart w:id="1692" w:name="_Ref291075964"/>
      <w:r>
        <w:rPr>
          <w:rFonts w:ascii="Arial" w:hAnsi="Arial" w:cs="Arial"/>
          <w:b/>
          <w:sz w:val="20"/>
          <w:lang w:val="fr-FR"/>
        </w:rPr>
        <w:t>Table</w:t>
      </w:r>
      <w:r>
        <w:rPr>
          <w:rFonts w:ascii="Arial" w:eastAsia="Arial" w:hAnsi="Arial" w:cs="Arial"/>
          <w:b/>
          <w:sz w:val="20"/>
          <w:lang w:val="fr-FR"/>
        </w:rPr>
        <w:t xml:space="preserve"> </w:t>
      </w:r>
      <w:bookmarkEnd w:id="1692"/>
      <w:r>
        <w:rPr>
          <w:rFonts w:ascii="Arial" w:hAnsi="Arial" w:cs="Arial"/>
          <w:b/>
          <w:sz w:val="20"/>
        </w:rPr>
        <w:t>7</w:t>
      </w:r>
      <w:r>
        <w:rPr>
          <w:rFonts w:ascii="Arial" w:hAnsi="Arial" w:cs="Arial"/>
          <w:b/>
          <w:sz w:val="20"/>
          <w:lang w:val="fr-FR"/>
        </w:rPr>
        <w:t>.</w:t>
      </w:r>
      <w:r>
        <w:rPr>
          <w:rFonts w:ascii="Arial" w:eastAsia="Arial" w:hAnsi="Arial" w:cs="Arial"/>
          <w:b/>
          <w:sz w:val="20"/>
          <w:lang w:val="fr-FR"/>
        </w:rPr>
        <w:t xml:space="preserve"> </w:t>
      </w:r>
      <w:r>
        <w:rPr>
          <w:rFonts w:ascii="Arial" w:hAnsi="Arial" w:cs="Arial"/>
          <w:b/>
          <w:sz w:val="20"/>
          <w:lang w:val="fr-FR"/>
        </w:rPr>
        <w:t>GNSS</w:t>
      </w:r>
      <w:r>
        <w:rPr>
          <w:rFonts w:ascii="Arial" w:eastAsia="Arial" w:hAnsi="Arial" w:cs="Arial"/>
          <w:b/>
          <w:sz w:val="20"/>
          <w:lang w:val="fr-FR"/>
        </w:rPr>
        <w:t xml:space="preserve"> </w:t>
      </w:r>
      <w:r>
        <w:rPr>
          <w:rFonts w:ascii="Arial" w:hAnsi="Arial" w:cs="Arial"/>
          <w:b/>
          <w:sz w:val="20"/>
          <w:lang w:val="fr-FR"/>
        </w:rPr>
        <w:t>RO</w:t>
      </w:r>
      <w:r>
        <w:rPr>
          <w:rFonts w:ascii="Arial" w:eastAsia="Arial" w:hAnsi="Arial" w:cs="Arial"/>
          <w:b/>
          <w:sz w:val="20"/>
          <w:lang w:val="fr-FR"/>
        </w:rPr>
        <w:t xml:space="preserve"> </w:t>
      </w:r>
      <w:r>
        <w:rPr>
          <w:rFonts w:ascii="Arial" w:hAnsi="Arial" w:cs="Arial"/>
          <w:b/>
          <w:sz w:val="20"/>
          <w:lang w:val="fr-FR"/>
        </w:rPr>
        <w:t>Satellite</w:t>
      </w:r>
      <w:r>
        <w:rPr>
          <w:rFonts w:ascii="Arial" w:eastAsia="Arial" w:hAnsi="Arial" w:cs="Arial"/>
          <w:b/>
          <w:sz w:val="20"/>
          <w:lang w:val="fr-FR"/>
        </w:rPr>
        <w:t xml:space="preserve"> </w:t>
      </w:r>
      <w:r>
        <w:rPr>
          <w:rFonts w:ascii="Arial" w:hAnsi="Arial" w:cs="Arial"/>
          <w:b/>
          <w:sz w:val="20"/>
          <w:lang w:val="fr-FR"/>
        </w:rPr>
        <w:t>Identifier</w:t>
      </w:r>
      <w:r>
        <w:rPr>
          <w:rFonts w:ascii="Arial" w:eastAsia="Arial" w:hAnsi="Arial" w:cs="Arial"/>
          <w:b/>
          <w:sz w:val="20"/>
          <w:lang w:val="fr-FR"/>
        </w:rPr>
        <w:t xml:space="preserve"> </w:t>
      </w:r>
      <w:r>
        <w:rPr>
          <w:rFonts w:ascii="Arial" w:hAnsi="Arial" w:cs="Arial"/>
          <w:b/>
          <w:sz w:val="20"/>
          <w:lang w:val="fr-FR"/>
        </w:rPr>
        <w:t>(Common</w:t>
      </w:r>
      <w:r>
        <w:rPr>
          <w:rFonts w:ascii="Arial" w:eastAsia="Arial" w:hAnsi="Arial" w:cs="Arial"/>
          <w:b/>
          <w:sz w:val="20"/>
          <w:lang w:val="fr-FR"/>
        </w:rPr>
        <w:t xml:space="preserve">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w:t>
      </w:r>
      <w:r>
        <w:rPr>
          <w:rFonts w:ascii="Arial" w:hAnsi="Arial" w:cs="Arial"/>
          <w:b/>
          <w:sz w:val="20"/>
          <w:lang w:val="fr-FR"/>
        </w:rPr>
        <w:t>C</w:t>
      </w:r>
      <w:r>
        <w:rPr>
          <w:rFonts w:ascii="Arial" w:eastAsia="Arial" w:hAnsi="Arial" w:cs="Arial"/>
          <w:b/>
          <w:sz w:val="20"/>
          <w:lang w:val="fr-FR"/>
        </w:rPr>
        <w:t>–</w:t>
      </w:r>
      <w:r>
        <w:rPr>
          <w:rFonts w:ascii="Arial" w:hAnsi="Arial" w:cs="Arial"/>
          <w:b/>
          <w:sz w:val="20"/>
          <w:lang w:val="fr-FR"/>
        </w:rPr>
        <w:t>5)</w:t>
      </w:r>
    </w:p>
    <w:tbl>
      <w:tblPr>
        <w:tblW w:w="9092" w:type="dxa"/>
        <w:tblLayout w:type="fixed"/>
        <w:tblCellMar>
          <w:left w:w="10" w:type="dxa"/>
          <w:right w:w="10" w:type="dxa"/>
        </w:tblCellMar>
        <w:tblLook w:val="0000" w:firstRow="0" w:lastRow="0" w:firstColumn="0" w:lastColumn="0" w:noHBand="0" w:noVBand="0"/>
      </w:tblPr>
      <w:tblGrid>
        <w:gridCol w:w="1685"/>
        <w:gridCol w:w="1150"/>
        <w:gridCol w:w="2268"/>
        <w:gridCol w:w="1134"/>
        <w:gridCol w:w="2855"/>
      </w:tblGrid>
      <w:tr w:rsidR="00086DB9" w14:paraId="7680976B" w14:textId="77777777">
        <w:trPr>
          <w:cantSplit/>
        </w:trPr>
        <w:tc>
          <w:tcPr>
            <w:tcW w:w="1685" w:type="dxa"/>
            <w:shd w:val="clear" w:color="auto" w:fill="94BD5E"/>
            <w:tcMar>
              <w:top w:w="0" w:type="dxa"/>
              <w:left w:w="0" w:type="dxa"/>
              <w:bottom w:w="0" w:type="dxa"/>
              <w:right w:w="0" w:type="dxa"/>
            </w:tcMar>
            <w:vAlign w:val="center"/>
          </w:tcPr>
          <w:p w14:paraId="7680976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50" w:type="dxa"/>
            <w:shd w:val="clear" w:color="auto" w:fill="94BD5E"/>
            <w:tcMar>
              <w:top w:w="0" w:type="dxa"/>
              <w:left w:w="0" w:type="dxa"/>
              <w:bottom w:w="0" w:type="dxa"/>
              <w:right w:w="0" w:type="dxa"/>
            </w:tcMar>
          </w:tcPr>
          <w:p w14:paraId="7680976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2268" w:type="dxa"/>
            <w:shd w:val="clear" w:color="auto" w:fill="94BD5E"/>
            <w:tcMar>
              <w:top w:w="0" w:type="dxa"/>
              <w:left w:w="0" w:type="dxa"/>
              <w:bottom w:w="0" w:type="dxa"/>
              <w:right w:w="0" w:type="dxa"/>
            </w:tcMar>
          </w:tcPr>
          <w:p w14:paraId="76809768"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Name</w:t>
            </w:r>
          </w:p>
        </w:tc>
        <w:tc>
          <w:tcPr>
            <w:tcW w:w="1134" w:type="dxa"/>
            <w:shd w:val="clear" w:color="auto" w:fill="94BD5E"/>
            <w:tcMar>
              <w:top w:w="0" w:type="dxa"/>
              <w:left w:w="0" w:type="dxa"/>
              <w:bottom w:w="0" w:type="dxa"/>
              <w:right w:w="0" w:type="dxa"/>
            </w:tcMar>
            <w:vAlign w:val="center"/>
          </w:tcPr>
          <w:p w14:paraId="7680976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2855" w:type="dxa"/>
            <w:shd w:val="clear" w:color="auto" w:fill="94BD5E"/>
            <w:tcMar>
              <w:top w:w="0" w:type="dxa"/>
              <w:left w:w="0" w:type="dxa"/>
              <w:bottom w:w="0" w:type="dxa"/>
              <w:right w:w="0" w:type="dxa"/>
            </w:tcMar>
            <w:vAlign w:val="center"/>
          </w:tcPr>
          <w:p w14:paraId="7680976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Name</w:t>
            </w:r>
          </w:p>
        </w:tc>
      </w:tr>
      <w:tr w:rsidR="00086DB9" w14:paraId="76809771" w14:textId="77777777">
        <w:trPr>
          <w:cantSplit/>
        </w:trPr>
        <w:tc>
          <w:tcPr>
            <w:tcW w:w="1685" w:type="dxa"/>
            <w:shd w:val="clear" w:color="auto" w:fill="F3F3F3"/>
            <w:tcMar>
              <w:top w:w="0" w:type="dxa"/>
              <w:left w:w="0" w:type="dxa"/>
              <w:bottom w:w="0" w:type="dxa"/>
              <w:right w:w="0" w:type="dxa"/>
            </w:tcMar>
          </w:tcPr>
          <w:p w14:paraId="7680976C"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01</w:t>
            </w:r>
            <w:r>
              <w:rPr>
                <w:rFonts w:ascii="Arial" w:eastAsia="Arial" w:hAnsi="Arial" w:cs="Arial"/>
                <w:b/>
                <w:color w:val="0000FF"/>
                <w:sz w:val="16"/>
                <w:szCs w:val="16"/>
              </w:rPr>
              <w:t xml:space="preserve"> </w:t>
            </w:r>
            <w:r>
              <w:rPr>
                <w:rFonts w:ascii="Arial" w:hAnsi="Arial" w:cs="Arial"/>
                <w:b/>
                <w:color w:val="0000FF"/>
                <w:sz w:val="16"/>
                <w:szCs w:val="16"/>
              </w:rPr>
              <w:t>007</w:t>
            </w:r>
          </w:p>
        </w:tc>
        <w:tc>
          <w:tcPr>
            <w:tcW w:w="1150" w:type="dxa"/>
            <w:shd w:val="clear" w:color="auto" w:fill="F3F3F3"/>
            <w:tcMar>
              <w:top w:w="0" w:type="dxa"/>
              <w:left w:w="0" w:type="dxa"/>
              <w:bottom w:w="0" w:type="dxa"/>
              <w:right w:w="0" w:type="dxa"/>
            </w:tcMar>
          </w:tcPr>
          <w:p w14:paraId="7680976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3</w:t>
            </w:r>
          </w:p>
        </w:tc>
        <w:tc>
          <w:tcPr>
            <w:tcW w:w="2268" w:type="dxa"/>
            <w:shd w:val="clear" w:color="auto" w:fill="F3F3F3"/>
            <w:tcMar>
              <w:top w:w="0" w:type="dxa"/>
              <w:left w:w="0" w:type="dxa"/>
              <w:bottom w:w="0" w:type="dxa"/>
              <w:right w:w="0" w:type="dxa"/>
            </w:tcMar>
          </w:tcPr>
          <w:p w14:paraId="7680976E" w14:textId="77777777" w:rsidR="00086DB9" w:rsidRDefault="00986FBA">
            <w:pPr>
              <w:pStyle w:val="cell"/>
              <w:snapToGrid w:val="0"/>
              <w:spacing w:line="159" w:lineRule="atLeast"/>
            </w:pPr>
            <w:r>
              <w:rPr>
                <w:rFonts w:ascii="Arial" w:hAnsi="Arial" w:cs="Arial"/>
                <w:sz w:val="16"/>
                <w:szCs w:val="16"/>
              </w:rPr>
              <w:t>Metop-1</w:t>
            </w:r>
            <w:r>
              <w:rPr>
                <w:rFonts w:ascii="Arial" w:eastAsia="Arial" w:hAnsi="Arial" w:cs="Arial"/>
                <w:sz w:val="16"/>
                <w:szCs w:val="16"/>
              </w:rPr>
              <w:t xml:space="preserve"> </w:t>
            </w:r>
            <w:r>
              <w:rPr>
                <w:rFonts w:ascii="Arial" w:hAnsi="Arial" w:cs="Arial"/>
                <w:sz w:val="16"/>
                <w:szCs w:val="16"/>
              </w:rPr>
              <w:t>(</w:t>
            </w:r>
            <w:proofErr w:type="spellStart"/>
            <w:r>
              <w:rPr>
                <w:rFonts w:ascii="Arial" w:hAnsi="Arial" w:cs="Arial"/>
                <w:sz w:val="16"/>
                <w:szCs w:val="16"/>
              </w:rPr>
              <w:t>Metop</w:t>
            </w:r>
            <w:proofErr w:type="spellEnd"/>
            <w:r>
              <w:rPr>
                <w:rFonts w:ascii="Arial" w:hAnsi="Arial" w:cs="Arial"/>
                <w:sz w:val="16"/>
                <w:szCs w:val="16"/>
              </w:rPr>
              <w:t>-B)</w:t>
            </w:r>
          </w:p>
        </w:tc>
        <w:tc>
          <w:tcPr>
            <w:tcW w:w="1134" w:type="dxa"/>
            <w:shd w:val="clear" w:color="auto" w:fill="F3F3F3"/>
            <w:tcMar>
              <w:top w:w="0" w:type="dxa"/>
              <w:left w:w="0" w:type="dxa"/>
              <w:bottom w:w="0" w:type="dxa"/>
              <w:right w:w="0" w:type="dxa"/>
            </w:tcMar>
          </w:tcPr>
          <w:p w14:paraId="7680976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740</w:t>
            </w:r>
          </w:p>
        </w:tc>
        <w:tc>
          <w:tcPr>
            <w:tcW w:w="2855" w:type="dxa"/>
            <w:shd w:val="clear" w:color="auto" w:fill="F3F3F3"/>
            <w:tcMar>
              <w:top w:w="0" w:type="dxa"/>
              <w:left w:w="0" w:type="dxa"/>
              <w:bottom w:w="0" w:type="dxa"/>
              <w:right w:w="0" w:type="dxa"/>
            </w:tcMar>
          </w:tcPr>
          <w:p w14:paraId="7680977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COSMIC-1</w:t>
            </w:r>
          </w:p>
        </w:tc>
      </w:tr>
      <w:tr w:rsidR="00086DB9" w14:paraId="76809777" w14:textId="77777777">
        <w:trPr>
          <w:cantSplit/>
        </w:trPr>
        <w:tc>
          <w:tcPr>
            <w:tcW w:w="1685" w:type="dxa"/>
            <w:shd w:val="clear" w:color="auto" w:fill="E0E0E0"/>
            <w:tcMar>
              <w:top w:w="0" w:type="dxa"/>
              <w:left w:w="0" w:type="dxa"/>
              <w:bottom w:w="0" w:type="dxa"/>
              <w:right w:w="0" w:type="dxa"/>
            </w:tcMar>
          </w:tcPr>
          <w:p w14:paraId="76809772"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7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w:t>
            </w:r>
          </w:p>
        </w:tc>
        <w:tc>
          <w:tcPr>
            <w:tcW w:w="2268" w:type="dxa"/>
            <w:shd w:val="clear" w:color="auto" w:fill="E0E0E0"/>
            <w:tcMar>
              <w:top w:w="0" w:type="dxa"/>
              <w:left w:w="0" w:type="dxa"/>
              <w:bottom w:w="0" w:type="dxa"/>
              <w:right w:w="0" w:type="dxa"/>
            </w:tcMar>
          </w:tcPr>
          <w:p w14:paraId="76809774" w14:textId="77777777" w:rsidR="00086DB9" w:rsidRDefault="00986FBA">
            <w:pPr>
              <w:pStyle w:val="cell"/>
              <w:snapToGrid w:val="0"/>
              <w:spacing w:line="159" w:lineRule="atLeast"/>
            </w:pPr>
            <w:r>
              <w:rPr>
                <w:rFonts w:ascii="Arial" w:hAnsi="Arial" w:cs="Arial"/>
                <w:sz w:val="16"/>
                <w:szCs w:val="16"/>
              </w:rPr>
              <w:t>Metop-2</w:t>
            </w:r>
            <w:r>
              <w:rPr>
                <w:rFonts w:ascii="Arial" w:eastAsia="Arial" w:hAnsi="Arial" w:cs="Arial"/>
                <w:sz w:val="16"/>
                <w:szCs w:val="16"/>
              </w:rPr>
              <w:t xml:space="preserve"> </w:t>
            </w:r>
            <w:r>
              <w:rPr>
                <w:rFonts w:ascii="Arial" w:hAnsi="Arial" w:cs="Arial"/>
                <w:sz w:val="16"/>
                <w:szCs w:val="16"/>
              </w:rPr>
              <w:t>(</w:t>
            </w:r>
            <w:proofErr w:type="spellStart"/>
            <w:r>
              <w:rPr>
                <w:rFonts w:ascii="Arial" w:hAnsi="Arial" w:cs="Arial"/>
                <w:sz w:val="16"/>
                <w:szCs w:val="16"/>
              </w:rPr>
              <w:t>Metop</w:t>
            </w:r>
            <w:proofErr w:type="spellEnd"/>
            <w:r>
              <w:rPr>
                <w:rFonts w:ascii="Arial" w:hAnsi="Arial" w:cs="Arial"/>
                <w:sz w:val="16"/>
                <w:szCs w:val="16"/>
              </w:rPr>
              <w:t>-A)</w:t>
            </w:r>
          </w:p>
        </w:tc>
        <w:tc>
          <w:tcPr>
            <w:tcW w:w="1134" w:type="dxa"/>
            <w:shd w:val="clear" w:color="auto" w:fill="E0E0E0"/>
            <w:tcMar>
              <w:top w:w="0" w:type="dxa"/>
              <w:left w:w="0" w:type="dxa"/>
              <w:bottom w:w="0" w:type="dxa"/>
              <w:right w:w="0" w:type="dxa"/>
            </w:tcMar>
          </w:tcPr>
          <w:p w14:paraId="7680977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741</w:t>
            </w:r>
          </w:p>
        </w:tc>
        <w:tc>
          <w:tcPr>
            <w:tcW w:w="2855" w:type="dxa"/>
            <w:shd w:val="clear" w:color="auto" w:fill="E0E0E0"/>
            <w:tcMar>
              <w:top w:w="0" w:type="dxa"/>
              <w:left w:w="0" w:type="dxa"/>
              <w:bottom w:w="0" w:type="dxa"/>
              <w:right w:w="0" w:type="dxa"/>
            </w:tcMar>
          </w:tcPr>
          <w:p w14:paraId="7680977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w:t>
            </w:r>
          </w:p>
        </w:tc>
      </w:tr>
      <w:tr w:rsidR="00086DB9" w14:paraId="7680977D" w14:textId="77777777">
        <w:trPr>
          <w:cantSplit/>
        </w:trPr>
        <w:tc>
          <w:tcPr>
            <w:tcW w:w="1685" w:type="dxa"/>
            <w:shd w:val="clear" w:color="auto" w:fill="F3F3F3"/>
            <w:tcMar>
              <w:top w:w="0" w:type="dxa"/>
              <w:left w:w="0" w:type="dxa"/>
              <w:bottom w:w="0" w:type="dxa"/>
              <w:right w:w="0" w:type="dxa"/>
            </w:tcMar>
          </w:tcPr>
          <w:p w14:paraId="76809778"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7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w:t>
            </w:r>
          </w:p>
        </w:tc>
        <w:tc>
          <w:tcPr>
            <w:tcW w:w="2268" w:type="dxa"/>
            <w:shd w:val="clear" w:color="auto" w:fill="F3F3F3"/>
            <w:tcMar>
              <w:top w:w="0" w:type="dxa"/>
              <w:left w:w="0" w:type="dxa"/>
              <w:bottom w:w="0" w:type="dxa"/>
              <w:right w:w="0" w:type="dxa"/>
            </w:tcMar>
          </w:tcPr>
          <w:p w14:paraId="7680977A" w14:textId="77777777" w:rsidR="00086DB9" w:rsidRDefault="00986FBA">
            <w:pPr>
              <w:pStyle w:val="cell"/>
              <w:snapToGrid w:val="0"/>
              <w:spacing w:line="159" w:lineRule="atLeast"/>
            </w:pPr>
            <w:r>
              <w:rPr>
                <w:rFonts w:ascii="Arial" w:hAnsi="Arial" w:cs="Arial"/>
                <w:sz w:val="16"/>
                <w:szCs w:val="16"/>
              </w:rPr>
              <w:t>Metop-3</w:t>
            </w:r>
            <w:r>
              <w:rPr>
                <w:rFonts w:ascii="Arial" w:eastAsia="Arial" w:hAnsi="Arial" w:cs="Arial"/>
                <w:sz w:val="16"/>
                <w:szCs w:val="16"/>
              </w:rPr>
              <w:t xml:space="preserve"> </w:t>
            </w:r>
            <w:r>
              <w:rPr>
                <w:rFonts w:ascii="Arial" w:hAnsi="Arial" w:cs="Arial"/>
                <w:sz w:val="16"/>
                <w:szCs w:val="16"/>
              </w:rPr>
              <w:t>(</w:t>
            </w:r>
            <w:proofErr w:type="spellStart"/>
            <w:r>
              <w:rPr>
                <w:rFonts w:ascii="Arial" w:hAnsi="Arial" w:cs="Arial"/>
                <w:sz w:val="16"/>
                <w:szCs w:val="16"/>
              </w:rPr>
              <w:t>Metop</w:t>
            </w:r>
            <w:proofErr w:type="spellEnd"/>
            <w:r>
              <w:rPr>
                <w:rFonts w:ascii="Arial" w:hAnsi="Arial" w:cs="Arial"/>
                <w:sz w:val="16"/>
                <w:szCs w:val="16"/>
              </w:rPr>
              <w:t>-C)</w:t>
            </w:r>
          </w:p>
        </w:tc>
        <w:tc>
          <w:tcPr>
            <w:tcW w:w="1134" w:type="dxa"/>
            <w:shd w:val="clear" w:color="auto" w:fill="F3F3F3"/>
            <w:tcMar>
              <w:top w:w="0" w:type="dxa"/>
              <w:left w:w="0" w:type="dxa"/>
              <w:bottom w:w="0" w:type="dxa"/>
              <w:right w:w="0" w:type="dxa"/>
            </w:tcMar>
          </w:tcPr>
          <w:p w14:paraId="7680977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742</w:t>
            </w:r>
          </w:p>
        </w:tc>
        <w:tc>
          <w:tcPr>
            <w:tcW w:w="2855" w:type="dxa"/>
            <w:shd w:val="clear" w:color="auto" w:fill="F3F3F3"/>
            <w:tcMar>
              <w:top w:w="0" w:type="dxa"/>
              <w:left w:w="0" w:type="dxa"/>
              <w:bottom w:w="0" w:type="dxa"/>
              <w:right w:w="0" w:type="dxa"/>
            </w:tcMar>
          </w:tcPr>
          <w:p w14:paraId="7680977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COSMIC-3</w:t>
            </w:r>
          </w:p>
        </w:tc>
      </w:tr>
      <w:tr w:rsidR="00086DB9" w14:paraId="76809783" w14:textId="77777777">
        <w:trPr>
          <w:cantSplit/>
        </w:trPr>
        <w:tc>
          <w:tcPr>
            <w:tcW w:w="1685" w:type="dxa"/>
            <w:shd w:val="clear" w:color="auto" w:fill="E0E0E0"/>
            <w:tcMar>
              <w:top w:w="0" w:type="dxa"/>
              <w:left w:w="0" w:type="dxa"/>
              <w:bottom w:w="0" w:type="dxa"/>
              <w:right w:w="0" w:type="dxa"/>
            </w:tcMar>
          </w:tcPr>
          <w:p w14:paraId="7680977E"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7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w:t>
            </w:r>
          </w:p>
        </w:tc>
        <w:tc>
          <w:tcPr>
            <w:tcW w:w="2268" w:type="dxa"/>
            <w:shd w:val="clear" w:color="auto" w:fill="E0E0E0"/>
            <w:tcMar>
              <w:top w:w="0" w:type="dxa"/>
              <w:left w:w="0" w:type="dxa"/>
              <w:bottom w:w="0" w:type="dxa"/>
              <w:right w:w="0" w:type="dxa"/>
            </w:tcMar>
          </w:tcPr>
          <w:p w14:paraId="76809780" w14:textId="77777777" w:rsidR="00086DB9" w:rsidRDefault="00986FBA">
            <w:pPr>
              <w:pStyle w:val="cell"/>
              <w:snapToGrid w:val="0"/>
              <w:spacing w:line="159" w:lineRule="atLeast"/>
            </w:pPr>
            <w:proofErr w:type="spellStart"/>
            <w:r>
              <w:rPr>
                <w:rFonts w:ascii="Arial" w:hAnsi="Arial" w:cs="Arial"/>
                <w:sz w:val="16"/>
                <w:szCs w:val="16"/>
              </w:rPr>
              <w:t>Ørsted</w:t>
            </w:r>
            <w:proofErr w:type="spellEnd"/>
            <w:r>
              <w:rPr>
                <w:rFonts w:ascii="Arial" w:eastAsia="Arial" w:hAnsi="Arial" w:cs="Arial"/>
                <w:sz w:val="16"/>
                <w:szCs w:val="16"/>
              </w:rPr>
              <w:t xml:space="preserve"> </w:t>
            </w:r>
            <w:r>
              <w:rPr>
                <w:rFonts w:ascii="Arial" w:hAnsi="Arial" w:cs="Arial"/>
                <w:sz w:val="16"/>
                <w:szCs w:val="16"/>
              </w:rPr>
              <w:t>(or</w:t>
            </w:r>
            <w:r>
              <w:rPr>
                <w:rFonts w:ascii="Arial" w:eastAsia="Arial" w:hAnsi="Arial" w:cs="Arial"/>
                <w:sz w:val="16"/>
                <w:szCs w:val="16"/>
              </w:rPr>
              <w:t xml:space="preserve"> </w:t>
            </w:r>
            <w:r>
              <w:rPr>
                <w:rFonts w:ascii="Arial" w:hAnsi="Arial" w:cs="Arial"/>
                <w:sz w:val="16"/>
                <w:szCs w:val="16"/>
              </w:rPr>
              <w:t>Oersted)</w:t>
            </w:r>
          </w:p>
        </w:tc>
        <w:tc>
          <w:tcPr>
            <w:tcW w:w="1134" w:type="dxa"/>
            <w:shd w:val="clear" w:color="auto" w:fill="E0E0E0"/>
            <w:tcMar>
              <w:top w:w="0" w:type="dxa"/>
              <w:left w:w="0" w:type="dxa"/>
              <w:bottom w:w="0" w:type="dxa"/>
              <w:right w:w="0" w:type="dxa"/>
            </w:tcMar>
          </w:tcPr>
          <w:p w14:paraId="7680978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743</w:t>
            </w:r>
          </w:p>
        </w:tc>
        <w:tc>
          <w:tcPr>
            <w:tcW w:w="2855" w:type="dxa"/>
            <w:shd w:val="clear" w:color="auto" w:fill="E0E0E0"/>
            <w:tcMar>
              <w:top w:w="0" w:type="dxa"/>
              <w:left w:w="0" w:type="dxa"/>
              <w:bottom w:w="0" w:type="dxa"/>
              <w:right w:w="0" w:type="dxa"/>
            </w:tcMar>
          </w:tcPr>
          <w:p w14:paraId="7680978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COSMIC-4</w:t>
            </w:r>
          </w:p>
        </w:tc>
      </w:tr>
      <w:tr w:rsidR="00086DB9" w14:paraId="76809789" w14:textId="77777777">
        <w:trPr>
          <w:cantSplit/>
        </w:trPr>
        <w:tc>
          <w:tcPr>
            <w:tcW w:w="1685" w:type="dxa"/>
            <w:shd w:val="clear" w:color="auto" w:fill="F3F3F3"/>
            <w:tcMar>
              <w:top w:w="0" w:type="dxa"/>
              <w:left w:w="0" w:type="dxa"/>
              <w:bottom w:w="0" w:type="dxa"/>
              <w:right w:w="0" w:type="dxa"/>
            </w:tcMar>
          </w:tcPr>
          <w:p w14:paraId="76809784"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8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41</w:t>
            </w:r>
          </w:p>
        </w:tc>
        <w:tc>
          <w:tcPr>
            <w:tcW w:w="2268" w:type="dxa"/>
            <w:shd w:val="clear" w:color="auto" w:fill="F3F3F3"/>
            <w:tcMar>
              <w:top w:w="0" w:type="dxa"/>
              <w:left w:w="0" w:type="dxa"/>
              <w:bottom w:w="0" w:type="dxa"/>
              <w:right w:w="0" w:type="dxa"/>
            </w:tcMar>
          </w:tcPr>
          <w:p w14:paraId="7680978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CHAMP</w:t>
            </w:r>
          </w:p>
        </w:tc>
        <w:tc>
          <w:tcPr>
            <w:tcW w:w="1134" w:type="dxa"/>
            <w:shd w:val="clear" w:color="auto" w:fill="F3F3F3"/>
            <w:tcMar>
              <w:top w:w="0" w:type="dxa"/>
              <w:left w:w="0" w:type="dxa"/>
              <w:bottom w:w="0" w:type="dxa"/>
              <w:right w:w="0" w:type="dxa"/>
            </w:tcMar>
          </w:tcPr>
          <w:p w14:paraId="7680978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744</w:t>
            </w:r>
          </w:p>
        </w:tc>
        <w:tc>
          <w:tcPr>
            <w:tcW w:w="2855" w:type="dxa"/>
            <w:shd w:val="clear" w:color="auto" w:fill="F3F3F3"/>
            <w:tcMar>
              <w:top w:w="0" w:type="dxa"/>
              <w:left w:w="0" w:type="dxa"/>
              <w:bottom w:w="0" w:type="dxa"/>
              <w:right w:w="0" w:type="dxa"/>
            </w:tcMar>
          </w:tcPr>
          <w:p w14:paraId="7680978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COSMIC-5</w:t>
            </w:r>
          </w:p>
        </w:tc>
      </w:tr>
      <w:tr w:rsidR="00086DB9" w14:paraId="7680978F" w14:textId="77777777">
        <w:trPr>
          <w:cantSplit/>
        </w:trPr>
        <w:tc>
          <w:tcPr>
            <w:tcW w:w="1685" w:type="dxa"/>
            <w:shd w:val="clear" w:color="auto" w:fill="E0E0E0"/>
            <w:tcMar>
              <w:top w:w="0" w:type="dxa"/>
              <w:left w:w="0" w:type="dxa"/>
              <w:bottom w:w="0" w:type="dxa"/>
              <w:right w:w="0" w:type="dxa"/>
            </w:tcMar>
          </w:tcPr>
          <w:p w14:paraId="7680978A" w14:textId="77777777" w:rsidR="00086DB9" w:rsidRDefault="00086DB9">
            <w:pPr>
              <w:pStyle w:val="cell"/>
              <w:tabs>
                <w:tab w:val="left" w:pos="1130"/>
              </w:tabs>
              <w:snapToGrid w:val="0"/>
              <w:rPr>
                <w:rFonts w:ascii="Arial" w:hAnsi="Arial" w:cs="Arial"/>
                <w:sz w:val="16"/>
                <w:szCs w:val="16"/>
              </w:rPr>
            </w:pPr>
          </w:p>
        </w:tc>
        <w:tc>
          <w:tcPr>
            <w:tcW w:w="1150" w:type="dxa"/>
            <w:shd w:val="clear" w:color="auto" w:fill="E0E0E0"/>
            <w:tcMar>
              <w:top w:w="0" w:type="dxa"/>
              <w:left w:w="0" w:type="dxa"/>
              <w:bottom w:w="0" w:type="dxa"/>
              <w:right w:w="0" w:type="dxa"/>
            </w:tcMar>
          </w:tcPr>
          <w:p w14:paraId="7680978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42</w:t>
            </w:r>
          </w:p>
        </w:tc>
        <w:tc>
          <w:tcPr>
            <w:tcW w:w="2268" w:type="dxa"/>
            <w:shd w:val="clear" w:color="auto" w:fill="E0E0E0"/>
            <w:tcMar>
              <w:top w:w="0" w:type="dxa"/>
              <w:left w:w="0" w:type="dxa"/>
              <w:bottom w:w="0" w:type="dxa"/>
              <w:right w:w="0" w:type="dxa"/>
            </w:tcMar>
          </w:tcPr>
          <w:p w14:paraId="7680978C"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TerraSAR</w:t>
            </w:r>
            <w:proofErr w:type="spellEnd"/>
            <w:r>
              <w:rPr>
                <w:rFonts w:ascii="Arial" w:hAnsi="Arial" w:cs="Arial"/>
                <w:sz w:val="16"/>
                <w:szCs w:val="16"/>
              </w:rPr>
              <w:t>-X</w:t>
            </w:r>
          </w:p>
        </w:tc>
        <w:tc>
          <w:tcPr>
            <w:tcW w:w="1134" w:type="dxa"/>
            <w:shd w:val="clear" w:color="auto" w:fill="E0E0E0"/>
            <w:tcMar>
              <w:top w:w="0" w:type="dxa"/>
              <w:left w:w="0" w:type="dxa"/>
              <w:bottom w:w="0" w:type="dxa"/>
              <w:right w:w="0" w:type="dxa"/>
            </w:tcMar>
          </w:tcPr>
          <w:p w14:paraId="7680978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745</w:t>
            </w:r>
          </w:p>
        </w:tc>
        <w:tc>
          <w:tcPr>
            <w:tcW w:w="2855" w:type="dxa"/>
            <w:shd w:val="clear" w:color="auto" w:fill="E0E0E0"/>
            <w:tcMar>
              <w:top w:w="0" w:type="dxa"/>
              <w:left w:w="0" w:type="dxa"/>
              <w:bottom w:w="0" w:type="dxa"/>
              <w:right w:w="0" w:type="dxa"/>
            </w:tcMar>
          </w:tcPr>
          <w:p w14:paraId="7680978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COSMIC-6</w:t>
            </w:r>
          </w:p>
        </w:tc>
      </w:tr>
      <w:tr w:rsidR="00086DB9" w14:paraId="76809795" w14:textId="77777777">
        <w:trPr>
          <w:cantSplit/>
        </w:trPr>
        <w:tc>
          <w:tcPr>
            <w:tcW w:w="1685" w:type="dxa"/>
            <w:shd w:val="clear" w:color="auto" w:fill="F3F3F3"/>
            <w:tcMar>
              <w:top w:w="0" w:type="dxa"/>
              <w:left w:w="0" w:type="dxa"/>
              <w:bottom w:w="0" w:type="dxa"/>
              <w:right w:w="0" w:type="dxa"/>
            </w:tcMar>
          </w:tcPr>
          <w:p w14:paraId="76809790" w14:textId="77777777" w:rsidR="00086DB9" w:rsidRDefault="00086DB9">
            <w:pPr>
              <w:pStyle w:val="cell"/>
              <w:tabs>
                <w:tab w:val="left" w:pos="1130"/>
              </w:tabs>
              <w:snapToGrid w:val="0"/>
              <w:rPr>
                <w:rFonts w:ascii="Arial" w:hAnsi="Arial" w:cs="Arial"/>
                <w:sz w:val="16"/>
                <w:szCs w:val="16"/>
              </w:rPr>
            </w:pPr>
          </w:p>
        </w:tc>
        <w:tc>
          <w:tcPr>
            <w:tcW w:w="1150" w:type="dxa"/>
            <w:shd w:val="clear" w:color="auto" w:fill="F3F3F3"/>
            <w:tcMar>
              <w:top w:w="0" w:type="dxa"/>
              <w:left w:w="0" w:type="dxa"/>
              <w:bottom w:w="0" w:type="dxa"/>
              <w:right w:w="0" w:type="dxa"/>
            </w:tcMar>
          </w:tcPr>
          <w:p w14:paraId="7680979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43</w:t>
            </w:r>
          </w:p>
        </w:tc>
        <w:tc>
          <w:tcPr>
            <w:tcW w:w="2268" w:type="dxa"/>
            <w:shd w:val="clear" w:color="auto" w:fill="F3F3F3"/>
            <w:tcMar>
              <w:top w:w="0" w:type="dxa"/>
              <w:left w:w="0" w:type="dxa"/>
              <w:bottom w:w="0" w:type="dxa"/>
              <w:right w:w="0" w:type="dxa"/>
            </w:tcMar>
          </w:tcPr>
          <w:p w14:paraId="76809792"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TanDEM</w:t>
            </w:r>
            <w:proofErr w:type="spellEnd"/>
            <w:r>
              <w:rPr>
                <w:rFonts w:ascii="Arial" w:hAnsi="Arial" w:cs="Arial"/>
                <w:sz w:val="16"/>
                <w:szCs w:val="16"/>
              </w:rPr>
              <w:t>-X</w:t>
            </w:r>
          </w:p>
        </w:tc>
        <w:tc>
          <w:tcPr>
            <w:tcW w:w="1134" w:type="dxa"/>
            <w:shd w:val="clear" w:color="auto" w:fill="F3F3F3"/>
            <w:tcMar>
              <w:top w:w="0" w:type="dxa"/>
              <w:left w:w="0" w:type="dxa"/>
              <w:bottom w:w="0" w:type="dxa"/>
              <w:right w:w="0" w:type="dxa"/>
            </w:tcMar>
          </w:tcPr>
          <w:p w14:paraId="7680979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750</w:t>
            </w:r>
          </w:p>
        </w:tc>
        <w:tc>
          <w:tcPr>
            <w:tcW w:w="2855" w:type="dxa"/>
            <w:shd w:val="clear" w:color="auto" w:fill="F3F3F3"/>
            <w:tcMar>
              <w:top w:w="0" w:type="dxa"/>
              <w:left w:w="0" w:type="dxa"/>
              <w:bottom w:w="0" w:type="dxa"/>
              <w:right w:w="0" w:type="dxa"/>
            </w:tcMar>
          </w:tcPr>
          <w:p w14:paraId="7680979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E1</w:t>
            </w:r>
          </w:p>
        </w:tc>
      </w:tr>
      <w:tr w:rsidR="00086DB9" w14:paraId="7680979B" w14:textId="77777777">
        <w:trPr>
          <w:cantSplit/>
        </w:trPr>
        <w:tc>
          <w:tcPr>
            <w:tcW w:w="1685" w:type="dxa"/>
            <w:shd w:val="clear" w:color="auto" w:fill="E0E0E0"/>
            <w:tcMar>
              <w:top w:w="0" w:type="dxa"/>
              <w:left w:w="0" w:type="dxa"/>
              <w:bottom w:w="0" w:type="dxa"/>
              <w:right w:w="0" w:type="dxa"/>
            </w:tcMar>
          </w:tcPr>
          <w:p w14:paraId="76809796"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9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44</w:t>
            </w:r>
          </w:p>
        </w:tc>
        <w:tc>
          <w:tcPr>
            <w:tcW w:w="2268" w:type="dxa"/>
            <w:shd w:val="clear" w:color="auto" w:fill="E0E0E0"/>
            <w:tcMar>
              <w:top w:w="0" w:type="dxa"/>
              <w:left w:w="0" w:type="dxa"/>
              <w:bottom w:w="0" w:type="dxa"/>
              <w:right w:w="0" w:type="dxa"/>
            </w:tcMar>
          </w:tcPr>
          <w:p w14:paraId="7680979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PAZ</w:t>
            </w:r>
          </w:p>
        </w:tc>
        <w:tc>
          <w:tcPr>
            <w:tcW w:w="1134" w:type="dxa"/>
            <w:shd w:val="clear" w:color="auto" w:fill="E0E0E0"/>
            <w:tcMar>
              <w:top w:w="0" w:type="dxa"/>
              <w:left w:w="0" w:type="dxa"/>
              <w:bottom w:w="0" w:type="dxa"/>
              <w:right w:w="0" w:type="dxa"/>
            </w:tcMar>
          </w:tcPr>
          <w:p w14:paraId="7680979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751</w:t>
            </w:r>
          </w:p>
        </w:tc>
        <w:tc>
          <w:tcPr>
            <w:tcW w:w="2855" w:type="dxa"/>
            <w:shd w:val="clear" w:color="auto" w:fill="E0E0E0"/>
            <w:tcMar>
              <w:top w:w="0" w:type="dxa"/>
              <w:left w:w="0" w:type="dxa"/>
              <w:bottom w:w="0" w:type="dxa"/>
              <w:right w:w="0" w:type="dxa"/>
            </w:tcMar>
          </w:tcPr>
          <w:p w14:paraId="7680979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E2</w:t>
            </w:r>
          </w:p>
        </w:tc>
      </w:tr>
      <w:tr w:rsidR="00086DB9" w14:paraId="768097A1" w14:textId="77777777">
        <w:trPr>
          <w:cantSplit/>
        </w:trPr>
        <w:tc>
          <w:tcPr>
            <w:tcW w:w="1685" w:type="dxa"/>
            <w:shd w:val="clear" w:color="auto" w:fill="F3F3F3"/>
            <w:tcMar>
              <w:top w:w="0" w:type="dxa"/>
              <w:left w:w="0" w:type="dxa"/>
              <w:bottom w:w="0" w:type="dxa"/>
              <w:right w:w="0" w:type="dxa"/>
            </w:tcMar>
          </w:tcPr>
          <w:p w14:paraId="7680979C" w14:textId="77777777" w:rsidR="00086DB9" w:rsidRDefault="00986FBA">
            <w:pPr>
              <w:pStyle w:val="cell"/>
              <w:snapToGrid w:val="0"/>
              <w:jc w:val="right"/>
              <w:rPr>
                <w:rFonts w:ascii="Arial" w:hAnsi="Arial" w:cs="Arial"/>
                <w:sz w:val="16"/>
                <w:szCs w:val="16"/>
              </w:rPr>
            </w:pPr>
            <w:r>
              <w:rPr>
                <w:rFonts w:ascii="Arial" w:hAnsi="Arial" w:cs="Arial"/>
                <w:sz w:val="16"/>
                <w:szCs w:val="16"/>
              </w:rPr>
              <w:t xml:space="preserve">                  </w:t>
            </w:r>
          </w:p>
        </w:tc>
        <w:tc>
          <w:tcPr>
            <w:tcW w:w="1150" w:type="dxa"/>
            <w:shd w:val="clear" w:color="auto" w:fill="F3F3F3"/>
            <w:tcMar>
              <w:top w:w="0" w:type="dxa"/>
              <w:left w:w="0" w:type="dxa"/>
              <w:bottom w:w="0" w:type="dxa"/>
              <w:right w:w="0" w:type="dxa"/>
            </w:tcMar>
          </w:tcPr>
          <w:p w14:paraId="7680979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66</w:t>
            </w:r>
          </w:p>
        </w:tc>
        <w:tc>
          <w:tcPr>
            <w:tcW w:w="2268" w:type="dxa"/>
            <w:shd w:val="clear" w:color="auto" w:fill="F3F3F3"/>
            <w:tcMar>
              <w:top w:w="0" w:type="dxa"/>
              <w:left w:w="0" w:type="dxa"/>
              <w:bottom w:w="0" w:type="dxa"/>
              <w:right w:w="0" w:type="dxa"/>
            </w:tcMar>
          </w:tcPr>
          <w:p w14:paraId="7680979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Sentinel-6A</w:t>
            </w:r>
          </w:p>
        </w:tc>
        <w:tc>
          <w:tcPr>
            <w:tcW w:w="1134" w:type="dxa"/>
            <w:shd w:val="clear" w:color="auto" w:fill="F3F3F3"/>
            <w:tcMar>
              <w:top w:w="0" w:type="dxa"/>
              <w:left w:w="0" w:type="dxa"/>
              <w:bottom w:w="0" w:type="dxa"/>
              <w:right w:w="0" w:type="dxa"/>
            </w:tcMar>
          </w:tcPr>
          <w:p w14:paraId="7680979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752</w:t>
            </w:r>
          </w:p>
        </w:tc>
        <w:tc>
          <w:tcPr>
            <w:tcW w:w="2855" w:type="dxa"/>
            <w:shd w:val="clear" w:color="auto" w:fill="F3F3F3"/>
            <w:tcMar>
              <w:top w:w="0" w:type="dxa"/>
              <w:left w:w="0" w:type="dxa"/>
              <w:bottom w:w="0" w:type="dxa"/>
              <w:right w:w="0" w:type="dxa"/>
            </w:tcMar>
          </w:tcPr>
          <w:p w14:paraId="768097A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E3</w:t>
            </w:r>
          </w:p>
        </w:tc>
      </w:tr>
      <w:tr w:rsidR="00086DB9" w14:paraId="768097A7" w14:textId="77777777">
        <w:trPr>
          <w:cantSplit/>
        </w:trPr>
        <w:tc>
          <w:tcPr>
            <w:tcW w:w="1685" w:type="dxa"/>
            <w:shd w:val="clear" w:color="auto" w:fill="E6E6E6"/>
            <w:tcMar>
              <w:top w:w="0" w:type="dxa"/>
              <w:left w:w="0" w:type="dxa"/>
              <w:bottom w:w="0" w:type="dxa"/>
              <w:right w:w="0" w:type="dxa"/>
            </w:tcMar>
          </w:tcPr>
          <w:p w14:paraId="768097A2"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A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67</w:t>
            </w:r>
          </w:p>
        </w:tc>
        <w:tc>
          <w:tcPr>
            <w:tcW w:w="2268" w:type="dxa"/>
            <w:shd w:val="clear" w:color="auto" w:fill="E6E6E6"/>
            <w:tcMar>
              <w:top w:w="0" w:type="dxa"/>
              <w:left w:w="0" w:type="dxa"/>
              <w:bottom w:w="0" w:type="dxa"/>
              <w:right w:w="0" w:type="dxa"/>
            </w:tcMar>
          </w:tcPr>
          <w:p w14:paraId="768097A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Sentinel-6B</w:t>
            </w:r>
          </w:p>
        </w:tc>
        <w:tc>
          <w:tcPr>
            <w:tcW w:w="1134" w:type="dxa"/>
            <w:shd w:val="clear" w:color="auto" w:fill="E6E6E6"/>
            <w:tcMar>
              <w:top w:w="0" w:type="dxa"/>
              <w:left w:w="0" w:type="dxa"/>
              <w:bottom w:w="0" w:type="dxa"/>
              <w:right w:w="0" w:type="dxa"/>
            </w:tcMar>
          </w:tcPr>
          <w:p w14:paraId="768097A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753</w:t>
            </w:r>
          </w:p>
        </w:tc>
        <w:tc>
          <w:tcPr>
            <w:tcW w:w="2855" w:type="dxa"/>
            <w:shd w:val="clear" w:color="auto" w:fill="E6E6E6"/>
            <w:tcMar>
              <w:top w:w="0" w:type="dxa"/>
              <w:left w:w="0" w:type="dxa"/>
              <w:bottom w:w="0" w:type="dxa"/>
              <w:right w:w="0" w:type="dxa"/>
            </w:tcMar>
          </w:tcPr>
          <w:p w14:paraId="768097A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E4</w:t>
            </w:r>
          </w:p>
        </w:tc>
      </w:tr>
      <w:tr w:rsidR="00086DB9" w14:paraId="768097AD" w14:textId="77777777">
        <w:trPr>
          <w:cantSplit/>
        </w:trPr>
        <w:tc>
          <w:tcPr>
            <w:tcW w:w="1685" w:type="dxa"/>
            <w:shd w:val="clear" w:color="auto" w:fill="F3F3F3"/>
            <w:tcMar>
              <w:top w:w="0" w:type="dxa"/>
              <w:left w:w="0" w:type="dxa"/>
              <w:bottom w:w="0" w:type="dxa"/>
              <w:right w:w="0" w:type="dxa"/>
            </w:tcMar>
          </w:tcPr>
          <w:p w14:paraId="768097A8"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A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265</w:t>
            </w:r>
          </w:p>
        </w:tc>
        <w:tc>
          <w:tcPr>
            <w:tcW w:w="2268" w:type="dxa"/>
            <w:shd w:val="clear" w:color="auto" w:fill="F3F3F3"/>
            <w:tcMar>
              <w:top w:w="0" w:type="dxa"/>
              <w:left w:w="0" w:type="dxa"/>
              <w:bottom w:w="0" w:type="dxa"/>
              <w:right w:w="0" w:type="dxa"/>
            </w:tcMar>
          </w:tcPr>
          <w:p w14:paraId="768097AA"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CICERO OP1</w:t>
            </w:r>
          </w:p>
        </w:tc>
        <w:tc>
          <w:tcPr>
            <w:tcW w:w="1134" w:type="dxa"/>
            <w:shd w:val="clear" w:color="auto" w:fill="F3F3F3"/>
            <w:tcMar>
              <w:top w:w="0" w:type="dxa"/>
              <w:left w:w="0" w:type="dxa"/>
              <w:bottom w:w="0" w:type="dxa"/>
              <w:right w:w="0" w:type="dxa"/>
            </w:tcMar>
          </w:tcPr>
          <w:p w14:paraId="768097A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754</w:t>
            </w:r>
          </w:p>
        </w:tc>
        <w:tc>
          <w:tcPr>
            <w:tcW w:w="2855" w:type="dxa"/>
            <w:shd w:val="clear" w:color="auto" w:fill="F3F3F3"/>
            <w:tcMar>
              <w:top w:w="0" w:type="dxa"/>
              <w:left w:w="0" w:type="dxa"/>
              <w:bottom w:w="0" w:type="dxa"/>
              <w:right w:w="0" w:type="dxa"/>
            </w:tcMar>
          </w:tcPr>
          <w:p w14:paraId="768097A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E5</w:t>
            </w:r>
          </w:p>
        </w:tc>
      </w:tr>
      <w:tr w:rsidR="00086DB9" w14:paraId="768097B3" w14:textId="77777777">
        <w:trPr>
          <w:cantSplit/>
        </w:trPr>
        <w:tc>
          <w:tcPr>
            <w:tcW w:w="1685" w:type="dxa"/>
            <w:shd w:val="clear" w:color="auto" w:fill="E6E6E6"/>
            <w:tcMar>
              <w:top w:w="0" w:type="dxa"/>
              <w:left w:w="0" w:type="dxa"/>
              <w:bottom w:w="0" w:type="dxa"/>
              <w:right w:w="0" w:type="dxa"/>
            </w:tcMar>
          </w:tcPr>
          <w:p w14:paraId="768097AE"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A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266</w:t>
            </w:r>
          </w:p>
        </w:tc>
        <w:tc>
          <w:tcPr>
            <w:tcW w:w="2268" w:type="dxa"/>
            <w:shd w:val="clear" w:color="auto" w:fill="E6E6E6"/>
            <w:tcMar>
              <w:top w:w="0" w:type="dxa"/>
              <w:left w:w="0" w:type="dxa"/>
              <w:bottom w:w="0" w:type="dxa"/>
              <w:right w:w="0" w:type="dxa"/>
            </w:tcMar>
          </w:tcPr>
          <w:p w14:paraId="768097B0"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CICERO OP2</w:t>
            </w:r>
          </w:p>
        </w:tc>
        <w:tc>
          <w:tcPr>
            <w:tcW w:w="1134" w:type="dxa"/>
            <w:shd w:val="clear" w:color="auto" w:fill="E6E6E6"/>
            <w:tcMar>
              <w:top w:w="0" w:type="dxa"/>
              <w:left w:w="0" w:type="dxa"/>
              <w:bottom w:w="0" w:type="dxa"/>
              <w:right w:w="0" w:type="dxa"/>
            </w:tcMar>
          </w:tcPr>
          <w:p w14:paraId="768097B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755</w:t>
            </w:r>
          </w:p>
        </w:tc>
        <w:tc>
          <w:tcPr>
            <w:tcW w:w="2855" w:type="dxa"/>
            <w:shd w:val="clear" w:color="auto" w:fill="E6E6E6"/>
            <w:tcMar>
              <w:top w:w="0" w:type="dxa"/>
              <w:left w:w="0" w:type="dxa"/>
              <w:bottom w:w="0" w:type="dxa"/>
              <w:right w:w="0" w:type="dxa"/>
            </w:tcMar>
          </w:tcPr>
          <w:p w14:paraId="768097B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E6</w:t>
            </w:r>
          </w:p>
        </w:tc>
      </w:tr>
      <w:tr w:rsidR="00086DB9" w14:paraId="768097B9" w14:textId="77777777">
        <w:trPr>
          <w:cantSplit/>
        </w:trPr>
        <w:tc>
          <w:tcPr>
            <w:tcW w:w="1685" w:type="dxa"/>
            <w:shd w:val="clear" w:color="auto" w:fill="F3F3F3"/>
            <w:tcMar>
              <w:top w:w="0" w:type="dxa"/>
              <w:left w:w="0" w:type="dxa"/>
              <w:bottom w:w="0" w:type="dxa"/>
              <w:right w:w="0" w:type="dxa"/>
            </w:tcMar>
          </w:tcPr>
          <w:p w14:paraId="768097B4"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B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267</w:t>
            </w:r>
          </w:p>
        </w:tc>
        <w:tc>
          <w:tcPr>
            <w:tcW w:w="2268" w:type="dxa"/>
            <w:shd w:val="clear" w:color="auto" w:fill="F3F3F3"/>
            <w:tcMar>
              <w:top w:w="0" w:type="dxa"/>
              <w:left w:w="0" w:type="dxa"/>
              <w:bottom w:w="0" w:type="dxa"/>
              <w:right w:w="0" w:type="dxa"/>
            </w:tcMar>
          </w:tcPr>
          <w:p w14:paraId="768097B6"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GNOMES-A</w:t>
            </w:r>
          </w:p>
        </w:tc>
        <w:tc>
          <w:tcPr>
            <w:tcW w:w="1134" w:type="dxa"/>
            <w:shd w:val="clear" w:color="auto" w:fill="F3F3F3"/>
            <w:tcMar>
              <w:top w:w="0" w:type="dxa"/>
              <w:left w:w="0" w:type="dxa"/>
              <w:bottom w:w="0" w:type="dxa"/>
              <w:right w:w="0" w:type="dxa"/>
            </w:tcMar>
          </w:tcPr>
          <w:p w14:paraId="768097B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786</w:t>
            </w:r>
          </w:p>
        </w:tc>
        <w:tc>
          <w:tcPr>
            <w:tcW w:w="2855" w:type="dxa"/>
            <w:shd w:val="clear" w:color="auto" w:fill="F3F3F3"/>
            <w:tcMar>
              <w:top w:w="0" w:type="dxa"/>
              <w:left w:w="0" w:type="dxa"/>
              <w:bottom w:w="0" w:type="dxa"/>
              <w:right w:w="0" w:type="dxa"/>
            </w:tcMar>
          </w:tcPr>
          <w:p w14:paraId="768097B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C/NOFS</w:t>
            </w:r>
          </w:p>
        </w:tc>
      </w:tr>
      <w:tr w:rsidR="00086DB9" w14:paraId="768097BF" w14:textId="77777777">
        <w:trPr>
          <w:cantSplit/>
        </w:trPr>
        <w:tc>
          <w:tcPr>
            <w:tcW w:w="1685" w:type="dxa"/>
            <w:shd w:val="clear" w:color="auto" w:fill="E6E6E6"/>
            <w:tcMar>
              <w:top w:w="0" w:type="dxa"/>
              <w:left w:w="0" w:type="dxa"/>
              <w:bottom w:w="0" w:type="dxa"/>
              <w:right w:w="0" w:type="dxa"/>
            </w:tcMar>
          </w:tcPr>
          <w:p w14:paraId="768097BA"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B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268</w:t>
            </w:r>
          </w:p>
        </w:tc>
        <w:tc>
          <w:tcPr>
            <w:tcW w:w="2268" w:type="dxa"/>
            <w:shd w:val="clear" w:color="auto" w:fill="E6E6E6"/>
            <w:tcMar>
              <w:top w:w="0" w:type="dxa"/>
              <w:left w:w="0" w:type="dxa"/>
              <w:bottom w:w="0" w:type="dxa"/>
              <w:right w:w="0" w:type="dxa"/>
            </w:tcMar>
          </w:tcPr>
          <w:p w14:paraId="768097BC"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GNOMES-B</w:t>
            </w:r>
          </w:p>
        </w:tc>
        <w:tc>
          <w:tcPr>
            <w:tcW w:w="1134" w:type="dxa"/>
            <w:shd w:val="clear" w:color="auto" w:fill="E6E6E6"/>
            <w:tcMar>
              <w:top w:w="0" w:type="dxa"/>
              <w:left w:w="0" w:type="dxa"/>
              <w:bottom w:w="0" w:type="dxa"/>
              <w:right w:w="0" w:type="dxa"/>
            </w:tcMar>
          </w:tcPr>
          <w:p w14:paraId="768097B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800</w:t>
            </w:r>
          </w:p>
        </w:tc>
        <w:tc>
          <w:tcPr>
            <w:tcW w:w="2855" w:type="dxa"/>
            <w:shd w:val="clear" w:color="auto" w:fill="E6E6E6"/>
            <w:tcMar>
              <w:top w:w="0" w:type="dxa"/>
              <w:left w:w="0" w:type="dxa"/>
              <w:bottom w:w="0" w:type="dxa"/>
              <w:right w:w="0" w:type="dxa"/>
            </w:tcMar>
          </w:tcPr>
          <w:p w14:paraId="768097B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SUNSAT</w:t>
            </w:r>
          </w:p>
        </w:tc>
      </w:tr>
      <w:tr w:rsidR="00086DB9" w14:paraId="768097C5" w14:textId="77777777">
        <w:trPr>
          <w:cantSplit/>
        </w:trPr>
        <w:tc>
          <w:tcPr>
            <w:tcW w:w="1685" w:type="dxa"/>
            <w:shd w:val="clear" w:color="auto" w:fill="F3F3F3"/>
            <w:tcMar>
              <w:top w:w="0" w:type="dxa"/>
              <w:left w:w="0" w:type="dxa"/>
              <w:bottom w:w="0" w:type="dxa"/>
              <w:right w:w="0" w:type="dxa"/>
            </w:tcMar>
          </w:tcPr>
          <w:p w14:paraId="768097C0"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C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269</w:t>
            </w:r>
          </w:p>
        </w:tc>
        <w:tc>
          <w:tcPr>
            <w:tcW w:w="2268" w:type="dxa"/>
            <w:shd w:val="clear" w:color="auto" w:fill="F3F3F3"/>
            <w:tcMar>
              <w:top w:w="0" w:type="dxa"/>
              <w:left w:w="0" w:type="dxa"/>
              <w:bottom w:w="0" w:type="dxa"/>
              <w:right w:w="0" w:type="dxa"/>
            </w:tcMar>
          </w:tcPr>
          <w:p w14:paraId="768097C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Lemur 3U CubeSat</w:t>
            </w:r>
          </w:p>
        </w:tc>
        <w:tc>
          <w:tcPr>
            <w:tcW w:w="1134" w:type="dxa"/>
            <w:shd w:val="clear" w:color="auto" w:fill="F3F3F3"/>
            <w:tcMar>
              <w:top w:w="0" w:type="dxa"/>
              <w:left w:w="0" w:type="dxa"/>
              <w:bottom w:w="0" w:type="dxa"/>
              <w:right w:w="0" w:type="dxa"/>
            </w:tcMar>
          </w:tcPr>
          <w:p w14:paraId="768097C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803</w:t>
            </w:r>
          </w:p>
        </w:tc>
        <w:tc>
          <w:tcPr>
            <w:tcW w:w="2855" w:type="dxa"/>
            <w:shd w:val="clear" w:color="auto" w:fill="F3F3F3"/>
            <w:tcMar>
              <w:top w:w="0" w:type="dxa"/>
              <w:left w:w="0" w:type="dxa"/>
              <w:bottom w:w="0" w:type="dxa"/>
              <w:right w:w="0" w:type="dxa"/>
            </w:tcMar>
          </w:tcPr>
          <w:p w14:paraId="768097C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C (GRACE-FO)</w:t>
            </w:r>
          </w:p>
        </w:tc>
      </w:tr>
      <w:tr w:rsidR="00086DB9" w14:paraId="768097CB" w14:textId="77777777">
        <w:trPr>
          <w:cantSplit/>
        </w:trPr>
        <w:tc>
          <w:tcPr>
            <w:tcW w:w="1685" w:type="dxa"/>
            <w:shd w:val="clear" w:color="auto" w:fill="E6E6E6"/>
            <w:tcMar>
              <w:top w:w="0" w:type="dxa"/>
              <w:left w:w="0" w:type="dxa"/>
              <w:bottom w:w="0" w:type="dxa"/>
              <w:right w:w="0" w:type="dxa"/>
            </w:tcMar>
          </w:tcPr>
          <w:p w14:paraId="768097C6"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C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421</w:t>
            </w:r>
          </w:p>
        </w:tc>
        <w:tc>
          <w:tcPr>
            <w:tcW w:w="2268" w:type="dxa"/>
            <w:shd w:val="clear" w:color="auto" w:fill="E6E6E6"/>
            <w:tcMar>
              <w:top w:w="0" w:type="dxa"/>
              <w:left w:w="0" w:type="dxa"/>
              <w:bottom w:w="0" w:type="dxa"/>
              <w:right w:w="0" w:type="dxa"/>
            </w:tcMar>
          </w:tcPr>
          <w:p w14:paraId="768097C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Oceansat-2</w:t>
            </w:r>
          </w:p>
        </w:tc>
        <w:tc>
          <w:tcPr>
            <w:tcW w:w="1134" w:type="dxa"/>
            <w:shd w:val="clear" w:color="auto" w:fill="E6E6E6"/>
            <w:tcMar>
              <w:top w:w="0" w:type="dxa"/>
              <w:left w:w="0" w:type="dxa"/>
              <w:bottom w:w="0" w:type="dxa"/>
              <w:right w:w="0" w:type="dxa"/>
            </w:tcMar>
          </w:tcPr>
          <w:p w14:paraId="768097C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804</w:t>
            </w:r>
          </w:p>
        </w:tc>
        <w:tc>
          <w:tcPr>
            <w:tcW w:w="2855" w:type="dxa"/>
            <w:shd w:val="clear" w:color="auto" w:fill="E6E6E6"/>
            <w:tcMar>
              <w:top w:w="0" w:type="dxa"/>
              <w:left w:w="0" w:type="dxa"/>
              <w:bottom w:w="0" w:type="dxa"/>
              <w:right w:w="0" w:type="dxa"/>
            </w:tcMar>
          </w:tcPr>
          <w:p w14:paraId="768097C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D (GRACE-FO)</w:t>
            </w:r>
          </w:p>
        </w:tc>
      </w:tr>
      <w:tr w:rsidR="00086DB9" w14:paraId="768097D1" w14:textId="77777777">
        <w:trPr>
          <w:cantSplit/>
        </w:trPr>
        <w:tc>
          <w:tcPr>
            <w:tcW w:w="1685" w:type="dxa"/>
            <w:shd w:val="clear" w:color="auto" w:fill="F3F3F3"/>
            <w:tcMar>
              <w:top w:w="0" w:type="dxa"/>
              <w:left w:w="0" w:type="dxa"/>
              <w:bottom w:w="0" w:type="dxa"/>
              <w:right w:w="0" w:type="dxa"/>
            </w:tcMar>
          </w:tcPr>
          <w:p w14:paraId="768097CC"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C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440</w:t>
            </w:r>
          </w:p>
        </w:tc>
        <w:tc>
          <w:tcPr>
            <w:tcW w:w="2268" w:type="dxa"/>
            <w:shd w:val="clear" w:color="auto" w:fill="F3F3F3"/>
            <w:tcMar>
              <w:top w:w="0" w:type="dxa"/>
              <w:left w:w="0" w:type="dxa"/>
              <w:bottom w:w="0" w:type="dxa"/>
              <w:right w:w="0" w:type="dxa"/>
            </w:tcMar>
          </w:tcPr>
          <w:p w14:paraId="768097CE"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Megha-Tropiques</w:t>
            </w:r>
            <w:proofErr w:type="spellEnd"/>
          </w:p>
        </w:tc>
        <w:tc>
          <w:tcPr>
            <w:tcW w:w="1134" w:type="dxa"/>
            <w:shd w:val="clear" w:color="auto" w:fill="F3F3F3"/>
            <w:tcMar>
              <w:top w:w="0" w:type="dxa"/>
              <w:left w:w="0" w:type="dxa"/>
              <w:bottom w:w="0" w:type="dxa"/>
              <w:right w:w="0" w:type="dxa"/>
            </w:tcMar>
          </w:tcPr>
          <w:p w14:paraId="768097C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820</w:t>
            </w:r>
          </w:p>
        </w:tc>
        <w:tc>
          <w:tcPr>
            <w:tcW w:w="2855" w:type="dxa"/>
            <w:shd w:val="clear" w:color="auto" w:fill="F3F3F3"/>
            <w:tcMar>
              <w:top w:w="0" w:type="dxa"/>
              <w:left w:w="0" w:type="dxa"/>
              <w:bottom w:w="0" w:type="dxa"/>
              <w:right w:w="0" w:type="dxa"/>
            </w:tcMar>
          </w:tcPr>
          <w:p w14:paraId="768097D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SAC-C</w:t>
            </w:r>
          </w:p>
        </w:tc>
      </w:tr>
      <w:tr w:rsidR="00086DB9" w14:paraId="768097D7" w14:textId="77777777">
        <w:trPr>
          <w:cantSplit/>
        </w:trPr>
        <w:tc>
          <w:tcPr>
            <w:tcW w:w="1685" w:type="dxa"/>
            <w:shd w:val="clear" w:color="auto" w:fill="E6E6E6"/>
            <w:tcMar>
              <w:top w:w="0" w:type="dxa"/>
              <w:left w:w="0" w:type="dxa"/>
              <w:bottom w:w="0" w:type="dxa"/>
              <w:right w:w="0" w:type="dxa"/>
            </w:tcMar>
          </w:tcPr>
          <w:p w14:paraId="768097D2"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D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522</w:t>
            </w:r>
          </w:p>
        </w:tc>
        <w:tc>
          <w:tcPr>
            <w:tcW w:w="2268" w:type="dxa"/>
            <w:shd w:val="clear" w:color="auto" w:fill="E6E6E6"/>
            <w:tcMar>
              <w:top w:w="0" w:type="dxa"/>
              <w:left w:w="0" w:type="dxa"/>
              <w:bottom w:w="0" w:type="dxa"/>
              <w:right w:w="0" w:type="dxa"/>
            </w:tcMar>
          </w:tcPr>
          <w:p w14:paraId="768097D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FY-3C</w:t>
            </w:r>
          </w:p>
        </w:tc>
        <w:tc>
          <w:tcPr>
            <w:tcW w:w="1134" w:type="dxa"/>
            <w:shd w:val="clear" w:color="auto" w:fill="E6E6E6"/>
            <w:tcMar>
              <w:top w:w="0" w:type="dxa"/>
              <w:left w:w="0" w:type="dxa"/>
              <w:bottom w:w="0" w:type="dxa"/>
              <w:right w:w="0" w:type="dxa"/>
            </w:tcMar>
          </w:tcPr>
          <w:p w14:paraId="768097D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825</w:t>
            </w:r>
          </w:p>
        </w:tc>
        <w:tc>
          <w:tcPr>
            <w:tcW w:w="2855" w:type="dxa"/>
            <w:shd w:val="clear" w:color="auto" w:fill="E6E6E6"/>
            <w:tcMar>
              <w:top w:w="0" w:type="dxa"/>
              <w:left w:w="0" w:type="dxa"/>
              <w:bottom w:w="0" w:type="dxa"/>
              <w:right w:w="0" w:type="dxa"/>
            </w:tcMar>
          </w:tcPr>
          <w:p w14:paraId="768097D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KOMPSAT-5</w:t>
            </w:r>
          </w:p>
        </w:tc>
      </w:tr>
      <w:tr w:rsidR="00086DB9" w14:paraId="768097DD" w14:textId="77777777">
        <w:trPr>
          <w:cantSplit/>
        </w:trPr>
        <w:tc>
          <w:tcPr>
            <w:tcW w:w="1685" w:type="dxa"/>
            <w:shd w:val="clear" w:color="auto" w:fill="F3F3F3"/>
            <w:tcMar>
              <w:top w:w="0" w:type="dxa"/>
              <w:left w:w="0" w:type="dxa"/>
              <w:bottom w:w="0" w:type="dxa"/>
              <w:right w:w="0" w:type="dxa"/>
            </w:tcMar>
          </w:tcPr>
          <w:p w14:paraId="768097D8"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D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523</w:t>
            </w:r>
          </w:p>
        </w:tc>
        <w:tc>
          <w:tcPr>
            <w:tcW w:w="2268" w:type="dxa"/>
            <w:shd w:val="clear" w:color="auto" w:fill="F3F3F3"/>
            <w:tcMar>
              <w:top w:w="0" w:type="dxa"/>
              <w:left w:w="0" w:type="dxa"/>
              <w:bottom w:w="0" w:type="dxa"/>
              <w:right w:w="0" w:type="dxa"/>
            </w:tcMar>
          </w:tcPr>
          <w:p w14:paraId="768097D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FY-3D</w:t>
            </w:r>
          </w:p>
        </w:tc>
        <w:tc>
          <w:tcPr>
            <w:tcW w:w="1134" w:type="dxa"/>
            <w:shd w:val="clear" w:color="auto" w:fill="F3F3F3"/>
            <w:tcMar>
              <w:top w:w="0" w:type="dxa"/>
              <w:left w:w="0" w:type="dxa"/>
              <w:bottom w:w="0" w:type="dxa"/>
              <w:right w:w="0" w:type="dxa"/>
            </w:tcMar>
          </w:tcPr>
          <w:p w14:paraId="768097DB"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F3F3F3"/>
            <w:tcMar>
              <w:top w:w="0" w:type="dxa"/>
              <w:left w:w="0" w:type="dxa"/>
              <w:bottom w:w="0" w:type="dxa"/>
              <w:right w:w="0" w:type="dxa"/>
            </w:tcMar>
          </w:tcPr>
          <w:p w14:paraId="768097DC" w14:textId="77777777" w:rsidR="00086DB9" w:rsidRDefault="00086DB9">
            <w:pPr>
              <w:pStyle w:val="cell"/>
              <w:snapToGrid w:val="0"/>
              <w:spacing w:line="159" w:lineRule="atLeast"/>
              <w:rPr>
                <w:rFonts w:ascii="Arial" w:hAnsi="Arial" w:cs="Arial"/>
                <w:sz w:val="16"/>
                <w:szCs w:val="16"/>
              </w:rPr>
            </w:pPr>
          </w:p>
        </w:tc>
      </w:tr>
      <w:tr w:rsidR="00086DB9" w14:paraId="768097E3" w14:textId="77777777">
        <w:trPr>
          <w:cantSplit/>
        </w:trPr>
        <w:tc>
          <w:tcPr>
            <w:tcW w:w="1685" w:type="dxa"/>
            <w:shd w:val="clear" w:color="auto" w:fill="E6E6E6"/>
            <w:tcMar>
              <w:top w:w="0" w:type="dxa"/>
              <w:left w:w="0" w:type="dxa"/>
              <w:bottom w:w="0" w:type="dxa"/>
              <w:right w:w="0" w:type="dxa"/>
            </w:tcMar>
          </w:tcPr>
          <w:p w14:paraId="768097DE"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D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722</w:t>
            </w:r>
          </w:p>
        </w:tc>
        <w:tc>
          <w:tcPr>
            <w:tcW w:w="2268" w:type="dxa"/>
            <w:shd w:val="clear" w:color="auto" w:fill="E6E6E6"/>
            <w:tcMar>
              <w:top w:w="0" w:type="dxa"/>
              <w:left w:w="0" w:type="dxa"/>
              <w:bottom w:w="0" w:type="dxa"/>
              <w:right w:w="0" w:type="dxa"/>
            </w:tcMar>
          </w:tcPr>
          <w:p w14:paraId="768097E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A</w:t>
            </w:r>
          </w:p>
        </w:tc>
        <w:tc>
          <w:tcPr>
            <w:tcW w:w="1134" w:type="dxa"/>
            <w:shd w:val="clear" w:color="auto" w:fill="E6E6E6"/>
            <w:tcMar>
              <w:top w:w="0" w:type="dxa"/>
              <w:left w:w="0" w:type="dxa"/>
              <w:bottom w:w="0" w:type="dxa"/>
              <w:right w:w="0" w:type="dxa"/>
            </w:tcMar>
          </w:tcPr>
          <w:p w14:paraId="768097E1"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E6E6E6"/>
            <w:tcMar>
              <w:top w:w="0" w:type="dxa"/>
              <w:left w:w="0" w:type="dxa"/>
              <w:bottom w:w="0" w:type="dxa"/>
              <w:right w:w="0" w:type="dxa"/>
            </w:tcMar>
          </w:tcPr>
          <w:p w14:paraId="768097E2" w14:textId="77777777" w:rsidR="00086DB9" w:rsidRDefault="00086DB9">
            <w:pPr>
              <w:pStyle w:val="cell"/>
              <w:snapToGrid w:val="0"/>
              <w:spacing w:line="159" w:lineRule="atLeast"/>
              <w:rPr>
                <w:rFonts w:ascii="Arial" w:hAnsi="Arial" w:cs="Arial"/>
                <w:sz w:val="16"/>
                <w:szCs w:val="16"/>
              </w:rPr>
            </w:pPr>
          </w:p>
        </w:tc>
      </w:tr>
      <w:tr w:rsidR="00086DB9" w14:paraId="768097E9" w14:textId="77777777">
        <w:trPr>
          <w:cantSplit/>
        </w:trPr>
        <w:tc>
          <w:tcPr>
            <w:tcW w:w="1685" w:type="dxa"/>
            <w:shd w:val="clear" w:color="auto" w:fill="F3F3F3"/>
            <w:tcMar>
              <w:top w:w="0" w:type="dxa"/>
              <w:left w:w="0" w:type="dxa"/>
              <w:bottom w:w="0" w:type="dxa"/>
              <w:right w:w="0" w:type="dxa"/>
            </w:tcMar>
          </w:tcPr>
          <w:p w14:paraId="768097E4"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E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723</w:t>
            </w:r>
          </w:p>
        </w:tc>
        <w:tc>
          <w:tcPr>
            <w:tcW w:w="2268" w:type="dxa"/>
            <w:shd w:val="clear" w:color="auto" w:fill="F3F3F3"/>
            <w:tcMar>
              <w:top w:w="0" w:type="dxa"/>
              <w:left w:w="0" w:type="dxa"/>
              <w:bottom w:w="0" w:type="dxa"/>
              <w:right w:w="0" w:type="dxa"/>
            </w:tcMar>
          </w:tcPr>
          <w:p w14:paraId="768097E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B</w:t>
            </w:r>
          </w:p>
        </w:tc>
        <w:tc>
          <w:tcPr>
            <w:tcW w:w="1134" w:type="dxa"/>
            <w:shd w:val="clear" w:color="auto" w:fill="F3F3F3"/>
            <w:tcMar>
              <w:top w:w="0" w:type="dxa"/>
              <w:left w:w="0" w:type="dxa"/>
              <w:bottom w:w="0" w:type="dxa"/>
              <w:right w:w="0" w:type="dxa"/>
            </w:tcMar>
          </w:tcPr>
          <w:p w14:paraId="768097E7"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F3F3F3"/>
            <w:tcMar>
              <w:top w:w="0" w:type="dxa"/>
              <w:left w:w="0" w:type="dxa"/>
              <w:bottom w:w="0" w:type="dxa"/>
              <w:right w:w="0" w:type="dxa"/>
            </w:tcMar>
          </w:tcPr>
          <w:p w14:paraId="768097E8" w14:textId="77777777" w:rsidR="00086DB9" w:rsidRDefault="00086DB9">
            <w:pPr>
              <w:pStyle w:val="cell"/>
              <w:snapToGrid w:val="0"/>
              <w:spacing w:line="159" w:lineRule="atLeast"/>
              <w:rPr>
                <w:rFonts w:ascii="Arial" w:hAnsi="Arial" w:cs="Arial"/>
                <w:sz w:val="16"/>
                <w:szCs w:val="16"/>
              </w:rPr>
            </w:pPr>
          </w:p>
        </w:tc>
      </w:tr>
    </w:tbl>
    <w:p w14:paraId="768097EA" w14:textId="77777777" w:rsidR="00086DB9" w:rsidRDefault="00086DB9">
      <w:pPr>
        <w:pStyle w:val="Caption"/>
        <w:jc w:val="center"/>
        <w:rPr>
          <w:rFonts w:ascii="Arial" w:hAnsi="Arial" w:cs="Arial"/>
          <w:b/>
          <w:sz w:val="20"/>
          <w:lang w:val="fr-FR"/>
        </w:rPr>
      </w:pPr>
      <w:bookmarkStart w:id="1693" w:name="_Ref54585829"/>
      <w:bookmarkStart w:id="1694" w:name="_Ref71899248"/>
    </w:p>
    <w:p w14:paraId="768097EB" w14:textId="77777777" w:rsidR="00086DB9" w:rsidRDefault="00086DB9">
      <w:pPr>
        <w:pStyle w:val="Caption"/>
        <w:jc w:val="center"/>
        <w:rPr>
          <w:rFonts w:ascii="Arial" w:hAnsi="Arial" w:cs="Arial"/>
          <w:b/>
          <w:sz w:val="20"/>
          <w:lang w:val="fr-FR"/>
        </w:rPr>
      </w:pPr>
    </w:p>
    <w:p w14:paraId="768097EC" w14:textId="77777777" w:rsidR="00086DB9" w:rsidRDefault="00986FBA">
      <w:pPr>
        <w:pStyle w:val="Caption"/>
        <w:jc w:val="center"/>
      </w:pPr>
      <w:bookmarkStart w:id="1695" w:name="_Ref192059471"/>
      <w:bookmarkStart w:id="1696" w:name="_Ref192315794"/>
      <w:r>
        <w:rPr>
          <w:rFonts w:ascii="Arial" w:hAnsi="Arial" w:cs="Arial"/>
          <w:b/>
          <w:sz w:val="20"/>
          <w:lang w:val="fr-FR"/>
        </w:rPr>
        <w:t>Table</w:t>
      </w:r>
      <w:r>
        <w:rPr>
          <w:rFonts w:ascii="Arial" w:eastAsia="Arial" w:hAnsi="Arial" w:cs="Arial"/>
          <w:b/>
          <w:sz w:val="20"/>
          <w:lang w:val="fr-FR"/>
        </w:rPr>
        <w:t xml:space="preserve"> </w:t>
      </w:r>
      <w:bookmarkEnd w:id="1695"/>
      <w:bookmarkEnd w:id="1696"/>
      <w:r>
        <w:rPr>
          <w:rFonts w:ascii="Arial" w:hAnsi="Arial" w:cs="Arial"/>
          <w:b/>
          <w:sz w:val="20"/>
        </w:rPr>
        <w:t>8</w:t>
      </w:r>
      <w:r>
        <w:rPr>
          <w:rFonts w:ascii="Arial" w:hAnsi="Arial" w:cs="Arial"/>
          <w:b/>
          <w:sz w:val="20"/>
          <w:lang w:val="fr-FR"/>
        </w:rPr>
        <w:t>.</w:t>
      </w:r>
      <w:r>
        <w:rPr>
          <w:rFonts w:ascii="Arial" w:eastAsia="Arial" w:hAnsi="Arial" w:cs="Arial"/>
          <w:b/>
          <w:sz w:val="20"/>
          <w:lang w:val="fr-FR"/>
        </w:rPr>
        <w:t xml:space="preserve"> </w:t>
      </w:r>
      <w:r>
        <w:rPr>
          <w:rFonts w:ascii="Arial" w:hAnsi="Arial" w:cs="Arial"/>
          <w:b/>
          <w:sz w:val="20"/>
          <w:lang w:val="fr-FR"/>
        </w:rPr>
        <w:t>GNSS</w:t>
      </w:r>
      <w:r>
        <w:rPr>
          <w:rFonts w:ascii="Arial" w:eastAsia="Arial" w:hAnsi="Arial" w:cs="Arial"/>
          <w:b/>
          <w:sz w:val="20"/>
          <w:lang w:val="fr-FR"/>
        </w:rPr>
        <w:t xml:space="preserve"> </w:t>
      </w:r>
      <w:r>
        <w:rPr>
          <w:rFonts w:ascii="Arial" w:hAnsi="Arial" w:cs="Arial"/>
          <w:b/>
          <w:sz w:val="20"/>
          <w:lang w:val="fr-FR"/>
        </w:rPr>
        <w:t>RO</w:t>
      </w:r>
      <w:r>
        <w:rPr>
          <w:rFonts w:ascii="Arial" w:eastAsia="Arial" w:hAnsi="Arial" w:cs="Arial"/>
          <w:b/>
          <w:sz w:val="20"/>
          <w:lang w:val="fr-FR"/>
        </w:rPr>
        <w:t xml:space="preserve"> </w:t>
      </w:r>
      <w:r>
        <w:rPr>
          <w:rFonts w:ascii="Arial" w:hAnsi="Arial" w:cs="Arial"/>
          <w:b/>
          <w:sz w:val="20"/>
          <w:lang w:val="fr-FR"/>
        </w:rPr>
        <w:t>Satellite</w:t>
      </w:r>
      <w:r>
        <w:rPr>
          <w:rFonts w:ascii="Arial" w:eastAsia="Arial" w:hAnsi="Arial" w:cs="Arial"/>
          <w:b/>
          <w:sz w:val="20"/>
          <w:lang w:val="fr-FR"/>
        </w:rPr>
        <w:t xml:space="preserve"> </w:t>
      </w:r>
      <w:r>
        <w:rPr>
          <w:rFonts w:ascii="Arial" w:hAnsi="Arial" w:cs="Arial"/>
          <w:b/>
          <w:sz w:val="20"/>
          <w:lang w:val="fr-FR"/>
        </w:rPr>
        <w:t>Instrument</w:t>
      </w:r>
      <w:r>
        <w:rPr>
          <w:rFonts w:ascii="Arial" w:eastAsia="Arial" w:hAnsi="Arial" w:cs="Arial"/>
          <w:b/>
          <w:sz w:val="20"/>
          <w:lang w:val="fr-FR"/>
        </w:rPr>
        <w:t xml:space="preserve"> </w:t>
      </w:r>
      <w:r>
        <w:rPr>
          <w:rFonts w:ascii="Arial" w:hAnsi="Arial" w:cs="Arial"/>
          <w:b/>
          <w:sz w:val="20"/>
          <w:lang w:val="fr-FR"/>
        </w:rPr>
        <w:t>Identifier</w:t>
      </w:r>
      <w:r>
        <w:rPr>
          <w:rFonts w:ascii="Arial" w:eastAsia="Arial" w:hAnsi="Arial" w:cs="Arial"/>
          <w:b/>
          <w:sz w:val="20"/>
          <w:lang w:val="fr-FR"/>
        </w:rPr>
        <w:t xml:space="preserve"> </w:t>
      </w:r>
      <w:r>
        <w:rPr>
          <w:rFonts w:ascii="Arial" w:hAnsi="Arial" w:cs="Arial"/>
          <w:b/>
          <w:sz w:val="20"/>
          <w:lang w:val="fr-FR"/>
        </w:rPr>
        <w:t>(Common</w:t>
      </w:r>
      <w:r>
        <w:rPr>
          <w:rFonts w:ascii="Arial" w:eastAsia="Arial" w:hAnsi="Arial" w:cs="Arial"/>
          <w:b/>
          <w:sz w:val="20"/>
          <w:lang w:val="fr-FR"/>
        </w:rPr>
        <w:t xml:space="preserve">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w:t>
      </w:r>
      <w:r>
        <w:rPr>
          <w:rFonts w:ascii="Arial" w:hAnsi="Arial" w:cs="Arial"/>
          <w:b/>
          <w:sz w:val="20"/>
          <w:lang w:val="fr-FR"/>
        </w:rPr>
        <w:t>C</w:t>
      </w:r>
      <w:r>
        <w:rPr>
          <w:rFonts w:ascii="Arial" w:eastAsia="Arial" w:hAnsi="Arial" w:cs="Arial"/>
          <w:b/>
          <w:sz w:val="20"/>
          <w:lang w:val="fr-FR"/>
        </w:rPr>
        <w:t>–</w:t>
      </w:r>
      <w:r>
        <w:rPr>
          <w:rFonts w:ascii="Arial" w:hAnsi="Arial" w:cs="Arial"/>
          <w:b/>
          <w:sz w:val="20"/>
          <w:lang w:val="fr-FR"/>
        </w:rPr>
        <w:t>8)</w:t>
      </w:r>
    </w:p>
    <w:tbl>
      <w:tblPr>
        <w:tblW w:w="9072" w:type="dxa"/>
        <w:tblLayout w:type="fixed"/>
        <w:tblCellMar>
          <w:left w:w="10" w:type="dxa"/>
          <w:right w:w="10" w:type="dxa"/>
        </w:tblCellMar>
        <w:tblLook w:val="0000" w:firstRow="0" w:lastRow="0" w:firstColumn="0" w:lastColumn="0" w:noHBand="0" w:noVBand="0"/>
      </w:tblPr>
      <w:tblGrid>
        <w:gridCol w:w="1701"/>
        <w:gridCol w:w="1134"/>
        <w:gridCol w:w="6237"/>
      </w:tblGrid>
      <w:tr w:rsidR="00086DB9" w14:paraId="768097F0" w14:textId="77777777">
        <w:trPr>
          <w:cantSplit/>
        </w:trPr>
        <w:tc>
          <w:tcPr>
            <w:tcW w:w="1701" w:type="dxa"/>
            <w:shd w:val="clear" w:color="auto" w:fill="94BD5E"/>
            <w:tcMar>
              <w:top w:w="0" w:type="dxa"/>
              <w:left w:w="0" w:type="dxa"/>
              <w:bottom w:w="0" w:type="dxa"/>
              <w:right w:w="0" w:type="dxa"/>
            </w:tcMar>
            <w:vAlign w:val="center"/>
          </w:tcPr>
          <w:p w14:paraId="768097E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34" w:type="dxa"/>
            <w:shd w:val="clear" w:color="auto" w:fill="94BD5E"/>
            <w:tcMar>
              <w:top w:w="0" w:type="dxa"/>
              <w:left w:w="0" w:type="dxa"/>
              <w:bottom w:w="0" w:type="dxa"/>
              <w:right w:w="0" w:type="dxa"/>
            </w:tcMar>
          </w:tcPr>
          <w:p w14:paraId="768097E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6237" w:type="dxa"/>
            <w:shd w:val="clear" w:color="auto" w:fill="94BD5E"/>
            <w:tcMar>
              <w:top w:w="0" w:type="dxa"/>
              <w:left w:w="0" w:type="dxa"/>
              <w:bottom w:w="0" w:type="dxa"/>
              <w:right w:w="0" w:type="dxa"/>
            </w:tcMar>
          </w:tcPr>
          <w:p w14:paraId="768097E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Type/</w:t>
            </w:r>
            <w:proofErr w:type="spellStart"/>
            <w:r>
              <w:rPr>
                <w:rFonts w:ascii="Arial" w:hAnsi="Arial" w:cs="Arial"/>
                <w:b/>
                <w:sz w:val="16"/>
                <w:szCs w:val="16"/>
              </w:rPr>
              <w:t>longname</w:t>
            </w:r>
            <w:proofErr w:type="spellEnd"/>
            <w:r>
              <w:rPr>
                <w:rFonts w:ascii="Arial" w:hAnsi="Arial" w:cs="Arial"/>
                <w:b/>
                <w:sz w:val="16"/>
                <w:szCs w:val="16"/>
              </w:rPr>
              <w:t xml:space="preserve"> (</w:t>
            </w:r>
            <w:proofErr w:type="spellStart"/>
            <w:r>
              <w:rPr>
                <w:rFonts w:ascii="Arial" w:hAnsi="Arial" w:cs="Arial"/>
                <w:b/>
                <w:sz w:val="16"/>
                <w:szCs w:val="16"/>
              </w:rPr>
              <w:t>shortname</w:t>
            </w:r>
            <w:proofErr w:type="spellEnd"/>
            <w:r>
              <w:rPr>
                <w:rFonts w:ascii="Arial" w:hAnsi="Arial" w:cs="Arial"/>
                <w:b/>
                <w:sz w:val="16"/>
                <w:szCs w:val="16"/>
              </w:rPr>
              <w:t>)</w:t>
            </w:r>
          </w:p>
        </w:tc>
      </w:tr>
      <w:tr w:rsidR="00086DB9" w14:paraId="768097F4" w14:textId="77777777">
        <w:trPr>
          <w:cantSplit/>
        </w:trPr>
        <w:tc>
          <w:tcPr>
            <w:tcW w:w="1701" w:type="dxa"/>
            <w:shd w:val="clear" w:color="auto" w:fill="F3F3F3"/>
            <w:tcMar>
              <w:top w:w="0" w:type="dxa"/>
              <w:left w:w="0" w:type="dxa"/>
              <w:bottom w:w="0" w:type="dxa"/>
              <w:right w:w="0" w:type="dxa"/>
            </w:tcMar>
          </w:tcPr>
          <w:p w14:paraId="768097F1"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02</w:t>
            </w:r>
            <w:r>
              <w:rPr>
                <w:rFonts w:ascii="Arial" w:eastAsia="Arial" w:hAnsi="Arial" w:cs="Arial"/>
                <w:b/>
                <w:color w:val="0000FF"/>
                <w:sz w:val="16"/>
                <w:szCs w:val="16"/>
              </w:rPr>
              <w:t xml:space="preserve"> </w:t>
            </w:r>
            <w:r>
              <w:rPr>
                <w:rFonts w:ascii="Arial" w:hAnsi="Arial" w:cs="Arial"/>
                <w:b/>
                <w:color w:val="0000FF"/>
                <w:sz w:val="16"/>
                <w:szCs w:val="16"/>
              </w:rPr>
              <w:t>019</w:t>
            </w:r>
          </w:p>
        </w:tc>
        <w:tc>
          <w:tcPr>
            <w:tcW w:w="1134" w:type="dxa"/>
            <w:shd w:val="clear" w:color="auto" w:fill="F3F3F3"/>
            <w:tcMar>
              <w:top w:w="0" w:type="dxa"/>
              <w:left w:w="0" w:type="dxa"/>
              <w:bottom w:w="0" w:type="dxa"/>
              <w:right w:w="0" w:type="dxa"/>
            </w:tcMar>
          </w:tcPr>
          <w:p w14:paraId="768097F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98</w:t>
            </w:r>
          </w:p>
        </w:tc>
        <w:tc>
          <w:tcPr>
            <w:tcW w:w="6237" w:type="dxa"/>
            <w:shd w:val="clear" w:color="auto" w:fill="F3F3F3"/>
            <w:tcMar>
              <w:top w:w="0" w:type="dxa"/>
              <w:left w:w="0" w:type="dxa"/>
              <w:bottom w:w="0" w:type="dxa"/>
              <w:right w:w="0" w:type="dxa"/>
            </w:tcMar>
          </w:tcPr>
          <w:p w14:paraId="768097F3" w14:textId="77777777" w:rsidR="00086DB9" w:rsidRDefault="00986FBA">
            <w:pPr>
              <w:pStyle w:val="Standard"/>
              <w:snapToGrid w:val="0"/>
              <w:spacing w:line="159" w:lineRule="atLeast"/>
              <w:rPr>
                <w:rFonts w:ascii="Droid Sans Mono" w:hAnsi="Droid Sans Mono" w:cs="Arial"/>
                <w:sz w:val="21"/>
                <w:szCs w:val="16"/>
              </w:rPr>
            </w:pPr>
            <w:r>
              <w:rPr>
                <w:rFonts w:ascii="Arial" w:hAnsi="Arial" w:cs="Arial"/>
                <w:sz w:val="16"/>
                <w:szCs w:val="16"/>
              </w:rPr>
              <w:t>Atmospheric temperature and humidity sounder (GPS</w:t>
            </w:r>
            <w:r>
              <w:rPr>
                <w:rFonts w:ascii="Arial" w:eastAsia="Arial" w:hAnsi="Arial" w:cs="Arial"/>
                <w:sz w:val="16"/>
                <w:szCs w:val="16"/>
              </w:rPr>
              <w:t xml:space="preserve"> r</w:t>
            </w:r>
            <w:r>
              <w:rPr>
                <w:rFonts w:ascii="Arial" w:hAnsi="Arial" w:cs="Arial"/>
                <w:sz w:val="16"/>
                <w:szCs w:val="16"/>
              </w:rPr>
              <w:t>eceiver)</w:t>
            </w:r>
          </w:p>
        </w:tc>
      </w:tr>
      <w:tr w:rsidR="00086DB9" w14:paraId="768097F8" w14:textId="77777777">
        <w:trPr>
          <w:cantSplit/>
        </w:trPr>
        <w:tc>
          <w:tcPr>
            <w:tcW w:w="1701" w:type="dxa"/>
            <w:shd w:val="clear" w:color="auto" w:fill="E0E0E0"/>
            <w:tcMar>
              <w:top w:w="0" w:type="dxa"/>
              <w:left w:w="0" w:type="dxa"/>
              <w:bottom w:w="0" w:type="dxa"/>
              <w:right w:w="0" w:type="dxa"/>
            </w:tcMar>
          </w:tcPr>
          <w:p w14:paraId="768097F5" w14:textId="77777777" w:rsidR="00086DB9" w:rsidRDefault="00086DB9">
            <w:pPr>
              <w:pStyle w:val="cell"/>
              <w:snapToGrid w:val="0"/>
              <w:jc w:val="center"/>
              <w:rPr>
                <w:rFonts w:ascii="Arial" w:hAnsi="Arial" w:cs="Arial"/>
                <w:sz w:val="16"/>
                <w:szCs w:val="16"/>
              </w:rPr>
            </w:pPr>
          </w:p>
        </w:tc>
        <w:tc>
          <w:tcPr>
            <w:tcW w:w="1134" w:type="dxa"/>
            <w:shd w:val="clear" w:color="auto" w:fill="E0E0E0"/>
            <w:tcMar>
              <w:top w:w="0" w:type="dxa"/>
              <w:left w:w="0" w:type="dxa"/>
              <w:bottom w:w="0" w:type="dxa"/>
              <w:right w:w="0" w:type="dxa"/>
            </w:tcMar>
          </w:tcPr>
          <w:p w14:paraId="768097F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102</w:t>
            </w:r>
          </w:p>
        </w:tc>
        <w:tc>
          <w:tcPr>
            <w:tcW w:w="6237" w:type="dxa"/>
            <w:shd w:val="clear" w:color="auto" w:fill="E0E0E0"/>
            <w:tcMar>
              <w:top w:w="0" w:type="dxa"/>
              <w:left w:w="0" w:type="dxa"/>
              <w:bottom w:w="0" w:type="dxa"/>
              <w:right w:w="0" w:type="dxa"/>
            </w:tcMar>
          </w:tcPr>
          <w:p w14:paraId="768097F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r>
              <w:rPr>
                <w:rFonts w:ascii="Arial" w:eastAsia="Arial" w:hAnsi="Arial" w:cs="Arial"/>
                <w:sz w:val="16"/>
                <w:szCs w:val="16"/>
              </w:rPr>
              <w:t xml:space="preserve"> </w:t>
            </w:r>
            <w:proofErr w:type="spellStart"/>
            <w:r>
              <w:rPr>
                <w:rFonts w:ascii="Arial" w:eastAsia="Arial" w:hAnsi="Arial" w:cs="Arial"/>
                <w:sz w:val="16"/>
                <w:szCs w:val="16"/>
              </w:rPr>
              <w:t>t</w:t>
            </w:r>
            <w:r>
              <w:rPr>
                <w:rFonts w:ascii="Arial" w:hAnsi="Arial" w:cs="Arial"/>
                <w:sz w:val="16"/>
                <w:szCs w:val="16"/>
              </w:rPr>
              <w:t>urborogue</w:t>
            </w:r>
            <w:proofErr w:type="spellEnd"/>
            <w:r>
              <w:rPr>
                <w:rFonts w:ascii="Arial" w:eastAsia="Arial" w:hAnsi="Arial" w:cs="Arial"/>
                <w:sz w:val="16"/>
                <w:szCs w:val="16"/>
              </w:rPr>
              <w:t xml:space="preserve"> s</w:t>
            </w:r>
            <w:r>
              <w:rPr>
                <w:rFonts w:ascii="Arial" w:hAnsi="Arial" w:cs="Arial"/>
                <w:sz w:val="16"/>
                <w:szCs w:val="16"/>
              </w:rPr>
              <w:t>pace</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(TRSR) (CHAMP GPS sounder)</w:t>
            </w:r>
          </w:p>
        </w:tc>
      </w:tr>
      <w:tr w:rsidR="00086DB9" w14:paraId="768097FC" w14:textId="77777777">
        <w:trPr>
          <w:cantSplit/>
        </w:trPr>
        <w:tc>
          <w:tcPr>
            <w:tcW w:w="1701" w:type="dxa"/>
            <w:shd w:val="clear" w:color="auto" w:fill="F3F3F3"/>
            <w:tcMar>
              <w:top w:w="0" w:type="dxa"/>
              <w:left w:w="0" w:type="dxa"/>
              <w:bottom w:w="0" w:type="dxa"/>
              <w:right w:w="0" w:type="dxa"/>
            </w:tcMar>
          </w:tcPr>
          <w:p w14:paraId="768097F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7F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103</w:t>
            </w:r>
          </w:p>
        </w:tc>
        <w:tc>
          <w:tcPr>
            <w:tcW w:w="6237" w:type="dxa"/>
            <w:shd w:val="clear" w:color="auto" w:fill="F3F3F3"/>
            <w:tcMar>
              <w:top w:w="0" w:type="dxa"/>
              <w:left w:w="0" w:type="dxa"/>
              <w:bottom w:w="0" w:type="dxa"/>
              <w:right w:w="0" w:type="dxa"/>
            </w:tcMar>
          </w:tcPr>
          <w:p w14:paraId="768097F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Integrated</w:t>
            </w:r>
            <w:r>
              <w:rPr>
                <w:rFonts w:ascii="Arial" w:eastAsia="Arial" w:hAnsi="Arial" w:cs="Arial"/>
                <w:sz w:val="16"/>
                <w:szCs w:val="16"/>
              </w:rPr>
              <w:t xml:space="preserve"> </w:t>
            </w:r>
            <w:r>
              <w:rPr>
                <w:rFonts w:ascii="Arial" w:hAnsi="Arial" w:cs="Arial"/>
                <w:sz w:val="16"/>
                <w:szCs w:val="16"/>
              </w:rPr>
              <w:t>GPS</w:t>
            </w:r>
            <w:r>
              <w:rPr>
                <w:rFonts w:ascii="Arial" w:eastAsia="Arial" w:hAnsi="Arial" w:cs="Arial"/>
                <w:sz w:val="16"/>
                <w:szCs w:val="16"/>
              </w:rPr>
              <w:t xml:space="preserve"> </w:t>
            </w:r>
            <w:r>
              <w:rPr>
                <w:rFonts w:ascii="Arial" w:hAnsi="Arial" w:cs="Arial"/>
                <w:sz w:val="16"/>
                <w:szCs w:val="16"/>
              </w:rPr>
              <w:t>and</w:t>
            </w:r>
            <w:r>
              <w:rPr>
                <w:rFonts w:ascii="Arial" w:eastAsia="Arial" w:hAnsi="Arial" w:cs="Arial"/>
                <w:sz w:val="16"/>
                <w:szCs w:val="16"/>
              </w:rPr>
              <w:t xml:space="preserve"> </w:t>
            </w:r>
            <w:r>
              <w:rPr>
                <w:rFonts w:ascii="Arial" w:hAnsi="Arial" w:cs="Arial"/>
                <w:sz w:val="16"/>
                <w:szCs w:val="16"/>
              </w:rPr>
              <w:t>Occultation</w:t>
            </w:r>
            <w:r>
              <w:rPr>
                <w:rFonts w:ascii="Arial" w:eastAsia="Arial" w:hAnsi="Arial" w:cs="Arial"/>
                <w:sz w:val="16"/>
                <w:szCs w:val="16"/>
              </w:rPr>
              <w:t xml:space="preserve"> </w:t>
            </w:r>
            <w:r>
              <w:rPr>
                <w:rFonts w:ascii="Arial" w:hAnsi="Arial" w:cs="Arial"/>
                <w:sz w:val="16"/>
                <w:szCs w:val="16"/>
              </w:rPr>
              <w:t>Receiver</w:t>
            </w:r>
            <w:r>
              <w:rPr>
                <w:rFonts w:ascii="Arial" w:eastAsia="Arial" w:hAnsi="Arial" w:cs="Arial"/>
                <w:sz w:val="16"/>
                <w:szCs w:val="16"/>
              </w:rPr>
              <w:t xml:space="preserve"> </w:t>
            </w:r>
            <w:r>
              <w:rPr>
                <w:rFonts w:ascii="Arial" w:hAnsi="Arial" w:cs="Arial"/>
                <w:sz w:val="16"/>
                <w:szCs w:val="16"/>
              </w:rPr>
              <w:t>(IGOR)</w:t>
            </w:r>
          </w:p>
        </w:tc>
      </w:tr>
      <w:tr w:rsidR="00086DB9" w14:paraId="76809800" w14:textId="77777777">
        <w:trPr>
          <w:cantSplit/>
        </w:trPr>
        <w:tc>
          <w:tcPr>
            <w:tcW w:w="1701" w:type="dxa"/>
            <w:shd w:val="clear" w:color="auto" w:fill="E6E6E6"/>
            <w:tcMar>
              <w:top w:w="0" w:type="dxa"/>
              <w:left w:w="0" w:type="dxa"/>
              <w:bottom w:w="0" w:type="dxa"/>
              <w:right w:w="0" w:type="dxa"/>
            </w:tcMar>
          </w:tcPr>
          <w:p w14:paraId="768097F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7F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104</w:t>
            </w:r>
          </w:p>
        </w:tc>
        <w:tc>
          <w:tcPr>
            <w:tcW w:w="6237" w:type="dxa"/>
            <w:shd w:val="clear" w:color="auto" w:fill="E6E6E6"/>
            <w:tcMar>
              <w:top w:w="0" w:type="dxa"/>
              <w:left w:w="0" w:type="dxa"/>
              <w:bottom w:w="0" w:type="dxa"/>
              <w:right w:w="0" w:type="dxa"/>
            </w:tcMar>
          </w:tcPr>
          <w:p w14:paraId="768097F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Triple-G (GPS, Galileo, GLONASS) (Tri-G)</w:t>
            </w:r>
          </w:p>
        </w:tc>
      </w:tr>
      <w:tr w:rsidR="00086DB9" w14:paraId="76809804" w14:textId="77777777">
        <w:trPr>
          <w:cantSplit/>
        </w:trPr>
        <w:tc>
          <w:tcPr>
            <w:tcW w:w="1701" w:type="dxa"/>
            <w:shd w:val="clear" w:color="auto" w:fill="F3F3F3"/>
            <w:tcMar>
              <w:top w:w="0" w:type="dxa"/>
              <w:left w:w="0" w:type="dxa"/>
              <w:bottom w:w="0" w:type="dxa"/>
              <w:right w:w="0" w:type="dxa"/>
            </w:tcMar>
          </w:tcPr>
          <w:p w14:paraId="7680980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0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202</w:t>
            </w:r>
          </w:p>
        </w:tc>
        <w:tc>
          <w:tcPr>
            <w:tcW w:w="6237" w:type="dxa"/>
            <w:shd w:val="clear" w:color="auto" w:fill="F3F3F3"/>
            <w:tcMar>
              <w:top w:w="0" w:type="dxa"/>
              <w:left w:w="0" w:type="dxa"/>
              <w:bottom w:w="0" w:type="dxa"/>
              <w:right w:w="0" w:type="dxa"/>
            </w:tcMar>
          </w:tcPr>
          <w:p w14:paraId="7680980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for</w:t>
            </w:r>
            <w:r>
              <w:rPr>
                <w:rFonts w:ascii="Arial" w:eastAsia="Arial" w:hAnsi="Arial" w:cs="Arial"/>
                <w:sz w:val="16"/>
                <w:szCs w:val="16"/>
              </w:rPr>
              <w:t xml:space="preserve"> a</w:t>
            </w:r>
            <w:r>
              <w:rPr>
                <w:rFonts w:ascii="Arial" w:hAnsi="Arial" w:cs="Arial"/>
                <w:sz w:val="16"/>
                <w:szCs w:val="16"/>
              </w:rPr>
              <w:t>tmospheric</w:t>
            </w:r>
            <w:r>
              <w:rPr>
                <w:rFonts w:ascii="Arial" w:eastAsia="Arial" w:hAnsi="Arial" w:cs="Arial"/>
                <w:sz w:val="16"/>
                <w:szCs w:val="16"/>
              </w:rPr>
              <w:t xml:space="preserve"> s</w:t>
            </w:r>
            <w:r>
              <w:rPr>
                <w:rFonts w:ascii="Arial" w:hAnsi="Arial" w:cs="Arial"/>
                <w:sz w:val="16"/>
                <w:szCs w:val="16"/>
              </w:rPr>
              <w:t>ounding</w:t>
            </w:r>
            <w:r>
              <w:rPr>
                <w:rFonts w:ascii="Arial" w:eastAsia="Arial" w:hAnsi="Arial" w:cs="Arial"/>
                <w:sz w:val="16"/>
                <w:szCs w:val="16"/>
              </w:rPr>
              <w:t xml:space="preserve"> </w:t>
            </w:r>
            <w:r>
              <w:rPr>
                <w:rFonts w:ascii="Arial" w:hAnsi="Arial" w:cs="Arial"/>
                <w:sz w:val="16"/>
                <w:szCs w:val="16"/>
              </w:rPr>
              <w:t>(GRAS)</w:t>
            </w:r>
          </w:p>
        </w:tc>
      </w:tr>
      <w:tr w:rsidR="00086DB9" w14:paraId="76809808" w14:textId="77777777">
        <w:trPr>
          <w:cantSplit/>
        </w:trPr>
        <w:tc>
          <w:tcPr>
            <w:tcW w:w="1701" w:type="dxa"/>
            <w:shd w:val="clear" w:color="auto" w:fill="E6E6E6"/>
            <w:tcMar>
              <w:top w:w="0" w:type="dxa"/>
              <w:left w:w="0" w:type="dxa"/>
              <w:bottom w:w="0" w:type="dxa"/>
              <w:right w:w="0" w:type="dxa"/>
            </w:tcMar>
          </w:tcPr>
          <w:p w14:paraId="7680980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0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287</w:t>
            </w:r>
          </w:p>
        </w:tc>
        <w:tc>
          <w:tcPr>
            <w:tcW w:w="6237" w:type="dxa"/>
            <w:shd w:val="clear" w:color="auto" w:fill="E6E6E6"/>
            <w:tcMar>
              <w:top w:w="0" w:type="dxa"/>
              <w:left w:w="0" w:type="dxa"/>
              <w:bottom w:w="0" w:type="dxa"/>
              <w:right w:w="0" w:type="dxa"/>
            </w:tcMar>
          </w:tcPr>
          <w:p w14:paraId="7680980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Radio</w:t>
            </w:r>
            <w:r>
              <w:rPr>
                <w:rFonts w:ascii="Arial" w:eastAsia="Arial" w:hAnsi="Arial" w:cs="Arial"/>
                <w:sz w:val="16"/>
                <w:szCs w:val="16"/>
              </w:rPr>
              <w:t xml:space="preserve"> Occultation </w:t>
            </w:r>
            <w:r>
              <w:rPr>
                <w:rFonts w:ascii="Arial" w:hAnsi="Arial" w:cs="Arial"/>
                <w:sz w:val="16"/>
                <w:szCs w:val="16"/>
              </w:rPr>
              <w:t>Sounder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the</w:t>
            </w:r>
            <w:r>
              <w:rPr>
                <w:rFonts w:ascii="Arial" w:eastAsia="Arial" w:hAnsi="Arial" w:cs="Arial"/>
                <w:sz w:val="16"/>
                <w:szCs w:val="16"/>
              </w:rPr>
              <w:t xml:space="preserve"> </w:t>
            </w:r>
            <w:r>
              <w:rPr>
                <w:rFonts w:ascii="Arial" w:hAnsi="Arial" w:cs="Arial"/>
                <w:sz w:val="16"/>
                <w:szCs w:val="16"/>
              </w:rPr>
              <w:t>Atmosphere</w:t>
            </w:r>
            <w:r>
              <w:rPr>
                <w:rFonts w:ascii="Arial" w:eastAsia="Arial" w:hAnsi="Arial" w:cs="Arial"/>
                <w:sz w:val="16"/>
                <w:szCs w:val="16"/>
              </w:rPr>
              <w:t xml:space="preserve"> </w:t>
            </w:r>
            <w:r>
              <w:rPr>
                <w:rFonts w:ascii="Arial" w:hAnsi="Arial" w:cs="Arial"/>
                <w:sz w:val="16"/>
                <w:szCs w:val="16"/>
              </w:rPr>
              <w:t>(ROSA)</w:t>
            </w:r>
          </w:p>
        </w:tc>
      </w:tr>
      <w:tr w:rsidR="00086DB9" w14:paraId="7680980C" w14:textId="77777777">
        <w:trPr>
          <w:cantSplit/>
        </w:trPr>
        <w:tc>
          <w:tcPr>
            <w:tcW w:w="1701" w:type="dxa"/>
            <w:shd w:val="clear" w:color="auto" w:fill="F3F3F3"/>
            <w:tcMar>
              <w:top w:w="0" w:type="dxa"/>
              <w:left w:w="0" w:type="dxa"/>
              <w:bottom w:w="0" w:type="dxa"/>
              <w:right w:w="0" w:type="dxa"/>
            </w:tcMar>
          </w:tcPr>
          <w:p w14:paraId="7680980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0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351</w:t>
            </w:r>
          </w:p>
        </w:tc>
        <w:tc>
          <w:tcPr>
            <w:tcW w:w="6237" w:type="dxa"/>
            <w:shd w:val="clear" w:color="auto" w:fill="F3F3F3"/>
            <w:tcMar>
              <w:top w:w="0" w:type="dxa"/>
              <w:left w:w="0" w:type="dxa"/>
              <w:bottom w:w="0" w:type="dxa"/>
              <w:right w:w="0" w:type="dxa"/>
            </w:tcMar>
          </w:tcPr>
          <w:p w14:paraId="7680980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r>
              <w:rPr>
                <w:rFonts w:ascii="Arial" w:eastAsia="Arial" w:hAnsi="Arial" w:cs="Arial"/>
                <w:sz w:val="16"/>
                <w:szCs w:val="16"/>
              </w:rPr>
              <w:t xml:space="preserve"> d</w:t>
            </w:r>
            <w:r>
              <w:rPr>
                <w:rFonts w:ascii="Arial" w:hAnsi="Arial" w:cs="Arial"/>
                <w:sz w:val="16"/>
                <w:szCs w:val="16"/>
              </w:rPr>
              <w:t>emonstration</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(GPSDR)</w:t>
            </w:r>
          </w:p>
        </w:tc>
      </w:tr>
      <w:tr w:rsidR="00086DB9" w14:paraId="76809810" w14:textId="77777777">
        <w:trPr>
          <w:cantSplit/>
        </w:trPr>
        <w:tc>
          <w:tcPr>
            <w:tcW w:w="1701" w:type="dxa"/>
            <w:shd w:val="clear" w:color="auto" w:fill="E6E6E6"/>
            <w:tcMar>
              <w:top w:w="0" w:type="dxa"/>
              <w:left w:w="0" w:type="dxa"/>
              <w:bottom w:w="0" w:type="dxa"/>
              <w:right w:w="0" w:type="dxa"/>
            </w:tcMar>
          </w:tcPr>
          <w:p w14:paraId="7680980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0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526</w:t>
            </w:r>
          </w:p>
        </w:tc>
        <w:tc>
          <w:tcPr>
            <w:tcW w:w="6237" w:type="dxa"/>
            <w:shd w:val="clear" w:color="auto" w:fill="E6E6E6"/>
            <w:tcMar>
              <w:top w:w="0" w:type="dxa"/>
              <w:left w:w="0" w:type="dxa"/>
              <w:bottom w:w="0" w:type="dxa"/>
              <w:right w:w="0" w:type="dxa"/>
            </w:tcMar>
          </w:tcPr>
          <w:p w14:paraId="7680980F"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A (Cion-A)</w:t>
            </w:r>
          </w:p>
        </w:tc>
      </w:tr>
      <w:tr w:rsidR="00086DB9" w14:paraId="76809814" w14:textId="77777777">
        <w:trPr>
          <w:cantSplit/>
        </w:trPr>
        <w:tc>
          <w:tcPr>
            <w:tcW w:w="1701" w:type="dxa"/>
            <w:shd w:val="clear" w:color="auto" w:fill="F3F3F3"/>
            <w:tcMar>
              <w:top w:w="0" w:type="dxa"/>
              <w:left w:w="0" w:type="dxa"/>
              <w:bottom w:w="0" w:type="dxa"/>
              <w:right w:w="0" w:type="dxa"/>
            </w:tcMar>
          </w:tcPr>
          <w:p w14:paraId="7680981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1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527</w:t>
            </w:r>
          </w:p>
        </w:tc>
        <w:tc>
          <w:tcPr>
            <w:tcW w:w="6237" w:type="dxa"/>
            <w:shd w:val="clear" w:color="auto" w:fill="F3F3F3"/>
            <w:tcMar>
              <w:top w:w="0" w:type="dxa"/>
              <w:left w:w="0" w:type="dxa"/>
              <w:bottom w:w="0" w:type="dxa"/>
              <w:right w:w="0" w:type="dxa"/>
            </w:tcMar>
          </w:tcPr>
          <w:p w14:paraId="76809813"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B (Cion-B)</w:t>
            </w:r>
          </w:p>
        </w:tc>
      </w:tr>
      <w:tr w:rsidR="00086DB9" w14:paraId="76809818" w14:textId="77777777">
        <w:trPr>
          <w:cantSplit/>
        </w:trPr>
        <w:tc>
          <w:tcPr>
            <w:tcW w:w="1701" w:type="dxa"/>
            <w:shd w:val="clear" w:color="auto" w:fill="E6E6E6"/>
            <w:tcMar>
              <w:top w:w="0" w:type="dxa"/>
              <w:left w:w="0" w:type="dxa"/>
              <w:bottom w:w="0" w:type="dxa"/>
              <w:right w:w="0" w:type="dxa"/>
            </w:tcMar>
          </w:tcPr>
          <w:p w14:paraId="7680981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1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528</w:t>
            </w:r>
          </w:p>
        </w:tc>
        <w:tc>
          <w:tcPr>
            <w:tcW w:w="6237" w:type="dxa"/>
            <w:shd w:val="clear" w:color="auto" w:fill="E6E6E6"/>
            <w:tcMar>
              <w:top w:w="0" w:type="dxa"/>
              <w:left w:w="0" w:type="dxa"/>
              <w:bottom w:w="0" w:type="dxa"/>
              <w:right w:w="0" w:type="dxa"/>
            </w:tcMar>
          </w:tcPr>
          <w:p w14:paraId="76809817"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C (Cion-C)</w:t>
            </w:r>
          </w:p>
        </w:tc>
      </w:tr>
      <w:tr w:rsidR="00086DB9" w14:paraId="7680981C" w14:textId="77777777">
        <w:trPr>
          <w:cantSplit/>
        </w:trPr>
        <w:tc>
          <w:tcPr>
            <w:tcW w:w="1701" w:type="dxa"/>
            <w:shd w:val="clear" w:color="auto" w:fill="F3F3F3"/>
            <w:tcMar>
              <w:top w:w="0" w:type="dxa"/>
              <w:left w:w="0" w:type="dxa"/>
              <w:bottom w:w="0" w:type="dxa"/>
              <w:right w:w="0" w:type="dxa"/>
            </w:tcMar>
          </w:tcPr>
          <w:p w14:paraId="7680981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1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529</w:t>
            </w:r>
          </w:p>
        </w:tc>
        <w:tc>
          <w:tcPr>
            <w:tcW w:w="6237" w:type="dxa"/>
            <w:shd w:val="clear" w:color="auto" w:fill="F3F3F3"/>
            <w:tcMar>
              <w:top w:w="0" w:type="dxa"/>
              <w:left w:w="0" w:type="dxa"/>
              <w:bottom w:w="0" w:type="dxa"/>
              <w:right w:w="0" w:type="dxa"/>
            </w:tcMar>
          </w:tcPr>
          <w:p w14:paraId="7680981B"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D (Cion-D)</w:t>
            </w:r>
          </w:p>
        </w:tc>
      </w:tr>
      <w:tr w:rsidR="00086DB9" w14:paraId="76809820" w14:textId="77777777">
        <w:trPr>
          <w:cantSplit/>
        </w:trPr>
        <w:tc>
          <w:tcPr>
            <w:tcW w:w="1701" w:type="dxa"/>
            <w:shd w:val="clear" w:color="auto" w:fill="E6E6E6"/>
            <w:tcMar>
              <w:top w:w="0" w:type="dxa"/>
              <w:left w:w="0" w:type="dxa"/>
              <w:bottom w:w="0" w:type="dxa"/>
              <w:right w:w="0" w:type="dxa"/>
            </w:tcMar>
          </w:tcPr>
          <w:p w14:paraId="7680981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1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530</w:t>
            </w:r>
          </w:p>
        </w:tc>
        <w:tc>
          <w:tcPr>
            <w:tcW w:w="6237" w:type="dxa"/>
            <w:shd w:val="clear" w:color="auto" w:fill="E6E6E6"/>
            <w:tcMar>
              <w:top w:w="0" w:type="dxa"/>
              <w:left w:w="0" w:type="dxa"/>
              <w:bottom w:w="0" w:type="dxa"/>
              <w:right w:w="0" w:type="dxa"/>
            </w:tcMar>
          </w:tcPr>
          <w:p w14:paraId="7680981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A (SGNOS-A)</w:t>
            </w:r>
          </w:p>
        </w:tc>
      </w:tr>
      <w:tr w:rsidR="00086DB9" w14:paraId="76809824" w14:textId="77777777">
        <w:trPr>
          <w:cantSplit/>
        </w:trPr>
        <w:tc>
          <w:tcPr>
            <w:tcW w:w="1701" w:type="dxa"/>
            <w:shd w:val="clear" w:color="auto" w:fill="F3F3F3"/>
            <w:tcMar>
              <w:top w:w="0" w:type="dxa"/>
              <w:left w:w="0" w:type="dxa"/>
              <w:bottom w:w="0" w:type="dxa"/>
              <w:right w:w="0" w:type="dxa"/>
            </w:tcMar>
          </w:tcPr>
          <w:p w14:paraId="7680982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2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531</w:t>
            </w:r>
          </w:p>
        </w:tc>
        <w:tc>
          <w:tcPr>
            <w:tcW w:w="6237" w:type="dxa"/>
            <w:shd w:val="clear" w:color="auto" w:fill="F3F3F3"/>
            <w:tcMar>
              <w:top w:w="0" w:type="dxa"/>
              <w:left w:w="0" w:type="dxa"/>
              <w:bottom w:w="0" w:type="dxa"/>
              <w:right w:w="0" w:type="dxa"/>
            </w:tcMar>
          </w:tcPr>
          <w:p w14:paraId="7680982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B (SGNOS-B)</w:t>
            </w:r>
          </w:p>
        </w:tc>
      </w:tr>
      <w:tr w:rsidR="00086DB9" w14:paraId="76809828" w14:textId="77777777">
        <w:trPr>
          <w:cantSplit/>
        </w:trPr>
        <w:tc>
          <w:tcPr>
            <w:tcW w:w="1701" w:type="dxa"/>
            <w:shd w:val="clear" w:color="auto" w:fill="E6E6E6"/>
            <w:tcMar>
              <w:top w:w="0" w:type="dxa"/>
              <w:left w:w="0" w:type="dxa"/>
              <w:bottom w:w="0" w:type="dxa"/>
              <w:right w:w="0" w:type="dxa"/>
            </w:tcMar>
          </w:tcPr>
          <w:p w14:paraId="7680982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2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532</w:t>
            </w:r>
          </w:p>
        </w:tc>
        <w:tc>
          <w:tcPr>
            <w:tcW w:w="6237" w:type="dxa"/>
            <w:shd w:val="clear" w:color="auto" w:fill="E6E6E6"/>
            <w:tcMar>
              <w:top w:w="0" w:type="dxa"/>
              <w:left w:w="0" w:type="dxa"/>
              <w:bottom w:w="0" w:type="dxa"/>
              <w:right w:w="0" w:type="dxa"/>
            </w:tcMar>
          </w:tcPr>
          <w:p w14:paraId="7680982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C (SGNOS-C)</w:t>
            </w:r>
          </w:p>
        </w:tc>
      </w:tr>
      <w:tr w:rsidR="00086DB9" w14:paraId="7680982C" w14:textId="77777777">
        <w:trPr>
          <w:cantSplit/>
        </w:trPr>
        <w:tc>
          <w:tcPr>
            <w:tcW w:w="1701" w:type="dxa"/>
            <w:shd w:val="clear" w:color="auto" w:fill="F3F3F3"/>
            <w:tcMar>
              <w:top w:w="0" w:type="dxa"/>
              <w:left w:w="0" w:type="dxa"/>
              <w:bottom w:w="0" w:type="dxa"/>
              <w:right w:w="0" w:type="dxa"/>
            </w:tcMar>
          </w:tcPr>
          <w:p w14:paraId="7680982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2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533</w:t>
            </w:r>
          </w:p>
        </w:tc>
        <w:tc>
          <w:tcPr>
            <w:tcW w:w="6237" w:type="dxa"/>
            <w:shd w:val="clear" w:color="auto" w:fill="F3F3F3"/>
            <w:tcMar>
              <w:top w:w="0" w:type="dxa"/>
              <w:left w:w="0" w:type="dxa"/>
              <w:bottom w:w="0" w:type="dxa"/>
              <w:right w:w="0" w:type="dxa"/>
            </w:tcMar>
          </w:tcPr>
          <w:p w14:paraId="7680982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D (SGNOS-D)</w:t>
            </w:r>
          </w:p>
        </w:tc>
      </w:tr>
      <w:tr w:rsidR="00086DB9" w14:paraId="76809830" w14:textId="77777777">
        <w:trPr>
          <w:cantSplit/>
        </w:trPr>
        <w:tc>
          <w:tcPr>
            <w:tcW w:w="1701" w:type="dxa"/>
            <w:shd w:val="clear" w:color="auto" w:fill="E6E6E6"/>
            <w:tcMar>
              <w:top w:w="0" w:type="dxa"/>
              <w:left w:w="0" w:type="dxa"/>
              <w:bottom w:w="0" w:type="dxa"/>
              <w:right w:w="0" w:type="dxa"/>
            </w:tcMar>
          </w:tcPr>
          <w:p w14:paraId="7680982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2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534</w:t>
            </w:r>
          </w:p>
        </w:tc>
        <w:tc>
          <w:tcPr>
            <w:tcW w:w="6237" w:type="dxa"/>
            <w:shd w:val="clear" w:color="auto" w:fill="E6E6E6"/>
            <w:tcMar>
              <w:top w:w="0" w:type="dxa"/>
              <w:left w:w="0" w:type="dxa"/>
              <w:bottom w:w="0" w:type="dxa"/>
              <w:right w:w="0" w:type="dxa"/>
            </w:tcMar>
          </w:tcPr>
          <w:p w14:paraId="7680982F"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Pyxis GNSS occultation receiver A (Pyxis-A)</w:t>
            </w:r>
          </w:p>
        </w:tc>
      </w:tr>
      <w:tr w:rsidR="00086DB9" w14:paraId="76809834" w14:textId="77777777">
        <w:trPr>
          <w:cantSplit/>
        </w:trPr>
        <w:tc>
          <w:tcPr>
            <w:tcW w:w="1701" w:type="dxa"/>
            <w:shd w:val="clear" w:color="auto" w:fill="F3F3F3"/>
            <w:tcMar>
              <w:top w:w="0" w:type="dxa"/>
              <w:left w:w="0" w:type="dxa"/>
              <w:bottom w:w="0" w:type="dxa"/>
              <w:right w:w="0" w:type="dxa"/>
            </w:tcMar>
          </w:tcPr>
          <w:p w14:paraId="7680983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3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535</w:t>
            </w:r>
          </w:p>
        </w:tc>
        <w:tc>
          <w:tcPr>
            <w:tcW w:w="6237" w:type="dxa"/>
            <w:shd w:val="clear" w:color="auto" w:fill="F3F3F3"/>
            <w:tcMar>
              <w:top w:w="0" w:type="dxa"/>
              <w:left w:w="0" w:type="dxa"/>
              <w:bottom w:w="0" w:type="dxa"/>
              <w:right w:w="0" w:type="dxa"/>
            </w:tcMar>
          </w:tcPr>
          <w:p w14:paraId="76809833"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Pyxis GNSS occultation receiver B (Pyxis-B)</w:t>
            </w:r>
          </w:p>
        </w:tc>
      </w:tr>
      <w:tr w:rsidR="00086DB9" w14:paraId="76809838" w14:textId="77777777">
        <w:trPr>
          <w:cantSplit/>
        </w:trPr>
        <w:tc>
          <w:tcPr>
            <w:tcW w:w="1701" w:type="dxa"/>
            <w:shd w:val="clear" w:color="auto" w:fill="E6E6E6"/>
            <w:tcMar>
              <w:top w:w="0" w:type="dxa"/>
              <w:left w:w="0" w:type="dxa"/>
              <w:bottom w:w="0" w:type="dxa"/>
              <w:right w:w="0" w:type="dxa"/>
            </w:tcMar>
          </w:tcPr>
          <w:p w14:paraId="7680983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3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948</w:t>
            </w:r>
          </w:p>
        </w:tc>
        <w:tc>
          <w:tcPr>
            <w:tcW w:w="6237" w:type="dxa"/>
            <w:shd w:val="clear" w:color="auto" w:fill="E6E6E6"/>
            <w:tcMar>
              <w:top w:w="0" w:type="dxa"/>
              <w:left w:w="0" w:type="dxa"/>
              <w:bottom w:w="0" w:type="dxa"/>
              <w:right w:w="0" w:type="dxa"/>
            </w:tcMar>
          </w:tcPr>
          <w:p w14:paraId="7680983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Global</w:t>
            </w:r>
            <w:r>
              <w:rPr>
                <w:rFonts w:ascii="Arial" w:eastAsia="Arial" w:hAnsi="Arial" w:cs="Arial"/>
                <w:sz w:val="16"/>
                <w:szCs w:val="16"/>
              </w:rPr>
              <w:t xml:space="preserve"> p</w:t>
            </w:r>
            <w:r>
              <w:rPr>
                <w:rFonts w:ascii="Arial" w:hAnsi="Arial" w:cs="Arial"/>
                <w:sz w:val="16"/>
                <w:szCs w:val="16"/>
              </w:rPr>
              <w:t>ositioning</w:t>
            </w:r>
            <w:r>
              <w:rPr>
                <w:rFonts w:ascii="Arial" w:eastAsia="Arial" w:hAnsi="Arial" w:cs="Arial"/>
                <w:sz w:val="16"/>
                <w:szCs w:val="16"/>
              </w:rPr>
              <w:t xml:space="preserve"> s</w:t>
            </w:r>
            <w:r>
              <w:rPr>
                <w:rFonts w:ascii="Arial" w:hAnsi="Arial" w:cs="Arial"/>
                <w:sz w:val="16"/>
                <w:szCs w:val="16"/>
              </w:rPr>
              <w:t>ystem</w:t>
            </w:r>
            <w:r>
              <w:rPr>
                <w:rFonts w:ascii="Arial" w:eastAsia="Arial" w:hAnsi="Arial" w:cs="Arial"/>
                <w:sz w:val="16"/>
                <w:szCs w:val="16"/>
              </w:rPr>
              <w:t xml:space="preserve"> o</w:t>
            </w:r>
            <w:r>
              <w:rPr>
                <w:rFonts w:ascii="Arial" w:hAnsi="Arial" w:cs="Arial"/>
                <w:sz w:val="16"/>
                <w:szCs w:val="16"/>
              </w:rPr>
              <w:t>ccultation</w:t>
            </w:r>
            <w:r>
              <w:rPr>
                <w:rFonts w:ascii="Arial" w:eastAsia="Arial" w:hAnsi="Arial" w:cs="Arial"/>
                <w:sz w:val="16"/>
                <w:szCs w:val="16"/>
              </w:rPr>
              <w:t xml:space="preserve"> s</w:t>
            </w:r>
            <w:r>
              <w:rPr>
                <w:rFonts w:ascii="Arial" w:hAnsi="Arial" w:cs="Arial"/>
                <w:sz w:val="16"/>
                <w:szCs w:val="16"/>
              </w:rPr>
              <w:t>ensor</w:t>
            </w:r>
            <w:r>
              <w:rPr>
                <w:rFonts w:ascii="Arial" w:eastAsia="Arial" w:hAnsi="Arial" w:cs="Arial"/>
                <w:sz w:val="16"/>
                <w:szCs w:val="16"/>
              </w:rPr>
              <w:t xml:space="preserve"> </w:t>
            </w:r>
            <w:r>
              <w:rPr>
                <w:rFonts w:ascii="Arial" w:hAnsi="Arial" w:cs="Arial"/>
                <w:sz w:val="16"/>
                <w:szCs w:val="16"/>
              </w:rPr>
              <w:t>(GPSOS)</w:t>
            </w:r>
          </w:p>
        </w:tc>
      </w:tr>
      <w:tr w:rsidR="00086DB9" w14:paraId="7680983C" w14:textId="77777777">
        <w:trPr>
          <w:cantSplit/>
        </w:trPr>
        <w:tc>
          <w:tcPr>
            <w:tcW w:w="1701" w:type="dxa"/>
            <w:shd w:val="clear" w:color="auto" w:fill="F3F3F3"/>
            <w:tcMar>
              <w:top w:w="0" w:type="dxa"/>
              <w:left w:w="0" w:type="dxa"/>
              <w:bottom w:w="0" w:type="dxa"/>
              <w:right w:w="0" w:type="dxa"/>
            </w:tcMar>
          </w:tcPr>
          <w:p w14:paraId="7680983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3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958</w:t>
            </w:r>
          </w:p>
        </w:tc>
        <w:tc>
          <w:tcPr>
            <w:tcW w:w="6237" w:type="dxa"/>
            <w:shd w:val="clear" w:color="auto" w:fill="F3F3F3"/>
            <w:tcMar>
              <w:top w:w="0" w:type="dxa"/>
              <w:left w:w="0" w:type="dxa"/>
              <w:bottom w:w="0" w:type="dxa"/>
              <w:right w:w="0" w:type="dxa"/>
            </w:tcMar>
          </w:tcPr>
          <w:p w14:paraId="7680983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Global navigation satellite system occultation sounder (GNOS)</w:t>
            </w:r>
          </w:p>
        </w:tc>
      </w:tr>
    </w:tbl>
    <w:p w14:paraId="7680983D" w14:textId="1F2CB3EE" w:rsidR="00086DB9" w:rsidRDefault="00086DB9">
      <w:pPr>
        <w:pStyle w:val="Heading3"/>
        <w:numPr>
          <w:ilvl w:val="0"/>
          <w:numId w:val="0"/>
        </w:numPr>
        <w:spacing w:before="0"/>
        <w:rPr>
          <w:ins w:id="1697" w:author="Bowler, Neill" w:date="2022-09-30T16:57:00Z"/>
          <w:rFonts w:ascii="Arial" w:hAnsi="Arial" w:cs="Arial"/>
        </w:rPr>
      </w:pPr>
      <w:bookmarkStart w:id="1698" w:name="_Ref54598580"/>
      <w:bookmarkStart w:id="1699" w:name="_Ref54708741"/>
      <w:bookmarkStart w:id="1700" w:name="_Ref156285723"/>
      <w:bookmarkStart w:id="1701" w:name="_Ref156285734"/>
      <w:bookmarkEnd w:id="1693"/>
      <w:bookmarkEnd w:id="1694"/>
    </w:p>
    <w:p w14:paraId="10FF6B29" w14:textId="45CA73B0" w:rsidR="00C252F7" w:rsidRDefault="00705E67" w:rsidP="00705E67">
      <w:pPr>
        <w:pStyle w:val="Standard"/>
        <w:jc w:val="center"/>
        <w:rPr>
          <w:ins w:id="1702" w:author="Bowler, Neill" w:date="2022-09-30T16:58:00Z"/>
          <w:b/>
          <w:bCs/>
        </w:rPr>
      </w:pPr>
      <w:ins w:id="1703" w:author="Bowler, Neill" w:date="2022-09-30T16:57:00Z">
        <w:r w:rsidRPr="00705E67">
          <w:rPr>
            <w:b/>
            <w:bCs/>
            <w:rPrChange w:id="1704" w:author="Bowler, Neill" w:date="2022-09-30T16:57:00Z">
              <w:rPr/>
            </w:rPrChange>
          </w:rPr>
          <w:t xml:space="preserve">Table 9. Diagnostic </w:t>
        </w:r>
        <w:proofErr w:type="spellStart"/>
        <w:r w:rsidRPr="00705E67">
          <w:rPr>
            <w:b/>
            <w:bCs/>
            <w:rPrChange w:id="1705" w:author="Bowler, Neill" w:date="2022-09-30T16:57:00Z">
              <w:rPr/>
            </w:rPrChange>
          </w:rPr>
          <w:t>idenifiers</w:t>
        </w:r>
      </w:ins>
      <w:proofErr w:type="spellEnd"/>
    </w:p>
    <w:tbl>
      <w:tblPr>
        <w:tblW w:w="9072" w:type="dxa"/>
        <w:tblLayout w:type="fixed"/>
        <w:tblCellMar>
          <w:left w:w="10" w:type="dxa"/>
          <w:right w:w="10" w:type="dxa"/>
        </w:tblCellMar>
        <w:tblLook w:val="0000" w:firstRow="0" w:lastRow="0" w:firstColumn="0" w:lastColumn="0" w:noHBand="0" w:noVBand="0"/>
      </w:tblPr>
      <w:tblGrid>
        <w:gridCol w:w="1701"/>
        <w:gridCol w:w="1134"/>
        <w:gridCol w:w="6237"/>
      </w:tblGrid>
      <w:tr w:rsidR="008B12B0" w14:paraId="084C8ABF" w14:textId="77777777" w:rsidTr="006E53E7">
        <w:trPr>
          <w:cantSplit/>
          <w:ins w:id="1706" w:author="Bowler, Neill" w:date="2022-09-30T16:58:00Z"/>
        </w:trPr>
        <w:tc>
          <w:tcPr>
            <w:tcW w:w="1701" w:type="dxa"/>
            <w:shd w:val="clear" w:color="auto" w:fill="94BD5E"/>
            <w:tcMar>
              <w:top w:w="0" w:type="dxa"/>
              <w:left w:w="0" w:type="dxa"/>
              <w:bottom w:w="0" w:type="dxa"/>
              <w:right w:w="0" w:type="dxa"/>
            </w:tcMar>
            <w:vAlign w:val="center"/>
          </w:tcPr>
          <w:p w14:paraId="03C5C197" w14:textId="77777777" w:rsidR="008B12B0" w:rsidRDefault="008B12B0" w:rsidP="006E53E7">
            <w:pPr>
              <w:pStyle w:val="cell"/>
              <w:snapToGrid w:val="0"/>
              <w:spacing w:line="159" w:lineRule="atLeast"/>
              <w:jc w:val="center"/>
              <w:rPr>
                <w:ins w:id="1707" w:author="Bowler, Neill" w:date="2022-09-30T16:58:00Z"/>
                <w:rFonts w:ascii="Arial" w:hAnsi="Arial" w:cs="Arial"/>
                <w:b/>
                <w:sz w:val="16"/>
                <w:szCs w:val="16"/>
              </w:rPr>
            </w:pPr>
            <w:ins w:id="1708" w:author="Bowler, Neill" w:date="2022-09-30T16:58:00Z">
              <w:r>
                <w:rPr>
                  <w:rFonts w:ascii="Arial" w:hAnsi="Arial" w:cs="Arial"/>
                  <w:b/>
                  <w:sz w:val="16"/>
                  <w:szCs w:val="16"/>
                </w:rPr>
                <w:t>Descriptor</w:t>
              </w:r>
            </w:ins>
          </w:p>
        </w:tc>
        <w:tc>
          <w:tcPr>
            <w:tcW w:w="1134" w:type="dxa"/>
            <w:shd w:val="clear" w:color="auto" w:fill="94BD5E"/>
            <w:tcMar>
              <w:top w:w="0" w:type="dxa"/>
              <w:left w:w="0" w:type="dxa"/>
              <w:bottom w:w="0" w:type="dxa"/>
              <w:right w:w="0" w:type="dxa"/>
            </w:tcMar>
          </w:tcPr>
          <w:p w14:paraId="54A07B85" w14:textId="77777777" w:rsidR="008B12B0" w:rsidRDefault="008B12B0" w:rsidP="006E53E7">
            <w:pPr>
              <w:pStyle w:val="cell"/>
              <w:snapToGrid w:val="0"/>
              <w:spacing w:line="159" w:lineRule="atLeast"/>
              <w:jc w:val="center"/>
              <w:rPr>
                <w:ins w:id="1709" w:author="Bowler, Neill" w:date="2022-09-30T16:58:00Z"/>
                <w:rFonts w:ascii="Arial" w:hAnsi="Arial" w:cs="Arial"/>
                <w:b/>
                <w:sz w:val="16"/>
                <w:szCs w:val="16"/>
              </w:rPr>
            </w:pPr>
            <w:ins w:id="1710" w:author="Bowler, Neill" w:date="2022-09-30T16:58:00Z">
              <w:r>
                <w:rPr>
                  <w:rFonts w:ascii="Arial" w:hAnsi="Arial" w:cs="Arial"/>
                  <w:b/>
                  <w:sz w:val="16"/>
                  <w:szCs w:val="16"/>
                </w:rPr>
                <w:t>Value</w:t>
              </w:r>
            </w:ins>
          </w:p>
        </w:tc>
        <w:tc>
          <w:tcPr>
            <w:tcW w:w="6237" w:type="dxa"/>
            <w:shd w:val="clear" w:color="auto" w:fill="94BD5E"/>
            <w:tcMar>
              <w:top w:w="0" w:type="dxa"/>
              <w:left w:w="0" w:type="dxa"/>
              <w:bottom w:w="0" w:type="dxa"/>
              <w:right w:w="0" w:type="dxa"/>
            </w:tcMar>
          </w:tcPr>
          <w:p w14:paraId="2BAF89F7" w14:textId="76BCD4F9" w:rsidR="008B12B0" w:rsidRDefault="008B12B0" w:rsidP="006E53E7">
            <w:pPr>
              <w:pStyle w:val="cell"/>
              <w:snapToGrid w:val="0"/>
              <w:spacing w:line="159" w:lineRule="atLeast"/>
              <w:jc w:val="center"/>
              <w:rPr>
                <w:ins w:id="1711" w:author="Bowler, Neill" w:date="2022-09-30T16:58:00Z"/>
                <w:rFonts w:ascii="Arial" w:hAnsi="Arial" w:cs="Arial"/>
                <w:b/>
                <w:sz w:val="16"/>
                <w:szCs w:val="16"/>
              </w:rPr>
            </w:pPr>
            <w:ins w:id="1712" w:author="Bowler, Neill" w:date="2022-09-30T16:58:00Z">
              <w:r>
                <w:rPr>
                  <w:rFonts w:ascii="Arial" w:hAnsi="Arial" w:cs="Arial"/>
                  <w:b/>
                  <w:sz w:val="16"/>
                  <w:szCs w:val="16"/>
                </w:rPr>
                <w:t>Diagnostic meaning</w:t>
              </w:r>
            </w:ins>
          </w:p>
        </w:tc>
      </w:tr>
      <w:tr w:rsidR="008B12B0" w14:paraId="4BC51E6C" w14:textId="77777777" w:rsidTr="006E53E7">
        <w:trPr>
          <w:cantSplit/>
          <w:ins w:id="1713" w:author="Bowler, Neill" w:date="2022-09-30T16:58:00Z"/>
        </w:trPr>
        <w:tc>
          <w:tcPr>
            <w:tcW w:w="1701" w:type="dxa"/>
            <w:shd w:val="clear" w:color="auto" w:fill="F3F3F3"/>
            <w:tcMar>
              <w:top w:w="0" w:type="dxa"/>
              <w:left w:w="0" w:type="dxa"/>
              <w:bottom w:w="0" w:type="dxa"/>
              <w:right w:w="0" w:type="dxa"/>
            </w:tcMar>
          </w:tcPr>
          <w:p w14:paraId="7B7375D5" w14:textId="40314904" w:rsidR="008B12B0" w:rsidRPr="008B12B0" w:rsidRDefault="008B12B0" w:rsidP="006E53E7">
            <w:pPr>
              <w:pStyle w:val="cell"/>
              <w:snapToGrid w:val="0"/>
              <w:spacing w:line="159" w:lineRule="atLeast"/>
              <w:jc w:val="center"/>
              <w:rPr>
                <w:ins w:id="1714" w:author="Bowler, Neill" w:date="2022-09-30T16:58:00Z"/>
                <w:rFonts w:ascii="Arial" w:hAnsi="Arial" w:cs="Arial"/>
                <w:b/>
                <w:color w:val="0000FF"/>
                <w:sz w:val="16"/>
                <w:szCs w:val="16"/>
              </w:rPr>
            </w:pPr>
            <w:ins w:id="1715" w:author="Bowler, Neill" w:date="2022-09-30T16:58:00Z">
              <w:r w:rsidRPr="008B12B0">
                <w:rPr>
                  <w:rFonts w:ascii="Arial" w:hAnsi="Arial" w:cs="Arial"/>
                  <w:b/>
                  <w:color w:val="0000FF"/>
                  <w:sz w:val="16"/>
                  <w:szCs w:val="16"/>
                </w:rPr>
                <w:t>New</w:t>
              </w:r>
            </w:ins>
          </w:p>
        </w:tc>
        <w:tc>
          <w:tcPr>
            <w:tcW w:w="1134" w:type="dxa"/>
            <w:shd w:val="clear" w:color="auto" w:fill="F3F3F3"/>
            <w:tcMar>
              <w:top w:w="0" w:type="dxa"/>
              <w:left w:w="0" w:type="dxa"/>
              <w:bottom w:w="0" w:type="dxa"/>
              <w:right w:w="0" w:type="dxa"/>
            </w:tcMar>
          </w:tcPr>
          <w:p w14:paraId="177C7247" w14:textId="45435063" w:rsidR="008B12B0" w:rsidRPr="008B12B0" w:rsidRDefault="008B12B0" w:rsidP="006E53E7">
            <w:pPr>
              <w:pStyle w:val="cell"/>
              <w:snapToGrid w:val="0"/>
              <w:spacing w:line="159" w:lineRule="atLeast"/>
              <w:jc w:val="center"/>
              <w:rPr>
                <w:ins w:id="1716" w:author="Bowler, Neill" w:date="2022-09-30T16:58:00Z"/>
                <w:rFonts w:ascii="Arial" w:hAnsi="Arial" w:cs="Arial"/>
                <w:b/>
                <w:sz w:val="16"/>
                <w:szCs w:val="16"/>
              </w:rPr>
            </w:pPr>
            <w:ins w:id="1717" w:author="Bowler, Neill" w:date="2022-09-30T16:58:00Z">
              <w:r w:rsidRPr="008B12B0">
                <w:rPr>
                  <w:rFonts w:ascii="Arial" w:hAnsi="Arial" w:cs="Arial"/>
                  <w:b/>
                  <w:sz w:val="16"/>
                  <w:szCs w:val="16"/>
                </w:rPr>
                <w:t>1</w:t>
              </w:r>
            </w:ins>
          </w:p>
        </w:tc>
        <w:tc>
          <w:tcPr>
            <w:tcW w:w="6237" w:type="dxa"/>
            <w:shd w:val="clear" w:color="auto" w:fill="F3F3F3"/>
            <w:tcMar>
              <w:top w:w="0" w:type="dxa"/>
              <w:left w:w="0" w:type="dxa"/>
              <w:bottom w:w="0" w:type="dxa"/>
              <w:right w:w="0" w:type="dxa"/>
            </w:tcMar>
          </w:tcPr>
          <w:p w14:paraId="1C38D80D" w14:textId="328EDD1A" w:rsidR="008B12B0" w:rsidRPr="008B12B0" w:rsidRDefault="008B12B0" w:rsidP="006E53E7">
            <w:pPr>
              <w:pStyle w:val="Standard"/>
              <w:snapToGrid w:val="0"/>
              <w:spacing w:line="159" w:lineRule="atLeast"/>
              <w:rPr>
                <w:ins w:id="1718" w:author="Bowler, Neill" w:date="2022-09-30T16:58:00Z"/>
                <w:rFonts w:ascii="Arial" w:hAnsi="Arial" w:cs="Arial"/>
                <w:sz w:val="16"/>
                <w:szCs w:val="16"/>
                <w:rPrChange w:id="1719" w:author="Bowler, Neill" w:date="2022-09-30T16:59:00Z">
                  <w:rPr>
                    <w:ins w:id="1720" w:author="Bowler, Neill" w:date="2022-09-30T16:58:00Z"/>
                    <w:rFonts w:ascii="Droid Sans Mono" w:hAnsi="Droid Sans Mono" w:cs="Arial"/>
                    <w:sz w:val="21"/>
                    <w:szCs w:val="16"/>
                  </w:rPr>
                </w:rPrChange>
              </w:rPr>
            </w:pPr>
            <w:ins w:id="1721" w:author="Bowler, Neill" w:date="2022-09-30T16:58:00Z">
              <w:r w:rsidRPr="008B12B0">
                <w:rPr>
                  <w:rFonts w:ascii="Arial" w:hAnsi="Arial" w:cs="Arial"/>
                  <w:sz w:val="16"/>
                  <w:szCs w:val="16"/>
                  <w:rPrChange w:id="1722" w:author="Bowler, Neill" w:date="2022-09-30T16:59:00Z">
                    <w:rPr>
                      <w:rFonts w:ascii="Droid Sans Mono" w:hAnsi="Droid Sans Mono" w:cs="Arial"/>
                      <w:sz w:val="21"/>
                      <w:szCs w:val="16"/>
                    </w:rPr>
                  </w:rPrChange>
                </w:rPr>
                <w:t>Local spec</w:t>
              </w:r>
            </w:ins>
            <w:ins w:id="1723" w:author="Bowler, Neill" w:date="2022-09-30T16:59:00Z">
              <w:r w:rsidRPr="008B12B0">
                <w:rPr>
                  <w:rFonts w:ascii="Arial" w:hAnsi="Arial" w:cs="Arial"/>
                  <w:sz w:val="16"/>
                  <w:szCs w:val="16"/>
                  <w:rPrChange w:id="1724" w:author="Bowler, Neill" w:date="2022-09-30T16:59:00Z">
                    <w:rPr>
                      <w:rFonts w:ascii="Droid Sans Mono" w:hAnsi="Droid Sans Mono" w:cs="Arial"/>
                      <w:sz w:val="21"/>
                      <w:szCs w:val="16"/>
                    </w:rPr>
                  </w:rPrChange>
                </w:rPr>
                <w:t>tral width</w:t>
              </w:r>
              <w:r>
                <w:rPr>
                  <w:rFonts w:ascii="Arial" w:hAnsi="Arial" w:cs="Arial"/>
                  <w:sz w:val="16"/>
                  <w:szCs w:val="16"/>
                </w:rPr>
                <w:t xml:space="preserve"> – how calculated?</w:t>
              </w:r>
            </w:ins>
          </w:p>
        </w:tc>
      </w:tr>
      <w:tr w:rsidR="008B12B0" w14:paraId="072B0172" w14:textId="77777777" w:rsidTr="006E53E7">
        <w:trPr>
          <w:cantSplit/>
          <w:ins w:id="1725" w:author="Bowler, Neill" w:date="2022-09-30T16:58:00Z"/>
        </w:trPr>
        <w:tc>
          <w:tcPr>
            <w:tcW w:w="1701" w:type="dxa"/>
            <w:shd w:val="clear" w:color="auto" w:fill="E0E0E0"/>
            <w:tcMar>
              <w:top w:w="0" w:type="dxa"/>
              <w:left w:w="0" w:type="dxa"/>
              <w:bottom w:w="0" w:type="dxa"/>
              <w:right w:w="0" w:type="dxa"/>
            </w:tcMar>
          </w:tcPr>
          <w:p w14:paraId="642CFBCF" w14:textId="77777777" w:rsidR="008B12B0" w:rsidRPr="008B12B0" w:rsidRDefault="008B12B0" w:rsidP="006E53E7">
            <w:pPr>
              <w:pStyle w:val="cell"/>
              <w:snapToGrid w:val="0"/>
              <w:jc w:val="center"/>
              <w:rPr>
                <w:ins w:id="1726" w:author="Bowler, Neill" w:date="2022-09-30T16:58:00Z"/>
                <w:rFonts w:ascii="Arial" w:hAnsi="Arial" w:cs="Arial"/>
                <w:sz w:val="16"/>
                <w:szCs w:val="16"/>
              </w:rPr>
            </w:pPr>
          </w:p>
        </w:tc>
        <w:tc>
          <w:tcPr>
            <w:tcW w:w="1134" w:type="dxa"/>
            <w:shd w:val="clear" w:color="auto" w:fill="E0E0E0"/>
            <w:tcMar>
              <w:top w:w="0" w:type="dxa"/>
              <w:left w:w="0" w:type="dxa"/>
              <w:bottom w:w="0" w:type="dxa"/>
              <w:right w:w="0" w:type="dxa"/>
            </w:tcMar>
          </w:tcPr>
          <w:p w14:paraId="2CC52797" w14:textId="426FD097" w:rsidR="008B12B0" w:rsidRPr="008B12B0" w:rsidRDefault="008B12B0" w:rsidP="006E53E7">
            <w:pPr>
              <w:pStyle w:val="cell"/>
              <w:snapToGrid w:val="0"/>
              <w:spacing w:line="159" w:lineRule="atLeast"/>
              <w:jc w:val="center"/>
              <w:rPr>
                <w:ins w:id="1727" w:author="Bowler, Neill" w:date="2022-09-30T16:58:00Z"/>
                <w:rFonts w:ascii="Arial" w:hAnsi="Arial" w:cs="Arial"/>
                <w:b/>
                <w:sz w:val="16"/>
                <w:szCs w:val="16"/>
              </w:rPr>
            </w:pPr>
            <w:ins w:id="1728" w:author="Bowler, Neill" w:date="2022-09-30T16:58:00Z">
              <w:r w:rsidRPr="008B12B0">
                <w:rPr>
                  <w:rFonts w:ascii="Arial" w:hAnsi="Arial" w:cs="Arial"/>
                  <w:b/>
                  <w:sz w:val="16"/>
                  <w:szCs w:val="16"/>
                </w:rPr>
                <w:t>2</w:t>
              </w:r>
            </w:ins>
          </w:p>
        </w:tc>
        <w:tc>
          <w:tcPr>
            <w:tcW w:w="6237" w:type="dxa"/>
            <w:shd w:val="clear" w:color="auto" w:fill="E0E0E0"/>
            <w:tcMar>
              <w:top w:w="0" w:type="dxa"/>
              <w:left w:w="0" w:type="dxa"/>
              <w:bottom w:w="0" w:type="dxa"/>
              <w:right w:w="0" w:type="dxa"/>
            </w:tcMar>
          </w:tcPr>
          <w:p w14:paraId="228C9B35" w14:textId="15DA5751" w:rsidR="008B12B0" w:rsidRPr="008B12B0" w:rsidRDefault="008B12B0" w:rsidP="006E53E7">
            <w:pPr>
              <w:pStyle w:val="cell"/>
              <w:snapToGrid w:val="0"/>
              <w:spacing w:line="159" w:lineRule="atLeast"/>
              <w:rPr>
                <w:ins w:id="1729" w:author="Bowler, Neill" w:date="2022-09-30T16:58:00Z"/>
                <w:rFonts w:ascii="Arial" w:hAnsi="Arial" w:cs="Arial"/>
                <w:sz w:val="16"/>
                <w:szCs w:val="16"/>
              </w:rPr>
            </w:pPr>
            <w:proofErr w:type="spellStart"/>
            <w:ins w:id="1730" w:author="Bowler, Neill" w:date="2022-09-30T16:59:00Z">
              <w:r>
                <w:rPr>
                  <w:rFonts w:ascii="Arial" w:hAnsi="Arial" w:cs="Arial"/>
                  <w:sz w:val="16"/>
                  <w:szCs w:val="16"/>
                </w:rPr>
                <w:t>Rényi</w:t>
              </w:r>
              <w:proofErr w:type="spellEnd"/>
              <w:r>
                <w:rPr>
                  <w:rFonts w:ascii="Arial" w:hAnsi="Arial" w:cs="Arial"/>
                  <w:sz w:val="16"/>
                  <w:szCs w:val="16"/>
                </w:rPr>
                <w:t xml:space="preserve"> entropy, normalised to a percentage?</w:t>
              </w:r>
            </w:ins>
          </w:p>
        </w:tc>
      </w:tr>
      <w:tr w:rsidR="008B12B0" w14:paraId="5C4F7BE4" w14:textId="77777777" w:rsidTr="006E53E7">
        <w:trPr>
          <w:cantSplit/>
          <w:ins w:id="1731" w:author="Bowler, Neill" w:date="2022-09-30T16:58:00Z"/>
        </w:trPr>
        <w:tc>
          <w:tcPr>
            <w:tcW w:w="1701" w:type="dxa"/>
            <w:shd w:val="clear" w:color="auto" w:fill="F3F3F3"/>
            <w:tcMar>
              <w:top w:w="0" w:type="dxa"/>
              <w:left w:w="0" w:type="dxa"/>
              <w:bottom w:w="0" w:type="dxa"/>
              <w:right w:w="0" w:type="dxa"/>
            </w:tcMar>
          </w:tcPr>
          <w:p w14:paraId="17E326F1" w14:textId="77777777" w:rsidR="008B12B0" w:rsidRPr="008B12B0" w:rsidRDefault="008B12B0" w:rsidP="006E53E7">
            <w:pPr>
              <w:pStyle w:val="cell"/>
              <w:snapToGrid w:val="0"/>
              <w:jc w:val="center"/>
              <w:rPr>
                <w:ins w:id="1732" w:author="Bowler, Neill" w:date="2022-09-30T16:58:00Z"/>
                <w:rFonts w:ascii="Arial" w:hAnsi="Arial" w:cs="Arial"/>
                <w:sz w:val="16"/>
                <w:szCs w:val="16"/>
              </w:rPr>
            </w:pPr>
          </w:p>
        </w:tc>
        <w:tc>
          <w:tcPr>
            <w:tcW w:w="1134" w:type="dxa"/>
            <w:shd w:val="clear" w:color="auto" w:fill="F3F3F3"/>
            <w:tcMar>
              <w:top w:w="0" w:type="dxa"/>
              <w:left w:w="0" w:type="dxa"/>
              <w:bottom w:w="0" w:type="dxa"/>
              <w:right w:w="0" w:type="dxa"/>
            </w:tcMar>
          </w:tcPr>
          <w:p w14:paraId="0059ABB2" w14:textId="56A1F68A" w:rsidR="008B12B0" w:rsidRPr="008B12B0" w:rsidRDefault="008B12B0" w:rsidP="006E53E7">
            <w:pPr>
              <w:pStyle w:val="cell"/>
              <w:snapToGrid w:val="0"/>
              <w:spacing w:line="159" w:lineRule="atLeast"/>
              <w:jc w:val="center"/>
              <w:rPr>
                <w:ins w:id="1733" w:author="Bowler, Neill" w:date="2022-09-30T16:58:00Z"/>
                <w:rFonts w:ascii="Arial" w:hAnsi="Arial" w:cs="Arial"/>
                <w:b/>
                <w:sz w:val="16"/>
                <w:szCs w:val="16"/>
              </w:rPr>
            </w:pPr>
            <w:ins w:id="1734" w:author="Bowler, Neill" w:date="2022-09-30T16:58:00Z">
              <w:r w:rsidRPr="008B12B0">
                <w:rPr>
                  <w:rFonts w:ascii="Arial" w:hAnsi="Arial" w:cs="Arial"/>
                  <w:b/>
                  <w:sz w:val="16"/>
                  <w:szCs w:val="16"/>
                </w:rPr>
                <w:t>3</w:t>
              </w:r>
            </w:ins>
          </w:p>
        </w:tc>
        <w:tc>
          <w:tcPr>
            <w:tcW w:w="6237" w:type="dxa"/>
            <w:shd w:val="clear" w:color="auto" w:fill="F3F3F3"/>
            <w:tcMar>
              <w:top w:w="0" w:type="dxa"/>
              <w:left w:w="0" w:type="dxa"/>
              <w:bottom w:w="0" w:type="dxa"/>
              <w:right w:w="0" w:type="dxa"/>
            </w:tcMar>
          </w:tcPr>
          <w:p w14:paraId="0B1C6B5D" w14:textId="6C1B7E59" w:rsidR="008B12B0" w:rsidRPr="008B12B0" w:rsidRDefault="008B12B0" w:rsidP="006E53E7">
            <w:pPr>
              <w:pStyle w:val="cell"/>
              <w:snapToGrid w:val="0"/>
              <w:spacing w:line="159" w:lineRule="atLeast"/>
              <w:rPr>
                <w:ins w:id="1735" w:author="Bowler, Neill" w:date="2022-09-30T16:58:00Z"/>
                <w:rFonts w:ascii="Arial" w:hAnsi="Arial" w:cs="Arial"/>
                <w:sz w:val="16"/>
                <w:szCs w:val="16"/>
              </w:rPr>
            </w:pPr>
            <w:ins w:id="1736" w:author="Bowler, Neill" w:date="2022-09-30T16:59:00Z">
              <w:r>
                <w:rPr>
                  <w:rFonts w:ascii="Arial" w:hAnsi="Arial" w:cs="Arial"/>
                  <w:sz w:val="16"/>
                  <w:szCs w:val="16"/>
                </w:rPr>
                <w:t>Something else</w:t>
              </w:r>
            </w:ins>
          </w:p>
        </w:tc>
      </w:tr>
    </w:tbl>
    <w:p w14:paraId="02C513AA" w14:textId="77777777" w:rsidR="008B12B0" w:rsidRPr="00705E67" w:rsidRDefault="008B12B0">
      <w:pPr>
        <w:pStyle w:val="Standard"/>
        <w:jc w:val="center"/>
        <w:rPr>
          <w:bCs/>
          <w:rPrChange w:id="1737" w:author="Bowler, Neill" w:date="2022-09-30T16:57:00Z">
            <w:rPr>
              <w:rFonts w:ascii="Arial" w:hAnsi="Arial" w:cs="Arial"/>
            </w:rPr>
          </w:rPrChange>
        </w:rPr>
        <w:pPrChange w:id="1738" w:author="Bowler, Neill" w:date="2022-09-30T16:57:00Z">
          <w:pPr>
            <w:pStyle w:val="Heading3"/>
            <w:numPr>
              <w:ilvl w:val="0"/>
              <w:numId w:val="0"/>
            </w:numPr>
            <w:spacing w:before="0"/>
          </w:pPr>
        </w:pPrChange>
      </w:pPr>
    </w:p>
    <w:p w14:paraId="7680983E" w14:textId="77777777" w:rsidR="00086DB9" w:rsidRDefault="00986FBA">
      <w:pPr>
        <w:pStyle w:val="Heading3"/>
      </w:pPr>
      <w:bookmarkStart w:id="1739" w:name="__RefHeading__87038_697283655"/>
      <w:r>
        <w:t>Quality</w:t>
      </w:r>
      <w:r>
        <w:rPr>
          <w:rFonts w:eastAsia="Arial"/>
        </w:rPr>
        <w:t xml:space="preserve"> </w:t>
      </w:r>
      <w:r>
        <w:t>Flags</w:t>
      </w:r>
      <w:bookmarkEnd w:id="1739"/>
    </w:p>
    <w:p w14:paraId="7680983F"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(descriptor</w:t>
      </w:r>
      <w:r>
        <w:rPr>
          <w:rFonts w:ascii="Arial" w:eastAsia="Arial" w:hAnsi="Arial" w:cs="Arial"/>
          <w:b/>
          <w:sz w:val="20"/>
        </w:rPr>
        <w:t xml:space="preserve"> </w:t>
      </w:r>
      <w:r>
        <w:rPr>
          <w:rFonts w:ascii="Arial" w:hAnsi="Arial" w:cs="Arial"/>
          <w:b/>
          <w:color w:val="3366FF"/>
          <w:sz w:val="20"/>
        </w:rPr>
        <w:t>0</w:t>
      </w:r>
      <w:r>
        <w:rPr>
          <w:rFonts w:ascii="Arial" w:eastAsia="Arial" w:hAnsi="Arial" w:cs="Arial"/>
          <w:b/>
          <w:color w:val="3366FF"/>
          <w:sz w:val="20"/>
        </w:rPr>
        <w:t xml:space="preserve"> </w:t>
      </w:r>
      <w:r>
        <w:rPr>
          <w:rFonts w:ascii="Arial" w:hAnsi="Arial" w:cs="Arial"/>
          <w:b/>
          <w:color w:val="3366FF"/>
          <w:sz w:val="20"/>
        </w:rPr>
        <w:t>33</w:t>
      </w:r>
      <w:r>
        <w:rPr>
          <w:rFonts w:ascii="Arial" w:eastAsia="Arial" w:hAnsi="Arial" w:cs="Arial"/>
          <w:b/>
          <w:color w:val="3366FF"/>
          <w:sz w:val="20"/>
        </w:rPr>
        <w:t xml:space="preserve"> </w:t>
      </w:r>
      <w:r>
        <w:rPr>
          <w:rFonts w:ascii="Arial" w:hAnsi="Arial" w:cs="Arial"/>
          <w:b/>
          <w:color w:val="3366FF"/>
          <w:sz w:val="20"/>
        </w:rPr>
        <w:t>039</w:t>
      </w:r>
      <w:r>
        <w:rPr>
          <w:rFonts w:ascii="Arial" w:hAnsi="Arial" w:cs="Arial"/>
          <w:sz w:val="20"/>
        </w:rPr>
        <w:t>,</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_Ref291066935 </w:instrText>
      </w:r>
      <w:r>
        <w:rPr>
          <w:rFonts w:ascii="Arial" w:eastAsia="Arial" w:hAnsi="Arial" w:cs="Arial"/>
          <w:sz w:val="20"/>
        </w:rPr>
        <w:fldChar w:fldCharType="separate"/>
      </w:r>
      <w:r>
        <w:rPr>
          <w:rFonts w:ascii="Arial" w:eastAsia="Arial" w:hAnsi="Arial" w:cs="Arial"/>
          <w:sz w:val="20"/>
        </w:rPr>
        <w:t>Table 9</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generically</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proofErr w:type="gramStart"/>
      <w:r>
        <w:rPr>
          <w:rFonts w:ascii="Arial" w:hAnsi="Arial" w:cs="Arial"/>
          <w:sz w:val="20"/>
        </w:rPr>
        <w:t>so</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w:t>
      </w:r>
      <w:proofErr w:type="gramEnd"/>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mission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algorithm</w:t>
      </w:r>
      <w:r>
        <w:rPr>
          <w:rFonts w:ascii="Arial" w:eastAsia="Arial" w:hAnsi="Arial" w:cs="Arial"/>
          <w:sz w:val="20"/>
        </w:rPr>
        <w:t xml:space="preserve"> </w:t>
      </w:r>
      <w:r>
        <w:rPr>
          <w:rFonts w:ascii="Arial" w:hAnsi="Arial" w:cs="Arial"/>
          <w:sz w:val="20"/>
        </w:rPr>
        <w:t>independent.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general</w:t>
      </w:r>
      <w:r>
        <w:rPr>
          <w:rFonts w:ascii="Arial" w:eastAsia="Arial" w:hAnsi="Arial" w:cs="Arial"/>
          <w:sz w:val="20"/>
        </w:rPr>
        <w:t xml:space="preserve"> </w:t>
      </w:r>
      <w:r>
        <w:rPr>
          <w:rFonts w:ascii="Arial" w:hAnsi="Arial" w:cs="Arial"/>
          <w:sz w:val="20"/>
        </w:rPr>
        <w:t>philosophy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clear</w:t>
      </w:r>
      <w:r>
        <w:rPr>
          <w:rFonts w:ascii="Arial" w:eastAsia="Arial" w:hAnsi="Arial" w:cs="Arial"/>
          <w:sz w:val="20"/>
        </w:rPr>
        <w:t xml:space="preserve"> </w:t>
      </w:r>
      <w:r>
        <w:rPr>
          <w:rFonts w:ascii="Arial" w:hAnsi="Arial" w:cs="Arial"/>
          <w:sz w:val="20"/>
        </w:rPr>
        <w:t>(unset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normal</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(unity)</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normal</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latter</w:t>
      </w:r>
      <w:r>
        <w:rPr>
          <w:rFonts w:ascii="Arial" w:eastAsia="Arial" w:hAnsi="Arial" w:cs="Arial"/>
          <w:sz w:val="20"/>
        </w:rPr>
        <w:t xml:space="preserve"> </w:t>
      </w:r>
      <w:r>
        <w:rPr>
          <w:rFonts w:ascii="Arial" w:hAnsi="Arial" w:cs="Arial"/>
          <w:sz w:val="20"/>
        </w:rPr>
        <w:t>condition</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necessarily</w:t>
      </w:r>
      <w:r>
        <w:rPr>
          <w:rFonts w:ascii="Arial" w:eastAsia="Arial" w:hAnsi="Arial" w:cs="Arial"/>
          <w:sz w:val="20"/>
        </w:rPr>
        <w:t xml:space="preserve"> </w:t>
      </w:r>
      <w:r>
        <w:rPr>
          <w:rFonts w:ascii="Arial" w:hAnsi="Arial" w:cs="Arial"/>
          <w:sz w:val="20"/>
        </w:rPr>
        <w:t>imply</w:t>
      </w:r>
      <w:r>
        <w:rPr>
          <w:rFonts w:ascii="Arial" w:eastAsia="Arial" w:hAnsi="Arial" w:cs="Arial"/>
          <w:sz w:val="20"/>
        </w:rPr>
        <w:t xml:space="preserve"> </w:t>
      </w:r>
      <w:r>
        <w:rPr>
          <w:rFonts w:ascii="Arial" w:hAnsi="Arial" w:cs="Arial"/>
          <w:sz w:val="20"/>
        </w:rPr>
        <w:t>poor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retain</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spare</w:t>
      </w:r>
      <w:r>
        <w:rPr>
          <w:rFonts w:ascii="Arial" w:eastAsia="Arial" w:hAnsi="Arial" w:cs="Arial"/>
          <w:sz w:val="20"/>
        </w:rPr>
        <w:t xml:space="preserve"> ‘</w:t>
      </w:r>
      <w:r>
        <w:rPr>
          <w:rFonts w:ascii="Arial" w:hAnsi="Arial" w:cs="Arial"/>
          <w:sz w:val="20"/>
        </w:rPr>
        <w:t>reserved</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lastRenderedPageBreak/>
        <w:t>that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'left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right'</w:t>
      </w:r>
      <w:r>
        <w:rPr>
          <w:rFonts w:ascii="Arial" w:eastAsia="Arial" w:hAnsi="Arial" w:cs="Arial"/>
          <w:sz w:val="20"/>
        </w:rPr>
        <w:t xml:space="preserve"> </w:t>
      </w:r>
      <w:r>
        <w:rPr>
          <w:rFonts w:ascii="Arial" w:hAnsi="Arial" w:cs="Arial"/>
          <w:sz w:val="20"/>
        </w:rPr>
        <w:t>(</w:t>
      </w:r>
      <w:proofErr w:type="gramStart"/>
      <w:r>
        <w:rPr>
          <w:rFonts w:ascii="Arial" w:hAnsi="Arial" w:cs="Arial"/>
          <w:sz w:val="20"/>
        </w:rPr>
        <w:t>i.e.</w:t>
      </w:r>
      <w:proofErr w:type="gramEnd"/>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i/>
          <w:sz w:val="20"/>
        </w:rPr>
        <w:t>This</w:t>
      </w:r>
      <w:r>
        <w:rPr>
          <w:rFonts w:ascii="Arial" w:eastAsia="Arial" w:hAnsi="Arial" w:cs="Arial"/>
          <w:i/>
          <w:sz w:val="20"/>
        </w:rPr>
        <w:t xml:space="preserve"> </w:t>
      </w:r>
      <w:r>
        <w:rPr>
          <w:rFonts w:ascii="Arial" w:hAnsi="Arial" w:cs="Arial"/>
          <w:i/>
          <w:sz w:val="20"/>
        </w:rPr>
        <w:t>convention</w:t>
      </w:r>
      <w:r>
        <w:rPr>
          <w:rFonts w:ascii="Arial" w:eastAsia="Arial" w:hAnsi="Arial" w:cs="Arial"/>
          <w:i/>
          <w:sz w:val="20"/>
        </w:rPr>
        <w:t xml:space="preserve"> </w:t>
      </w:r>
      <w:r>
        <w:rPr>
          <w:rFonts w:ascii="Arial" w:hAnsi="Arial" w:cs="Arial"/>
          <w:i/>
          <w:sz w:val="20"/>
        </w:rPr>
        <w:t>is</w:t>
      </w:r>
      <w:r>
        <w:rPr>
          <w:rFonts w:ascii="Arial" w:eastAsia="Arial" w:hAnsi="Arial" w:cs="Arial"/>
          <w:i/>
          <w:sz w:val="20"/>
        </w:rPr>
        <w:t xml:space="preserve"> </w:t>
      </w:r>
      <w:r>
        <w:rPr>
          <w:rFonts w:ascii="Arial" w:hAnsi="Arial" w:cs="Arial"/>
          <w:i/>
          <w:sz w:val="20"/>
        </w:rPr>
        <w:t>the</w:t>
      </w:r>
      <w:r>
        <w:rPr>
          <w:rFonts w:ascii="Arial" w:eastAsia="Arial" w:hAnsi="Arial" w:cs="Arial"/>
          <w:i/>
          <w:sz w:val="20"/>
        </w:rPr>
        <w:t xml:space="preserve"> </w:t>
      </w:r>
      <w:r>
        <w:rPr>
          <w:rFonts w:ascii="Arial" w:hAnsi="Arial" w:cs="Arial"/>
          <w:i/>
          <w:sz w:val="20"/>
        </w:rPr>
        <w:t>opposite</w:t>
      </w:r>
      <w:r>
        <w:rPr>
          <w:rFonts w:ascii="Arial" w:eastAsia="Arial" w:hAnsi="Arial" w:cs="Arial"/>
          <w:i/>
          <w:sz w:val="20"/>
        </w:rPr>
        <w:t xml:space="preserve"> </w:t>
      </w:r>
      <w:r>
        <w:rPr>
          <w:rFonts w:ascii="Arial" w:hAnsi="Arial" w:cs="Arial"/>
          <w:i/>
          <w:sz w:val="20"/>
        </w:rPr>
        <w:t>of</w:t>
      </w:r>
      <w:r>
        <w:rPr>
          <w:rFonts w:ascii="Arial" w:eastAsia="Arial" w:hAnsi="Arial" w:cs="Arial"/>
          <w:i/>
          <w:sz w:val="20"/>
        </w:rPr>
        <w:t xml:space="preserve"> </w:t>
      </w:r>
      <w:r>
        <w:rPr>
          <w:rFonts w:ascii="Arial" w:hAnsi="Arial" w:cs="Arial"/>
          <w:i/>
          <w:sz w:val="20"/>
        </w:rPr>
        <w:t>that</w:t>
      </w:r>
      <w:r>
        <w:rPr>
          <w:rFonts w:ascii="Arial" w:eastAsia="Arial" w:hAnsi="Arial" w:cs="Arial"/>
          <w:i/>
          <w:sz w:val="20"/>
        </w:rPr>
        <w:t xml:space="preserve"> </w:t>
      </w:r>
      <w:r>
        <w:rPr>
          <w:rFonts w:ascii="Arial" w:hAnsi="Arial" w:cs="Arial"/>
          <w:i/>
          <w:sz w:val="20"/>
        </w:rPr>
        <w:t>used</w:t>
      </w:r>
      <w:r>
        <w:rPr>
          <w:rFonts w:ascii="Arial" w:eastAsia="Arial" w:hAnsi="Arial" w:cs="Arial"/>
          <w:i/>
          <w:sz w:val="20"/>
        </w:rPr>
        <w:t xml:space="preserve"> </w:t>
      </w:r>
      <w:r>
        <w:rPr>
          <w:rFonts w:ascii="Arial" w:hAnsi="Arial" w:cs="Arial"/>
          <w:i/>
          <w:sz w:val="20"/>
        </w:rPr>
        <w:t>for</w:t>
      </w:r>
      <w:r>
        <w:rPr>
          <w:rFonts w:ascii="Arial" w:eastAsia="Arial" w:hAnsi="Arial" w:cs="Arial"/>
          <w:i/>
          <w:sz w:val="20"/>
        </w:rPr>
        <w:t xml:space="preserve"> </w:t>
      </w:r>
      <w:r>
        <w:rPr>
          <w:rFonts w:ascii="Arial" w:hAnsi="Arial" w:cs="Arial"/>
          <w:i/>
          <w:sz w:val="20"/>
        </w:rPr>
        <w:t>most</w:t>
      </w:r>
      <w:r>
        <w:rPr>
          <w:rFonts w:ascii="Arial" w:eastAsia="Arial" w:hAnsi="Arial" w:cs="Arial"/>
          <w:i/>
          <w:sz w:val="20"/>
        </w:rPr>
        <w:t xml:space="preserve"> </w:t>
      </w:r>
      <w:r>
        <w:rPr>
          <w:rFonts w:ascii="Arial" w:hAnsi="Arial" w:cs="Arial"/>
          <w:i/>
          <w:sz w:val="20"/>
        </w:rPr>
        <w:t>computer</w:t>
      </w:r>
      <w:r>
        <w:rPr>
          <w:rFonts w:ascii="Arial" w:eastAsia="Arial" w:hAnsi="Arial" w:cs="Arial"/>
          <w:i/>
          <w:sz w:val="20"/>
        </w:rPr>
        <w:t xml:space="preserve"> </w:t>
      </w:r>
      <w:r>
        <w:rPr>
          <w:rFonts w:ascii="Arial" w:hAnsi="Arial" w:cs="Arial"/>
          <w:i/>
          <w:sz w:val="20"/>
        </w:rPr>
        <w:t>definitions,</w:t>
      </w:r>
      <w:r>
        <w:rPr>
          <w:rFonts w:ascii="Arial" w:eastAsia="Arial" w:hAnsi="Arial" w:cs="Arial"/>
          <w:i/>
          <w:sz w:val="20"/>
        </w:rPr>
        <w:t xml:space="preserve"> </w:t>
      </w:r>
      <w:r>
        <w:rPr>
          <w:rFonts w:ascii="Arial" w:hAnsi="Arial" w:cs="Arial"/>
          <w:i/>
          <w:sz w:val="20"/>
        </w:rPr>
        <w:t>where</w:t>
      </w:r>
      <w:r>
        <w:rPr>
          <w:rFonts w:ascii="Arial" w:eastAsia="Arial" w:hAnsi="Arial" w:cs="Arial"/>
          <w:i/>
          <w:sz w:val="20"/>
        </w:rPr>
        <w:t xml:space="preserve"> </w:t>
      </w:r>
      <w:r>
        <w:rPr>
          <w:rFonts w:ascii="Arial" w:hAnsi="Arial" w:cs="Arial"/>
          <w:i/>
          <w:sz w:val="20"/>
        </w:rPr>
        <w:t>bit</w:t>
      </w:r>
      <w:r>
        <w:rPr>
          <w:rFonts w:ascii="Arial" w:eastAsia="Arial" w:hAnsi="Arial" w:cs="Arial"/>
          <w:i/>
          <w:sz w:val="20"/>
        </w:rPr>
        <w:t xml:space="preserve"> </w:t>
      </w:r>
      <w:r>
        <w:rPr>
          <w:rFonts w:ascii="Arial" w:hAnsi="Arial" w:cs="Arial"/>
          <w:i/>
          <w:sz w:val="20"/>
        </w:rPr>
        <w:t>1</w:t>
      </w:r>
      <w:r>
        <w:rPr>
          <w:rFonts w:ascii="Arial" w:eastAsia="Arial" w:hAnsi="Arial" w:cs="Arial"/>
          <w:i/>
          <w:sz w:val="20"/>
        </w:rPr>
        <w:t xml:space="preserve"> </w:t>
      </w:r>
      <w:r>
        <w:rPr>
          <w:rFonts w:ascii="Arial" w:hAnsi="Arial" w:cs="Arial"/>
          <w:i/>
          <w:sz w:val="20"/>
        </w:rPr>
        <w:t>(or</w:t>
      </w:r>
      <w:r>
        <w:rPr>
          <w:rFonts w:ascii="Arial" w:eastAsia="Arial" w:hAnsi="Arial" w:cs="Arial"/>
          <w:i/>
          <w:sz w:val="20"/>
        </w:rPr>
        <w:t xml:space="preserve"> </w:t>
      </w:r>
      <w:r>
        <w:rPr>
          <w:rFonts w:ascii="Arial" w:hAnsi="Arial" w:cs="Arial"/>
          <w:i/>
          <w:sz w:val="20"/>
        </w:rPr>
        <w:t>bit</w:t>
      </w:r>
      <w:r>
        <w:rPr>
          <w:rFonts w:ascii="Arial" w:eastAsia="Arial" w:hAnsi="Arial" w:cs="Arial"/>
          <w:i/>
          <w:sz w:val="20"/>
        </w:rPr>
        <w:t xml:space="preserve"> </w:t>
      </w:r>
      <w:r>
        <w:rPr>
          <w:rFonts w:ascii="Arial" w:hAnsi="Arial" w:cs="Arial"/>
          <w:i/>
          <w:sz w:val="20"/>
        </w:rPr>
        <w:t>0)</w:t>
      </w:r>
      <w:r>
        <w:rPr>
          <w:rFonts w:ascii="Arial" w:eastAsia="Arial" w:hAnsi="Arial" w:cs="Arial"/>
          <w:i/>
          <w:sz w:val="20"/>
        </w:rPr>
        <w:t xml:space="preserve"> </w:t>
      </w:r>
      <w:r>
        <w:rPr>
          <w:rFonts w:ascii="Arial" w:hAnsi="Arial" w:cs="Arial"/>
          <w:i/>
          <w:sz w:val="20"/>
        </w:rPr>
        <w:t>is</w:t>
      </w:r>
      <w:r>
        <w:rPr>
          <w:rFonts w:ascii="Arial" w:eastAsia="Arial" w:hAnsi="Arial" w:cs="Arial"/>
          <w:i/>
          <w:sz w:val="20"/>
        </w:rPr>
        <w:t xml:space="preserve"> </w:t>
      </w:r>
      <w:r>
        <w:rPr>
          <w:rFonts w:ascii="Arial" w:hAnsi="Arial" w:cs="Arial"/>
          <w:i/>
          <w:sz w:val="20"/>
        </w:rPr>
        <w:t>'rightmost'</w:t>
      </w:r>
      <w:r>
        <w:rPr>
          <w:rFonts w:ascii="Arial" w:eastAsia="Arial" w:hAnsi="Arial" w:cs="Arial"/>
          <w:i/>
          <w:sz w:val="20"/>
        </w:rPr>
        <w:t xml:space="preserve"> </w:t>
      </w:r>
      <w:r>
        <w:rPr>
          <w:rFonts w:ascii="Arial" w:hAnsi="Arial" w:cs="Arial"/>
          <w:i/>
          <w:sz w:val="20"/>
        </w:rPr>
        <w:t>or</w:t>
      </w:r>
      <w:r>
        <w:rPr>
          <w:rFonts w:ascii="Arial" w:eastAsia="Arial" w:hAnsi="Arial" w:cs="Arial"/>
          <w:i/>
          <w:sz w:val="20"/>
        </w:rPr>
        <w:t xml:space="preserve"> </w:t>
      </w:r>
      <w:r>
        <w:rPr>
          <w:rFonts w:ascii="Arial" w:hAnsi="Arial" w:cs="Arial"/>
          <w:i/>
          <w:sz w:val="20"/>
        </w:rPr>
        <w:t>least</w:t>
      </w:r>
      <w:r>
        <w:rPr>
          <w:rFonts w:ascii="Arial" w:eastAsia="Arial" w:hAnsi="Arial" w:cs="Arial"/>
          <w:i/>
          <w:sz w:val="20"/>
        </w:rPr>
        <w:t xml:space="preserve"> </w:t>
      </w:r>
      <w:r>
        <w:rPr>
          <w:rFonts w:ascii="Arial" w:hAnsi="Arial" w:cs="Arial"/>
          <w:i/>
          <w:sz w:val="20"/>
        </w:rPr>
        <w:t>significant</w:t>
      </w:r>
      <w:r>
        <w:rPr>
          <w:rFonts w:ascii="Arial" w:eastAsia="Arial" w:hAnsi="Arial" w:cs="Arial"/>
          <w:i/>
          <w:sz w:val="20"/>
        </w:rPr>
        <w:t xml:space="preserve"> </w:t>
      </w:r>
      <w:r>
        <w:rPr>
          <w:rFonts w:ascii="Arial" w:hAnsi="Arial" w:cs="Arial"/>
          <w:i/>
          <w:sz w:val="20"/>
        </w:rPr>
        <w:t>bit</w:t>
      </w:r>
      <w:r>
        <w:rPr>
          <w:rFonts w:ascii="Arial" w:hAnsi="Arial" w:cs="Arial"/>
          <w:sz w:val="20"/>
        </w:rPr>
        <w:t>.</w:t>
      </w:r>
    </w:p>
    <w:p w14:paraId="76809840" w14:textId="77777777" w:rsidR="00086DB9" w:rsidRDefault="00086DB9">
      <w:pPr>
        <w:pStyle w:val="Standard"/>
        <w:jc w:val="both"/>
        <w:rPr>
          <w:rFonts w:ascii="Arial" w:hAnsi="Arial" w:cs="Arial"/>
          <w:sz w:val="20"/>
        </w:rPr>
      </w:pPr>
    </w:p>
    <w:p w14:paraId="76809841" w14:textId="77777777" w:rsidR="00086DB9" w:rsidRDefault="00986FBA">
      <w:pPr>
        <w:pStyle w:val="Standard"/>
        <w:jc w:val="both"/>
        <w:rPr>
          <w:rFonts w:ascii="Arial" w:hAnsi="Arial" w:cs="Arial"/>
          <w:sz w:val="20"/>
        </w:rPr>
      </w:pP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summary</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certain</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clear</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proofErr w:type="gramStart"/>
      <w:r>
        <w:rPr>
          <w:rFonts w:ascii="Arial" w:hAnsi="Arial" w:cs="Arial"/>
          <w:sz w:val="20"/>
        </w:rPr>
        <w:t>all</w:t>
      </w:r>
      <w:r>
        <w:rPr>
          <w:rFonts w:ascii="Arial" w:eastAsia="Arial" w:hAnsi="Arial" w:cs="Arial"/>
          <w:sz w:val="20"/>
        </w:rPr>
        <w:t xml:space="preserve"> </w:t>
      </w:r>
      <w:r>
        <w:rPr>
          <w:rFonts w:ascii="Arial" w:hAnsi="Arial" w:cs="Arial"/>
          <w:sz w:val="20"/>
        </w:rPr>
        <w:t>of</w:t>
      </w:r>
      <w:proofErr w:type="gramEnd"/>
      <w:r>
        <w:rPr>
          <w:rFonts w:ascii="Arial" w:eastAsia="Arial" w:hAnsi="Arial" w:cs="Arial"/>
          <w:sz w:val="20"/>
        </w:rPr>
        <w:t xml:space="preserve"> </w:t>
      </w:r>
      <w:r>
        <w:rPr>
          <w:rFonts w:ascii="Arial" w:hAnsi="Arial" w:cs="Arial"/>
          <w:sz w:val="20"/>
        </w:rPr>
        <w:t>those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clear.</w:t>
      </w:r>
    </w:p>
    <w:p w14:paraId="76809842" w14:textId="77777777" w:rsidR="00086DB9" w:rsidRDefault="00086DB9">
      <w:pPr>
        <w:pStyle w:val="Standard"/>
        <w:jc w:val="both"/>
        <w:rPr>
          <w:rFonts w:ascii="Arial" w:hAnsi="Arial" w:cs="Arial"/>
          <w:sz w:val="20"/>
        </w:rPr>
      </w:pPr>
    </w:p>
    <w:p w14:paraId="76809843" w14:textId="77777777" w:rsidR="00086DB9" w:rsidRDefault="00986FBA">
      <w:pPr>
        <w:pStyle w:val="Standard"/>
        <w:jc w:val="both"/>
      </w:pPr>
      <w:r>
        <w:rPr>
          <w:rFonts w:ascii="Arial" w:hAnsi="Arial" w:cs="Arial"/>
          <w:sz w:val="20"/>
        </w:rPr>
        <w:t>Ultimately,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exact</w:t>
      </w:r>
      <w:r>
        <w:rPr>
          <w:rFonts w:ascii="Arial" w:eastAsia="Arial" w:hAnsi="Arial" w:cs="Arial"/>
          <w:sz w:val="20"/>
        </w:rPr>
        <w:t xml:space="preserve"> </w:t>
      </w:r>
      <w:r>
        <w:rPr>
          <w:rFonts w:ascii="Arial" w:hAnsi="Arial" w:cs="Arial"/>
          <w:sz w:val="20"/>
        </w:rPr>
        <w:t>reason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setting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algorithm-dependent,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association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unique</w:t>
      </w:r>
      <w:r>
        <w:rPr>
          <w:rFonts w:ascii="Arial" w:eastAsia="Arial" w:hAnsi="Arial" w:cs="Arial"/>
          <w:sz w:val="20"/>
        </w:rPr>
        <w:t xml:space="preserve"> </w:t>
      </w:r>
      <w:r>
        <w:rPr>
          <w:rFonts w:ascii="Arial" w:hAnsi="Arial" w:cs="Arial"/>
          <w:sz w:val="20"/>
        </w:rPr>
        <w:t>combination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proofErr w:type="gramStart"/>
      <w:r>
        <w:rPr>
          <w:rFonts w:ascii="Arial" w:hAnsi="Arial" w:cs="Arial"/>
          <w:sz w:val="20"/>
        </w:rPr>
        <w:t>take</w:t>
      </w:r>
      <w:r>
        <w:rPr>
          <w:rFonts w:ascii="Arial" w:eastAsia="Arial" w:hAnsi="Arial" w:cs="Arial"/>
          <w:sz w:val="20"/>
        </w:rPr>
        <w:t xml:space="preserve"> </w:t>
      </w:r>
      <w:r>
        <w:rPr>
          <w:rFonts w:ascii="Arial" w:hAnsi="Arial" w:cs="Arial"/>
          <w:sz w:val="20"/>
        </w:rPr>
        <w:t>action</w:t>
      </w:r>
      <w:proofErr w:type="gramEnd"/>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light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experience.</w:t>
      </w:r>
    </w:p>
    <w:p w14:paraId="76809844" w14:textId="77777777" w:rsidR="00086DB9" w:rsidRDefault="00086DB9">
      <w:pPr>
        <w:pStyle w:val="Standard"/>
        <w:jc w:val="both"/>
        <w:rPr>
          <w:rFonts w:ascii="Arial" w:hAnsi="Arial" w:cs="Arial"/>
          <w:sz w:val="20"/>
        </w:rPr>
      </w:pPr>
    </w:p>
    <w:p w14:paraId="76809845" w14:textId="77777777" w:rsidR="00086DB9" w:rsidRDefault="00986FBA">
      <w:pPr>
        <w:pStyle w:val="Caption"/>
        <w:jc w:val="center"/>
      </w:pPr>
      <w:bookmarkStart w:id="1740" w:name="_Ref291066935"/>
      <w:r>
        <w:rPr>
          <w:rFonts w:ascii="Arial" w:hAnsi="Arial" w:cs="Arial"/>
          <w:b/>
          <w:sz w:val="20"/>
        </w:rPr>
        <w:t>Table</w:t>
      </w:r>
      <w:r>
        <w:rPr>
          <w:rFonts w:ascii="Arial" w:eastAsia="Arial" w:hAnsi="Arial" w:cs="Arial"/>
          <w:b/>
          <w:sz w:val="20"/>
        </w:rPr>
        <w:t xml:space="preserve"> </w:t>
      </w:r>
      <w:r>
        <w:rPr>
          <w:rFonts w:ascii="Arial" w:hAnsi="Arial" w:cs="Arial"/>
          <w:b/>
          <w:sz w:val="20"/>
        </w:rPr>
        <w:t>9</w:t>
      </w:r>
      <w:bookmarkEnd w:id="1740"/>
      <w:r>
        <w:rPr>
          <w:rFonts w:ascii="Arial" w:hAnsi="Arial" w:cs="Arial"/>
          <w:b/>
          <w:sz w:val="20"/>
        </w:rPr>
        <w:t>.</w:t>
      </w:r>
      <w:r>
        <w:rPr>
          <w:rFonts w:ascii="Arial" w:eastAsia="Arial" w:hAnsi="Arial" w:cs="Arial"/>
          <w:b/>
          <w:sz w:val="20"/>
        </w:rPr>
        <w:t xml:space="preserve"> </w:t>
      </w:r>
      <w:r>
        <w:rPr>
          <w:rFonts w:ascii="Arial" w:hAnsi="Arial" w:cs="Arial"/>
          <w:b/>
          <w:sz w:val="20"/>
        </w:rPr>
        <w:t>Quality</w:t>
      </w:r>
      <w:r>
        <w:rPr>
          <w:rFonts w:ascii="Arial" w:eastAsia="Arial" w:hAnsi="Arial" w:cs="Arial"/>
          <w:b/>
          <w:sz w:val="20"/>
        </w:rPr>
        <w:t xml:space="preserve"> </w:t>
      </w:r>
      <w:r>
        <w:rPr>
          <w:rFonts w:ascii="Arial" w:hAnsi="Arial" w:cs="Arial"/>
          <w:b/>
          <w:sz w:val="20"/>
        </w:rPr>
        <w:t>Flags</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(16-bit</w:t>
      </w:r>
      <w:r>
        <w:rPr>
          <w:rFonts w:ascii="Arial" w:eastAsia="Arial" w:hAnsi="Arial" w:cs="Arial"/>
          <w:b/>
          <w:sz w:val="20"/>
        </w:rPr>
        <w:t xml:space="preserve"> </w:t>
      </w:r>
      <w:r>
        <w:rPr>
          <w:rFonts w:ascii="Arial" w:hAnsi="Arial" w:cs="Arial"/>
          <w:b/>
          <w:sz w:val="20"/>
        </w:rPr>
        <w:t>Flag</w:t>
      </w:r>
      <w:r>
        <w:rPr>
          <w:rFonts w:ascii="Arial" w:eastAsia="Arial" w:hAnsi="Arial" w:cs="Arial"/>
          <w:b/>
          <w:sz w:val="20"/>
        </w:rPr>
        <w:t xml:space="preserve"> </w:t>
      </w:r>
      <w:r>
        <w:rPr>
          <w:rFonts w:ascii="Arial" w:hAnsi="Arial" w:cs="Arial"/>
          <w:b/>
          <w:sz w:val="20"/>
        </w:rPr>
        <w:t>Table)</w:t>
      </w:r>
    </w:p>
    <w:tbl>
      <w:tblPr>
        <w:tblW w:w="9177" w:type="dxa"/>
        <w:jc w:val="center"/>
        <w:tblLayout w:type="fixed"/>
        <w:tblCellMar>
          <w:left w:w="10" w:type="dxa"/>
          <w:right w:w="10" w:type="dxa"/>
        </w:tblCellMar>
        <w:tblLook w:val="0000" w:firstRow="0" w:lastRow="0" w:firstColumn="0" w:lastColumn="0" w:noHBand="0" w:noVBand="0"/>
      </w:tblPr>
      <w:tblGrid>
        <w:gridCol w:w="986"/>
        <w:gridCol w:w="873"/>
        <w:gridCol w:w="3659"/>
        <w:gridCol w:w="3659"/>
      </w:tblGrid>
      <w:tr w:rsidR="00086DB9" w14:paraId="7680984A" w14:textId="77777777">
        <w:trPr>
          <w:cantSplit/>
          <w:jc w:val="center"/>
        </w:trPr>
        <w:tc>
          <w:tcPr>
            <w:tcW w:w="986" w:type="dxa"/>
            <w:shd w:val="clear" w:color="auto" w:fill="98E36F"/>
            <w:tcMar>
              <w:top w:w="0" w:type="dxa"/>
              <w:left w:w="0" w:type="dxa"/>
              <w:bottom w:w="0" w:type="dxa"/>
              <w:right w:w="0" w:type="dxa"/>
            </w:tcMar>
            <w:vAlign w:val="center"/>
          </w:tcPr>
          <w:p w14:paraId="7680984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873" w:type="dxa"/>
            <w:shd w:val="clear" w:color="auto" w:fill="94BD5E"/>
            <w:tcMar>
              <w:top w:w="0" w:type="dxa"/>
              <w:left w:w="0" w:type="dxa"/>
              <w:bottom w:w="0" w:type="dxa"/>
              <w:right w:w="0" w:type="dxa"/>
            </w:tcMar>
            <w:vAlign w:val="center"/>
          </w:tcPr>
          <w:p w14:paraId="7680984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Bit</w:t>
            </w:r>
          </w:p>
        </w:tc>
        <w:tc>
          <w:tcPr>
            <w:tcW w:w="3659" w:type="dxa"/>
            <w:shd w:val="clear" w:color="auto" w:fill="94BD5E"/>
            <w:tcMar>
              <w:top w:w="0" w:type="dxa"/>
              <w:left w:w="0" w:type="dxa"/>
              <w:bottom w:w="0" w:type="dxa"/>
              <w:right w:w="0" w:type="dxa"/>
            </w:tcMar>
          </w:tcPr>
          <w:p w14:paraId="76809848"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r>
              <w:rPr>
                <w:rFonts w:ascii="Arial" w:eastAsia="Arial" w:hAnsi="Arial" w:cs="Arial"/>
                <w:b/>
                <w:sz w:val="16"/>
                <w:szCs w:val="16"/>
              </w:rPr>
              <w:t xml:space="preserve"> </w:t>
            </w:r>
            <w:r>
              <w:rPr>
                <w:rFonts w:ascii="Arial" w:hAnsi="Arial" w:cs="Arial"/>
                <w:b/>
                <w:sz w:val="16"/>
                <w:szCs w:val="16"/>
              </w:rPr>
              <w:t>when</w:t>
            </w:r>
            <w:r>
              <w:rPr>
                <w:rFonts w:ascii="Arial" w:eastAsia="Arial" w:hAnsi="Arial" w:cs="Arial"/>
                <w:b/>
                <w:sz w:val="16"/>
                <w:szCs w:val="16"/>
              </w:rPr>
              <w:t xml:space="preserve"> </w:t>
            </w:r>
            <w:r>
              <w:rPr>
                <w:rFonts w:ascii="Arial" w:hAnsi="Arial" w:cs="Arial"/>
                <w:b/>
                <w:sz w:val="16"/>
                <w:szCs w:val="16"/>
              </w:rPr>
              <w:t>clear</w:t>
            </w:r>
          </w:p>
        </w:tc>
        <w:tc>
          <w:tcPr>
            <w:tcW w:w="3659" w:type="dxa"/>
            <w:shd w:val="clear" w:color="auto" w:fill="94BD5E"/>
            <w:tcMar>
              <w:top w:w="0" w:type="dxa"/>
              <w:left w:w="0" w:type="dxa"/>
              <w:bottom w:w="0" w:type="dxa"/>
              <w:right w:w="0" w:type="dxa"/>
            </w:tcMar>
          </w:tcPr>
          <w:p w14:paraId="7680984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r>
              <w:rPr>
                <w:rFonts w:ascii="Arial" w:eastAsia="Arial" w:hAnsi="Arial" w:cs="Arial"/>
                <w:b/>
                <w:sz w:val="16"/>
                <w:szCs w:val="16"/>
              </w:rPr>
              <w:t xml:space="preserve"> </w:t>
            </w:r>
            <w:r>
              <w:rPr>
                <w:rFonts w:ascii="Arial" w:hAnsi="Arial" w:cs="Arial"/>
                <w:b/>
                <w:sz w:val="16"/>
                <w:szCs w:val="16"/>
              </w:rPr>
              <w:t>when</w:t>
            </w:r>
            <w:r>
              <w:rPr>
                <w:rFonts w:ascii="Arial" w:eastAsia="Arial" w:hAnsi="Arial" w:cs="Arial"/>
                <w:b/>
                <w:sz w:val="16"/>
                <w:szCs w:val="16"/>
              </w:rPr>
              <w:t xml:space="preserve"> </w:t>
            </w:r>
            <w:r>
              <w:rPr>
                <w:rFonts w:ascii="Arial" w:hAnsi="Arial" w:cs="Arial"/>
                <w:b/>
                <w:sz w:val="16"/>
                <w:szCs w:val="16"/>
              </w:rPr>
              <w:t>set</w:t>
            </w:r>
          </w:p>
        </w:tc>
      </w:tr>
      <w:tr w:rsidR="00086DB9" w14:paraId="7680984F" w14:textId="77777777">
        <w:trPr>
          <w:cantSplit/>
          <w:jc w:val="center"/>
        </w:trPr>
        <w:tc>
          <w:tcPr>
            <w:tcW w:w="986" w:type="dxa"/>
            <w:shd w:val="clear" w:color="auto" w:fill="F3F3F3"/>
            <w:tcMar>
              <w:top w:w="0" w:type="dxa"/>
              <w:left w:w="0" w:type="dxa"/>
              <w:bottom w:w="0" w:type="dxa"/>
              <w:right w:w="0" w:type="dxa"/>
            </w:tcMar>
          </w:tcPr>
          <w:p w14:paraId="7680984B" w14:textId="77777777" w:rsidR="00086DB9" w:rsidRDefault="00986FBA">
            <w:pPr>
              <w:pStyle w:val="cell"/>
              <w:snapToGrid w:val="0"/>
              <w:spacing w:line="159" w:lineRule="atLeast"/>
              <w:jc w:val="center"/>
              <w:rPr>
                <w:rFonts w:ascii="Arial" w:hAnsi="Arial" w:cs="Arial"/>
                <w:b/>
                <w:color w:val="0000FF"/>
                <w:sz w:val="16"/>
                <w:szCs w:val="16"/>
              </w:rPr>
            </w:pPr>
            <w:commentRangeStart w:id="1741"/>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33</w:t>
            </w:r>
            <w:r>
              <w:rPr>
                <w:rFonts w:ascii="Arial" w:eastAsia="Arial" w:hAnsi="Arial" w:cs="Arial"/>
                <w:b/>
                <w:color w:val="0000FF"/>
                <w:sz w:val="16"/>
                <w:szCs w:val="16"/>
              </w:rPr>
              <w:t xml:space="preserve"> </w:t>
            </w:r>
            <w:r>
              <w:rPr>
                <w:rFonts w:ascii="Arial" w:hAnsi="Arial" w:cs="Arial"/>
                <w:b/>
                <w:color w:val="0000FF"/>
                <w:sz w:val="16"/>
                <w:szCs w:val="16"/>
              </w:rPr>
              <w:t>039</w:t>
            </w:r>
            <w:commentRangeEnd w:id="1741"/>
            <w:r w:rsidR="004E67B7">
              <w:rPr>
                <w:rStyle w:val="CommentReference"/>
                <w:rFonts w:ascii="Times New Roman" w:eastAsia="Times New Roman" w:hAnsi="Times New Roman" w:cs="Times New Roman"/>
                <w:color w:val="auto"/>
              </w:rPr>
              <w:commentReference w:id="1741"/>
            </w:r>
          </w:p>
        </w:tc>
        <w:tc>
          <w:tcPr>
            <w:tcW w:w="873" w:type="dxa"/>
            <w:shd w:val="clear" w:color="auto" w:fill="F3F3F3"/>
            <w:tcMar>
              <w:top w:w="0" w:type="dxa"/>
              <w:left w:w="0" w:type="dxa"/>
              <w:bottom w:w="0" w:type="dxa"/>
              <w:right w:w="0" w:type="dxa"/>
            </w:tcMar>
          </w:tcPr>
          <w:p w14:paraId="7680984C"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w:t>
            </w:r>
          </w:p>
        </w:tc>
        <w:tc>
          <w:tcPr>
            <w:tcW w:w="3659" w:type="dxa"/>
            <w:shd w:val="clear" w:color="auto" w:fill="F3F3F3"/>
            <w:tcMar>
              <w:top w:w="0" w:type="dxa"/>
              <w:left w:w="0" w:type="dxa"/>
              <w:bottom w:w="0" w:type="dxa"/>
              <w:right w:w="0" w:type="dxa"/>
            </w:tcMar>
          </w:tcPr>
          <w:p w14:paraId="7680984D"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Nominal</w:t>
            </w:r>
            <w:r>
              <w:rPr>
                <w:rFonts w:ascii="Arial" w:eastAsia="Arial" w:hAnsi="Arial" w:cs="Arial"/>
                <w:sz w:val="16"/>
                <w:szCs w:val="16"/>
              </w:rPr>
              <w:t xml:space="preserve"> </w:t>
            </w:r>
            <w:r>
              <w:rPr>
                <w:rFonts w:ascii="Arial" w:hAnsi="Arial" w:cs="Arial"/>
                <w:sz w:val="16"/>
                <w:szCs w:val="16"/>
              </w:rPr>
              <w:t>quality</w:t>
            </w:r>
          </w:p>
        </w:tc>
        <w:tc>
          <w:tcPr>
            <w:tcW w:w="3659" w:type="dxa"/>
            <w:shd w:val="clear" w:color="auto" w:fill="F3F3F3"/>
            <w:tcMar>
              <w:top w:w="0" w:type="dxa"/>
              <w:left w:w="0" w:type="dxa"/>
              <w:bottom w:w="0" w:type="dxa"/>
              <w:right w:w="0" w:type="dxa"/>
            </w:tcMar>
          </w:tcPr>
          <w:p w14:paraId="7680984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Non-nominal</w:t>
            </w:r>
            <w:r>
              <w:rPr>
                <w:rFonts w:ascii="Arial" w:eastAsia="Arial" w:hAnsi="Arial" w:cs="Arial"/>
                <w:sz w:val="16"/>
                <w:szCs w:val="16"/>
              </w:rPr>
              <w:t xml:space="preserve"> </w:t>
            </w:r>
            <w:r>
              <w:rPr>
                <w:rFonts w:ascii="Arial" w:hAnsi="Arial" w:cs="Arial"/>
                <w:sz w:val="16"/>
                <w:szCs w:val="16"/>
              </w:rPr>
              <w:t>quality</w:t>
            </w:r>
          </w:p>
        </w:tc>
      </w:tr>
      <w:tr w:rsidR="00086DB9" w14:paraId="76809854" w14:textId="77777777">
        <w:trPr>
          <w:cantSplit/>
          <w:jc w:val="center"/>
        </w:trPr>
        <w:tc>
          <w:tcPr>
            <w:tcW w:w="986" w:type="dxa"/>
            <w:shd w:val="clear" w:color="auto" w:fill="E0E0E0"/>
            <w:tcMar>
              <w:top w:w="0" w:type="dxa"/>
              <w:left w:w="0" w:type="dxa"/>
              <w:bottom w:w="0" w:type="dxa"/>
              <w:right w:w="0" w:type="dxa"/>
            </w:tcMar>
          </w:tcPr>
          <w:p w14:paraId="76809850"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51"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2</w:t>
            </w:r>
          </w:p>
        </w:tc>
        <w:tc>
          <w:tcPr>
            <w:tcW w:w="3659" w:type="dxa"/>
            <w:shd w:val="clear" w:color="auto" w:fill="E0E0E0"/>
            <w:tcMar>
              <w:top w:w="0" w:type="dxa"/>
              <w:left w:w="0" w:type="dxa"/>
              <w:bottom w:w="0" w:type="dxa"/>
              <w:right w:w="0" w:type="dxa"/>
            </w:tcMar>
          </w:tcPr>
          <w:p w14:paraId="7680985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NRT</w:t>
            </w:r>
            <w:r>
              <w:rPr>
                <w:rFonts w:ascii="Arial" w:eastAsia="Arial" w:hAnsi="Arial" w:cs="Arial"/>
                <w:sz w:val="16"/>
                <w:szCs w:val="16"/>
              </w:rPr>
              <w:t xml:space="preserve"> </w:t>
            </w:r>
            <w:r>
              <w:rPr>
                <w:rFonts w:ascii="Arial" w:hAnsi="Arial" w:cs="Arial"/>
                <w:sz w:val="16"/>
                <w:szCs w:val="16"/>
              </w:rPr>
              <w:t>product</w:t>
            </w:r>
          </w:p>
        </w:tc>
        <w:tc>
          <w:tcPr>
            <w:tcW w:w="3659" w:type="dxa"/>
            <w:shd w:val="clear" w:color="auto" w:fill="E0E0E0"/>
            <w:tcMar>
              <w:top w:w="0" w:type="dxa"/>
              <w:left w:w="0" w:type="dxa"/>
              <w:bottom w:w="0" w:type="dxa"/>
              <w:right w:w="0" w:type="dxa"/>
            </w:tcMar>
          </w:tcPr>
          <w:p w14:paraId="7680985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Offline</w:t>
            </w:r>
            <w:r>
              <w:rPr>
                <w:rFonts w:ascii="Arial" w:eastAsia="Arial" w:hAnsi="Arial" w:cs="Arial"/>
                <w:sz w:val="16"/>
                <w:szCs w:val="16"/>
              </w:rPr>
              <w:t xml:space="preserve"> </w:t>
            </w:r>
            <w:r>
              <w:rPr>
                <w:rFonts w:ascii="Arial" w:hAnsi="Arial" w:cs="Arial"/>
                <w:sz w:val="16"/>
                <w:szCs w:val="16"/>
              </w:rPr>
              <w:t>product</w:t>
            </w:r>
          </w:p>
        </w:tc>
      </w:tr>
      <w:tr w:rsidR="00086DB9" w14:paraId="76809859" w14:textId="77777777">
        <w:trPr>
          <w:cantSplit/>
          <w:jc w:val="center"/>
        </w:trPr>
        <w:tc>
          <w:tcPr>
            <w:tcW w:w="986" w:type="dxa"/>
            <w:shd w:val="clear" w:color="auto" w:fill="F3F3F3"/>
            <w:tcMar>
              <w:top w:w="0" w:type="dxa"/>
              <w:left w:w="0" w:type="dxa"/>
              <w:bottom w:w="0" w:type="dxa"/>
              <w:right w:w="0" w:type="dxa"/>
            </w:tcMar>
          </w:tcPr>
          <w:p w14:paraId="76809855"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56"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3</w:t>
            </w:r>
          </w:p>
        </w:tc>
        <w:tc>
          <w:tcPr>
            <w:tcW w:w="3659" w:type="dxa"/>
            <w:shd w:val="clear" w:color="auto" w:fill="F3F3F3"/>
            <w:tcMar>
              <w:top w:w="0" w:type="dxa"/>
              <w:left w:w="0" w:type="dxa"/>
              <w:bottom w:w="0" w:type="dxa"/>
              <w:right w:w="0" w:type="dxa"/>
            </w:tcMar>
          </w:tcPr>
          <w:p w14:paraId="7680985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Descending</w:t>
            </w:r>
            <w:r>
              <w:rPr>
                <w:rFonts w:ascii="Arial" w:eastAsia="Arial" w:hAnsi="Arial" w:cs="Arial"/>
                <w:sz w:val="16"/>
                <w:szCs w:val="16"/>
              </w:rPr>
              <w:t xml:space="preserve"> </w:t>
            </w:r>
            <w:r>
              <w:rPr>
                <w:rFonts w:ascii="Arial" w:hAnsi="Arial" w:cs="Arial"/>
                <w:sz w:val="16"/>
                <w:szCs w:val="16"/>
              </w:rPr>
              <w:t>occultation</w:t>
            </w:r>
          </w:p>
        </w:tc>
        <w:tc>
          <w:tcPr>
            <w:tcW w:w="3659" w:type="dxa"/>
            <w:shd w:val="clear" w:color="auto" w:fill="F3F3F3"/>
            <w:tcMar>
              <w:top w:w="0" w:type="dxa"/>
              <w:left w:w="0" w:type="dxa"/>
              <w:bottom w:w="0" w:type="dxa"/>
              <w:right w:w="0" w:type="dxa"/>
            </w:tcMar>
          </w:tcPr>
          <w:p w14:paraId="7680985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Ascending</w:t>
            </w:r>
            <w:r>
              <w:rPr>
                <w:rFonts w:ascii="Arial" w:eastAsia="Arial" w:hAnsi="Arial" w:cs="Arial"/>
                <w:sz w:val="16"/>
                <w:szCs w:val="16"/>
              </w:rPr>
              <w:t xml:space="preserve"> </w:t>
            </w:r>
            <w:r>
              <w:rPr>
                <w:rFonts w:ascii="Arial" w:hAnsi="Arial" w:cs="Arial"/>
                <w:sz w:val="16"/>
                <w:szCs w:val="16"/>
              </w:rPr>
              <w:t>occultation</w:t>
            </w:r>
          </w:p>
        </w:tc>
      </w:tr>
      <w:tr w:rsidR="00086DB9" w14:paraId="7680985E" w14:textId="77777777">
        <w:trPr>
          <w:cantSplit/>
          <w:jc w:val="center"/>
        </w:trPr>
        <w:tc>
          <w:tcPr>
            <w:tcW w:w="986" w:type="dxa"/>
            <w:shd w:val="clear" w:color="auto" w:fill="E0E0E0"/>
            <w:tcMar>
              <w:top w:w="0" w:type="dxa"/>
              <w:left w:w="0" w:type="dxa"/>
              <w:bottom w:w="0" w:type="dxa"/>
              <w:right w:w="0" w:type="dxa"/>
            </w:tcMar>
          </w:tcPr>
          <w:p w14:paraId="7680985A"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5B" w14:textId="77777777" w:rsidR="00086DB9" w:rsidRDefault="00986FBA">
            <w:pPr>
              <w:pStyle w:val="Standard"/>
              <w:snapToGrid w:val="0"/>
              <w:jc w:val="center"/>
              <w:rPr>
                <w:rFonts w:ascii="Arial" w:hAnsi="Arial" w:cs="Arial"/>
                <w:sz w:val="16"/>
                <w:szCs w:val="16"/>
              </w:rPr>
            </w:pPr>
            <w:r>
              <w:rPr>
                <w:rFonts w:ascii="Arial" w:hAnsi="Arial" w:cs="Arial"/>
                <w:sz w:val="16"/>
                <w:szCs w:val="16"/>
              </w:rPr>
              <w:t>4</w:t>
            </w:r>
          </w:p>
        </w:tc>
        <w:tc>
          <w:tcPr>
            <w:tcW w:w="3659" w:type="dxa"/>
            <w:shd w:val="clear" w:color="auto" w:fill="E0E0E0"/>
            <w:tcMar>
              <w:top w:w="0" w:type="dxa"/>
              <w:left w:w="0" w:type="dxa"/>
              <w:bottom w:w="0" w:type="dxa"/>
              <w:right w:w="0" w:type="dxa"/>
            </w:tcMar>
          </w:tcPr>
          <w:p w14:paraId="7680985C" w14:textId="77777777" w:rsidR="00086DB9" w:rsidRDefault="00986FBA">
            <w:pPr>
              <w:pStyle w:val="Standard"/>
              <w:snapToGrid w:val="0"/>
            </w:pPr>
            <w:r>
              <w:rPr>
                <w:rFonts w:ascii="Arial" w:hAnsi="Arial" w:cs="Arial"/>
                <w:sz w:val="16"/>
                <w:szCs w:val="16"/>
              </w:rPr>
              <w:t>Excess</w:t>
            </w:r>
            <w:r>
              <w:rPr>
                <w:rFonts w:ascii="Arial" w:eastAsia="Arial" w:hAnsi="Arial" w:cs="Arial"/>
                <w:sz w:val="16"/>
                <w:szCs w:val="16"/>
              </w:rPr>
              <w:t xml:space="preserve"> </w:t>
            </w:r>
            <w:r>
              <w:rPr>
                <w:rFonts w:ascii="Arial" w:hAnsi="Arial" w:cs="Arial"/>
                <w:sz w:val="16"/>
                <w:szCs w:val="16"/>
              </w:rPr>
              <w:t>Phase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5D" w14:textId="77777777" w:rsidR="00086DB9" w:rsidRDefault="00986FBA">
            <w:pPr>
              <w:pStyle w:val="Standard"/>
              <w:snapToGrid w:val="0"/>
              <w:rPr>
                <w:rFonts w:ascii="Arial" w:hAnsi="Arial" w:cs="Arial"/>
                <w:sz w:val="16"/>
                <w:szCs w:val="16"/>
              </w:rPr>
            </w:pPr>
            <w:r>
              <w:rPr>
                <w:rFonts w:ascii="Arial" w:hAnsi="Arial" w:cs="Arial"/>
                <w:sz w:val="16"/>
                <w:szCs w:val="16"/>
              </w:rPr>
              <w:t>Excess</w:t>
            </w:r>
            <w:r>
              <w:rPr>
                <w:rFonts w:ascii="Arial" w:eastAsia="Arial" w:hAnsi="Arial" w:cs="Arial"/>
                <w:sz w:val="16"/>
                <w:szCs w:val="16"/>
              </w:rPr>
              <w:t xml:space="preserve"> </w:t>
            </w:r>
            <w:r>
              <w:rPr>
                <w:rFonts w:ascii="Arial" w:hAnsi="Arial" w:cs="Arial"/>
                <w:sz w:val="16"/>
                <w:szCs w:val="16"/>
              </w:rPr>
              <w:t>Phase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3" w14:textId="77777777">
        <w:trPr>
          <w:cantSplit/>
          <w:jc w:val="center"/>
        </w:trPr>
        <w:tc>
          <w:tcPr>
            <w:tcW w:w="986" w:type="dxa"/>
            <w:shd w:val="clear" w:color="auto" w:fill="F3F3F3"/>
            <w:tcMar>
              <w:top w:w="0" w:type="dxa"/>
              <w:left w:w="0" w:type="dxa"/>
              <w:bottom w:w="0" w:type="dxa"/>
              <w:right w:w="0" w:type="dxa"/>
            </w:tcMar>
          </w:tcPr>
          <w:p w14:paraId="7680985F"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60" w14:textId="77777777" w:rsidR="00086DB9" w:rsidRDefault="00986FBA">
            <w:pPr>
              <w:pStyle w:val="Standard"/>
              <w:snapToGrid w:val="0"/>
              <w:jc w:val="center"/>
              <w:rPr>
                <w:rFonts w:ascii="Arial" w:hAnsi="Arial" w:cs="Arial"/>
                <w:sz w:val="16"/>
                <w:szCs w:val="16"/>
              </w:rPr>
            </w:pPr>
            <w:r>
              <w:rPr>
                <w:rFonts w:ascii="Arial" w:hAnsi="Arial" w:cs="Arial"/>
                <w:sz w:val="16"/>
                <w:szCs w:val="16"/>
              </w:rPr>
              <w:t>5</w:t>
            </w:r>
          </w:p>
        </w:tc>
        <w:tc>
          <w:tcPr>
            <w:tcW w:w="3659" w:type="dxa"/>
            <w:shd w:val="clear" w:color="auto" w:fill="F3F3F3"/>
            <w:tcMar>
              <w:top w:w="0" w:type="dxa"/>
              <w:left w:w="0" w:type="dxa"/>
              <w:bottom w:w="0" w:type="dxa"/>
              <w:right w:w="0" w:type="dxa"/>
            </w:tcMar>
          </w:tcPr>
          <w:p w14:paraId="76809861" w14:textId="77777777" w:rsidR="00086DB9" w:rsidRDefault="00986FBA">
            <w:pPr>
              <w:pStyle w:val="Standard"/>
              <w:snapToGrid w:val="0"/>
              <w:rPr>
                <w:rFonts w:ascii="Arial" w:hAnsi="Arial" w:cs="Arial"/>
                <w:sz w:val="16"/>
                <w:szCs w:val="16"/>
              </w:rPr>
            </w:pPr>
            <w:r>
              <w:rPr>
                <w:rFonts w:ascii="Arial" w:hAnsi="Arial" w:cs="Arial"/>
                <w:sz w:val="16"/>
                <w:szCs w:val="16"/>
              </w:rPr>
              <w:t>Bending</w:t>
            </w:r>
            <w:r>
              <w:rPr>
                <w:rFonts w:ascii="Arial" w:eastAsia="Arial" w:hAnsi="Arial" w:cs="Arial"/>
                <w:sz w:val="16"/>
                <w:szCs w:val="16"/>
              </w:rPr>
              <w:t xml:space="preserve"> </w:t>
            </w:r>
            <w:r>
              <w:rPr>
                <w:rFonts w:ascii="Arial" w:hAnsi="Arial" w:cs="Arial"/>
                <w:sz w:val="16"/>
                <w:szCs w:val="16"/>
              </w:rPr>
              <w:t>Angle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F3F3F3"/>
            <w:tcMar>
              <w:top w:w="0" w:type="dxa"/>
              <w:left w:w="0" w:type="dxa"/>
              <w:bottom w:w="0" w:type="dxa"/>
              <w:right w:w="0" w:type="dxa"/>
            </w:tcMar>
          </w:tcPr>
          <w:p w14:paraId="76809862" w14:textId="77777777" w:rsidR="00086DB9" w:rsidRDefault="00986FBA">
            <w:pPr>
              <w:pStyle w:val="Standard"/>
              <w:snapToGrid w:val="0"/>
              <w:rPr>
                <w:rFonts w:ascii="Arial" w:hAnsi="Arial" w:cs="Arial"/>
                <w:sz w:val="16"/>
                <w:szCs w:val="16"/>
              </w:rPr>
            </w:pPr>
            <w:r>
              <w:rPr>
                <w:rFonts w:ascii="Arial" w:hAnsi="Arial" w:cs="Arial"/>
                <w:sz w:val="16"/>
                <w:szCs w:val="16"/>
              </w:rPr>
              <w:t>Bending</w:t>
            </w:r>
            <w:r>
              <w:rPr>
                <w:rFonts w:ascii="Arial" w:eastAsia="Arial" w:hAnsi="Arial" w:cs="Arial"/>
                <w:sz w:val="16"/>
                <w:szCs w:val="16"/>
              </w:rPr>
              <w:t xml:space="preserve"> </w:t>
            </w:r>
            <w:r>
              <w:rPr>
                <w:rFonts w:ascii="Arial" w:hAnsi="Arial" w:cs="Arial"/>
                <w:sz w:val="16"/>
                <w:szCs w:val="16"/>
              </w:rPr>
              <w:t>Angle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8" w14:textId="77777777">
        <w:trPr>
          <w:cantSplit/>
          <w:jc w:val="center"/>
        </w:trPr>
        <w:tc>
          <w:tcPr>
            <w:tcW w:w="986" w:type="dxa"/>
            <w:shd w:val="clear" w:color="auto" w:fill="E0E0E0"/>
            <w:tcMar>
              <w:top w:w="0" w:type="dxa"/>
              <w:left w:w="0" w:type="dxa"/>
              <w:bottom w:w="0" w:type="dxa"/>
              <w:right w:w="0" w:type="dxa"/>
            </w:tcMar>
          </w:tcPr>
          <w:p w14:paraId="76809864"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65" w14:textId="77777777" w:rsidR="00086DB9" w:rsidRDefault="00986FBA">
            <w:pPr>
              <w:pStyle w:val="Standard"/>
              <w:snapToGrid w:val="0"/>
              <w:jc w:val="center"/>
              <w:rPr>
                <w:rFonts w:ascii="Arial" w:hAnsi="Arial" w:cs="Arial"/>
                <w:sz w:val="16"/>
                <w:szCs w:val="16"/>
              </w:rPr>
            </w:pPr>
            <w:r>
              <w:rPr>
                <w:rFonts w:ascii="Arial" w:hAnsi="Arial" w:cs="Arial"/>
                <w:sz w:val="16"/>
                <w:szCs w:val="16"/>
              </w:rPr>
              <w:t>6</w:t>
            </w:r>
          </w:p>
        </w:tc>
        <w:tc>
          <w:tcPr>
            <w:tcW w:w="3659" w:type="dxa"/>
            <w:shd w:val="clear" w:color="auto" w:fill="E0E0E0"/>
            <w:tcMar>
              <w:top w:w="0" w:type="dxa"/>
              <w:left w:w="0" w:type="dxa"/>
              <w:bottom w:w="0" w:type="dxa"/>
              <w:right w:w="0" w:type="dxa"/>
            </w:tcMar>
          </w:tcPr>
          <w:p w14:paraId="76809866" w14:textId="77777777" w:rsidR="00086DB9" w:rsidRDefault="00986FBA">
            <w:pPr>
              <w:pStyle w:val="Standard"/>
              <w:snapToGrid w:val="0"/>
              <w:rPr>
                <w:rFonts w:ascii="Arial" w:hAnsi="Arial" w:cs="Arial"/>
                <w:sz w:val="16"/>
                <w:szCs w:val="16"/>
              </w:rPr>
            </w:pPr>
            <w:r>
              <w:rPr>
                <w:rFonts w:ascii="Arial" w:hAnsi="Arial" w:cs="Arial"/>
                <w:sz w:val="16"/>
                <w:szCs w:val="16"/>
              </w:rPr>
              <w:t>Refractivity</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67" w14:textId="77777777" w:rsidR="00086DB9" w:rsidRDefault="00986FBA">
            <w:pPr>
              <w:pStyle w:val="Standard"/>
              <w:snapToGrid w:val="0"/>
              <w:rPr>
                <w:rFonts w:ascii="Arial" w:hAnsi="Arial" w:cs="Arial"/>
                <w:sz w:val="16"/>
                <w:szCs w:val="16"/>
              </w:rPr>
            </w:pPr>
            <w:r>
              <w:rPr>
                <w:rFonts w:ascii="Arial" w:hAnsi="Arial" w:cs="Arial"/>
                <w:sz w:val="16"/>
                <w:szCs w:val="16"/>
              </w:rPr>
              <w:t>Refractivity</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D" w14:textId="77777777">
        <w:trPr>
          <w:cantSplit/>
          <w:jc w:val="center"/>
        </w:trPr>
        <w:tc>
          <w:tcPr>
            <w:tcW w:w="986" w:type="dxa"/>
            <w:shd w:val="clear" w:color="auto" w:fill="F3F3F3"/>
            <w:tcMar>
              <w:top w:w="0" w:type="dxa"/>
              <w:left w:w="0" w:type="dxa"/>
              <w:bottom w:w="0" w:type="dxa"/>
              <w:right w:w="0" w:type="dxa"/>
            </w:tcMar>
          </w:tcPr>
          <w:p w14:paraId="76809869"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6A" w14:textId="77777777" w:rsidR="00086DB9" w:rsidRDefault="00986FBA">
            <w:pPr>
              <w:pStyle w:val="Standard"/>
              <w:snapToGrid w:val="0"/>
              <w:jc w:val="center"/>
              <w:rPr>
                <w:rFonts w:ascii="Arial" w:hAnsi="Arial" w:cs="Arial"/>
                <w:sz w:val="16"/>
                <w:szCs w:val="16"/>
              </w:rPr>
            </w:pPr>
            <w:r>
              <w:rPr>
                <w:rFonts w:ascii="Arial" w:hAnsi="Arial" w:cs="Arial"/>
                <w:sz w:val="16"/>
                <w:szCs w:val="16"/>
              </w:rPr>
              <w:t>7</w:t>
            </w:r>
          </w:p>
        </w:tc>
        <w:tc>
          <w:tcPr>
            <w:tcW w:w="3659" w:type="dxa"/>
            <w:shd w:val="clear" w:color="auto" w:fill="F3F3F3"/>
            <w:tcMar>
              <w:top w:w="0" w:type="dxa"/>
              <w:left w:w="0" w:type="dxa"/>
              <w:bottom w:w="0" w:type="dxa"/>
              <w:right w:w="0" w:type="dxa"/>
            </w:tcMar>
          </w:tcPr>
          <w:p w14:paraId="7680986B" w14:textId="77777777" w:rsidR="00086DB9" w:rsidRDefault="00986FBA">
            <w:pPr>
              <w:pStyle w:val="Standard"/>
              <w:snapToGrid w:val="0"/>
              <w:rPr>
                <w:rFonts w:ascii="Arial" w:hAnsi="Arial" w:cs="Arial"/>
                <w:sz w:val="16"/>
                <w:szCs w:val="16"/>
              </w:rPr>
            </w:pPr>
            <w:r>
              <w:rPr>
                <w:rFonts w:ascii="Arial" w:hAnsi="Arial" w:cs="Arial"/>
                <w:sz w:val="16"/>
                <w:szCs w:val="16"/>
              </w:rPr>
              <w:t>Meteorological</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F3F3F3"/>
            <w:tcMar>
              <w:top w:w="0" w:type="dxa"/>
              <w:left w:w="0" w:type="dxa"/>
              <w:bottom w:w="0" w:type="dxa"/>
              <w:right w:w="0" w:type="dxa"/>
            </w:tcMar>
          </w:tcPr>
          <w:p w14:paraId="7680986C" w14:textId="77777777" w:rsidR="00086DB9" w:rsidRDefault="00986FBA">
            <w:pPr>
              <w:pStyle w:val="Standard"/>
              <w:snapToGrid w:val="0"/>
              <w:rPr>
                <w:rFonts w:ascii="Arial" w:hAnsi="Arial" w:cs="Arial"/>
                <w:sz w:val="16"/>
                <w:szCs w:val="16"/>
              </w:rPr>
            </w:pPr>
            <w:r>
              <w:rPr>
                <w:rFonts w:ascii="Arial" w:hAnsi="Arial" w:cs="Arial"/>
                <w:sz w:val="16"/>
                <w:szCs w:val="16"/>
              </w:rPr>
              <w:t>Meteorological</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72" w14:textId="77777777">
        <w:trPr>
          <w:cantSplit/>
          <w:jc w:val="center"/>
        </w:trPr>
        <w:tc>
          <w:tcPr>
            <w:tcW w:w="986" w:type="dxa"/>
            <w:shd w:val="clear" w:color="auto" w:fill="E0E0E0"/>
            <w:tcMar>
              <w:top w:w="0" w:type="dxa"/>
              <w:left w:w="0" w:type="dxa"/>
              <w:bottom w:w="0" w:type="dxa"/>
              <w:right w:w="0" w:type="dxa"/>
            </w:tcMar>
          </w:tcPr>
          <w:p w14:paraId="7680986E"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6F"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8</w:t>
            </w:r>
          </w:p>
        </w:tc>
        <w:tc>
          <w:tcPr>
            <w:tcW w:w="3659" w:type="dxa"/>
            <w:shd w:val="clear" w:color="auto" w:fill="E0E0E0"/>
            <w:tcMar>
              <w:top w:w="0" w:type="dxa"/>
              <w:left w:w="0" w:type="dxa"/>
              <w:bottom w:w="0" w:type="dxa"/>
              <w:right w:w="0" w:type="dxa"/>
            </w:tcMar>
          </w:tcPr>
          <w:p w14:paraId="7680987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Closed</w:t>
            </w:r>
            <w:r>
              <w:rPr>
                <w:rFonts w:ascii="Arial" w:eastAsia="Arial" w:hAnsi="Arial" w:cs="Arial"/>
                <w:sz w:val="16"/>
                <w:szCs w:val="16"/>
              </w:rPr>
              <w:t xml:space="preserve"> </w:t>
            </w:r>
            <w:r>
              <w:rPr>
                <w:rFonts w:ascii="Arial" w:hAnsi="Arial" w:cs="Arial"/>
                <w:sz w:val="16"/>
                <w:szCs w:val="16"/>
              </w:rPr>
              <w:t>loop</w:t>
            </w:r>
            <w:r>
              <w:rPr>
                <w:rFonts w:ascii="Arial" w:eastAsia="Arial" w:hAnsi="Arial" w:cs="Arial"/>
                <w:sz w:val="16"/>
                <w:szCs w:val="16"/>
              </w:rPr>
              <w:t xml:space="preserve"> </w:t>
            </w:r>
            <w:r>
              <w:rPr>
                <w:rFonts w:ascii="Arial" w:hAnsi="Arial" w:cs="Arial"/>
                <w:sz w:val="16"/>
                <w:szCs w:val="16"/>
              </w:rPr>
              <w:t>data</w:t>
            </w:r>
            <w:r>
              <w:rPr>
                <w:rFonts w:ascii="Arial" w:eastAsia="Arial" w:hAnsi="Arial" w:cs="Arial"/>
                <w:sz w:val="16"/>
                <w:szCs w:val="16"/>
              </w:rPr>
              <w:t xml:space="preserve"> </w:t>
            </w:r>
            <w:r>
              <w:rPr>
                <w:rFonts w:ascii="Arial" w:hAnsi="Arial" w:cs="Arial"/>
                <w:sz w:val="16"/>
                <w:szCs w:val="16"/>
              </w:rPr>
              <w:t>only</w:t>
            </w:r>
            <w:r>
              <w:rPr>
                <w:rFonts w:ascii="Arial" w:eastAsia="Arial" w:hAnsi="Arial" w:cs="Arial"/>
                <w:sz w:val="16"/>
                <w:szCs w:val="16"/>
              </w:rPr>
              <w:t xml:space="preserve"> </w:t>
            </w:r>
            <w:r>
              <w:rPr>
                <w:rFonts w:ascii="Arial" w:hAnsi="Arial" w:cs="Arial"/>
                <w:sz w:val="16"/>
                <w:szCs w:val="16"/>
              </w:rPr>
              <w:t>used</w:t>
            </w:r>
          </w:p>
        </w:tc>
        <w:tc>
          <w:tcPr>
            <w:tcW w:w="3659" w:type="dxa"/>
            <w:shd w:val="clear" w:color="auto" w:fill="E0E0E0"/>
            <w:tcMar>
              <w:top w:w="0" w:type="dxa"/>
              <w:left w:w="0" w:type="dxa"/>
              <w:bottom w:w="0" w:type="dxa"/>
              <w:right w:w="0" w:type="dxa"/>
            </w:tcMar>
          </w:tcPr>
          <w:p w14:paraId="76809871"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Open</w:t>
            </w:r>
            <w:r>
              <w:rPr>
                <w:rFonts w:ascii="Arial" w:eastAsia="Arial" w:hAnsi="Arial" w:cs="Arial"/>
                <w:sz w:val="16"/>
                <w:szCs w:val="16"/>
              </w:rPr>
              <w:t xml:space="preserve"> </w:t>
            </w:r>
            <w:r>
              <w:rPr>
                <w:rFonts w:ascii="Arial" w:hAnsi="Arial" w:cs="Arial"/>
                <w:sz w:val="16"/>
                <w:szCs w:val="16"/>
              </w:rPr>
              <w:t>loop</w:t>
            </w:r>
            <w:r>
              <w:rPr>
                <w:rFonts w:ascii="Arial" w:eastAsia="Arial" w:hAnsi="Arial" w:cs="Arial"/>
                <w:sz w:val="16"/>
                <w:szCs w:val="16"/>
              </w:rPr>
              <w:t xml:space="preserve"> </w:t>
            </w:r>
            <w:r>
              <w:rPr>
                <w:rFonts w:ascii="Arial" w:hAnsi="Arial" w:cs="Arial"/>
                <w:sz w:val="16"/>
                <w:szCs w:val="16"/>
              </w:rPr>
              <w:t>data</w:t>
            </w:r>
            <w:r>
              <w:rPr>
                <w:rFonts w:ascii="Arial" w:eastAsia="Arial" w:hAnsi="Arial" w:cs="Arial"/>
                <w:sz w:val="16"/>
                <w:szCs w:val="16"/>
              </w:rPr>
              <w:t xml:space="preserve"> </w:t>
            </w:r>
            <w:r>
              <w:rPr>
                <w:rFonts w:ascii="Arial" w:hAnsi="Arial" w:cs="Arial"/>
                <w:sz w:val="16"/>
                <w:szCs w:val="16"/>
              </w:rPr>
              <w:t>included</w:t>
            </w:r>
          </w:p>
        </w:tc>
      </w:tr>
      <w:tr w:rsidR="00086DB9" w14:paraId="76809877" w14:textId="77777777">
        <w:trPr>
          <w:cantSplit/>
          <w:jc w:val="center"/>
        </w:trPr>
        <w:tc>
          <w:tcPr>
            <w:tcW w:w="986" w:type="dxa"/>
            <w:shd w:val="clear" w:color="auto" w:fill="F3F3F3"/>
            <w:tcMar>
              <w:top w:w="0" w:type="dxa"/>
              <w:left w:w="0" w:type="dxa"/>
              <w:bottom w:w="0" w:type="dxa"/>
              <w:right w:w="0" w:type="dxa"/>
            </w:tcMar>
          </w:tcPr>
          <w:p w14:paraId="76809873"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74"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9</w:t>
            </w:r>
          </w:p>
        </w:tc>
        <w:tc>
          <w:tcPr>
            <w:tcW w:w="3659" w:type="dxa"/>
            <w:shd w:val="clear" w:color="auto" w:fill="F3F3F3"/>
            <w:tcMar>
              <w:top w:w="0" w:type="dxa"/>
              <w:left w:w="0" w:type="dxa"/>
              <w:bottom w:w="0" w:type="dxa"/>
              <w:right w:w="0" w:type="dxa"/>
            </w:tcMar>
          </w:tcPr>
          <w:p w14:paraId="76809875"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reflections</w:t>
            </w:r>
            <w:r>
              <w:rPr>
                <w:rFonts w:ascii="Arial" w:eastAsia="Arial" w:hAnsi="Arial" w:cs="Arial"/>
                <w:sz w:val="16"/>
                <w:szCs w:val="16"/>
              </w:rPr>
              <w:t xml:space="preserve"> </w:t>
            </w:r>
            <w:r>
              <w:rPr>
                <w:rFonts w:ascii="Arial" w:hAnsi="Arial" w:cs="Arial"/>
                <w:sz w:val="16"/>
                <w:szCs w:val="16"/>
              </w:rPr>
              <w:t>detected</w:t>
            </w:r>
          </w:p>
        </w:tc>
        <w:tc>
          <w:tcPr>
            <w:tcW w:w="3659" w:type="dxa"/>
            <w:shd w:val="clear" w:color="auto" w:fill="F3F3F3"/>
            <w:tcMar>
              <w:top w:w="0" w:type="dxa"/>
              <w:left w:w="0" w:type="dxa"/>
              <w:bottom w:w="0" w:type="dxa"/>
              <w:right w:w="0" w:type="dxa"/>
            </w:tcMar>
          </w:tcPr>
          <w:p w14:paraId="7680987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reflections</w:t>
            </w:r>
            <w:r>
              <w:rPr>
                <w:rFonts w:ascii="Arial" w:eastAsia="Arial" w:hAnsi="Arial" w:cs="Arial"/>
                <w:sz w:val="16"/>
                <w:szCs w:val="16"/>
              </w:rPr>
              <w:t xml:space="preserve"> </w:t>
            </w:r>
            <w:r>
              <w:rPr>
                <w:rFonts w:ascii="Arial" w:hAnsi="Arial" w:cs="Arial"/>
                <w:sz w:val="16"/>
                <w:szCs w:val="16"/>
              </w:rPr>
              <w:t>detected</w:t>
            </w:r>
          </w:p>
        </w:tc>
      </w:tr>
      <w:tr w:rsidR="00086DB9" w14:paraId="7680987C" w14:textId="77777777">
        <w:trPr>
          <w:cantSplit/>
          <w:jc w:val="center"/>
        </w:trPr>
        <w:tc>
          <w:tcPr>
            <w:tcW w:w="986" w:type="dxa"/>
            <w:shd w:val="clear" w:color="auto" w:fill="E0E0E0"/>
            <w:tcMar>
              <w:top w:w="0" w:type="dxa"/>
              <w:left w:w="0" w:type="dxa"/>
              <w:bottom w:w="0" w:type="dxa"/>
              <w:right w:w="0" w:type="dxa"/>
            </w:tcMar>
          </w:tcPr>
          <w:p w14:paraId="76809878"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79"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10</w:t>
            </w:r>
          </w:p>
        </w:tc>
        <w:tc>
          <w:tcPr>
            <w:tcW w:w="3659" w:type="dxa"/>
            <w:shd w:val="clear" w:color="auto" w:fill="E0E0E0"/>
            <w:tcMar>
              <w:top w:w="0" w:type="dxa"/>
              <w:left w:w="0" w:type="dxa"/>
              <w:bottom w:w="0" w:type="dxa"/>
              <w:right w:w="0" w:type="dxa"/>
            </w:tcMar>
          </w:tcPr>
          <w:p w14:paraId="7680987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L2P</w:t>
            </w:r>
            <w:r>
              <w:rPr>
                <w:rFonts w:ascii="Arial" w:eastAsia="Arial" w:hAnsi="Arial" w:cs="Arial"/>
                <w:sz w:val="16"/>
                <w:szCs w:val="16"/>
              </w:rPr>
              <w:t xml:space="preserve"> </w:t>
            </w: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signals</w:t>
            </w:r>
            <w:r>
              <w:rPr>
                <w:rFonts w:ascii="Arial" w:eastAsia="Arial" w:hAnsi="Arial" w:cs="Arial"/>
                <w:sz w:val="16"/>
                <w:szCs w:val="16"/>
              </w:rPr>
              <w:t xml:space="preserve"> </w:t>
            </w:r>
            <w:r>
              <w:rPr>
                <w:rFonts w:ascii="Arial" w:hAnsi="Arial" w:cs="Arial"/>
                <w:sz w:val="16"/>
                <w:szCs w:val="16"/>
              </w:rPr>
              <w:t>used</w:t>
            </w:r>
          </w:p>
        </w:tc>
        <w:tc>
          <w:tcPr>
            <w:tcW w:w="3659" w:type="dxa"/>
            <w:shd w:val="clear" w:color="auto" w:fill="E0E0E0"/>
            <w:tcMar>
              <w:top w:w="0" w:type="dxa"/>
              <w:left w:w="0" w:type="dxa"/>
              <w:bottom w:w="0" w:type="dxa"/>
              <w:right w:w="0" w:type="dxa"/>
            </w:tcMar>
          </w:tcPr>
          <w:p w14:paraId="7680987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L2C</w:t>
            </w:r>
            <w:r>
              <w:rPr>
                <w:rFonts w:ascii="Arial" w:eastAsia="Arial" w:hAnsi="Arial" w:cs="Arial"/>
                <w:sz w:val="16"/>
                <w:szCs w:val="16"/>
              </w:rPr>
              <w:t xml:space="preserve"> </w:t>
            </w: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signals</w:t>
            </w:r>
            <w:r>
              <w:rPr>
                <w:rFonts w:ascii="Arial" w:eastAsia="Arial" w:hAnsi="Arial" w:cs="Arial"/>
                <w:sz w:val="16"/>
                <w:szCs w:val="16"/>
              </w:rPr>
              <w:t xml:space="preserve"> </w:t>
            </w:r>
            <w:r>
              <w:rPr>
                <w:rFonts w:ascii="Arial" w:hAnsi="Arial" w:cs="Arial"/>
                <w:sz w:val="16"/>
                <w:szCs w:val="16"/>
              </w:rPr>
              <w:t>used</w:t>
            </w:r>
          </w:p>
        </w:tc>
      </w:tr>
      <w:tr w:rsidR="00086DB9" w14:paraId="76809881" w14:textId="77777777">
        <w:trPr>
          <w:cantSplit/>
          <w:jc w:val="center"/>
        </w:trPr>
        <w:tc>
          <w:tcPr>
            <w:tcW w:w="986" w:type="dxa"/>
            <w:shd w:val="clear" w:color="auto" w:fill="F3F3F3"/>
            <w:tcMar>
              <w:top w:w="0" w:type="dxa"/>
              <w:left w:w="0" w:type="dxa"/>
              <w:bottom w:w="0" w:type="dxa"/>
              <w:right w:w="0" w:type="dxa"/>
            </w:tcMar>
          </w:tcPr>
          <w:p w14:paraId="7680987D"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7E"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11</w:t>
            </w:r>
            <w:r>
              <w:rPr>
                <w:rFonts w:ascii="Arial" w:eastAsia="Arial" w:hAnsi="Arial" w:cs="Arial"/>
                <w:sz w:val="16"/>
                <w:szCs w:val="16"/>
              </w:rPr>
              <w:t>–</w:t>
            </w:r>
            <w:r>
              <w:rPr>
                <w:rFonts w:ascii="Arial" w:hAnsi="Arial" w:cs="Arial"/>
                <w:sz w:val="16"/>
                <w:szCs w:val="16"/>
              </w:rPr>
              <w:t>13</w:t>
            </w:r>
          </w:p>
        </w:tc>
        <w:tc>
          <w:tcPr>
            <w:tcW w:w="3659" w:type="dxa"/>
            <w:shd w:val="clear" w:color="auto" w:fill="F3F3F3"/>
            <w:tcMar>
              <w:top w:w="0" w:type="dxa"/>
              <w:left w:w="0" w:type="dxa"/>
              <w:bottom w:w="0" w:type="dxa"/>
              <w:right w:w="0" w:type="dxa"/>
            </w:tcMar>
          </w:tcPr>
          <w:p w14:paraId="7680987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Reserved</w:t>
            </w:r>
          </w:p>
        </w:tc>
        <w:tc>
          <w:tcPr>
            <w:tcW w:w="3659" w:type="dxa"/>
            <w:shd w:val="clear" w:color="auto" w:fill="F3F3F3"/>
            <w:tcMar>
              <w:top w:w="0" w:type="dxa"/>
              <w:left w:w="0" w:type="dxa"/>
              <w:bottom w:w="0" w:type="dxa"/>
              <w:right w:w="0" w:type="dxa"/>
            </w:tcMar>
          </w:tcPr>
          <w:p w14:paraId="7680988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Reserved</w:t>
            </w:r>
          </w:p>
        </w:tc>
      </w:tr>
      <w:tr w:rsidR="00086DB9" w14:paraId="76809886" w14:textId="77777777">
        <w:trPr>
          <w:cantSplit/>
          <w:jc w:val="center"/>
        </w:trPr>
        <w:tc>
          <w:tcPr>
            <w:tcW w:w="986" w:type="dxa"/>
            <w:shd w:val="clear" w:color="auto" w:fill="E0E0E0"/>
            <w:tcMar>
              <w:top w:w="0" w:type="dxa"/>
              <w:left w:w="0" w:type="dxa"/>
              <w:bottom w:w="0" w:type="dxa"/>
              <w:right w:w="0" w:type="dxa"/>
            </w:tcMar>
          </w:tcPr>
          <w:p w14:paraId="76809882"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83"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14</w:t>
            </w:r>
          </w:p>
        </w:tc>
        <w:tc>
          <w:tcPr>
            <w:tcW w:w="3659" w:type="dxa"/>
            <w:shd w:val="clear" w:color="auto" w:fill="E0E0E0"/>
            <w:tcMar>
              <w:top w:w="0" w:type="dxa"/>
              <w:left w:w="0" w:type="dxa"/>
              <w:bottom w:w="0" w:type="dxa"/>
              <w:right w:w="0" w:type="dxa"/>
            </w:tcMar>
          </w:tcPr>
          <w:p w14:paraId="7680988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85"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r>
              <w:rPr>
                <w:rFonts w:ascii="Arial" w:eastAsia="Arial" w:hAnsi="Arial" w:cs="Arial"/>
                <w:sz w:val="16"/>
                <w:szCs w:val="16"/>
              </w:rPr>
              <w:t xml:space="preserve"> </w:t>
            </w:r>
            <w:r>
              <w:rPr>
                <w:rFonts w:ascii="Arial" w:hAnsi="Arial" w:cs="Arial"/>
                <w:sz w:val="16"/>
                <w:szCs w:val="16"/>
              </w:rPr>
              <w:t>non-nominal</w:t>
            </w:r>
          </w:p>
        </w:tc>
      </w:tr>
      <w:tr w:rsidR="00086DB9" w14:paraId="7680988B" w14:textId="77777777">
        <w:trPr>
          <w:cantSplit/>
          <w:jc w:val="center"/>
        </w:trPr>
        <w:tc>
          <w:tcPr>
            <w:tcW w:w="986" w:type="dxa"/>
            <w:shd w:val="clear" w:color="auto" w:fill="F3F3F3"/>
            <w:tcMar>
              <w:top w:w="0" w:type="dxa"/>
              <w:left w:w="0" w:type="dxa"/>
              <w:bottom w:w="0" w:type="dxa"/>
              <w:right w:w="0" w:type="dxa"/>
            </w:tcMar>
          </w:tcPr>
          <w:p w14:paraId="76809887" w14:textId="77777777" w:rsidR="00086DB9" w:rsidRDefault="00086DB9">
            <w:pPr>
              <w:pStyle w:val="cell"/>
              <w:snapToGrid w:val="0"/>
              <w:jc w:val="center"/>
              <w:rPr>
                <w:rFonts w:ascii="Arial" w:hAnsi="Arial" w:cs="Arial"/>
                <w:sz w:val="16"/>
                <w:szCs w:val="16"/>
              </w:rPr>
            </w:pPr>
          </w:p>
        </w:tc>
        <w:tc>
          <w:tcPr>
            <w:tcW w:w="873" w:type="dxa"/>
            <w:shd w:val="clear" w:color="auto" w:fill="F3F3F3"/>
            <w:tcMar>
              <w:top w:w="0" w:type="dxa"/>
              <w:left w:w="0" w:type="dxa"/>
              <w:bottom w:w="0" w:type="dxa"/>
              <w:right w:w="0" w:type="dxa"/>
            </w:tcMar>
          </w:tcPr>
          <w:p w14:paraId="76809888" w14:textId="77777777" w:rsidR="00086DB9" w:rsidRDefault="00986FBA">
            <w:pPr>
              <w:pStyle w:val="Standard"/>
              <w:snapToGrid w:val="0"/>
              <w:jc w:val="center"/>
              <w:rPr>
                <w:rFonts w:ascii="Arial" w:hAnsi="Arial" w:cs="Arial"/>
                <w:sz w:val="16"/>
                <w:szCs w:val="16"/>
              </w:rPr>
            </w:pPr>
            <w:r>
              <w:rPr>
                <w:rFonts w:ascii="Arial" w:hAnsi="Arial" w:cs="Arial"/>
                <w:sz w:val="16"/>
                <w:szCs w:val="16"/>
              </w:rPr>
              <w:t>15</w:t>
            </w:r>
          </w:p>
        </w:tc>
        <w:tc>
          <w:tcPr>
            <w:tcW w:w="3659" w:type="dxa"/>
            <w:shd w:val="clear" w:color="auto" w:fill="F3F3F3"/>
            <w:tcMar>
              <w:top w:w="0" w:type="dxa"/>
              <w:left w:w="0" w:type="dxa"/>
              <w:bottom w:w="0" w:type="dxa"/>
              <w:right w:w="0" w:type="dxa"/>
            </w:tcMar>
          </w:tcPr>
          <w:p w14:paraId="76809889" w14:textId="77777777" w:rsidR="00086DB9" w:rsidRDefault="00986FBA">
            <w:pPr>
              <w:pStyle w:val="Standard"/>
              <w:keepNext/>
              <w:snapToGrid w:val="0"/>
              <w:rPr>
                <w:rFonts w:ascii="Arial" w:hAnsi="Arial" w:cs="Arial"/>
                <w:sz w:val="16"/>
                <w:szCs w:val="16"/>
              </w:rPr>
            </w:pPr>
            <w:r>
              <w:rPr>
                <w:rFonts w:ascii="Arial" w:hAnsi="Arial" w:cs="Arial"/>
                <w:sz w:val="16"/>
                <w:szCs w:val="16"/>
              </w:rPr>
              <w:t>Retrieved</w:t>
            </w:r>
            <w:r>
              <w:rPr>
                <w:rFonts w:ascii="Arial" w:eastAsia="Arial" w:hAnsi="Arial" w:cs="Arial"/>
                <w:sz w:val="16"/>
                <w:szCs w:val="16"/>
              </w:rPr>
              <w:t xml:space="preserve"> </w:t>
            </w:r>
            <w:r>
              <w:rPr>
                <w:rFonts w:ascii="Arial" w:hAnsi="Arial" w:cs="Arial"/>
                <w:sz w:val="16"/>
                <w:szCs w:val="16"/>
              </w:rPr>
              <w:t>profile</w:t>
            </w:r>
          </w:p>
        </w:tc>
        <w:tc>
          <w:tcPr>
            <w:tcW w:w="3659" w:type="dxa"/>
            <w:shd w:val="clear" w:color="auto" w:fill="F3F3F3"/>
            <w:tcMar>
              <w:top w:w="0" w:type="dxa"/>
              <w:left w:w="0" w:type="dxa"/>
              <w:bottom w:w="0" w:type="dxa"/>
              <w:right w:w="0" w:type="dxa"/>
            </w:tcMar>
          </w:tcPr>
          <w:p w14:paraId="7680988A" w14:textId="77777777" w:rsidR="00086DB9" w:rsidRDefault="00986FBA">
            <w:pPr>
              <w:pStyle w:val="Standard"/>
              <w:snapToGrid w:val="0"/>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p>
        </w:tc>
      </w:tr>
      <w:tr w:rsidR="00086DB9" w14:paraId="76809890" w14:textId="77777777">
        <w:trPr>
          <w:cantSplit/>
          <w:jc w:val="center"/>
        </w:trPr>
        <w:tc>
          <w:tcPr>
            <w:tcW w:w="986" w:type="dxa"/>
            <w:shd w:val="clear" w:color="auto" w:fill="E0E0E0"/>
            <w:tcMar>
              <w:top w:w="0" w:type="dxa"/>
              <w:left w:w="0" w:type="dxa"/>
              <w:bottom w:w="0" w:type="dxa"/>
              <w:right w:w="0" w:type="dxa"/>
            </w:tcMar>
          </w:tcPr>
          <w:p w14:paraId="7680988C" w14:textId="77777777" w:rsidR="00086DB9" w:rsidRDefault="00086DB9">
            <w:pPr>
              <w:pStyle w:val="cell"/>
              <w:snapToGrid w:val="0"/>
              <w:jc w:val="center"/>
              <w:rPr>
                <w:rFonts w:ascii="Arial" w:hAnsi="Arial" w:cs="Arial"/>
                <w:sz w:val="16"/>
                <w:szCs w:val="16"/>
              </w:rPr>
            </w:pPr>
          </w:p>
        </w:tc>
        <w:tc>
          <w:tcPr>
            <w:tcW w:w="873" w:type="dxa"/>
            <w:shd w:val="clear" w:color="auto" w:fill="E0E0E0"/>
            <w:tcMar>
              <w:top w:w="0" w:type="dxa"/>
              <w:left w:w="0" w:type="dxa"/>
              <w:bottom w:w="0" w:type="dxa"/>
              <w:right w:w="0" w:type="dxa"/>
            </w:tcMar>
          </w:tcPr>
          <w:p w14:paraId="7680988D"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All</w:t>
            </w:r>
            <w:r>
              <w:rPr>
                <w:rFonts w:ascii="Arial" w:eastAsia="Arial" w:hAnsi="Arial" w:cs="Arial"/>
                <w:sz w:val="16"/>
                <w:szCs w:val="16"/>
              </w:rPr>
              <w:t xml:space="preserve"> </w:t>
            </w:r>
            <w:r>
              <w:rPr>
                <w:rFonts w:ascii="Arial" w:hAnsi="Arial" w:cs="Arial"/>
                <w:sz w:val="16"/>
                <w:szCs w:val="16"/>
              </w:rPr>
              <w:t>16</w:t>
            </w:r>
          </w:p>
        </w:tc>
        <w:tc>
          <w:tcPr>
            <w:tcW w:w="3659" w:type="dxa"/>
            <w:shd w:val="clear" w:color="auto" w:fill="E0E0E0"/>
            <w:tcMar>
              <w:top w:w="0" w:type="dxa"/>
              <w:left w:w="0" w:type="dxa"/>
              <w:bottom w:w="0" w:type="dxa"/>
              <w:right w:w="0" w:type="dxa"/>
            </w:tcMar>
          </w:tcPr>
          <w:p w14:paraId="7680988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As</w:t>
            </w:r>
            <w:r>
              <w:rPr>
                <w:rFonts w:ascii="Arial" w:eastAsia="Arial" w:hAnsi="Arial" w:cs="Arial"/>
                <w:sz w:val="16"/>
                <w:szCs w:val="16"/>
              </w:rPr>
              <w:t xml:space="preserve"> </w:t>
            </w:r>
            <w:r>
              <w:rPr>
                <w:rFonts w:ascii="Arial" w:hAnsi="Arial" w:cs="Arial"/>
                <w:sz w:val="16"/>
                <w:szCs w:val="16"/>
              </w:rPr>
              <w:t>above</w:t>
            </w:r>
          </w:p>
        </w:tc>
        <w:tc>
          <w:tcPr>
            <w:tcW w:w="3659" w:type="dxa"/>
            <w:shd w:val="clear" w:color="auto" w:fill="E0E0E0"/>
            <w:tcMar>
              <w:top w:w="0" w:type="dxa"/>
              <w:left w:w="0" w:type="dxa"/>
              <w:bottom w:w="0" w:type="dxa"/>
              <w:right w:w="0" w:type="dxa"/>
            </w:tcMar>
          </w:tcPr>
          <w:p w14:paraId="7680988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Missing</w:t>
            </w:r>
          </w:p>
        </w:tc>
      </w:tr>
      <w:tr w:rsidR="00086DB9" w14:paraId="76809895" w14:textId="77777777">
        <w:trPr>
          <w:cantSplit/>
          <w:jc w:val="center"/>
        </w:trPr>
        <w:tc>
          <w:tcPr>
            <w:tcW w:w="986" w:type="dxa"/>
            <w:shd w:val="clear" w:color="auto" w:fill="FFFFFF"/>
            <w:tcMar>
              <w:top w:w="0" w:type="dxa"/>
              <w:left w:w="0" w:type="dxa"/>
              <w:bottom w:w="0" w:type="dxa"/>
              <w:right w:w="0" w:type="dxa"/>
            </w:tcMar>
          </w:tcPr>
          <w:p w14:paraId="76809891" w14:textId="77777777" w:rsidR="00086DB9" w:rsidRDefault="00086DB9">
            <w:pPr>
              <w:pStyle w:val="cell"/>
              <w:snapToGrid w:val="0"/>
              <w:jc w:val="center"/>
              <w:rPr>
                <w:rFonts w:ascii="Arial" w:hAnsi="Arial" w:cs="Arial"/>
                <w:sz w:val="16"/>
                <w:szCs w:val="16"/>
              </w:rPr>
            </w:pPr>
          </w:p>
        </w:tc>
        <w:tc>
          <w:tcPr>
            <w:tcW w:w="873" w:type="dxa"/>
            <w:shd w:val="clear" w:color="auto" w:fill="FFFFFF"/>
            <w:tcMar>
              <w:top w:w="0" w:type="dxa"/>
              <w:left w:w="0" w:type="dxa"/>
              <w:bottom w:w="0" w:type="dxa"/>
              <w:right w:w="0" w:type="dxa"/>
            </w:tcMar>
          </w:tcPr>
          <w:p w14:paraId="76809892" w14:textId="77777777" w:rsidR="00086DB9" w:rsidRDefault="00086DB9">
            <w:pPr>
              <w:pStyle w:val="cell"/>
              <w:snapToGrid w:val="0"/>
              <w:spacing w:line="159" w:lineRule="atLeast"/>
              <w:jc w:val="center"/>
              <w:rPr>
                <w:rFonts w:ascii="Arial" w:hAnsi="Arial" w:cs="Arial"/>
                <w:sz w:val="16"/>
                <w:szCs w:val="16"/>
              </w:rPr>
            </w:pPr>
          </w:p>
        </w:tc>
        <w:tc>
          <w:tcPr>
            <w:tcW w:w="3659" w:type="dxa"/>
            <w:shd w:val="clear" w:color="auto" w:fill="FFFFFF"/>
            <w:tcMar>
              <w:top w:w="0" w:type="dxa"/>
              <w:left w:w="0" w:type="dxa"/>
              <w:bottom w:w="0" w:type="dxa"/>
              <w:right w:w="0" w:type="dxa"/>
            </w:tcMar>
          </w:tcPr>
          <w:p w14:paraId="76809893" w14:textId="77777777" w:rsidR="00086DB9" w:rsidRDefault="00086DB9">
            <w:pPr>
              <w:pStyle w:val="cell"/>
              <w:snapToGrid w:val="0"/>
              <w:spacing w:line="159" w:lineRule="atLeast"/>
              <w:rPr>
                <w:rFonts w:ascii="Arial" w:hAnsi="Arial" w:cs="Arial"/>
                <w:sz w:val="16"/>
                <w:szCs w:val="16"/>
              </w:rPr>
            </w:pPr>
          </w:p>
        </w:tc>
        <w:tc>
          <w:tcPr>
            <w:tcW w:w="3659" w:type="dxa"/>
            <w:shd w:val="clear" w:color="auto" w:fill="FFFFFF"/>
            <w:tcMar>
              <w:top w:w="0" w:type="dxa"/>
              <w:left w:w="0" w:type="dxa"/>
              <w:bottom w:w="0" w:type="dxa"/>
              <w:right w:w="0" w:type="dxa"/>
            </w:tcMar>
          </w:tcPr>
          <w:p w14:paraId="76809894" w14:textId="77777777" w:rsidR="00086DB9" w:rsidRDefault="00086DB9">
            <w:pPr>
              <w:pStyle w:val="cell"/>
              <w:snapToGrid w:val="0"/>
              <w:spacing w:line="159" w:lineRule="atLeast"/>
              <w:rPr>
                <w:rFonts w:ascii="Arial" w:hAnsi="Arial" w:cs="Arial"/>
                <w:sz w:val="16"/>
                <w:szCs w:val="16"/>
              </w:rPr>
            </w:pPr>
          </w:p>
        </w:tc>
      </w:tr>
    </w:tbl>
    <w:p w14:paraId="76809896" w14:textId="77777777" w:rsidR="00086DB9" w:rsidRDefault="00086DB9">
      <w:pPr>
        <w:pStyle w:val="Heading3"/>
        <w:numPr>
          <w:ilvl w:val="0"/>
          <w:numId w:val="0"/>
        </w:numPr>
        <w:rPr>
          <w:rFonts w:ascii="Arial" w:hAnsi="Arial" w:cs="Arial"/>
        </w:rPr>
      </w:pPr>
    </w:p>
    <w:p w14:paraId="76809897" w14:textId="77777777" w:rsidR="00086DB9" w:rsidRDefault="00986FBA">
      <w:pPr>
        <w:pStyle w:val="Heading3"/>
      </w:pPr>
      <w:bookmarkStart w:id="1742" w:name="__RefHeading__87040_697283655"/>
      <w:r>
        <w:t>Quality</w:t>
      </w:r>
      <w:r>
        <w:rPr>
          <w:rFonts w:eastAsia="Arial"/>
        </w:rPr>
        <w:t xml:space="preserve"> </w:t>
      </w:r>
      <w:r>
        <w:t>parameter</w:t>
      </w:r>
      <w:bookmarkEnd w:id="1742"/>
    </w:p>
    <w:p w14:paraId="76809898" w14:textId="77777777" w:rsidR="00086DB9" w:rsidRDefault="00986FBA">
      <w:pPr>
        <w:pStyle w:val="Standard"/>
        <w:jc w:val="both"/>
      </w:pP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Percentage</w:t>
      </w:r>
      <w:r>
        <w:rPr>
          <w:rFonts w:ascii="Arial" w:eastAsia="Arial" w:hAnsi="Arial" w:cs="Arial"/>
          <w:sz w:val="20"/>
        </w:rPr>
        <w:t xml:space="preserve"> </w:t>
      </w:r>
      <w:r>
        <w:rPr>
          <w:rFonts w:ascii="Arial" w:hAnsi="Arial" w:cs="Arial"/>
          <w:sz w:val="20"/>
        </w:rPr>
        <w:t>Confidence</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depends</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context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large</w:t>
      </w:r>
      <w:r>
        <w:rPr>
          <w:rFonts w:ascii="Arial" w:eastAsia="Arial" w:hAnsi="Arial" w:cs="Arial"/>
          <w:sz w:val="20"/>
        </w:rPr>
        <w:t xml:space="preserve"> </w:t>
      </w:r>
      <w:r>
        <w:rPr>
          <w:rFonts w:ascii="Arial" w:hAnsi="Arial" w:cs="Arial"/>
          <w:sz w:val="20"/>
        </w:rPr>
        <w:t>degree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hence</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derivation</w:t>
      </w:r>
      <w:r>
        <w:rPr>
          <w:rFonts w:ascii="Arial" w:eastAsia="Arial" w:hAnsi="Arial" w:cs="Arial"/>
          <w:sz w:val="20"/>
        </w:rPr>
        <w:t xml:space="preserve"> </w:t>
      </w:r>
      <w:proofErr w:type="gramStart"/>
      <w:r>
        <w:rPr>
          <w:rFonts w:ascii="Arial" w:hAnsi="Arial" w:cs="Arial"/>
          <w:sz w:val="20"/>
        </w:rPr>
        <w:t>has</w:t>
      </w:r>
      <w:r>
        <w:rPr>
          <w:rFonts w:ascii="Arial" w:eastAsia="Arial" w:hAnsi="Arial" w:cs="Arial"/>
          <w:sz w:val="20"/>
        </w:rPr>
        <w:t xml:space="preserve"> </w:t>
      </w:r>
      <w:r>
        <w:rPr>
          <w:rFonts w:ascii="Arial" w:hAnsi="Arial" w:cs="Arial"/>
          <w:sz w:val="20"/>
        </w:rPr>
        <w:t>to</w:t>
      </w:r>
      <w:proofErr w:type="gramEnd"/>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guidance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intent.</w:t>
      </w:r>
    </w:p>
    <w:p w14:paraId="76809899" w14:textId="77777777" w:rsidR="00086DB9" w:rsidRDefault="00086DB9">
      <w:pPr>
        <w:pStyle w:val="Standard"/>
        <w:jc w:val="both"/>
        <w:rPr>
          <w:rFonts w:ascii="Arial" w:hAnsi="Arial" w:cs="Arial"/>
          <w:sz w:val="20"/>
        </w:rPr>
      </w:pPr>
    </w:p>
    <w:p w14:paraId="7680989A" w14:textId="77777777" w:rsidR="00086DB9" w:rsidRDefault="00986FBA">
      <w:pPr>
        <w:pStyle w:val="Standard"/>
        <w:jc w:val="both"/>
      </w:pPr>
      <w:r>
        <w:rPr>
          <w:rFonts w:ascii="Arial" w:hAnsi="Arial" w:cs="Arial"/>
          <w:sz w:val="20"/>
        </w:rPr>
        <w:t>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user-level,</w:t>
      </w:r>
      <w:r>
        <w:rPr>
          <w:rFonts w:ascii="Arial" w:eastAsia="Arial" w:hAnsi="Arial" w:cs="Arial"/>
          <w:sz w:val="20"/>
        </w:rPr>
        <w:t xml:space="preserve"> ‘</w:t>
      </w:r>
      <w:r>
        <w:rPr>
          <w:rFonts w:ascii="Arial" w:hAnsi="Arial" w:cs="Arial"/>
          <w:sz w:val="20"/>
        </w:rPr>
        <w:t>Percentage</w:t>
      </w:r>
      <w:r>
        <w:rPr>
          <w:rFonts w:ascii="Arial" w:eastAsia="Arial" w:hAnsi="Arial" w:cs="Arial"/>
          <w:sz w:val="20"/>
        </w:rPr>
        <w:t xml:space="preserve"> </w:t>
      </w:r>
      <w:r>
        <w:rPr>
          <w:rFonts w:ascii="Arial" w:hAnsi="Arial" w:cs="Arial"/>
          <w:sz w:val="20"/>
        </w:rPr>
        <w:t>Confidence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first</w:t>
      </w:r>
      <w:r>
        <w:rPr>
          <w:rFonts w:ascii="Arial" w:eastAsia="Arial" w:hAnsi="Arial" w:cs="Arial"/>
          <w:sz w:val="20"/>
        </w:rPr>
        <w:t xml:space="preserve"> </w:t>
      </w:r>
      <w:r>
        <w:rPr>
          <w:rFonts w:ascii="Arial" w:hAnsi="Arial" w:cs="Arial"/>
          <w:sz w:val="20"/>
        </w:rPr>
        <w:t>indicator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datum</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concept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probability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gross</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often</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control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variational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objective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reject</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extreme</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particularly</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lie</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normal</w:t>
      </w:r>
      <w:r>
        <w:rPr>
          <w:rFonts w:ascii="Arial" w:eastAsia="Arial" w:hAnsi="Arial" w:cs="Arial"/>
          <w:sz w:val="20"/>
        </w:rPr>
        <w:t xml:space="preserve"> </w:t>
      </w:r>
      <w:r>
        <w:rPr>
          <w:rFonts w:ascii="Arial" w:hAnsi="Arial" w:cs="Arial"/>
          <w:sz w:val="20"/>
        </w:rPr>
        <w:t>(assumed)</w:t>
      </w:r>
      <w:r>
        <w:rPr>
          <w:rFonts w:ascii="Arial" w:eastAsia="Arial" w:hAnsi="Arial" w:cs="Arial"/>
          <w:sz w:val="20"/>
        </w:rPr>
        <w:t xml:space="preserve"> </w:t>
      </w:r>
      <w:r>
        <w:rPr>
          <w:rFonts w:ascii="Arial" w:hAnsi="Arial" w:cs="Arial"/>
          <w:sz w:val="20"/>
        </w:rPr>
        <w:t>Gaussian</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distribution.</w:t>
      </w:r>
    </w:p>
    <w:p w14:paraId="7680989B" w14:textId="77777777" w:rsidR="00086DB9" w:rsidRDefault="00086DB9">
      <w:pPr>
        <w:pStyle w:val="Standard"/>
        <w:jc w:val="both"/>
        <w:rPr>
          <w:rFonts w:ascii="Arial" w:hAnsi="Arial" w:cs="Arial"/>
          <w:sz w:val="20"/>
        </w:rPr>
      </w:pPr>
    </w:p>
    <w:p w14:paraId="7680989C" w14:textId="77777777" w:rsidR="00086DB9" w:rsidRDefault="00986FBA">
      <w:pPr>
        <w:pStyle w:val="Standard"/>
        <w:jc w:val="both"/>
      </w:pP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simplest</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estimated</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Assuming</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estimated</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variance</w:t>
      </w:r>
      <w:r>
        <w:rPr>
          <w:rFonts w:ascii="Arial" w:eastAsia="Arial" w:hAnsi="Arial" w:cs="Arial"/>
          <w:i/>
          <w:sz w:val="20"/>
        </w:rPr>
        <w:t xml:space="preserve"> </w:t>
      </w:r>
      <w:r>
        <w:rPr>
          <w:rFonts w:ascii="Arial" w:hAnsi="Arial" w:cs="Arial"/>
          <w:i/>
          <w:sz w:val="20"/>
        </w:rPr>
        <w:t>O</w:t>
      </w:r>
      <w:r>
        <w:rPr>
          <w:rFonts w:ascii="Arial" w:eastAsia="Arial" w:hAnsi="Arial" w:cs="Arial"/>
          <w:i/>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i/>
          <w:sz w:val="20"/>
        </w:rPr>
        <w:t>a</w:t>
      </w:r>
      <w:r>
        <w:rPr>
          <w:rFonts w:ascii="Arial" w:eastAsia="Arial" w:hAnsi="Arial" w:cs="Arial"/>
          <w:i/>
          <w:sz w:val="20"/>
        </w:rPr>
        <w:t xml:space="preserve"> </w:t>
      </w:r>
      <w:r>
        <w:rPr>
          <w:rFonts w:ascii="Arial" w:hAnsi="Arial" w:cs="Arial"/>
          <w:i/>
          <w:sz w:val="20"/>
        </w:rPr>
        <w:t>priori</w:t>
      </w:r>
      <w:r>
        <w:rPr>
          <w:rFonts w:ascii="Arial" w:eastAsia="Arial" w:hAnsi="Arial" w:cs="Arial"/>
          <w:i/>
          <w:sz w:val="20"/>
        </w:rPr>
        <w:t xml:space="preserve"> </w:t>
      </w:r>
      <w:r>
        <w:rPr>
          <w:rFonts w:ascii="Arial" w:hAnsi="Arial" w:cs="Arial"/>
          <w:sz w:val="20"/>
        </w:rPr>
        <w:t>variance</w:t>
      </w:r>
      <w:r>
        <w:rPr>
          <w:rFonts w:ascii="Arial" w:eastAsia="Arial" w:hAnsi="Arial" w:cs="Arial"/>
          <w:sz w:val="20"/>
        </w:rPr>
        <w:t xml:space="preserve"> </w:t>
      </w:r>
      <w:r>
        <w:rPr>
          <w:rFonts w:ascii="Arial" w:hAnsi="Arial" w:cs="Arial"/>
          <w:i/>
          <w:sz w:val="20"/>
        </w:rPr>
        <w:t>E</w:t>
      </w:r>
      <w:r>
        <w:rPr>
          <w:rFonts w:ascii="Arial" w:hAnsi="Arial" w:cs="Arial"/>
          <w:sz w:val="20"/>
        </w:rPr>
        <w:t>,</w:t>
      </w:r>
      <w:r>
        <w:rPr>
          <w:rFonts w:ascii="Arial" w:eastAsia="Arial" w:hAnsi="Arial" w:cs="Arial"/>
          <w:sz w:val="20"/>
        </w:rPr>
        <w:t xml:space="preserve"> </w:t>
      </w:r>
      <w:r>
        <w:rPr>
          <w:rFonts w:ascii="Arial" w:hAnsi="Arial" w:cs="Arial"/>
          <w:sz w:val="20"/>
        </w:rPr>
        <w:t>then</w:t>
      </w:r>
    </w:p>
    <w:p w14:paraId="7680989D" w14:textId="77777777" w:rsidR="00086DB9" w:rsidRDefault="00986FBA">
      <w:pPr>
        <w:pStyle w:val="Standard"/>
        <w:spacing w:before="100" w:after="100"/>
        <w:jc w:val="center"/>
      </w:pPr>
      <w:r>
        <w:rPr>
          <w:rFonts w:ascii="Arial" w:hAnsi="Arial" w:cs="Arial"/>
          <w:i/>
          <w:sz w:val="20"/>
        </w:rPr>
        <w:t>PC</w:t>
      </w:r>
      <w:r>
        <w:rPr>
          <w:rFonts w:ascii="Arial" w:eastAsia="Arial" w:hAnsi="Arial" w:cs="Arial"/>
          <w:i/>
          <w:sz w:val="20"/>
        </w:rPr>
        <w:t xml:space="preserve"> </w:t>
      </w:r>
      <w:r>
        <w:rPr>
          <w:rFonts w:ascii="Arial" w:hAnsi="Arial" w:cs="Arial"/>
          <w:i/>
          <w:sz w:val="20"/>
        </w:rPr>
        <w:t>=</w:t>
      </w:r>
      <w:r>
        <w:rPr>
          <w:rFonts w:ascii="Arial" w:eastAsia="Arial" w:hAnsi="Arial" w:cs="Arial"/>
          <w:i/>
          <w:sz w:val="20"/>
        </w:rPr>
        <w:t xml:space="preserve"> </w:t>
      </w:r>
      <w:r>
        <w:rPr>
          <w:rFonts w:ascii="Arial" w:hAnsi="Arial" w:cs="Arial"/>
          <w:i/>
          <w:sz w:val="20"/>
        </w:rPr>
        <w:t>100</w:t>
      </w:r>
      <w:r>
        <w:rPr>
          <w:rFonts w:ascii="Arial" w:eastAsia="Arial" w:hAnsi="Arial" w:cs="Arial"/>
          <w:i/>
          <w:sz w:val="20"/>
        </w:rPr>
        <w:t xml:space="preserve"> </w:t>
      </w:r>
      <w:r>
        <w:rPr>
          <w:rFonts w:ascii="Arial" w:hAnsi="Arial" w:cs="Arial"/>
          <w:sz w:val="20"/>
        </w:rPr>
        <w:t>exp</w:t>
      </w:r>
      <w:r>
        <w:rPr>
          <w:rFonts w:ascii="Arial" w:hAnsi="Arial" w:cs="Arial"/>
          <w:i/>
          <w:sz w:val="20"/>
        </w:rPr>
        <w:t>(-O/E)</w:t>
      </w:r>
    </w:p>
    <w:p w14:paraId="7680989E" w14:textId="77777777" w:rsidR="00086DB9" w:rsidRDefault="00986FBA">
      <w:pPr>
        <w:pStyle w:val="Standard"/>
        <w:jc w:val="both"/>
      </w:pPr>
      <w:r>
        <w:rPr>
          <w:rFonts w:ascii="Arial" w:hAnsi="Arial" w:cs="Arial"/>
          <w:sz w:val="20"/>
        </w:rPr>
        <w:t>would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observables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combined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overall</w:t>
      </w:r>
      <w:r>
        <w:rPr>
          <w:rFonts w:ascii="Arial" w:eastAsia="Arial" w:hAnsi="Arial" w:cs="Arial"/>
          <w:sz w:val="20"/>
        </w:rPr>
        <w:t xml:space="preserve"> </w:t>
      </w:r>
      <w:r>
        <w:rPr>
          <w:rFonts w:ascii="Arial" w:hAnsi="Arial" w:cs="Arial"/>
          <w:sz w:val="20"/>
        </w:rPr>
        <w:t>scaled</w:t>
      </w:r>
      <w:r>
        <w:rPr>
          <w:rFonts w:ascii="Arial" w:eastAsia="Arial" w:hAnsi="Arial" w:cs="Arial"/>
          <w:sz w:val="20"/>
        </w:rPr>
        <w:t xml:space="preserve"> </w:t>
      </w:r>
      <w:r>
        <w:rPr>
          <w:rFonts w:ascii="Arial" w:hAnsi="Arial" w:cs="Arial"/>
          <w:sz w:val="20"/>
        </w:rPr>
        <w:t>probability</w:t>
      </w:r>
      <w:r>
        <w:rPr>
          <w:rFonts w:ascii="Arial" w:eastAsia="Arial" w:hAnsi="Arial" w:cs="Arial"/>
          <w:sz w:val="20"/>
        </w:rPr>
        <w:t xml:space="preserve"> </w:t>
      </w:r>
      <w:r>
        <w:rPr>
          <w:rFonts w:ascii="Arial" w:hAnsi="Arial" w:cs="Arial"/>
          <w:sz w:val="20"/>
        </w:rPr>
        <w:t>value.</w:t>
      </w:r>
    </w:p>
    <w:p w14:paraId="7680989F" w14:textId="77777777" w:rsidR="00086DB9" w:rsidRDefault="00086DB9">
      <w:pPr>
        <w:pStyle w:val="Standard"/>
        <w:jc w:val="both"/>
        <w:rPr>
          <w:rFonts w:ascii="Arial" w:hAnsi="Arial" w:cs="Arial"/>
          <w:sz w:val="20"/>
        </w:rPr>
      </w:pPr>
    </w:p>
    <w:p w14:paraId="768098A0" w14:textId="77777777" w:rsidR="00086DB9" w:rsidRDefault="00986FBA">
      <w:pPr>
        <w:pStyle w:val="Standard"/>
        <w:jc w:val="both"/>
      </w:pPr>
      <w:r>
        <w:rPr>
          <w:rFonts w:ascii="Arial" w:hAnsi="Arial" w:cs="Arial"/>
          <w:sz w:val="20"/>
        </w:rPr>
        <w:t>Other</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might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Q/C</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might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nominally</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proofErr w:type="gramStart"/>
      <w:r>
        <w:rPr>
          <w:rFonts w:ascii="Arial" w:hAnsi="Arial" w:cs="Arial"/>
          <w:sz w:val="20"/>
        </w:rPr>
        <w:t>above,</w:t>
      </w:r>
      <w:r>
        <w:rPr>
          <w:rFonts w:ascii="Arial" w:eastAsia="Arial" w:hAnsi="Arial" w:cs="Arial"/>
          <w:sz w:val="20"/>
        </w:rPr>
        <w:t xml:space="preserve"> </w:t>
      </w:r>
      <w:r>
        <w:rPr>
          <w:rFonts w:ascii="Arial" w:hAnsi="Arial" w:cs="Arial"/>
          <w:sz w:val="20"/>
        </w:rPr>
        <w:t>but</w:t>
      </w:r>
      <w:proofErr w:type="gramEnd"/>
      <w:r>
        <w:rPr>
          <w:rFonts w:ascii="Arial" w:eastAsia="Arial" w:hAnsi="Arial" w:cs="Arial"/>
          <w:sz w:val="20"/>
        </w:rPr>
        <w:t xml:space="preserve"> </w:t>
      </w:r>
      <w:r>
        <w:rPr>
          <w:rFonts w:ascii="Arial" w:hAnsi="Arial" w:cs="Arial"/>
          <w:sz w:val="20"/>
        </w:rPr>
        <w:t>assigned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lower</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(even</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loss-of-lock</w:t>
      </w:r>
      <w:r>
        <w:rPr>
          <w:rFonts w:ascii="Arial" w:eastAsia="Arial" w:hAnsi="Arial" w:cs="Arial"/>
          <w:sz w:val="20"/>
        </w:rPr>
        <w:t xml:space="preserve"> </w:t>
      </w:r>
      <w:r>
        <w:rPr>
          <w:rFonts w:ascii="Arial" w:hAnsi="Arial" w:cs="Arial"/>
          <w:sz w:val="20"/>
        </w:rPr>
        <w:t>(freewheeling)</w:t>
      </w:r>
      <w:r>
        <w:rPr>
          <w:rFonts w:ascii="Arial" w:eastAsia="Arial" w:hAnsi="Arial" w:cs="Arial"/>
          <w:sz w:val="20"/>
        </w:rPr>
        <w:t xml:space="preserve"> </w:t>
      </w:r>
      <w:r>
        <w:rPr>
          <w:rFonts w:ascii="Arial" w:hAnsi="Arial" w:cs="Arial"/>
          <w:sz w:val="20"/>
        </w:rPr>
        <w:t>condition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detected.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observables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apparently</w:t>
      </w:r>
      <w:r>
        <w:rPr>
          <w:rFonts w:ascii="Arial" w:eastAsia="Arial" w:hAnsi="Arial" w:cs="Arial"/>
          <w:sz w:val="20"/>
        </w:rPr>
        <w:t xml:space="preserve"> </w:t>
      </w:r>
      <w:r>
        <w:rPr>
          <w:rFonts w:ascii="Arial" w:hAnsi="Arial" w:cs="Arial"/>
          <w:sz w:val="20"/>
        </w:rPr>
        <w:t>sensible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little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confidence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end-user</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make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decision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just</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100.</w:t>
      </w:r>
      <w:r>
        <w:rPr>
          <w:rFonts w:ascii="Arial" w:eastAsia="Arial" w:hAnsi="Arial" w:cs="Arial"/>
          <w:sz w:val="20"/>
        </w:rPr>
        <w:t xml:space="preserve"> </w:t>
      </w:r>
      <w:r>
        <w:rPr>
          <w:rFonts w:ascii="Arial" w:hAnsi="Arial" w:cs="Arial"/>
          <w:sz w:val="20"/>
        </w:rPr>
        <w:t>Conversely,</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applies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unusable,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actually</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missing</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zero.</w:t>
      </w:r>
    </w:p>
    <w:p w14:paraId="768098A1" w14:textId="77777777" w:rsidR="00086DB9" w:rsidRDefault="00086DB9">
      <w:pPr>
        <w:pStyle w:val="Standard"/>
        <w:jc w:val="both"/>
        <w:rPr>
          <w:rFonts w:ascii="Arial" w:hAnsi="Arial" w:cs="Arial"/>
          <w:sz w:val="20"/>
        </w:rPr>
      </w:pPr>
    </w:p>
    <w:p w14:paraId="768098A2" w14:textId="77777777" w:rsidR="00086DB9" w:rsidRDefault="00086DB9">
      <w:pPr>
        <w:pStyle w:val="Standard"/>
        <w:jc w:val="both"/>
        <w:rPr>
          <w:rFonts w:ascii="Arial" w:hAnsi="Arial" w:cs="Arial"/>
          <w:sz w:val="20"/>
        </w:rPr>
      </w:pPr>
    </w:p>
    <w:p w14:paraId="768098A3" w14:textId="77777777" w:rsidR="00086DB9" w:rsidRDefault="00986FBA">
      <w:pPr>
        <w:pStyle w:val="Heading2"/>
      </w:pPr>
      <w:bookmarkStart w:id="1743" w:name="__RefHeading__87_1229796929"/>
      <w:r>
        <w:lastRenderedPageBreak/>
        <w:t>BUFR</w:t>
      </w:r>
      <w:r>
        <w:rPr>
          <w:rFonts w:eastAsia="Arial"/>
        </w:rPr>
        <w:t xml:space="preserve"> </w:t>
      </w:r>
      <w:r>
        <w:t>Section</w:t>
      </w:r>
      <w:r>
        <w:rPr>
          <w:rFonts w:eastAsia="Arial"/>
        </w:rPr>
        <w:t xml:space="preserve"> </w:t>
      </w:r>
      <w:r>
        <w:t>5</w:t>
      </w:r>
      <w:r>
        <w:rPr>
          <w:rFonts w:eastAsia="Arial"/>
        </w:rPr>
        <w:t xml:space="preserve"> </w:t>
      </w:r>
      <w:r>
        <w:t>(End</w:t>
      </w:r>
      <w:r>
        <w:rPr>
          <w:rFonts w:eastAsia="Arial"/>
        </w:rPr>
        <w:t xml:space="preserve"> </w:t>
      </w:r>
      <w:r>
        <w:t>of</w:t>
      </w:r>
      <w:r>
        <w:rPr>
          <w:rFonts w:eastAsia="Arial"/>
        </w:rPr>
        <w:t xml:space="preserve"> </w:t>
      </w:r>
      <w:r>
        <w:t>Message)</w:t>
      </w:r>
      <w:bookmarkEnd w:id="1743"/>
    </w:p>
    <w:p w14:paraId="768098A4"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end-of-message,</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delimiter</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_Ref292723259 </w:instrText>
      </w:r>
      <w:r>
        <w:rPr>
          <w:rFonts w:ascii="Arial" w:eastAsia="Arial" w:hAnsi="Arial" w:cs="Arial"/>
          <w:sz w:val="20"/>
        </w:rPr>
        <w:fldChar w:fldCharType="separate"/>
      </w:r>
      <w:r>
        <w:rPr>
          <w:rFonts w:ascii="Arial" w:eastAsia="Arial" w:hAnsi="Arial" w:cs="Arial"/>
          <w:sz w:val="20"/>
        </w:rPr>
        <w:t>Table 10</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correctly,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delimiter</w:t>
      </w:r>
      <w:r>
        <w:rPr>
          <w:rFonts w:ascii="Arial" w:eastAsia="Arial" w:hAnsi="Arial" w:cs="Arial"/>
          <w:sz w:val="20"/>
        </w:rPr>
        <w:t xml:space="preserve"> </w:t>
      </w:r>
      <w:r>
        <w:rPr>
          <w:rFonts w:ascii="Arial" w:hAnsi="Arial" w:cs="Arial"/>
          <w:sz w:val="20"/>
        </w:rPr>
        <w:t>occupies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last</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Further,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equal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sum</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lengths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individual</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1</w:t>
      </w:r>
      <w:r>
        <w:rPr>
          <w:rFonts w:ascii="Arial" w:eastAsia="Arial" w:hAnsi="Arial" w:cs="Arial"/>
          <w:sz w:val="20"/>
        </w:rPr>
        <w:t>–</w:t>
      </w:r>
      <w:r>
        <w:rPr>
          <w:rFonts w:ascii="Arial" w:hAnsi="Arial" w:cs="Arial"/>
          <w:sz w:val="20"/>
        </w:rPr>
        <w:t>4,</w:t>
      </w:r>
      <w:r>
        <w:rPr>
          <w:rFonts w:ascii="Arial" w:eastAsia="Arial" w:hAnsi="Arial" w:cs="Arial"/>
          <w:sz w:val="20"/>
        </w:rPr>
        <w:t xml:space="preserve"> </w:t>
      </w:r>
      <w:r>
        <w:rPr>
          <w:rFonts w:ascii="Arial" w:hAnsi="Arial" w:cs="Arial"/>
          <w:sz w:val="20"/>
        </w:rPr>
        <w:t>plus</w:t>
      </w:r>
      <w:r>
        <w:rPr>
          <w:rFonts w:ascii="Arial" w:eastAsia="Arial" w:hAnsi="Arial" w:cs="Arial"/>
          <w:sz w:val="20"/>
        </w:rPr>
        <w:t xml:space="preserve"> </w:t>
      </w:r>
      <w:r>
        <w:rPr>
          <w:rFonts w:ascii="Arial" w:hAnsi="Arial" w:cs="Arial"/>
          <w:sz w:val="20"/>
        </w:rPr>
        <w:t>8</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p>
    <w:p w14:paraId="768098A5" w14:textId="77777777" w:rsidR="00086DB9" w:rsidRDefault="00086DB9">
      <w:pPr>
        <w:pStyle w:val="Standard"/>
        <w:jc w:val="both"/>
        <w:rPr>
          <w:rFonts w:ascii="Arial" w:hAnsi="Arial" w:cs="Arial"/>
          <w:sz w:val="20"/>
        </w:rPr>
      </w:pPr>
    </w:p>
    <w:p w14:paraId="768098A6" w14:textId="77777777" w:rsidR="00086DB9" w:rsidRDefault="00086DB9">
      <w:pPr>
        <w:pStyle w:val="Standard"/>
        <w:jc w:val="both"/>
        <w:rPr>
          <w:rFonts w:ascii="Arial" w:hAnsi="Arial" w:cs="Arial"/>
          <w:sz w:val="20"/>
        </w:rPr>
      </w:pPr>
    </w:p>
    <w:p w14:paraId="768098A7" w14:textId="77777777" w:rsidR="00086DB9" w:rsidRDefault="00986FBA">
      <w:pPr>
        <w:pStyle w:val="Caption"/>
        <w:jc w:val="center"/>
      </w:pPr>
      <w:bookmarkStart w:id="1744" w:name="_Ref292723259"/>
      <w:r>
        <w:rPr>
          <w:rFonts w:ascii="Arial" w:hAnsi="Arial" w:cs="Arial"/>
          <w:b/>
          <w:sz w:val="20"/>
        </w:rPr>
        <w:t>Table</w:t>
      </w:r>
      <w:r>
        <w:rPr>
          <w:rFonts w:ascii="Arial" w:eastAsia="Arial" w:hAnsi="Arial" w:cs="Arial"/>
          <w:b/>
          <w:sz w:val="20"/>
        </w:rPr>
        <w:t xml:space="preserve"> </w:t>
      </w:r>
      <w:r>
        <w:rPr>
          <w:rFonts w:ascii="Arial" w:hAnsi="Arial" w:cs="Arial"/>
          <w:b/>
          <w:sz w:val="20"/>
        </w:rPr>
        <w:t>10</w:t>
      </w:r>
      <w:bookmarkEnd w:id="1744"/>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5</w:t>
      </w:r>
      <w:r>
        <w:rPr>
          <w:rFonts w:ascii="Arial" w:eastAsia="Arial" w:hAnsi="Arial" w:cs="Arial"/>
          <w:b/>
          <w:sz w:val="20"/>
        </w:rPr>
        <w:t xml:space="preserve"> </w:t>
      </w:r>
      <w:r>
        <w:rPr>
          <w:rFonts w:ascii="Arial" w:hAnsi="Arial" w:cs="Arial"/>
          <w:b/>
          <w:sz w:val="20"/>
        </w:rPr>
        <w:t>(End</w:t>
      </w:r>
      <w:r>
        <w:rPr>
          <w:rFonts w:ascii="Arial" w:eastAsia="Arial" w:hAnsi="Arial" w:cs="Arial"/>
          <w:b/>
          <w:sz w:val="20"/>
        </w:rPr>
        <w:t xml:space="preserve"> </w:t>
      </w:r>
      <w:r>
        <w:rPr>
          <w:rFonts w:ascii="Arial" w:hAnsi="Arial" w:cs="Arial"/>
          <w:b/>
          <w:sz w:val="20"/>
        </w:rPr>
        <w:t>of</w:t>
      </w:r>
      <w:r>
        <w:rPr>
          <w:rFonts w:ascii="Arial" w:eastAsia="Arial" w:hAnsi="Arial" w:cs="Arial"/>
          <w:b/>
          <w:sz w:val="20"/>
        </w:rPr>
        <w:t xml:space="preserve"> </w:t>
      </w:r>
      <w:r>
        <w:rPr>
          <w:rFonts w:ascii="Arial" w:hAnsi="Arial" w:cs="Arial"/>
          <w:b/>
          <w:sz w:val="20"/>
        </w:rPr>
        <w:t>Message)</w:t>
      </w:r>
    </w:p>
    <w:tbl>
      <w:tblPr>
        <w:tblW w:w="9072" w:type="dxa"/>
        <w:tblLayout w:type="fixed"/>
        <w:tblCellMar>
          <w:left w:w="10" w:type="dxa"/>
          <w:right w:w="10" w:type="dxa"/>
        </w:tblCellMar>
        <w:tblLook w:val="0000" w:firstRow="0" w:lastRow="0" w:firstColumn="0" w:lastColumn="0" w:noHBand="0" w:noVBand="0"/>
      </w:tblPr>
      <w:tblGrid>
        <w:gridCol w:w="1098"/>
        <w:gridCol w:w="5442"/>
        <w:gridCol w:w="2532"/>
      </w:tblGrid>
      <w:tr w:rsidR="00086DB9" w14:paraId="768098AB" w14:textId="77777777">
        <w:tc>
          <w:tcPr>
            <w:tcW w:w="1098" w:type="dxa"/>
            <w:shd w:val="clear" w:color="auto" w:fill="94BD5E"/>
            <w:tcMar>
              <w:top w:w="0" w:type="dxa"/>
              <w:left w:w="108" w:type="dxa"/>
              <w:bottom w:w="0" w:type="dxa"/>
              <w:right w:w="108" w:type="dxa"/>
            </w:tcMar>
            <w:vAlign w:val="center"/>
          </w:tcPr>
          <w:p w14:paraId="768098A8"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42" w:type="dxa"/>
            <w:shd w:val="clear" w:color="auto" w:fill="94BD5E"/>
            <w:tcMar>
              <w:top w:w="0" w:type="dxa"/>
              <w:left w:w="108" w:type="dxa"/>
              <w:bottom w:w="0" w:type="dxa"/>
              <w:right w:w="108" w:type="dxa"/>
            </w:tcMar>
            <w:vAlign w:val="center"/>
          </w:tcPr>
          <w:p w14:paraId="768098A9"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32" w:type="dxa"/>
            <w:shd w:val="clear" w:color="auto" w:fill="94BD5E"/>
            <w:tcMar>
              <w:top w:w="0" w:type="dxa"/>
              <w:left w:w="108" w:type="dxa"/>
              <w:bottom w:w="0" w:type="dxa"/>
              <w:right w:w="108" w:type="dxa"/>
            </w:tcMar>
            <w:vAlign w:val="center"/>
          </w:tcPr>
          <w:p w14:paraId="768098AA"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8AF" w14:textId="77777777">
        <w:tc>
          <w:tcPr>
            <w:tcW w:w="1098" w:type="dxa"/>
            <w:shd w:val="clear" w:color="auto" w:fill="F3F3F3"/>
            <w:tcMar>
              <w:top w:w="0" w:type="dxa"/>
              <w:left w:w="108" w:type="dxa"/>
              <w:bottom w:w="0" w:type="dxa"/>
              <w:right w:w="108" w:type="dxa"/>
            </w:tcMar>
          </w:tcPr>
          <w:p w14:paraId="768098AC"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w:t>
            </w:r>
          </w:p>
        </w:tc>
        <w:tc>
          <w:tcPr>
            <w:tcW w:w="5442" w:type="dxa"/>
            <w:shd w:val="clear" w:color="auto" w:fill="F3F3F3"/>
            <w:tcMar>
              <w:top w:w="0" w:type="dxa"/>
              <w:left w:w="108" w:type="dxa"/>
              <w:bottom w:w="0" w:type="dxa"/>
              <w:right w:w="108" w:type="dxa"/>
            </w:tcMar>
          </w:tcPr>
          <w:p w14:paraId="768098A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7777 (coded in CCITT International Alphabet No. 5)</w:t>
            </w:r>
          </w:p>
        </w:tc>
        <w:tc>
          <w:tcPr>
            <w:tcW w:w="2532" w:type="dxa"/>
            <w:shd w:val="clear" w:color="auto" w:fill="F3F3F3"/>
            <w:tcMar>
              <w:top w:w="0" w:type="dxa"/>
              <w:left w:w="108" w:type="dxa"/>
              <w:bottom w:w="0" w:type="dxa"/>
              <w:right w:w="108" w:type="dxa"/>
            </w:tcMar>
          </w:tcPr>
          <w:p w14:paraId="768098AE" w14:textId="77777777" w:rsidR="00086DB9" w:rsidRDefault="00986FBA">
            <w:pPr>
              <w:pStyle w:val="Caption"/>
              <w:snapToGrid w:val="0"/>
              <w:spacing w:before="40" w:after="40"/>
              <w:jc w:val="left"/>
              <w:rPr>
                <w:rFonts w:ascii="Arial" w:hAnsi="Arial"/>
              </w:rPr>
            </w:pPr>
            <w:r>
              <w:rPr>
                <w:rFonts w:ascii="Arial" w:hAnsi="Arial"/>
                <w:i w:val="0"/>
                <w:sz w:val="16"/>
                <w:szCs w:val="16"/>
              </w:rPr>
              <w:t>‘</w:t>
            </w:r>
            <w:r>
              <w:rPr>
                <w:rFonts w:ascii="Arial" w:hAnsi="Arial" w:cs="Courier, 'Courier New'"/>
                <w:i w:val="0"/>
                <w:sz w:val="16"/>
                <w:szCs w:val="16"/>
              </w:rPr>
              <w:t>7777</w:t>
            </w:r>
            <w:r>
              <w:rPr>
                <w:rFonts w:ascii="Arial" w:hAnsi="Arial"/>
                <w:i w:val="0"/>
                <w:sz w:val="16"/>
                <w:szCs w:val="16"/>
              </w:rPr>
              <w:t>’</w:t>
            </w:r>
          </w:p>
        </w:tc>
      </w:tr>
    </w:tbl>
    <w:p w14:paraId="768098B0" w14:textId="77777777" w:rsidR="00086DB9" w:rsidRDefault="00086DB9">
      <w:pPr>
        <w:pStyle w:val="Standard"/>
        <w:jc w:val="both"/>
        <w:rPr>
          <w:rFonts w:ascii="Arial" w:hAnsi="Arial" w:cs="Arial"/>
          <w:sz w:val="20"/>
        </w:rPr>
      </w:pPr>
    </w:p>
    <w:p w14:paraId="768098B1" w14:textId="77777777" w:rsidR="00086DB9" w:rsidRDefault="00086DB9">
      <w:pPr>
        <w:pStyle w:val="Standard"/>
        <w:jc w:val="both"/>
        <w:rPr>
          <w:rFonts w:ascii="Arial" w:hAnsi="Arial" w:cs="Arial"/>
          <w:sz w:val="20"/>
        </w:rPr>
      </w:pPr>
    </w:p>
    <w:p w14:paraId="768098B2" w14:textId="77777777" w:rsidR="00086DB9" w:rsidRDefault="00086DB9">
      <w:pPr>
        <w:pStyle w:val="Standard"/>
        <w:jc w:val="both"/>
        <w:rPr>
          <w:rFonts w:ascii="Arial" w:hAnsi="Arial" w:cs="Arial"/>
          <w:sz w:val="20"/>
        </w:rPr>
      </w:pPr>
    </w:p>
    <w:p w14:paraId="768098B3" w14:textId="77777777" w:rsidR="00086DB9" w:rsidRDefault="00986FBA">
      <w:pPr>
        <w:pStyle w:val="Heading2"/>
      </w:pPr>
      <w:bookmarkStart w:id="1745" w:name="__RefHeading__89_1229796929"/>
      <w:bookmarkStart w:id="1746" w:name="_Ref58840505"/>
      <w:bookmarkStart w:id="1747" w:name="_Ref192058894"/>
      <w:bookmarkStart w:id="1748" w:name="_Ref192058886"/>
      <w:bookmarkEnd w:id="1698"/>
      <w:bookmarkEnd w:id="1699"/>
      <w:bookmarkEnd w:id="1700"/>
      <w:bookmarkEnd w:id="1701"/>
      <w:r>
        <w:t>Indicative</w:t>
      </w:r>
      <w:r>
        <w:rPr>
          <w:rFonts w:eastAsia="Arial"/>
        </w:rPr>
        <w:t xml:space="preserve"> </w:t>
      </w:r>
      <w:r>
        <w:t>BUFR</w:t>
      </w:r>
      <w:r>
        <w:rPr>
          <w:rFonts w:eastAsia="Arial"/>
        </w:rPr>
        <w:t xml:space="preserve"> </w:t>
      </w:r>
      <w:r>
        <w:t>Message</w:t>
      </w:r>
      <w:r>
        <w:rPr>
          <w:rFonts w:eastAsia="Arial"/>
        </w:rPr>
        <w:t xml:space="preserve"> </w:t>
      </w:r>
      <w:r>
        <w:t>Lengths</w:t>
      </w:r>
      <w:bookmarkEnd w:id="1745"/>
    </w:p>
    <w:p w14:paraId="768098B4" w14:textId="77777777" w:rsidR="00086DB9" w:rsidRDefault="00986FBA">
      <w:pPr>
        <w:pStyle w:val="Standard"/>
        <w:jc w:val="both"/>
      </w:pPr>
      <w:r>
        <w:rPr>
          <w:rFonts w:ascii="Arial" w:hAnsi="Arial" w:cs="Arial"/>
          <w:sz w:val="20"/>
        </w:rPr>
        <w:t>As</w:t>
      </w:r>
      <w:r>
        <w:rPr>
          <w:rFonts w:ascii="Arial" w:eastAsia="Arial" w:hAnsi="Arial" w:cs="Arial"/>
          <w:sz w:val="20"/>
        </w:rPr>
        <w:t xml:space="preserve"> </w:t>
      </w:r>
      <w:r>
        <w:rPr>
          <w:rFonts w:ascii="Arial" w:hAnsi="Arial" w:cs="Arial"/>
          <w:sz w:val="20"/>
        </w:rPr>
        <w:t>noted</w:t>
      </w:r>
      <w:r>
        <w:rPr>
          <w:rFonts w:ascii="Arial" w:eastAsia="Arial" w:hAnsi="Arial" w:cs="Arial"/>
          <w:sz w:val="20"/>
        </w:rPr>
        <w:t xml:space="preserve"> </w:t>
      </w:r>
      <w:r>
        <w:rPr>
          <w:rFonts w:ascii="Arial" w:hAnsi="Arial" w:cs="Arial"/>
          <w:sz w:val="20"/>
        </w:rPr>
        <w:t>previously,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BUFR-compressed</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pre-determined,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applied,</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sum</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bit-widths</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_Ref291067470 </w:instrText>
      </w:r>
      <w:r>
        <w:rPr>
          <w:rFonts w:ascii="Arial" w:eastAsia="Arial" w:hAnsi="Arial" w:cs="Arial"/>
          <w:sz w:val="20"/>
        </w:rPr>
        <w:fldChar w:fldCharType="separate"/>
      </w:r>
      <w:r>
        <w:rPr>
          <w:rFonts w:ascii="Arial" w:eastAsia="Arial" w:hAnsi="Arial" w:cs="Arial"/>
          <w:sz w:val="20"/>
        </w:rPr>
        <w:t>Table 5</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combination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L1+L2+Lc</w:t>
      </w:r>
      <w:r>
        <w:rPr>
          <w:rFonts w:ascii="Arial" w:eastAsia="Arial" w:hAnsi="Arial" w:cs="Arial"/>
          <w:sz w:val="20"/>
        </w:rPr>
        <w:t xml:space="preserve"> </w:t>
      </w:r>
      <w:r>
        <w:rPr>
          <w:rFonts w:ascii="Arial" w:hAnsi="Arial" w:cs="Arial"/>
          <w:sz w:val="20"/>
        </w:rPr>
        <w:t>frequencies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Stage.</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examples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_Ref192315717 </w:instrText>
      </w:r>
      <w:r>
        <w:rPr>
          <w:rFonts w:ascii="Arial" w:eastAsia="Arial" w:hAnsi="Arial" w:cs="Arial"/>
          <w:sz w:val="20"/>
        </w:rPr>
        <w:fldChar w:fldCharType="separate"/>
      </w:r>
      <w:r>
        <w:rPr>
          <w:rFonts w:ascii="Arial" w:eastAsia="Arial" w:hAnsi="Arial" w:cs="Arial"/>
          <w:sz w:val="20"/>
        </w:rPr>
        <w:t>Table 11</w:t>
      </w:r>
      <w:r>
        <w:rPr>
          <w:rFonts w:ascii="Arial" w:eastAsia="Arial" w:hAnsi="Arial" w:cs="Arial"/>
          <w:sz w:val="20"/>
        </w:rPr>
        <w:fldChar w:fldCharType="end"/>
      </w:r>
      <w:r>
        <w:rPr>
          <w:rFonts w:ascii="Arial" w:hAnsi="Arial" w:cs="Arial"/>
          <w:sz w:val="20"/>
        </w:rPr>
        <w:t>.</w:t>
      </w:r>
    </w:p>
    <w:p w14:paraId="768098B5" w14:textId="77777777" w:rsidR="00086DB9" w:rsidRDefault="00086DB9">
      <w:pPr>
        <w:pStyle w:val="Standard"/>
      </w:pPr>
    </w:p>
    <w:p w14:paraId="768098B6" w14:textId="77777777" w:rsidR="00086DB9" w:rsidRDefault="00086DB9">
      <w:pPr>
        <w:pStyle w:val="Standard"/>
      </w:pPr>
    </w:p>
    <w:p w14:paraId="768098B7" w14:textId="77777777" w:rsidR="00086DB9" w:rsidRDefault="00986FBA">
      <w:pPr>
        <w:pStyle w:val="Caption"/>
        <w:jc w:val="center"/>
      </w:pPr>
      <w:bookmarkStart w:id="1749" w:name="_Ref192315717"/>
      <w:r>
        <w:rPr>
          <w:rFonts w:ascii="Arial" w:hAnsi="Arial" w:cs="Arial"/>
          <w:b/>
          <w:sz w:val="20"/>
        </w:rPr>
        <w:t>Table</w:t>
      </w:r>
      <w:bookmarkEnd w:id="1746"/>
      <w:bookmarkEnd w:id="1747"/>
      <w:r>
        <w:rPr>
          <w:rFonts w:ascii="Arial" w:eastAsia="Arial" w:hAnsi="Arial" w:cs="Arial"/>
          <w:b/>
          <w:sz w:val="20"/>
        </w:rPr>
        <w:t xml:space="preserve"> </w:t>
      </w:r>
      <w:r>
        <w:rPr>
          <w:rFonts w:ascii="Arial" w:hAnsi="Arial" w:cs="Arial"/>
          <w:b/>
          <w:sz w:val="20"/>
        </w:rPr>
        <w:t>11</w:t>
      </w:r>
      <w:bookmarkEnd w:id="1749"/>
      <w:r>
        <w:rPr>
          <w:rFonts w:ascii="Arial" w:hAnsi="Arial" w:cs="Arial"/>
          <w:b/>
          <w:sz w:val="20"/>
        </w:rPr>
        <w:t>.</w:t>
      </w:r>
      <w:r>
        <w:rPr>
          <w:rFonts w:ascii="Arial" w:eastAsia="Arial" w:hAnsi="Arial" w:cs="Arial"/>
          <w:b/>
          <w:sz w:val="20"/>
        </w:rPr>
        <w:t xml:space="preserve"> </w:t>
      </w:r>
      <w:r>
        <w:rPr>
          <w:rFonts w:ascii="Arial" w:hAnsi="Arial" w:cs="Arial"/>
          <w:b/>
          <w:sz w:val="20"/>
        </w:rPr>
        <w:t>Indicative</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message</w:t>
      </w:r>
      <w:r>
        <w:rPr>
          <w:rFonts w:ascii="Arial" w:eastAsia="Arial" w:hAnsi="Arial" w:cs="Arial"/>
          <w:b/>
          <w:sz w:val="20"/>
        </w:rPr>
        <w:t xml:space="preserve"> </w:t>
      </w:r>
      <w:r>
        <w:rPr>
          <w:rFonts w:ascii="Arial" w:hAnsi="Arial" w:cs="Arial"/>
          <w:b/>
          <w:sz w:val="20"/>
        </w:rPr>
        <w:t>lengths</w:t>
      </w:r>
      <w:bookmarkEnd w:id="1748"/>
    </w:p>
    <w:tbl>
      <w:tblPr>
        <w:tblW w:w="9071" w:type="dxa"/>
        <w:tblInd w:w="1" w:type="dxa"/>
        <w:tblLayout w:type="fixed"/>
        <w:tblCellMar>
          <w:left w:w="10" w:type="dxa"/>
          <w:right w:w="10" w:type="dxa"/>
        </w:tblCellMar>
        <w:tblLook w:val="0000" w:firstRow="0" w:lastRow="0" w:firstColumn="0" w:lastColumn="0" w:noHBand="0" w:noVBand="0"/>
      </w:tblPr>
      <w:tblGrid>
        <w:gridCol w:w="1633"/>
        <w:gridCol w:w="1803"/>
        <w:gridCol w:w="1802"/>
        <w:gridCol w:w="1419"/>
        <w:gridCol w:w="2414"/>
      </w:tblGrid>
      <w:tr w:rsidR="00086DB9" w14:paraId="768098C0" w14:textId="77777777">
        <w:trPr>
          <w:cantSplit/>
        </w:trPr>
        <w:tc>
          <w:tcPr>
            <w:tcW w:w="1633" w:type="dxa"/>
            <w:shd w:val="clear" w:color="auto" w:fill="94BD5E"/>
            <w:tcMar>
              <w:top w:w="0" w:type="dxa"/>
              <w:left w:w="108" w:type="dxa"/>
              <w:bottom w:w="0" w:type="dxa"/>
              <w:right w:w="108" w:type="dxa"/>
            </w:tcMar>
            <w:vAlign w:val="center"/>
          </w:tcPr>
          <w:p w14:paraId="768098B8"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L1+L2?</w:t>
            </w:r>
          </w:p>
        </w:tc>
        <w:tc>
          <w:tcPr>
            <w:tcW w:w="1803" w:type="dxa"/>
            <w:shd w:val="clear" w:color="auto" w:fill="94BD5E"/>
            <w:tcMar>
              <w:top w:w="0" w:type="dxa"/>
              <w:left w:w="108" w:type="dxa"/>
              <w:bottom w:w="0" w:type="dxa"/>
              <w:right w:w="108" w:type="dxa"/>
            </w:tcMar>
            <w:vAlign w:val="center"/>
          </w:tcPr>
          <w:p w14:paraId="768098B9"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1b</w:t>
            </w:r>
          </w:p>
          <w:p w14:paraId="768098BA" w14:textId="77777777" w:rsidR="00086DB9" w:rsidRDefault="00986FBA">
            <w:pPr>
              <w:pStyle w:val="Standard"/>
              <w:jc w:val="center"/>
              <w:rPr>
                <w:rFonts w:ascii="Arial" w:hAnsi="Arial" w:cs="Arial"/>
                <w:b/>
                <w:sz w:val="16"/>
                <w:szCs w:val="16"/>
              </w:rPr>
            </w:pPr>
            <w:r>
              <w:rPr>
                <w:rFonts w:ascii="Arial" w:hAnsi="Arial" w:cs="Arial"/>
                <w:b/>
                <w:sz w:val="16"/>
                <w:szCs w:val="16"/>
              </w:rPr>
              <w:t>samples</w:t>
            </w:r>
          </w:p>
        </w:tc>
        <w:tc>
          <w:tcPr>
            <w:tcW w:w="1802" w:type="dxa"/>
            <w:shd w:val="clear" w:color="auto" w:fill="94BD5E"/>
            <w:tcMar>
              <w:top w:w="0" w:type="dxa"/>
              <w:left w:w="108" w:type="dxa"/>
              <w:bottom w:w="0" w:type="dxa"/>
              <w:right w:w="108" w:type="dxa"/>
            </w:tcMar>
            <w:vAlign w:val="center"/>
          </w:tcPr>
          <w:p w14:paraId="768098B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2a</w:t>
            </w:r>
          </w:p>
          <w:p w14:paraId="768098BC" w14:textId="77777777" w:rsidR="00086DB9" w:rsidRDefault="00986FBA">
            <w:pPr>
              <w:pStyle w:val="Standard"/>
              <w:jc w:val="center"/>
              <w:rPr>
                <w:rFonts w:ascii="Arial" w:hAnsi="Arial" w:cs="Arial"/>
                <w:b/>
                <w:sz w:val="16"/>
                <w:szCs w:val="16"/>
              </w:rPr>
            </w:pPr>
            <w:r>
              <w:rPr>
                <w:rFonts w:ascii="Arial" w:hAnsi="Arial" w:cs="Arial"/>
                <w:b/>
                <w:sz w:val="16"/>
                <w:szCs w:val="16"/>
              </w:rPr>
              <w:t>samples</w:t>
            </w:r>
          </w:p>
        </w:tc>
        <w:tc>
          <w:tcPr>
            <w:tcW w:w="1419" w:type="dxa"/>
            <w:shd w:val="clear" w:color="auto" w:fill="94BD5E"/>
            <w:tcMar>
              <w:top w:w="0" w:type="dxa"/>
              <w:left w:w="108" w:type="dxa"/>
              <w:bottom w:w="0" w:type="dxa"/>
              <w:right w:w="108" w:type="dxa"/>
            </w:tcMar>
            <w:vAlign w:val="center"/>
          </w:tcPr>
          <w:p w14:paraId="768098BD" w14:textId="77777777" w:rsidR="00086DB9" w:rsidRDefault="00986FBA">
            <w:pPr>
              <w:pStyle w:val="Standard"/>
              <w:snapToGrid w:val="0"/>
              <w:jc w:val="cente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2b</w:t>
            </w:r>
            <w:r>
              <w:rPr>
                <w:rFonts w:ascii="Arial" w:eastAsia="Arial" w:hAnsi="Arial" w:cs="Arial"/>
                <w:b/>
                <w:sz w:val="16"/>
                <w:szCs w:val="16"/>
              </w:rPr>
              <w:t xml:space="preserve"> </w:t>
            </w:r>
            <w:r>
              <w:rPr>
                <w:rFonts w:ascii="Arial" w:hAnsi="Arial" w:cs="Arial"/>
                <w:b/>
                <w:sz w:val="16"/>
                <w:szCs w:val="16"/>
              </w:rPr>
              <w:t>samples</w:t>
            </w:r>
          </w:p>
        </w:tc>
        <w:tc>
          <w:tcPr>
            <w:tcW w:w="2414" w:type="dxa"/>
            <w:shd w:val="clear" w:color="auto" w:fill="94BD5E"/>
            <w:tcMar>
              <w:top w:w="0" w:type="dxa"/>
              <w:left w:w="108" w:type="dxa"/>
              <w:bottom w:w="0" w:type="dxa"/>
              <w:right w:w="108" w:type="dxa"/>
            </w:tcMar>
            <w:vAlign w:val="center"/>
          </w:tcPr>
          <w:p w14:paraId="768098BE"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Message</w:t>
            </w:r>
          </w:p>
          <w:p w14:paraId="768098BF" w14:textId="77777777" w:rsidR="00086DB9" w:rsidRDefault="00986FBA">
            <w:pPr>
              <w:pStyle w:val="Standard"/>
              <w:jc w:val="center"/>
            </w:pPr>
            <w:r>
              <w:rPr>
                <w:rFonts w:ascii="Arial" w:hAnsi="Arial" w:cs="Arial"/>
                <w:b/>
                <w:sz w:val="16"/>
                <w:szCs w:val="16"/>
              </w:rPr>
              <w:t>Length</w:t>
            </w:r>
            <w:r>
              <w:rPr>
                <w:rFonts w:ascii="Arial" w:eastAsia="Arial" w:hAnsi="Arial" w:cs="Arial"/>
                <w:b/>
                <w:sz w:val="16"/>
                <w:szCs w:val="16"/>
              </w:rPr>
              <w:t xml:space="preserve"> </w:t>
            </w:r>
            <w:r>
              <w:rPr>
                <w:rFonts w:ascii="Arial" w:hAnsi="Arial" w:cs="Arial"/>
                <w:b/>
                <w:sz w:val="16"/>
                <w:szCs w:val="16"/>
              </w:rPr>
              <w:t>(Kbytes)</w:t>
            </w:r>
            <w:r>
              <w:rPr>
                <w:rStyle w:val="FootnoteSymbol"/>
                <w:rFonts w:ascii="Arial" w:eastAsia="Arial" w:hAnsi="Arial" w:cs="Arial"/>
                <w:b/>
                <w:sz w:val="16"/>
                <w:szCs w:val="16"/>
              </w:rPr>
              <w:footnoteReference w:id="11"/>
            </w:r>
          </w:p>
        </w:tc>
      </w:tr>
      <w:tr w:rsidR="00086DB9" w14:paraId="768098C6" w14:textId="77777777">
        <w:trPr>
          <w:cantSplit/>
        </w:trPr>
        <w:tc>
          <w:tcPr>
            <w:tcW w:w="1633" w:type="dxa"/>
            <w:shd w:val="clear" w:color="auto" w:fill="F3F3F3"/>
            <w:tcMar>
              <w:top w:w="0" w:type="dxa"/>
              <w:left w:w="108" w:type="dxa"/>
              <w:bottom w:w="0" w:type="dxa"/>
              <w:right w:w="108" w:type="dxa"/>
            </w:tcMar>
          </w:tcPr>
          <w:p w14:paraId="768098C1"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C2"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802" w:type="dxa"/>
            <w:shd w:val="clear" w:color="auto" w:fill="F3F3F3"/>
            <w:tcMar>
              <w:top w:w="0" w:type="dxa"/>
              <w:left w:w="108" w:type="dxa"/>
              <w:bottom w:w="0" w:type="dxa"/>
              <w:right w:w="108" w:type="dxa"/>
            </w:tcMar>
          </w:tcPr>
          <w:p w14:paraId="768098C3"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419" w:type="dxa"/>
            <w:shd w:val="clear" w:color="auto" w:fill="F3F3F3"/>
            <w:tcMar>
              <w:top w:w="0" w:type="dxa"/>
              <w:left w:w="108" w:type="dxa"/>
              <w:bottom w:w="0" w:type="dxa"/>
              <w:right w:w="108" w:type="dxa"/>
            </w:tcMar>
          </w:tcPr>
          <w:p w14:paraId="768098C4" w14:textId="77777777" w:rsidR="00086DB9" w:rsidRDefault="00986FBA">
            <w:pPr>
              <w:pStyle w:val="Standard"/>
              <w:snapToGrid w:val="0"/>
              <w:jc w:val="center"/>
              <w:rPr>
                <w:rFonts w:ascii="Arial" w:hAnsi="Arial" w:cs="Arial"/>
                <w:sz w:val="16"/>
                <w:szCs w:val="16"/>
              </w:rPr>
            </w:pPr>
            <w:r>
              <w:rPr>
                <w:rFonts w:ascii="Arial" w:hAnsi="Arial" w:cs="Arial"/>
                <w:sz w:val="16"/>
                <w:szCs w:val="16"/>
              </w:rPr>
              <w:t>82</w:t>
            </w:r>
          </w:p>
        </w:tc>
        <w:tc>
          <w:tcPr>
            <w:tcW w:w="2414" w:type="dxa"/>
            <w:shd w:val="clear" w:color="auto" w:fill="F3F3F3"/>
            <w:tcMar>
              <w:top w:w="0" w:type="dxa"/>
              <w:left w:w="108" w:type="dxa"/>
              <w:bottom w:w="0" w:type="dxa"/>
              <w:right w:w="108" w:type="dxa"/>
            </w:tcMar>
          </w:tcPr>
          <w:p w14:paraId="768098C5" w14:textId="77777777" w:rsidR="00086DB9" w:rsidRDefault="00986FBA">
            <w:pPr>
              <w:pStyle w:val="Standard"/>
              <w:snapToGrid w:val="0"/>
              <w:jc w:val="center"/>
            </w:pPr>
            <w:r>
              <w:rPr>
                <w:rFonts w:ascii="Arial" w:hAnsi="Arial" w:cs="Arial"/>
                <w:sz w:val="16"/>
                <w:szCs w:val="16"/>
              </w:rPr>
              <w:t>13.6</w:t>
            </w:r>
            <w:r>
              <w:rPr>
                <w:rStyle w:val="FootnoteSymbol"/>
                <w:rFonts w:ascii="Arial" w:eastAsia="Arial" w:hAnsi="Arial" w:cs="Arial"/>
                <w:sz w:val="16"/>
                <w:szCs w:val="16"/>
              </w:rPr>
              <w:footnoteReference w:id="12"/>
            </w:r>
          </w:p>
        </w:tc>
      </w:tr>
      <w:tr w:rsidR="00086DB9" w14:paraId="768098CC" w14:textId="77777777">
        <w:trPr>
          <w:cantSplit/>
        </w:trPr>
        <w:tc>
          <w:tcPr>
            <w:tcW w:w="1633" w:type="dxa"/>
            <w:shd w:val="clear" w:color="auto" w:fill="E0E0E0"/>
            <w:tcMar>
              <w:top w:w="0" w:type="dxa"/>
              <w:left w:w="108" w:type="dxa"/>
              <w:bottom w:w="0" w:type="dxa"/>
              <w:right w:w="108" w:type="dxa"/>
            </w:tcMar>
          </w:tcPr>
          <w:p w14:paraId="768098C7"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E0E0E0"/>
            <w:tcMar>
              <w:top w:w="0" w:type="dxa"/>
              <w:left w:w="108" w:type="dxa"/>
              <w:bottom w:w="0" w:type="dxa"/>
              <w:right w:w="108" w:type="dxa"/>
            </w:tcMar>
          </w:tcPr>
          <w:p w14:paraId="768098C8"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C9"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E0E0E0"/>
            <w:tcMar>
              <w:top w:w="0" w:type="dxa"/>
              <w:left w:w="108" w:type="dxa"/>
              <w:bottom w:w="0" w:type="dxa"/>
              <w:right w:w="108" w:type="dxa"/>
            </w:tcMar>
          </w:tcPr>
          <w:p w14:paraId="768098CA"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2414" w:type="dxa"/>
            <w:shd w:val="clear" w:color="auto" w:fill="E0E0E0"/>
            <w:tcMar>
              <w:top w:w="0" w:type="dxa"/>
              <w:left w:w="108" w:type="dxa"/>
              <w:bottom w:w="0" w:type="dxa"/>
              <w:right w:w="108" w:type="dxa"/>
            </w:tcMar>
          </w:tcPr>
          <w:p w14:paraId="768098CB" w14:textId="77777777" w:rsidR="00086DB9" w:rsidRDefault="00986FBA">
            <w:pPr>
              <w:pStyle w:val="Standard"/>
              <w:snapToGrid w:val="0"/>
              <w:jc w:val="center"/>
            </w:pPr>
            <w:r>
              <w:rPr>
                <w:rFonts w:ascii="Arial" w:hAnsi="Arial" w:cs="Arial"/>
                <w:sz w:val="16"/>
                <w:szCs w:val="16"/>
              </w:rPr>
              <w:t>11.4</w:t>
            </w:r>
            <w:r>
              <w:rPr>
                <w:rStyle w:val="FootnoteSymbol"/>
                <w:rFonts w:ascii="Arial" w:eastAsia="Arial" w:hAnsi="Arial" w:cs="Arial"/>
                <w:sz w:val="16"/>
                <w:szCs w:val="16"/>
              </w:rPr>
              <w:footnoteReference w:id="13"/>
            </w:r>
          </w:p>
        </w:tc>
      </w:tr>
      <w:tr w:rsidR="00086DB9" w14:paraId="768098D2" w14:textId="77777777">
        <w:trPr>
          <w:cantSplit/>
        </w:trPr>
        <w:tc>
          <w:tcPr>
            <w:tcW w:w="1633" w:type="dxa"/>
            <w:shd w:val="clear" w:color="auto" w:fill="F3F3F3"/>
            <w:tcMar>
              <w:top w:w="0" w:type="dxa"/>
              <w:left w:w="108" w:type="dxa"/>
              <w:bottom w:w="0" w:type="dxa"/>
              <w:right w:w="108" w:type="dxa"/>
            </w:tcMar>
          </w:tcPr>
          <w:p w14:paraId="768098CD"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F3F3F3"/>
            <w:tcMar>
              <w:top w:w="0" w:type="dxa"/>
              <w:left w:w="108" w:type="dxa"/>
              <w:bottom w:w="0" w:type="dxa"/>
              <w:right w:w="108" w:type="dxa"/>
            </w:tcMar>
          </w:tcPr>
          <w:p w14:paraId="768098CE"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802" w:type="dxa"/>
            <w:shd w:val="clear" w:color="auto" w:fill="F3F3F3"/>
            <w:tcMar>
              <w:top w:w="0" w:type="dxa"/>
              <w:left w:w="108" w:type="dxa"/>
              <w:bottom w:w="0" w:type="dxa"/>
              <w:right w:w="108" w:type="dxa"/>
            </w:tcMar>
          </w:tcPr>
          <w:p w14:paraId="768098CF"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419" w:type="dxa"/>
            <w:shd w:val="clear" w:color="auto" w:fill="F3F3F3"/>
            <w:tcMar>
              <w:top w:w="0" w:type="dxa"/>
              <w:left w:w="108" w:type="dxa"/>
              <w:bottom w:w="0" w:type="dxa"/>
              <w:right w:w="108" w:type="dxa"/>
            </w:tcMar>
          </w:tcPr>
          <w:p w14:paraId="768098D0"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2414" w:type="dxa"/>
            <w:shd w:val="clear" w:color="auto" w:fill="F3F3F3"/>
            <w:tcMar>
              <w:top w:w="0" w:type="dxa"/>
              <w:left w:w="108" w:type="dxa"/>
              <w:bottom w:w="0" w:type="dxa"/>
              <w:right w:w="108" w:type="dxa"/>
            </w:tcMar>
          </w:tcPr>
          <w:p w14:paraId="768098D1" w14:textId="77777777" w:rsidR="00086DB9" w:rsidRDefault="00986FBA">
            <w:pPr>
              <w:pStyle w:val="Standard"/>
              <w:snapToGrid w:val="0"/>
              <w:jc w:val="center"/>
            </w:pPr>
            <w:r>
              <w:rPr>
                <w:rFonts w:ascii="Arial" w:hAnsi="Arial" w:cs="Arial"/>
                <w:sz w:val="16"/>
                <w:szCs w:val="16"/>
              </w:rPr>
              <w:t>10.4</w:t>
            </w:r>
            <w:r>
              <w:rPr>
                <w:rStyle w:val="FootnoteSymbol"/>
                <w:rFonts w:ascii="Arial" w:eastAsia="Arial" w:hAnsi="Arial" w:cs="Arial"/>
                <w:sz w:val="16"/>
                <w:szCs w:val="16"/>
              </w:rPr>
              <w:footnoteReference w:id="14"/>
            </w:r>
          </w:p>
        </w:tc>
      </w:tr>
      <w:tr w:rsidR="00086DB9" w14:paraId="768098D8" w14:textId="77777777">
        <w:trPr>
          <w:cantSplit/>
        </w:trPr>
        <w:tc>
          <w:tcPr>
            <w:tcW w:w="1633" w:type="dxa"/>
            <w:shd w:val="clear" w:color="auto" w:fill="E0E0E0"/>
            <w:tcMar>
              <w:top w:w="0" w:type="dxa"/>
              <w:left w:w="108" w:type="dxa"/>
              <w:bottom w:w="0" w:type="dxa"/>
              <w:right w:w="108" w:type="dxa"/>
            </w:tcMar>
          </w:tcPr>
          <w:p w14:paraId="768098D3"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D4"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D5"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E0E0E0"/>
            <w:tcMar>
              <w:top w:w="0" w:type="dxa"/>
              <w:left w:w="108" w:type="dxa"/>
              <w:bottom w:w="0" w:type="dxa"/>
              <w:right w:w="108" w:type="dxa"/>
            </w:tcMar>
          </w:tcPr>
          <w:p w14:paraId="768098D6"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2414" w:type="dxa"/>
            <w:shd w:val="clear" w:color="auto" w:fill="E0E0E0"/>
            <w:tcMar>
              <w:top w:w="0" w:type="dxa"/>
              <w:left w:w="108" w:type="dxa"/>
              <w:bottom w:w="0" w:type="dxa"/>
              <w:right w:w="108" w:type="dxa"/>
            </w:tcMar>
          </w:tcPr>
          <w:p w14:paraId="768098D7" w14:textId="77777777" w:rsidR="00086DB9" w:rsidRDefault="00986FBA">
            <w:pPr>
              <w:pStyle w:val="Standard"/>
              <w:snapToGrid w:val="0"/>
              <w:jc w:val="center"/>
              <w:rPr>
                <w:rFonts w:ascii="Arial" w:hAnsi="Arial" w:cs="Arial"/>
                <w:sz w:val="16"/>
                <w:szCs w:val="16"/>
              </w:rPr>
            </w:pPr>
            <w:r>
              <w:rPr>
                <w:rFonts w:ascii="Arial" w:hAnsi="Arial" w:cs="Arial"/>
                <w:sz w:val="16"/>
                <w:szCs w:val="16"/>
              </w:rPr>
              <w:t>19.4</w:t>
            </w:r>
          </w:p>
        </w:tc>
      </w:tr>
      <w:tr w:rsidR="00086DB9" w14:paraId="768098DE" w14:textId="77777777">
        <w:trPr>
          <w:cantSplit/>
        </w:trPr>
        <w:tc>
          <w:tcPr>
            <w:tcW w:w="1633" w:type="dxa"/>
            <w:shd w:val="clear" w:color="auto" w:fill="F3F3F3"/>
            <w:tcMar>
              <w:top w:w="0" w:type="dxa"/>
              <w:left w:w="108" w:type="dxa"/>
              <w:bottom w:w="0" w:type="dxa"/>
              <w:right w:w="108" w:type="dxa"/>
            </w:tcMar>
          </w:tcPr>
          <w:p w14:paraId="768098D9"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DA"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F3F3F3"/>
            <w:tcMar>
              <w:top w:w="0" w:type="dxa"/>
              <w:left w:w="108" w:type="dxa"/>
              <w:bottom w:w="0" w:type="dxa"/>
              <w:right w:w="108" w:type="dxa"/>
            </w:tcMar>
          </w:tcPr>
          <w:p w14:paraId="768098DB"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419" w:type="dxa"/>
            <w:shd w:val="clear" w:color="auto" w:fill="F3F3F3"/>
            <w:tcMar>
              <w:top w:w="0" w:type="dxa"/>
              <w:left w:w="108" w:type="dxa"/>
              <w:bottom w:w="0" w:type="dxa"/>
              <w:right w:w="108" w:type="dxa"/>
            </w:tcMar>
          </w:tcPr>
          <w:p w14:paraId="768098DC" w14:textId="77777777" w:rsidR="00086DB9" w:rsidRDefault="00986FBA">
            <w:pPr>
              <w:pStyle w:val="Standard"/>
              <w:snapToGrid w:val="0"/>
              <w:jc w:val="center"/>
              <w:rPr>
                <w:rFonts w:ascii="Arial" w:hAnsi="Arial" w:cs="Arial"/>
                <w:sz w:val="16"/>
                <w:szCs w:val="16"/>
              </w:rPr>
            </w:pPr>
            <w:r>
              <w:rPr>
                <w:rFonts w:ascii="Arial" w:hAnsi="Arial" w:cs="Arial"/>
                <w:sz w:val="16"/>
                <w:szCs w:val="16"/>
              </w:rPr>
              <w:t>100</w:t>
            </w:r>
          </w:p>
        </w:tc>
        <w:tc>
          <w:tcPr>
            <w:tcW w:w="2414" w:type="dxa"/>
            <w:shd w:val="clear" w:color="auto" w:fill="F3F3F3"/>
            <w:tcMar>
              <w:top w:w="0" w:type="dxa"/>
              <w:left w:w="108" w:type="dxa"/>
              <w:bottom w:w="0" w:type="dxa"/>
              <w:right w:w="108" w:type="dxa"/>
            </w:tcMar>
          </w:tcPr>
          <w:p w14:paraId="768098DD" w14:textId="77777777" w:rsidR="00086DB9" w:rsidRDefault="00986FBA">
            <w:pPr>
              <w:pStyle w:val="Standard"/>
              <w:snapToGrid w:val="0"/>
              <w:jc w:val="center"/>
              <w:rPr>
                <w:rFonts w:ascii="Arial" w:hAnsi="Arial" w:cs="Arial"/>
                <w:sz w:val="16"/>
                <w:szCs w:val="16"/>
              </w:rPr>
            </w:pPr>
            <w:r>
              <w:rPr>
                <w:rFonts w:ascii="Arial" w:hAnsi="Arial" w:cs="Arial"/>
                <w:sz w:val="16"/>
                <w:szCs w:val="16"/>
              </w:rPr>
              <w:t>16.1</w:t>
            </w:r>
          </w:p>
        </w:tc>
      </w:tr>
      <w:tr w:rsidR="00086DB9" w14:paraId="768098E4" w14:textId="77777777">
        <w:trPr>
          <w:cantSplit/>
        </w:trPr>
        <w:tc>
          <w:tcPr>
            <w:tcW w:w="1633" w:type="dxa"/>
            <w:shd w:val="clear" w:color="auto" w:fill="E0E0E0"/>
            <w:tcMar>
              <w:top w:w="0" w:type="dxa"/>
              <w:left w:w="108" w:type="dxa"/>
              <w:bottom w:w="0" w:type="dxa"/>
              <w:right w:w="108" w:type="dxa"/>
            </w:tcMar>
          </w:tcPr>
          <w:p w14:paraId="768098DF"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E0"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802" w:type="dxa"/>
            <w:shd w:val="clear" w:color="auto" w:fill="E0E0E0"/>
            <w:tcMar>
              <w:top w:w="0" w:type="dxa"/>
              <w:left w:w="108" w:type="dxa"/>
              <w:bottom w:w="0" w:type="dxa"/>
              <w:right w:w="108" w:type="dxa"/>
            </w:tcMar>
          </w:tcPr>
          <w:p w14:paraId="768098E1"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419" w:type="dxa"/>
            <w:shd w:val="clear" w:color="auto" w:fill="E0E0E0"/>
            <w:tcMar>
              <w:top w:w="0" w:type="dxa"/>
              <w:left w:w="108" w:type="dxa"/>
              <w:bottom w:w="0" w:type="dxa"/>
              <w:right w:w="108" w:type="dxa"/>
            </w:tcMar>
          </w:tcPr>
          <w:p w14:paraId="768098E2"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2414" w:type="dxa"/>
            <w:shd w:val="clear" w:color="auto" w:fill="E0E0E0"/>
            <w:tcMar>
              <w:top w:w="0" w:type="dxa"/>
              <w:left w:w="108" w:type="dxa"/>
              <w:bottom w:w="0" w:type="dxa"/>
              <w:right w:w="108" w:type="dxa"/>
            </w:tcMar>
          </w:tcPr>
          <w:p w14:paraId="768098E3" w14:textId="77777777" w:rsidR="00086DB9" w:rsidRDefault="00986FBA">
            <w:pPr>
              <w:pStyle w:val="Standard"/>
              <w:snapToGrid w:val="0"/>
              <w:jc w:val="center"/>
              <w:rPr>
                <w:rFonts w:ascii="Arial" w:hAnsi="Arial" w:cs="Arial"/>
                <w:sz w:val="16"/>
                <w:szCs w:val="16"/>
              </w:rPr>
            </w:pPr>
            <w:r>
              <w:rPr>
                <w:rFonts w:ascii="Arial" w:hAnsi="Arial" w:cs="Arial"/>
                <w:sz w:val="16"/>
                <w:szCs w:val="16"/>
              </w:rPr>
              <w:t>13.0</w:t>
            </w:r>
          </w:p>
        </w:tc>
      </w:tr>
      <w:tr w:rsidR="00086DB9" w14:paraId="768098EA" w14:textId="77777777">
        <w:trPr>
          <w:cantSplit/>
        </w:trPr>
        <w:tc>
          <w:tcPr>
            <w:tcW w:w="1633" w:type="dxa"/>
            <w:shd w:val="clear" w:color="auto" w:fill="F3F3F3"/>
            <w:tcMar>
              <w:top w:w="0" w:type="dxa"/>
              <w:left w:w="108" w:type="dxa"/>
              <w:bottom w:w="0" w:type="dxa"/>
              <w:right w:w="108" w:type="dxa"/>
            </w:tcMar>
          </w:tcPr>
          <w:p w14:paraId="768098E5"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E6"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802" w:type="dxa"/>
            <w:shd w:val="clear" w:color="auto" w:fill="F3F3F3"/>
            <w:tcMar>
              <w:top w:w="0" w:type="dxa"/>
              <w:left w:w="108" w:type="dxa"/>
              <w:bottom w:w="0" w:type="dxa"/>
              <w:right w:w="108" w:type="dxa"/>
            </w:tcMar>
          </w:tcPr>
          <w:p w14:paraId="768098E7"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150</w:t>
            </w:r>
          </w:p>
        </w:tc>
        <w:tc>
          <w:tcPr>
            <w:tcW w:w="1419" w:type="dxa"/>
            <w:shd w:val="clear" w:color="auto" w:fill="F3F3F3"/>
            <w:tcMar>
              <w:top w:w="0" w:type="dxa"/>
              <w:left w:w="108" w:type="dxa"/>
              <w:bottom w:w="0" w:type="dxa"/>
              <w:right w:w="108" w:type="dxa"/>
            </w:tcMar>
          </w:tcPr>
          <w:p w14:paraId="768098E8"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100</w:t>
            </w:r>
          </w:p>
        </w:tc>
        <w:tc>
          <w:tcPr>
            <w:tcW w:w="2414" w:type="dxa"/>
            <w:shd w:val="clear" w:color="auto" w:fill="F3F3F3"/>
            <w:tcMar>
              <w:top w:w="0" w:type="dxa"/>
              <w:left w:w="108" w:type="dxa"/>
              <w:bottom w:w="0" w:type="dxa"/>
              <w:right w:w="108" w:type="dxa"/>
            </w:tcMar>
          </w:tcPr>
          <w:p w14:paraId="768098E9"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11.3</w:t>
            </w:r>
          </w:p>
        </w:tc>
      </w:tr>
      <w:tr w:rsidR="00086DB9" w14:paraId="768098F0" w14:textId="77777777">
        <w:trPr>
          <w:cantSplit/>
        </w:trPr>
        <w:tc>
          <w:tcPr>
            <w:tcW w:w="1633" w:type="dxa"/>
            <w:shd w:val="clear" w:color="auto" w:fill="E0E0E0"/>
            <w:tcMar>
              <w:top w:w="0" w:type="dxa"/>
              <w:left w:w="108" w:type="dxa"/>
              <w:bottom w:w="0" w:type="dxa"/>
              <w:right w:w="108" w:type="dxa"/>
            </w:tcMar>
          </w:tcPr>
          <w:p w14:paraId="768098EB"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EC"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ED"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0</w:t>
            </w:r>
          </w:p>
        </w:tc>
        <w:tc>
          <w:tcPr>
            <w:tcW w:w="1419" w:type="dxa"/>
            <w:shd w:val="clear" w:color="auto" w:fill="E0E0E0"/>
            <w:tcMar>
              <w:top w:w="0" w:type="dxa"/>
              <w:left w:w="108" w:type="dxa"/>
              <w:bottom w:w="0" w:type="dxa"/>
              <w:right w:w="108" w:type="dxa"/>
            </w:tcMar>
          </w:tcPr>
          <w:p w14:paraId="768098EE"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0</w:t>
            </w:r>
          </w:p>
        </w:tc>
        <w:tc>
          <w:tcPr>
            <w:tcW w:w="2414" w:type="dxa"/>
            <w:shd w:val="clear" w:color="auto" w:fill="E0E0E0"/>
            <w:tcMar>
              <w:top w:w="0" w:type="dxa"/>
              <w:left w:w="108" w:type="dxa"/>
              <w:bottom w:w="0" w:type="dxa"/>
              <w:right w:w="108" w:type="dxa"/>
            </w:tcMar>
          </w:tcPr>
          <w:p w14:paraId="768098EF"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13.0</w:t>
            </w:r>
          </w:p>
        </w:tc>
      </w:tr>
      <w:tr w:rsidR="00086DB9" w14:paraId="768098F6" w14:textId="77777777">
        <w:trPr>
          <w:cantSplit/>
        </w:trPr>
        <w:tc>
          <w:tcPr>
            <w:tcW w:w="1633" w:type="dxa"/>
            <w:shd w:val="clear" w:color="auto" w:fill="F3F3F3"/>
            <w:tcMar>
              <w:top w:w="0" w:type="dxa"/>
              <w:left w:w="108" w:type="dxa"/>
              <w:bottom w:w="0" w:type="dxa"/>
              <w:right w:w="108" w:type="dxa"/>
            </w:tcMar>
          </w:tcPr>
          <w:p w14:paraId="768098F1"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F3F3F3"/>
            <w:tcMar>
              <w:top w:w="0" w:type="dxa"/>
              <w:left w:w="108" w:type="dxa"/>
              <w:bottom w:w="0" w:type="dxa"/>
              <w:right w:w="108" w:type="dxa"/>
            </w:tcMar>
          </w:tcPr>
          <w:p w14:paraId="768098F2" w14:textId="77777777" w:rsidR="00086DB9" w:rsidRDefault="00986FBA">
            <w:pPr>
              <w:pStyle w:val="Standard"/>
              <w:snapToGrid w:val="0"/>
              <w:jc w:val="center"/>
              <w:rPr>
                <w:rFonts w:ascii="Arial" w:hAnsi="Arial" w:cs="Arial"/>
                <w:sz w:val="16"/>
                <w:szCs w:val="16"/>
              </w:rPr>
            </w:pPr>
            <w:r>
              <w:rPr>
                <w:rFonts w:ascii="Arial" w:hAnsi="Arial" w:cs="Arial"/>
                <w:sz w:val="16"/>
                <w:szCs w:val="16"/>
              </w:rPr>
              <w:t>0</w:t>
            </w:r>
          </w:p>
        </w:tc>
        <w:tc>
          <w:tcPr>
            <w:tcW w:w="1802" w:type="dxa"/>
            <w:shd w:val="clear" w:color="auto" w:fill="F3F3F3"/>
            <w:tcMar>
              <w:top w:w="0" w:type="dxa"/>
              <w:left w:w="108" w:type="dxa"/>
              <w:bottom w:w="0" w:type="dxa"/>
              <w:right w:w="108" w:type="dxa"/>
            </w:tcMar>
          </w:tcPr>
          <w:p w14:paraId="768098F3"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F3F3F3"/>
            <w:tcMar>
              <w:top w:w="0" w:type="dxa"/>
              <w:left w:w="108" w:type="dxa"/>
              <w:bottom w:w="0" w:type="dxa"/>
              <w:right w:w="108" w:type="dxa"/>
            </w:tcMar>
          </w:tcPr>
          <w:p w14:paraId="768098F4"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2414" w:type="dxa"/>
            <w:shd w:val="clear" w:color="auto" w:fill="F3F3F3"/>
            <w:tcMar>
              <w:top w:w="0" w:type="dxa"/>
              <w:left w:w="108" w:type="dxa"/>
              <w:bottom w:w="0" w:type="dxa"/>
              <w:right w:w="108" w:type="dxa"/>
            </w:tcMar>
          </w:tcPr>
          <w:p w14:paraId="768098F5" w14:textId="77777777" w:rsidR="00086DB9" w:rsidRDefault="00986FBA">
            <w:pPr>
              <w:pStyle w:val="Standard"/>
              <w:snapToGrid w:val="0"/>
              <w:jc w:val="center"/>
              <w:rPr>
                <w:rFonts w:ascii="Arial" w:hAnsi="Arial" w:cs="Arial"/>
                <w:sz w:val="16"/>
                <w:szCs w:val="16"/>
              </w:rPr>
            </w:pPr>
            <w:r>
              <w:rPr>
                <w:rFonts w:ascii="Arial" w:hAnsi="Arial" w:cs="Arial"/>
                <w:sz w:val="16"/>
                <w:szCs w:val="16"/>
              </w:rPr>
              <w:t>6.6</w:t>
            </w:r>
          </w:p>
        </w:tc>
      </w:tr>
    </w:tbl>
    <w:p w14:paraId="768098F7" w14:textId="77777777" w:rsidR="00086DB9" w:rsidRDefault="00086DB9">
      <w:pPr>
        <w:pStyle w:val="Standard"/>
        <w:jc w:val="both"/>
        <w:rPr>
          <w:shd w:val="clear" w:color="auto" w:fill="FFFF00"/>
        </w:rPr>
      </w:pPr>
    </w:p>
    <w:p w14:paraId="768098F8" w14:textId="77777777" w:rsidR="00086DB9" w:rsidRDefault="00986FBA">
      <w:pPr>
        <w:pStyle w:val="Heading1"/>
      </w:pPr>
      <w:bookmarkStart w:id="1750" w:name="_Ref364693642"/>
      <w:bookmarkStart w:id="1751" w:name="_Ref364694355"/>
      <w:bookmarkStart w:id="1752" w:name="__RefHeading__91_1229796929"/>
      <w:r>
        <w:lastRenderedPageBreak/>
        <w:t>GTS</w:t>
      </w:r>
      <w:r>
        <w:rPr>
          <w:rFonts w:eastAsia="Arial"/>
        </w:rPr>
        <w:t xml:space="preserve"> </w:t>
      </w:r>
      <w:r>
        <w:t>dissemination</w:t>
      </w:r>
      <w:bookmarkEnd w:id="1750"/>
      <w:bookmarkEnd w:id="1751"/>
      <w:bookmarkEnd w:id="1752"/>
    </w:p>
    <w:p w14:paraId="768098F9" w14:textId="77777777" w:rsidR="00086DB9" w:rsidRDefault="00986FBA">
      <w:pPr>
        <w:pStyle w:val="Textbody"/>
        <w:spacing w:before="0"/>
        <w:jc w:val="both"/>
        <w:rPr>
          <w:rFonts w:ascii="Arial" w:hAnsi="Arial" w:cs="Arial"/>
          <w:sz w:val="20"/>
        </w:rPr>
      </w:pPr>
      <w:r>
        <w:rPr>
          <w:rFonts w:ascii="Arial" w:hAnsi="Arial" w:cs="Arial"/>
          <w:sz w:val="20"/>
        </w:rPr>
        <w:t>A</w:t>
      </w:r>
      <w:r>
        <w:rPr>
          <w:rFonts w:ascii="Arial" w:eastAsia="Arial" w:hAnsi="Arial" w:cs="Arial"/>
          <w:sz w:val="20"/>
        </w:rPr>
        <w:t xml:space="preserve"> ‘</w:t>
      </w:r>
      <w:r>
        <w:rPr>
          <w:rFonts w:ascii="Arial" w:hAnsi="Arial" w:cs="Arial"/>
          <w:sz w:val="20"/>
        </w:rPr>
        <w:t>naked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alone</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added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routed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required.</w:t>
      </w:r>
    </w:p>
    <w:p w14:paraId="768098FA" w14:textId="77777777" w:rsidR="00086DB9" w:rsidRDefault="00086DB9">
      <w:pPr>
        <w:pStyle w:val="Textbody"/>
        <w:spacing w:before="0"/>
        <w:jc w:val="both"/>
        <w:rPr>
          <w:rFonts w:ascii="Arial" w:hAnsi="Arial" w:cs="Arial"/>
          <w:sz w:val="20"/>
        </w:rPr>
      </w:pPr>
    </w:p>
    <w:p w14:paraId="768098FB"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Abbreviated</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[RD.6]</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route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w:t>
      </w:r>
      <w:proofErr w:type="gramStart"/>
      <w:r>
        <w:rPr>
          <w:rFonts w:ascii="Arial" w:hAnsi="Arial" w:cs="Arial"/>
          <w:sz w:val="20"/>
        </w:rPr>
        <w:t>e.g.</w:t>
      </w:r>
      <w:proofErr w:type="gramEnd"/>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SYNOP,</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GRIB</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forms)</w:t>
      </w:r>
      <w:r>
        <w:rPr>
          <w:rFonts w:ascii="Arial" w:eastAsia="Arial" w:hAnsi="Arial" w:cs="Arial"/>
          <w:sz w:val="20"/>
        </w:rPr>
        <w:t xml:space="preserve"> – </w:t>
      </w:r>
      <w:r>
        <w:rPr>
          <w:rFonts w:ascii="Arial" w:hAnsi="Arial" w:cs="Arial"/>
          <w:sz w:val="20"/>
        </w:rPr>
        <w: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accept</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broadcast</w:t>
      </w:r>
      <w:r>
        <w:rPr>
          <w:rFonts w:ascii="Arial" w:eastAsia="Arial" w:hAnsi="Arial" w:cs="Arial"/>
          <w:sz w:val="20"/>
        </w:rPr>
        <w:t xml:space="preserve"> </w:t>
      </w:r>
      <w:r>
        <w:rPr>
          <w:rFonts w:ascii="Arial" w:hAnsi="Arial" w:cs="Arial"/>
          <w:sz w:val="20"/>
        </w:rPr>
        <w:t>topologies</w:t>
      </w:r>
      <w:r>
        <w:rPr>
          <w:rFonts w:ascii="Arial" w:eastAsia="Arial" w:hAnsi="Arial" w:cs="Arial"/>
          <w:sz w:val="20"/>
        </w:rPr>
        <w:t xml:space="preserve"> –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table-driven</w:t>
      </w:r>
      <w:r>
        <w:rPr>
          <w:rFonts w:ascii="Arial" w:eastAsia="Arial" w:hAnsi="Arial" w:cs="Arial"/>
          <w:sz w:val="20"/>
        </w:rPr>
        <w:t xml:space="preserve"> </w:t>
      </w:r>
      <w:r>
        <w:rPr>
          <w:rFonts w:ascii="Arial" w:hAnsi="Arial" w:cs="Arial"/>
          <w:sz w:val="20"/>
        </w:rPr>
        <w:t>way</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knowing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contents.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International</w:t>
      </w:r>
      <w:r>
        <w:rPr>
          <w:rFonts w:ascii="Arial" w:eastAsia="Arial" w:hAnsi="Arial" w:cs="Arial"/>
          <w:sz w:val="20"/>
        </w:rPr>
        <w:t xml:space="preserve"> </w:t>
      </w:r>
      <w:r>
        <w:rPr>
          <w:rFonts w:ascii="Arial" w:hAnsi="Arial" w:cs="Arial"/>
          <w:sz w:val="20"/>
        </w:rPr>
        <w:t>Alphabet</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(CCITT-IA5</w:t>
      </w:r>
      <w:r>
        <w:rPr>
          <w:rFonts w:ascii="Arial" w:eastAsia="Arial" w:hAnsi="Arial" w:cs="Arial"/>
          <w:sz w:val="20"/>
        </w:rPr>
        <w:t xml:space="preserve"> </w:t>
      </w:r>
      <w:r>
        <w:rPr>
          <w:rFonts w:ascii="Arial" w:hAnsi="Arial" w:cs="Arial"/>
          <w:sz w:val="20"/>
        </w:rPr>
        <w:t>-</w:t>
      </w:r>
      <w:r>
        <w:rPr>
          <w:rFonts w:ascii="Arial" w:eastAsia="Arial" w:hAnsi="Arial" w:cs="Arial"/>
          <w:sz w:val="20"/>
        </w:rPr>
        <w:t xml:space="preserve"> </w:t>
      </w:r>
      <w:r>
        <w:rPr>
          <w:rFonts w:ascii="Arial" w:hAnsi="Arial" w:cs="Arial"/>
          <w:sz w:val="20"/>
        </w:rPr>
        <w:t>equivalent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ASCII)</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takes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w:t>
      </w:r>
    </w:p>
    <w:p w14:paraId="768098FC" w14:textId="77777777" w:rsidR="00086DB9" w:rsidRDefault="00086DB9">
      <w:pPr>
        <w:pStyle w:val="Standard"/>
        <w:jc w:val="both"/>
        <w:rPr>
          <w:rFonts w:ascii="Arial" w:hAnsi="Arial" w:cs="Arial"/>
          <w:sz w:val="20"/>
        </w:rPr>
      </w:pPr>
    </w:p>
    <w:p w14:paraId="768098FD" w14:textId="77777777" w:rsidR="00086DB9" w:rsidRDefault="00986FBA">
      <w:pPr>
        <w:pStyle w:val="Standard"/>
        <w:jc w:val="center"/>
        <w:rPr>
          <w:b/>
          <w:bCs/>
        </w:rPr>
      </w:pPr>
      <w:r>
        <w:rPr>
          <w:rFonts w:ascii="Courier, 'Courier New'" w:hAnsi="Courier, 'Courier New'" w:cs="Courier, 'Courier New'"/>
          <w:b/>
          <w:bCs/>
          <w:sz w:val="20"/>
        </w:rPr>
        <w:t>&lt;SOH&gt;&lt;CR&gt;&lt;CR&gt;&lt;LF&gt;nnn&lt;CR&gt;&lt;CR&gt;&lt;LF&gt;T</w:t>
      </w:r>
      <w:r>
        <w:rPr>
          <w:rFonts w:ascii="Courier, 'Courier New'" w:hAnsi="Courier, 'Courier New'" w:cs="Courier, 'Courier New'"/>
          <w:b/>
          <w:bCs/>
          <w:sz w:val="20"/>
          <w:vertAlign w:val="subscript"/>
        </w:rPr>
        <w:t>1</w:t>
      </w:r>
      <w:r>
        <w:rPr>
          <w:rFonts w:ascii="Courier, 'Courier New'" w:hAnsi="Courier, 'Courier New'" w:cs="Courier, 'Courier New'"/>
          <w:b/>
          <w:bCs/>
          <w:sz w:val="20"/>
        </w:rPr>
        <w:t>T</w:t>
      </w:r>
      <w:r>
        <w:rPr>
          <w:rFonts w:ascii="Courier, 'Courier New'" w:hAnsi="Courier, 'Courier New'" w:cs="Courier, 'Courier New'"/>
          <w:b/>
          <w:bCs/>
          <w:sz w:val="20"/>
          <w:vertAlign w:val="subscript"/>
        </w:rPr>
        <w:t>2</w:t>
      </w:r>
      <w:r>
        <w:rPr>
          <w:rFonts w:ascii="Courier, 'Courier New'" w:hAnsi="Courier, 'Courier New'" w:cs="Courier, 'Courier New'"/>
          <w:b/>
          <w:bCs/>
          <w:sz w:val="20"/>
        </w:rPr>
        <w:t>A</w:t>
      </w:r>
      <w:r>
        <w:rPr>
          <w:rFonts w:ascii="Courier, 'Courier New'" w:hAnsi="Courier, 'Courier New'" w:cs="Courier, 'Courier New'"/>
          <w:b/>
          <w:bCs/>
          <w:sz w:val="20"/>
          <w:vertAlign w:val="subscript"/>
        </w:rPr>
        <w:t>1</w:t>
      </w:r>
      <w:r>
        <w:rPr>
          <w:rFonts w:ascii="Courier, 'Courier New'" w:hAnsi="Courier, 'Courier New'" w:cs="Courier, 'Courier New'"/>
          <w:b/>
          <w:bCs/>
          <w:sz w:val="20"/>
        </w:rPr>
        <w:t>A</w:t>
      </w:r>
      <w:r>
        <w:rPr>
          <w:rFonts w:ascii="Courier, 'Courier New'" w:hAnsi="Courier, 'Courier New'" w:cs="Courier, 'Courier New'"/>
          <w:b/>
          <w:bCs/>
          <w:sz w:val="20"/>
          <w:vertAlign w:val="subscript"/>
        </w:rPr>
        <w:t>2</w:t>
      </w:r>
      <w:r>
        <w:rPr>
          <w:rFonts w:ascii="Courier, 'Courier New'" w:hAnsi="Courier, 'Courier New'" w:cs="Courier, 'Courier New'"/>
          <w:b/>
          <w:bCs/>
          <w:sz w:val="20"/>
        </w:rPr>
        <w:t>ii&lt;SP&gt;cccc&lt;SP&gt;YYGGgg&lt;CR&gt;&lt;CR&gt;&lt;LF</w:t>
      </w:r>
      <w:r>
        <w:rPr>
          <w:rFonts w:ascii="Arial" w:hAnsi="Arial" w:cs="Arial"/>
          <w:b/>
          <w:bCs/>
          <w:sz w:val="20"/>
        </w:rPr>
        <w:t>&gt;</w:t>
      </w:r>
    </w:p>
    <w:p w14:paraId="768098FE" w14:textId="77777777" w:rsidR="00086DB9" w:rsidRDefault="00986FBA">
      <w:pPr>
        <w:pStyle w:val="Textbody"/>
        <w:jc w:val="both"/>
      </w:pPr>
      <w:r>
        <w:rPr>
          <w:rFonts w:ascii="Arial" w:hAnsi="Arial" w:cs="Arial"/>
          <w:sz w:val="20"/>
        </w:rPr>
        <w:t>This</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followed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w:t>
      </w:r>
      <w:r>
        <w:rPr>
          <w:rFonts w:ascii="Arial" w:hAnsi="Arial" w:cs="Arial"/>
          <w:b/>
          <w:bCs/>
          <w:sz w:val="20"/>
        </w:rPr>
        <w:t>'</w:t>
      </w:r>
      <w:r>
        <w:rPr>
          <w:rFonts w:ascii="Courier, 'Courier New'" w:hAnsi="Courier, 'Courier New'" w:cs="Courier, 'Courier New'"/>
          <w:b/>
          <w:bCs/>
          <w:sz w:val="20"/>
        </w:rPr>
        <w:t>BUFR</w:t>
      </w:r>
      <w:r>
        <w:rPr>
          <w:rFonts w:ascii="Arial" w:hAnsi="Arial" w:cs="Arial"/>
          <w:b/>
          <w:bCs/>
          <w:sz w:val="20"/>
        </w:rPr>
        <w:t>'</w:t>
      </w:r>
      <w:r>
        <w:rPr>
          <w:rFonts w:ascii="Arial" w:eastAsia="Arial" w:hAnsi="Arial" w:cs="Arial"/>
          <w:b/>
          <w:bCs/>
          <w:sz w:val="20"/>
        </w:rPr>
        <w:t>…</w:t>
      </w:r>
      <w:r>
        <w:rPr>
          <w:rFonts w:ascii="Arial" w:hAnsi="Arial" w:cs="Arial"/>
          <w:b/>
          <w:bCs/>
          <w:sz w:val="20"/>
        </w:rPr>
        <w:t>'</w:t>
      </w:r>
      <w:r>
        <w:rPr>
          <w:rFonts w:ascii="Courier, 'Courier New'" w:hAnsi="Courier, 'Courier New'" w:cs="Courier, 'Courier New'"/>
          <w:b/>
          <w:bCs/>
          <w:sz w:val="20"/>
        </w:rPr>
        <w:t>7777</w:t>
      </w:r>
      <w:r>
        <w:rPr>
          <w:rFonts w:ascii="Arial" w:hAnsi="Arial" w:cs="Arial"/>
          <w:b/>
          <w:bCs/>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finally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end-of-message</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sequence:</w:t>
      </w:r>
    </w:p>
    <w:p w14:paraId="768098FF" w14:textId="77777777" w:rsidR="00086DB9" w:rsidRDefault="00086DB9">
      <w:pPr>
        <w:pStyle w:val="Standard"/>
        <w:jc w:val="both"/>
        <w:rPr>
          <w:rFonts w:ascii="Arial" w:hAnsi="Arial" w:cs="Arial"/>
          <w:sz w:val="20"/>
        </w:rPr>
      </w:pPr>
    </w:p>
    <w:p w14:paraId="76809900" w14:textId="77777777" w:rsidR="00086DB9" w:rsidRDefault="00986FBA">
      <w:pPr>
        <w:pStyle w:val="Standard"/>
        <w:jc w:val="center"/>
        <w:rPr>
          <w:rFonts w:ascii="Courier, 'Courier New'" w:hAnsi="Courier, 'Courier New'" w:cs="Courier, 'Courier New'"/>
          <w:b/>
          <w:bCs/>
          <w:sz w:val="20"/>
        </w:rPr>
      </w:pPr>
      <w:r>
        <w:rPr>
          <w:rFonts w:ascii="Courier, 'Courier New'" w:hAnsi="Courier, 'Courier New'" w:cs="Courier, 'Courier New'"/>
          <w:b/>
          <w:bCs/>
          <w:sz w:val="20"/>
        </w:rPr>
        <w:t>&lt;CR&gt;&lt;CR&gt;&lt;LF&gt;&lt;ETX&gt;</w:t>
      </w:r>
    </w:p>
    <w:p w14:paraId="76809901"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collectively</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additional</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before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proofErr w:type="gramStart"/>
      <w:r>
        <w:rPr>
          <w:rFonts w:ascii="Arial" w:hAnsi="Arial" w:cs="Arial"/>
          <w:sz w:val="20"/>
        </w:rPr>
        <w:t>particular</w:t>
      </w:r>
      <w:r>
        <w:rPr>
          <w:rFonts w:ascii="Arial" w:eastAsia="Arial" w:hAnsi="Arial" w:cs="Arial"/>
          <w:sz w:val="20"/>
        </w:rPr>
        <w:t xml:space="preserve"> </w:t>
      </w:r>
      <w:r>
        <w:rPr>
          <w:rFonts w:ascii="Arial" w:hAnsi="Arial" w:cs="Arial"/>
          <w:sz w:val="20"/>
        </w:rPr>
        <w:t>GTS</w:t>
      </w:r>
      <w:proofErr w:type="gramEnd"/>
      <w:r>
        <w:rPr>
          <w:rFonts w:ascii="Arial" w:eastAsia="Arial" w:hAnsi="Arial" w:cs="Arial"/>
          <w:sz w:val="20"/>
        </w:rPr>
        <w:t xml:space="preserve"> </w:t>
      </w:r>
      <w:r>
        <w:rPr>
          <w:rFonts w:ascii="Arial" w:hAnsi="Arial" w:cs="Arial"/>
          <w:sz w:val="20"/>
        </w:rPr>
        <w:t>transmission</w:t>
      </w:r>
      <w:r>
        <w:rPr>
          <w:rFonts w:ascii="Arial" w:eastAsia="Arial" w:hAnsi="Arial" w:cs="Arial"/>
          <w:sz w:val="20"/>
        </w:rPr>
        <w:t xml:space="preserve"> </w:t>
      </w:r>
      <w:r>
        <w:rPr>
          <w:rFonts w:ascii="Arial" w:hAnsi="Arial" w:cs="Arial"/>
          <w:sz w:val="20"/>
        </w:rPr>
        <w:t>protocols,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TCP/IP</w:t>
      </w:r>
      <w:r>
        <w:rPr>
          <w:rFonts w:ascii="Arial" w:eastAsia="Arial" w:hAnsi="Arial" w:cs="Arial"/>
          <w:sz w:val="20"/>
        </w:rPr>
        <w:t xml:space="preserve"> </w:t>
      </w:r>
      <w:r>
        <w:rPr>
          <w:rFonts w:ascii="Arial" w:hAnsi="Arial" w:cs="Arial"/>
          <w:sz w:val="20"/>
        </w:rPr>
        <w:t>(FTP),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description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beyond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scope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wrapper</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transmission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seen</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end-users.</w:t>
      </w:r>
    </w:p>
    <w:p w14:paraId="76809902"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described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Table 12</w:t>
      </w:r>
      <w:r>
        <w:rPr>
          <w:rFonts w:ascii="Arial" w:hAnsi="Arial" w:cs="Arial"/>
          <w:sz w:val="20"/>
        </w:rPr>
        <w:t>,</w:t>
      </w:r>
      <w:r>
        <w:rPr>
          <w:rFonts w:ascii="Arial" w:eastAsia="Arial" w:hAnsi="Arial" w:cs="Arial"/>
          <w:sz w:val="20"/>
        </w:rPr>
        <w:t xml:space="preserve"> </w:t>
      </w:r>
      <w:r>
        <w:rPr>
          <w:rFonts w:ascii="Arial" w:hAnsi="Arial" w:cs="Arial"/>
          <w:sz w:val="20"/>
        </w:rPr>
        <w:t>along</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reserved</w:t>
      </w:r>
      <w:r>
        <w:rPr>
          <w:rFonts w:ascii="Arial" w:eastAsia="Arial" w:hAnsi="Arial" w:cs="Arial"/>
          <w:sz w:val="20"/>
        </w:rPr>
        <w:t xml:space="preserve"> </w:t>
      </w:r>
      <w:r>
        <w:rPr>
          <w:rFonts w:ascii="Arial" w:hAnsi="Arial" w:cs="Arial"/>
          <w:sz w:val="20"/>
        </w:rPr>
        <w:t>settings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[RD.6].</w:t>
      </w:r>
    </w:p>
    <w:p w14:paraId="76809903" w14:textId="77777777" w:rsidR="00086DB9" w:rsidRDefault="00086DB9">
      <w:pPr>
        <w:pStyle w:val="Textbody"/>
        <w:jc w:val="both"/>
        <w:rPr>
          <w:rFonts w:ascii="Arial" w:hAnsi="Arial" w:cs="Arial"/>
          <w:sz w:val="20"/>
        </w:rPr>
      </w:pPr>
    </w:p>
    <w:p w14:paraId="76809904" w14:textId="77777777" w:rsidR="00086DB9" w:rsidRDefault="00986FBA">
      <w:pPr>
        <w:pStyle w:val="Heading2"/>
      </w:pPr>
      <w:bookmarkStart w:id="1753" w:name="__RefHeading__93_1229796929"/>
      <w:r>
        <w:t>Channel</w:t>
      </w:r>
      <w:r>
        <w:rPr>
          <w:rFonts w:eastAsia="Arial"/>
        </w:rPr>
        <w:t xml:space="preserve"> </w:t>
      </w:r>
      <w:r>
        <w:t>Sequence</w:t>
      </w:r>
      <w:r>
        <w:rPr>
          <w:rFonts w:eastAsia="Arial"/>
        </w:rPr>
        <w:t xml:space="preserve"> </w:t>
      </w:r>
      <w:r>
        <w:t>Number</w:t>
      </w:r>
      <w:bookmarkEnd w:id="1753"/>
    </w:p>
    <w:p w14:paraId="76809905" w14:textId="77777777" w:rsidR="00086DB9" w:rsidRDefault="00986FBA">
      <w:pPr>
        <w:pStyle w:val="Textbody"/>
        <w:spacing w:before="0"/>
      </w:pPr>
      <w:r>
        <w:rPr>
          <w:rFonts w:ascii="Arial" w:hAnsi="Arial" w:cs="Arial"/>
          <w:sz w:val="20"/>
        </w:rPr>
        <w:t>The</w:t>
      </w:r>
      <w:r>
        <w:rPr>
          <w:rFonts w:ascii="Arial" w:eastAsia="Arial" w:hAnsi="Arial" w:cs="Arial"/>
          <w:sz w:val="20"/>
        </w:rPr>
        <w:t xml:space="preserve"> </w:t>
      </w:r>
      <w:proofErr w:type="spellStart"/>
      <w:r>
        <w:rPr>
          <w:rFonts w:ascii="Courier New" w:hAnsi="Courier New" w:cs="Courier New"/>
          <w:b/>
          <w:bCs/>
          <w:sz w:val="20"/>
        </w:rPr>
        <w:t>nnn</w:t>
      </w:r>
      <w:proofErr w:type="spellEnd"/>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sequential</w:t>
      </w:r>
      <w:r>
        <w:rPr>
          <w:rFonts w:ascii="Arial" w:eastAsia="Arial" w:hAnsi="Arial" w:cs="Arial"/>
          <w:sz w:val="20"/>
        </w:rPr>
        <w:t xml:space="preserve"> </w:t>
      </w:r>
      <w:r>
        <w:rPr>
          <w:rFonts w:ascii="Arial" w:hAnsi="Arial" w:cs="Arial"/>
          <w:sz w:val="20"/>
        </w:rPr>
        <w:t>three-digit</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Courier New" w:hAnsi="Courier New" w:cs="Arial"/>
          <w:b/>
          <w:bCs/>
          <w:sz w:val="20"/>
        </w:rPr>
        <w:t>001</w:t>
      </w:r>
      <w:r>
        <w:rPr>
          <w:rFonts w:ascii="Arial" w:hAnsi="Arial" w:cs="Arial"/>
          <w:sz w:val="20"/>
        </w:rPr>
        <w:t xml:space="preserve"> to </w:t>
      </w:r>
      <w:r>
        <w:rPr>
          <w:rFonts w:ascii="Courier New" w:hAnsi="Courier New" w:cs="Arial"/>
          <w:b/>
          <w:bCs/>
          <w:sz w:val="20"/>
        </w:rPr>
        <w:t>999</w:t>
      </w:r>
      <w:r>
        <w:rPr>
          <w:rFonts w:ascii="Arial" w:hAnsi="Arial" w:cs="Arial"/>
          <w:sz w:val="20"/>
        </w:rPr>
        <w:t>,</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generated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purpose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two-fold:</w:t>
      </w:r>
    </w:p>
    <w:p w14:paraId="76809906" w14:textId="77777777" w:rsidR="00086DB9" w:rsidRDefault="00986FBA">
      <w:pPr>
        <w:pStyle w:val="Textbody"/>
        <w:numPr>
          <w:ilvl w:val="0"/>
          <w:numId w:val="31"/>
        </w:numPr>
        <w:spacing w:before="0"/>
        <w:jc w:val="both"/>
        <w:rPr>
          <w:rFonts w:ascii="Arial" w:hAnsi="Arial" w:cs="Arial"/>
          <w:sz w:val="20"/>
        </w:rPr>
      </w:pPr>
      <w:r>
        <w:rPr>
          <w:rFonts w:ascii="Arial" w:hAnsi="Arial" w:cs="Arial"/>
          <w:sz w:val="20"/>
        </w:rPr>
        <w:t>it</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possibly</w:t>
      </w:r>
      <w:r>
        <w:rPr>
          <w:rFonts w:ascii="Arial" w:eastAsia="Arial" w:hAnsi="Arial" w:cs="Arial"/>
          <w:sz w:val="20"/>
        </w:rPr>
        <w:t xml:space="preserve"> </w:t>
      </w:r>
      <w:r>
        <w:rPr>
          <w:rFonts w:ascii="Arial" w:hAnsi="Arial" w:cs="Arial"/>
          <w:sz w:val="20"/>
        </w:rPr>
        <w:t>missing</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identified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re-requested; and</w:t>
      </w:r>
    </w:p>
    <w:p w14:paraId="76809907" w14:textId="77777777" w:rsidR="00086DB9" w:rsidRDefault="00986FBA">
      <w:pPr>
        <w:pStyle w:val="Textbody"/>
        <w:numPr>
          <w:ilvl w:val="0"/>
          <w:numId w:val="19"/>
        </w:numPr>
        <w:spacing w:before="0"/>
        <w:jc w:val="both"/>
        <w:rPr>
          <w:rFonts w:ascii="Arial" w:hAnsi="Arial" w:cs="Arial"/>
          <w:sz w:val="20"/>
        </w:rPr>
      </w:pPr>
      <w:r>
        <w:rPr>
          <w:rFonts w:ascii="Arial" w:hAnsi="Arial" w:cs="Arial"/>
          <w:sz w:val="20"/>
        </w:rPr>
        <w:t>it</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re-ordered</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proofErr w:type="gramStart"/>
      <w:r>
        <w:rPr>
          <w:rFonts w:ascii="Arial" w:hAnsi="Arial" w:cs="Arial"/>
          <w:sz w:val="20"/>
        </w:rPr>
        <w:t>has</w:t>
      </w:r>
      <w:r>
        <w:rPr>
          <w:rFonts w:ascii="Arial" w:eastAsia="Arial" w:hAnsi="Arial" w:cs="Arial"/>
          <w:sz w:val="20"/>
        </w:rPr>
        <w:t xml:space="preserve"> </w:t>
      </w:r>
      <w:r>
        <w:rPr>
          <w:rFonts w:ascii="Arial" w:hAnsi="Arial" w:cs="Arial"/>
          <w:sz w:val="20"/>
        </w:rPr>
        <w:t>to</w:t>
      </w:r>
      <w:proofErr w:type="gramEnd"/>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needs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merged</w:t>
      </w:r>
      <w:r>
        <w:rPr>
          <w:rFonts w:ascii="Arial" w:eastAsia="Arial" w:hAnsi="Arial" w:cs="Arial"/>
          <w:sz w:val="20"/>
        </w:rPr>
        <w:t xml:space="preserve"> </w:t>
      </w:r>
      <w:r>
        <w:rPr>
          <w:rFonts w:ascii="Arial" w:hAnsi="Arial" w:cs="Arial"/>
          <w:sz w:val="20"/>
        </w:rPr>
        <w:t>back</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guarantee</w:t>
      </w:r>
      <w:r>
        <w:rPr>
          <w:rFonts w:ascii="Arial" w:eastAsia="Arial" w:hAnsi="Arial" w:cs="Arial"/>
          <w:sz w:val="20"/>
        </w:rPr>
        <w:t xml:space="preserve"> </w:t>
      </w:r>
      <w:r>
        <w:rPr>
          <w:rFonts w:ascii="Arial" w:hAnsi="Arial" w:cs="Arial"/>
          <w:sz w:val="20"/>
        </w:rPr>
        <w:t>reception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sending).</w:t>
      </w:r>
    </w:p>
    <w:p w14:paraId="76809908" w14:textId="77777777" w:rsidR="00086DB9" w:rsidRDefault="00086DB9">
      <w:pPr>
        <w:pStyle w:val="Textbody"/>
        <w:spacing w:before="0"/>
        <w:jc w:val="both"/>
        <w:rPr>
          <w:rFonts w:ascii="Arial" w:hAnsi="Arial" w:cs="Arial"/>
          <w:sz w:val="20"/>
        </w:rPr>
      </w:pPr>
    </w:p>
    <w:p w14:paraId="76809909" w14:textId="77777777" w:rsidR="00086DB9" w:rsidRDefault="00986FBA">
      <w:pPr>
        <w:pStyle w:val="Heading2"/>
      </w:pPr>
      <w:bookmarkStart w:id="1754" w:name="__RefHeading__95_1229796929"/>
      <w:r>
        <w:t>Geographic</w:t>
      </w:r>
      <w:r>
        <w:rPr>
          <w:rFonts w:eastAsia="Arial"/>
        </w:rPr>
        <w:t xml:space="preserve"> </w:t>
      </w:r>
      <w:r>
        <w:t>Area</w:t>
      </w:r>
      <w:r>
        <w:rPr>
          <w:rFonts w:eastAsia="Arial"/>
        </w:rPr>
        <w:t xml:space="preserve"> </w:t>
      </w:r>
      <w:r>
        <w:t>Designator</w:t>
      </w:r>
      <w:bookmarkEnd w:id="1754"/>
    </w:p>
    <w:p w14:paraId="7680990A" w14:textId="77777777" w:rsidR="00086DB9" w:rsidRDefault="00986FBA">
      <w:pPr>
        <w:pStyle w:val="Textbody"/>
        <w:spacing w:before="0"/>
        <w:jc w:val="both"/>
      </w:pPr>
      <w:r>
        <w:rPr>
          <w:rFonts w:ascii="Arial" w:hAnsi="Arial" w:cs="Arial"/>
          <w:sz w:val="20"/>
        </w:rPr>
        <w:t>When</w:t>
      </w:r>
      <w:r>
        <w:rPr>
          <w:rFonts w:ascii="Arial" w:eastAsia="Arial" w:hAnsi="Arial" w:cs="Arial"/>
          <w:sz w:val="20"/>
        </w:rPr>
        <w:t xml:space="preserve"> </w:t>
      </w:r>
      <w:r>
        <w:rPr>
          <w:rFonts w:ascii="Courier New" w:hAnsi="Courier New" w:cs="Courier New"/>
          <w:b/>
          <w:bCs/>
          <w:sz w:val="20"/>
        </w:rPr>
        <w:t>T</w:t>
      </w:r>
      <w:r>
        <w:rPr>
          <w:rFonts w:ascii="Courier New" w:hAnsi="Courier New" w:cs="Courier New"/>
          <w:b/>
          <w:bCs/>
          <w:sz w:val="20"/>
          <w:vertAlign w:val="subscript"/>
        </w:rPr>
        <w:t>1</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Courier New" w:hAnsi="Courier New" w:cs="Courier New"/>
          <w:b/>
          <w:bCs/>
          <w:sz w:val="20"/>
        </w:rPr>
        <w:t>I</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Table 12)</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A2</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Geographical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Designator</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identifying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regional</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C3</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[RD.6])</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_Ref364695172 </w:instrText>
      </w:r>
      <w:r>
        <w:rPr>
          <w:rFonts w:ascii="Arial" w:eastAsia="Arial" w:hAnsi="Arial" w:cs="Arial"/>
          <w:sz w:val="20"/>
        </w:rPr>
        <w:fldChar w:fldCharType="separate"/>
      </w:r>
      <w:r>
        <w:rPr>
          <w:rFonts w:ascii="Arial" w:eastAsia="Arial" w:hAnsi="Arial" w:cs="Arial"/>
          <w:sz w:val="20"/>
        </w:rPr>
        <w:t>Table 13</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filter</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broad</w:t>
      </w:r>
      <w:r>
        <w:rPr>
          <w:rFonts w:ascii="Arial" w:eastAsia="Arial" w:hAnsi="Arial" w:cs="Arial"/>
          <w:sz w:val="20"/>
        </w:rPr>
        <w:t xml:space="preserve"> </w:t>
      </w:r>
      <w:r>
        <w:rPr>
          <w:rFonts w:ascii="Arial" w:hAnsi="Arial" w:cs="Arial"/>
          <w:sz w:val="20"/>
        </w:rPr>
        <w:t>region</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decode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p>
    <w:p w14:paraId="7680990B" w14:textId="77777777" w:rsidR="00086DB9" w:rsidRDefault="00986FBA">
      <w:pPr>
        <w:pStyle w:val="Textbody"/>
        <w:jc w:val="both"/>
      </w:pP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generated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latitude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longitude</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tangent</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coverage</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take</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Courier, 'Courier New'" w:hAnsi="Courier, 'Courier New'" w:cs="Courier, 'Courier New'"/>
          <w:b/>
          <w:bCs/>
          <w:sz w:val="20"/>
        </w:rPr>
        <w: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Courier, 'Courier New'" w:hAnsi="Courier, 'Courier New'" w:cs="Courier, 'Courier New'"/>
          <w:b/>
          <w:bCs/>
          <w:sz w:val="20"/>
        </w:rPr>
        <w:t>L</w:t>
      </w:r>
      <w:r>
        <w:rPr>
          <w:rFonts w:ascii="Arial" w:eastAsia="Arial" w:hAnsi="Arial" w:cs="Arial"/>
          <w:sz w:val="20"/>
        </w:rPr>
        <w:t xml:space="preserve"> </w:t>
      </w:r>
      <w:r>
        <w:rPr>
          <w:rFonts w:ascii="Arial" w:hAnsi="Arial" w:cs="Arial"/>
          <w:sz w:val="20"/>
        </w:rPr>
        <w:t>inclusive;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p>
    <w:p w14:paraId="7680990C" w14:textId="77777777" w:rsidR="00086DB9" w:rsidRDefault="00086DB9">
      <w:pPr>
        <w:pStyle w:val="Textbody"/>
        <w:jc w:val="both"/>
        <w:rPr>
          <w:rFonts w:ascii="Arial" w:hAnsi="Arial" w:cs="Arial"/>
          <w:sz w:val="20"/>
        </w:rPr>
      </w:pPr>
    </w:p>
    <w:p w14:paraId="7680990D" w14:textId="77777777" w:rsidR="00086DB9" w:rsidRDefault="00986FBA">
      <w:pPr>
        <w:pStyle w:val="Heading2"/>
      </w:pPr>
      <w:bookmarkStart w:id="1755" w:name="__RefHeading__97_1229796929"/>
      <w:r>
        <w:lastRenderedPageBreak/>
        <w:t>Data</w:t>
      </w:r>
      <w:r>
        <w:rPr>
          <w:rFonts w:eastAsia="Arial"/>
        </w:rPr>
        <w:t xml:space="preserve"> </w:t>
      </w:r>
      <w:r>
        <w:t>Identifier</w:t>
      </w:r>
      <w:bookmarkEnd w:id="1755"/>
    </w:p>
    <w:p w14:paraId="7680990E" w14:textId="77777777" w:rsidR="00086DB9" w:rsidRPr="00107262" w:rsidRDefault="00986FBA">
      <w:pPr>
        <w:pStyle w:val="PlainText"/>
        <w:rPr>
          <w:lang w:val="en-US"/>
          <w:rPrChange w:id="1756" w:author="Stig Syndergaard" w:date="2022-10-24T18:01:00Z">
            <w:rPr/>
          </w:rPrChange>
        </w:rPr>
      </w:pPr>
      <w:r>
        <w:rPr>
          <w:rFonts w:ascii="Arial" w:hAnsi="Arial" w:cs="Arial"/>
          <w:lang w:val="en-GB"/>
        </w:rPr>
        <w:t>The</w:t>
      </w:r>
      <w:r>
        <w:rPr>
          <w:rFonts w:ascii="Arial" w:eastAsia="Arial" w:hAnsi="Arial" w:cs="Arial"/>
          <w:lang w:val="en-GB"/>
        </w:rPr>
        <w:t xml:space="preserve"> </w:t>
      </w:r>
      <w:r>
        <w:rPr>
          <w:rFonts w:cs="Arial"/>
          <w:b/>
          <w:bCs/>
          <w:lang w:val="en-GB"/>
        </w:rPr>
        <w:t>ii</w:t>
      </w:r>
      <w:r>
        <w:rPr>
          <w:rFonts w:ascii="Arial" w:eastAsia="Arial" w:hAnsi="Arial" w:cs="Arial"/>
          <w:lang w:val="en-GB"/>
        </w:rPr>
        <w:t xml:space="preserve"> </w:t>
      </w:r>
      <w:r>
        <w:rPr>
          <w:rFonts w:ascii="Arial" w:hAnsi="Arial" w:cs="Arial"/>
          <w:lang w:val="en-GB"/>
        </w:rPr>
        <w:t>field</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2-character</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identifier</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should</w:t>
      </w:r>
      <w:r>
        <w:rPr>
          <w:rFonts w:ascii="Arial" w:eastAsia="Arial" w:hAnsi="Arial" w:cs="Arial"/>
          <w:lang w:val="en-GB"/>
        </w:rPr>
        <w:t xml:space="preserve"> </w:t>
      </w:r>
      <w:r>
        <w:rPr>
          <w:rFonts w:ascii="Arial" w:hAnsi="Arial" w:cs="Arial"/>
          <w:lang w:val="en-GB"/>
        </w:rPr>
        <w:t>make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cs="Arial"/>
          <w:b/>
          <w:bCs/>
          <w:lang w:val="en-GB"/>
        </w:rPr>
        <w:t>T</w:t>
      </w:r>
      <w:r>
        <w:rPr>
          <w:rFonts w:cs="Arial"/>
          <w:b/>
          <w:bCs/>
          <w:vertAlign w:val="subscript"/>
          <w:lang w:val="en-GB"/>
        </w:rPr>
        <w:t>1</w:t>
      </w:r>
      <w:r>
        <w:rPr>
          <w:rFonts w:cs="Arial"/>
          <w:b/>
          <w:bCs/>
          <w:lang w:val="en-GB"/>
        </w:rPr>
        <w:t>T</w:t>
      </w:r>
      <w:r>
        <w:rPr>
          <w:rFonts w:cs="Arial"/>
          <w:b/>
          <w:bCs/>
          <w:vertAlign w:val="subscript"/>
          <w:lang w:val="en-GB"/>
        </w:rPr>
        <w:t>2</w:t>
      </w:r>
      <w:r>
        <w:rPr>
          <w:rFonts w:cs="Arial"/>
          <w:b/>
          <w:bCs/>
          <w:lang w:val="en-GB"/>
        </w:rPr>
        <w:t>A</w:t>
      </w:r>
      <w:r>
        <w:rPr>
          <w:rFonts w:cs="Arial"/>
          <w:b/>
          <w:bCs/>
          <w:vertAlign w:val="subscript"/>
          <w:lang w:val="en-GB"/>
        </w:rPr>
        <w:t>1</w:t>
      </w:r>
      <w:r>
        <w:rPr>
          <w:rFonts w:cs="Arial"/>
          <w:b/>
          <w:bCs/>
          <w:lang w:val="en-GB"/>
        </w:rPr>
        <w:t>A</w:t>
      </w:r>
      <w:r>
        <w:rPr>
          <w:rFonts w:cs="Arial"/>
          <w:b/>
          <w:bCs/>
          <w:vertAlign w:val="subscript"/>
          <w:lang w:val="en-GB"/>
        </w:rPr>
        <w:t>2</w:t>
      </w:r>
      <w:r>
        <w:rPr>
          <w:rFonts w:cs="Arial"/>
          <w:b/>
          <w:bCs/>
          <w:lang w:val="en-GB"/>
        </w:rPr>
        <w:t>ii</w:t>
      </w:r>
      <w:r>
        <w:rPr>
          <w:rFonts w:eastAsia="Arial" w:cs="Arial"/>
          <w:b/>
          <w:bCs/>
          <w:lang w:val="en-GB"/>
        </w:rPr>
        <w:t xml:space="preserve"> </w:t>
      </w:r>
      <w:proofErr w:type="spellStart"/>
      <w:r>
        <w:rPr>
          <w:rFonts w:cs="Arial"/>
          <w:b/>
          <w:bCs/>
          <w:lang w:val="en-GB"/>
        </w:rPr>
        <w:t>cccc</w:t>
      </w:r>
      <w:proofErr w:type="spellEnd"/>
      <w:r>
        <w:rPr>
          <w:rFonts w:ascii="Arial" w:eastAsia="Arial" w:hAnsi="Arial" w:cs="Arial"/>
          <w:lang w:val="en-GB"/>
        </w:rPr>
        <w:t xml:space="preserve"> </w:t>
      </w:r>
      <w:r>
        <w:rPr>
          <w:rFonts w:ascii="Arial" w:hAnsi="Arial" w:cs="Arial"/>
          <w:lang w:val="en-GB"/>
        </w:rPr>
        <w:t>part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ARH</w:t>
      </w:r>
      <w:r>
        <w:rPr>
          <w:rFonts w:ascii="Arial" w:eastAsia="Arial" w:hAnsi="Arial" w:cs="Arial"/>
          <w:lang w:val="en-GB"/>
        </w:rPr>
        <w:t xml:space="preserve"> </w:t>
      </w:r>
      <w:r>
        <w:rPr>
          <w:rFonts w:ascii="Arial" w:hAnsi="Arial" w:cs="Arial"/>
          <w:lang w:val="en-GB"/>
        </w:rPr>
        <w:t>unique.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chosen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cs="Arial"/>
          <w:b/>
          <w:bCs/>
          <w:lang w:val="en-GB"/>
        </w:rPr>
        <w:t>14</w:t>
      </w:r>
      <w:r>
        <w:rPr>
          <w:rFonts w:ascii="Arial" w:hAnsi="Arial" w:cs="Arial"/>
          <w:lang w:val="en-GB"/>
        </w:rPr>
        <w:t>,</w:t>
      </w:r>
      <w:r>
        <w:rPr>
          <w:rFonts w:ascii="Arial" w:eastAsia="Arial" w:hAnsi="Arial" w:cs="Arial"/>
          <w:lang w:val="en-GB"/>
        </w:rPr>
        <w:t xml:space="preserve"> </w:t>
      </w:r>
      <w:r>
        <w:rPr>
          <w:rFonts w:ascii="Arial" w:hAnsi="Arial" w:cs="Arial"/>
          <w:lang w:val="en-GB"/>
        </w:rPr>
        <w:t>denoting</w:t>
      </w:r>
      <w:r>
        <w:rPr>
          <w:rFonts w:ascii="Arial" w:eastAsia="Arial" w:hAnsi="Arial" w:cs="Arial"/>
          <w:lang w:val="en-GB"/>
        </w:rPr>
        <w:t xml:space="preserve"> </w:t>
      </w:r>
      <w:r>
        <w:rPr>
          <w:rFonts w:ascii="Arial" w:hAnsi="Arial" w:cs="Arial"/>
          <w:lang w:val="en-GB"/>
        </w:rPr>
        <w:t>GNSS</w:t>
      </w:r>
      <w:r>
        <w:rPr>
          <w:rFonts w:ascii="Arial" w:eastAsia="Arial" w:hAnsi="Arial" w:cs="Arial"/>
          <w:lang w:val="en-GB"/>
        </w:rPr>
        <w:t xml:space="preserve"> </w:t>
      </w:r>
      <w:r>
        <w:rPr>
          <w:rFonts w:ascii="Arial" w:hAnsi="Arial" w:cs="Arial"/>
          <w:lang w:val="en-GB"/>
        </w:rPr>
        <w:t>data</w:t>
      </w:r>
      <w:r>
        <w:rPr>
          <w:rStyle w:val="FootnoteSymbol"/>
          <w:rFonts w:ascii="Arial" w:eastAsia="Arial" w:hAnsi="Arial" w:cs="Arial"/>
        </w:rPr>
        <w:footnoteReference w:id="15"/>
      </w:r>
      <w:r>
        <w:rPr>
          <w:rFonts w:ascii="Arial" w:hAnsi="Arial" w:cs="Arial"/>
          <w:lang w:val="en-GB"/>
        </w:rPr>
        <w:t>.</w:t>
      </w:r>
    </w:p>
    <w:p w14:paraId="7680990F" w14:textId="77777777" w:rsidR="00086DB9" w:rsidRDefault="00086DB9">
      <w:pPr>
        <w:pStyle w:val="Textbody"/>
        <w:spacing w:before="0"/>
        <w:rPr>
          <w:rFonts w:ascii="Arial" w:hAnsi="Arial" w:cs="Arial"/>
          <w:b/>
          <w:sz w:val="20"/>
        </w:rPr>
      </w:pPr>
    </w:p>
    <w:p w14:paraId="76809910" w14:textId="77777777" w:rsidR="00086DB9" w:rsidRDefault="00986FBA">
      <w:pPr>
        <w:pStyle w:val="Caption"/>
        <w:pageBreakBefore/>
        <w:jc w:val="center"/>
      </w:pPr>
      <w:bookmarkStart w:id="1757" w:name="_Ref364695088"/>
      <w:bookmarkStart w:id="1758" w:name="_Ref364695077"/>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12</w:t>
      </w:r>
      <w:bookmarkEnd w:id="1757"/>
      <w:r>
        <w:rPr>
          <w:rFonts w:ascii="Arial" w:hAnsi="Arial" w:cs="Arial"/>
          <w:b/>
          <w:sz w:val="20"/>
        </w:rPr>
        <w:t>.</w:t>
      </w:r>
      <w:r>
        <w:rPr>
          <w:rFonts w:ascii="Arial" w:eastAsia="Arial" w:hAnsi="Arial" w:cs="Arial"/>
          <w:b/>
          <w:sz w:val="20"/>
        </w:rPr>
        <w:t xml:space="preserve"> </w:t>
      </w:r>
      <w:r>
        <w:rPr>
          <w:rFonts w:ascii="Arial" w:hAnsi="Arial" w:cs="Arial"/>
          <w:b/>
          <w:sz w:val="20"/>
        </w:rPr>
        <w:t>WMO</w:t>
      </w:r>
      <w:r>
        <w:rPr>
          <w:rFonts w:ascii="Arial" w:eastAsia="Arial" w:hAnsi="Arial" w:cs="Arial"/>
          <w:b/>
          <w:sz w:val="20"/>
        </w:rPr>
        <w:t xml:space="preserve"> </w:t>
      </w:r>
      <w:r>
        <w:rPr>
          <w:rFonts w:ascii="Arial" w:hAnsi="Arial" w:cs="Arial"/>
          <w:b/>
          <w:sz w:val="20"/>
        </w:rPr>
        <w:t>Bulletin</w:t>
      </w:r>
      <w:r>
        <w:rPr>
          <w:rFonts w:ascii="Arial" w:eastAsia="Arial" w:hAnsi="Arial" w:cs="Arial"/>
          <w:b/>
          <w:sz w:val="20"/>
        </w:rPr>
        <w:t xml:space="preserve"> </w:t>
      </w:r>
      <w:r>
        <w:rPr>
          <w:rFonts w:ascii="Arial" w:hAnsi="Arial" w:cs="Arial"/>
          <w:b/>
          <w:sz w:val="20"/>
        </w:rPr>
        <w:t>Routing</w:t>
      </w:r>
      <w:r>
        <w:rPr>
          <w:rFonts w:ascii="Arial" w:eastAsia="Arial" w:hAnsi="Arial" w:cs="Arial"/>
          <w:b/>
          <w:sz w:val="20"/>
        </w:rPr>
        <w:t xml:space="preserve"> </w:t>
      </w:r>
      <w:r>
        <w:rPr>
          <w:rFonts w:ascii="Arial" w:hAnsi="Arial" w:cs="Arial"/>
          <w:b/>
          <w:sz w:val="20"/>
        </w:rPr>
        <w:t>Header/Trailer</w:t>
      </w:r>
      <w:r>
        <w:rPr>
          <w:rFonts w:ascii="Arial" w:eastAsia="Arial" w:hAnsi="Arial" w:cs="Arial"/>
          <w:b/>
          <w:sz w:val="20"/>
        </w:rPr>
        <w:t xml:space="preserve"> </w:t>
      </w:r>
      <w:r>
        <w:rPr>
          <w:rFonts w:ascii="Arial" w:hAnsi="Arial" w:cs="Arial"/>
          <w:b/>
          <w:sz w:val="20"/>
        </w:rPr>
        <w:t>elements</w:t>
      </w:r>
      <w:bookmarkEnd w:id="1758"/>
    </w:p>
    <w:tbl>
      <w:tblPr>
        <w:tblW w:w="9059" w:type="dxa"/>
        <w:tblInd w:w="13" w:type="dxa"/>
        <w:tblLayout w:type="fixed"/>
        <w:tblCellMar>
          <w:left w:w="10" w:type="dxa"/>
          <w:right w:w="10" w:type="dxa"/>
        </w:tblCellMar>
        <w:tblLook w:val="0000" w:firstRow="0" w:lastRow="0" w:firstColumn="0" w:lastColumn="0" w:noHBand="0" w:noVBand="0"/>
      </w:tblPr>
      <w:tblGrid>
        <w:gridCol w:w="980"/>
        <w:gridCol w:w="3875"/>
        <w:gridCol w:w="1509"/>
        <w:gridCol w:w="1701"/>
        <w:gridCol w:w="994"/>
      </w:tblGrid>
      <w:tr w:rsidR="00086DB9" w14:paraId="76809914" w14:textId="77777777">
        <w:tc>
          <w:tcPr>
            <w:tcW w:w="980" w:type="dxa"/>
            <w:shd w:val="clear" w:color="auto" w:fill="94BD5E"/>
            <w:tcMar>
              <w:top w:w="0" w:type="dxa"/>
              <w:left w:w="108" w:type="dxa"/>
              <w:bottom w:w="0" w:type="dxa"/>
              <w:right w:w="108" w:type="dxa"/>
            </w:tcMar>
            <w:vAlign w:val="center"/>
          </w:tcPr>
          <w:p w14:paraId="76809911"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Field ID</w:t>
            </w:r>
          </w:p>
        </w:tc>
        <w:tc>
          <w:tcPr>
            <w:tcW w:w="3875" w:type="dxa"/>
            <w:shd w:val="clear" w:color="auto" w:fill="94BD5E"/>
            <w:tcMar>
              <w:top w:w="0" w:type="dxa"/>
              <w:left w:w="108" w:type="dxa"/>
              <w:bottom w:w="0" w:type="dxa"/>
              <w:right w:w="108" w:type="dxa"/>
            </w:tcMar>
            <w:vAlign w:val="center"/>
          </w:tcPr>
          <w:p w14:paraId="76809912"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Description</w:t>
            </w:r>
          </w:p>
        </w:tc>
        <w:tc>
          <w:tcPr>
            <w:tcW w:w="4204" w:type="dxa"/>
            <w:gridSpan w:val="3"/>
            <w:shd w:val="clear" w:color="auto" w:fill="94BD5E"/>
            <w:tcMar>
              <w:top w:w="0" w:type="dxa"/>
              <w:left w:w="108" w:type="dxa"/>
              <w:bottom w:w="0" w:type="dxa"/>
              <w:right w:w="108" w:type="dxa"/>
            </w:tcMar>
            <w:vAlign w:val="center"/>
          </w:tcPr>
          <w:p w14:paraId="76809913"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Value for RO</w:t>
            </w:r>
          </w:p>
        </w:tc>
      </w:tr>
      <w:tr w:rsidR="00086DB9" w14:paraId="76809918" w14:textId="77777777">
        <w:tc>
          <w:tcPr>
            <w:tcW w:w="980" w:type="dxa"/>
            <w:shd w:val="clear" w:color="auto" w:fill="F3F3F3"/>
            <w:tcMar>
              <w:top w:w="0" w:type="dxa"/>
              <w:left w:w="108" w:type="dxa"/>
              <w:bottom w:w="0" w:type="dxa"/>
              <w:right w:w="108" w:type="dxa"/>
            </w:tcMar>
          </w:tcPr>
          <w:p w14:paraId="76809915"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&lt;SOH&gt;</w:t>
            </w:r>
          </w:p>
        </w:tc>
        <w:tc>
          <w:tcPr>
            <w:tcW w:w="3875" w:type="dxa"/>
            <w:shd w:val="clear" w:color="auto" w:fill="F3F3F3"/>
            <w:tcMar>
              <w:top w:w="0" w:type="dxa"/>
              <w:left w:w="108" w:type="dxa"/>
              <w:bottom w:w="0" w:type="dxa"/>
              <w:right w:w="108" w:type="dxa"/>
            </w:tcMar>
          </w:tcPr>
          <w:p w14:paraId="76809916" w14:textId="77777777" w:rsidR="00086DB9" w:rsidRDefault="00986FBA">
            <w:pPr>
              <w:pStyle w:val="Standard"/>
              <w:snapToGrid w:val="0"/>
              <w:spacing w:before="40" w:after="40"/>
              <w:rPr>
                <w:rFonts w:ascii="Arial" w:hAnsi="Arial"/>
                <w:sz w:val="16"/>
                <w:szCs w:val="16"/>
              </w:rPr>
            </w:pPr>
            <w:r>
              <w:rPr>
                <w:rFonts w:ascii="Arial" w:hAnsi="Arial"/>
                <w:sz w:val="16"/>
                <w:szCs w:val="16"/>
              </w:rPr>
              <w:t>‘Start of Header’ character:</w:t>
            </w:r>
            <w:r>
              <w:rPr>
                <w:rFonts w:ascii="Arial" w:hAnsi="Arial"/>
                <w:sz w:val="16"/>
                <w:szCs w:val="16"/>
              </w:rPr>
              <w:br/>
              <w:t>byte value = 1 decimal (01 hex)</w:t>
            </w:r>
          </w:p>
        </w:tc>
        <w:tc>
          <w:tcPr>
            <w:tcW w:w="4204" w:type="dxa"/>
            <w:gridSpan w:val="3"/>
            <w:shd w:val="clear" w:color="auto" w:fill="F3F3F3"/>
            <w:tcMar>
              <w:top w:w="0" w:type="dxa"/>
              <w:left w:w="108" w:type="dxa"/>
              <w:bottom w:w="0" w:type="dxa"/>
              <w:right w:w="108" w:type="dxa"/>
            </w:tcMar>
          </w:tcPr>
          <w:p w14:paraId="76809917"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w:t>
            </w:r>
          </w:p>
        </w:tc>
      </w:tr>
      <w:tr w:rsidR="00086DB9" w14:paraId="7680991C" w14:textId="77777777">
        <w:tc>
          <w:tcPr>
            <w:tcW w:w="980" w:type="dxa"/>
            <w:shd w:val="clear" w:color="auto" w:fill="E0E0E0"/>
            <w:tcMar>
              <w:top w:w="0" w:type="dxa"/>
              <w:left w:w="108" w:type="dxa"/>
              <w:bottom w:w="0" w:type="dxa"/>
              <w:right w:w="108" w:type="dxa"/>
            </w:tcMar>
          </w:tcPr>
          <w:p w14:paraId="76809919"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&lt;ETX&gt;</w:t>
            </w:r>
          </w:p>
        </w:tc>
        <w:tc>
          <w:tcPr>
            <w:tcW w:w="3875" w:type="dxa"/>
            <w:shd w:val="clear" w:color="auto" w:fill="E0E0E0"/>
            <w:tcMar>
              <w:top w:w="0" w:type="dxa"/>
              <w:left w:w="108" w:type="dxa"/>
              <w:bottom w:w="0" w:type="dxa"/>
              <w:right w:w="108" w:type="dxa"/>
            </w:tcMar>
          </w:tcPr>
          <w:p w14:paraId="7680991A" w14:textId="77777777" w:rsidR="00086DB9" w:rsidRDefault="00986FBA">
            <w:pPr>
              <w:pStyle w:val="Standard"/>
              <w:snapToGrid w:val="0"/>
              <w:spacing w:before="40" w:after="40"/>
              <w:rPr>
                <w:rFonts w:ascii="Arial" w:hAnsi="Arial"/>
                <w:sz w:val="16"/>
                <w:szCs w:val="16"/>
              </w:rPr>
            </w:pPr>
            <w:r>
              <w:rPr>
                <w:rFonts w:ascii="Arial" w:hAnsi="Arial"/>
                <w:sz w:val="16"/>
                <w:szCs w:val="16"/>
              </w:rPr>
              <w:t>'End of Transmission' character:</w:t>
            </w:r>
            <w:r>
              <w:rPr>
                <w:rFonts w:ascii="Arial" w:hAnsi="Arial"/>
                <w:sz w:val="16"/>
                <w:szCs w:val="16"/>
              </w:rPr>
              <w:br/>
              <w:t>byte value = 3 decimal (03 hex)</w:t>
            </w:r>
          </w:p>
        </w:tc>
        <w:tc>
          <w:tcPr>
            <w:tcW w:w="4204" w:type="dxa"/>
            <w:gridSpan w:val="3"/>
            <w:shd w:val="clear" w:color="auto" w:fill="E0E0E0"/>
            <w:tcMar>
              <w:top w:w="0" w:type="dxa"/>
              <w:left w:w="108" w:type="dxa"/>
              <w:bottom w:w="0" w:type="dxa"/>
              <w:right w:w="108" w:type="dxa"/>
            </w:tcMar>
          </w:tcPr>
          <w:p w14:paraId="7680991B"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3</w:t>
            </w:r>
          </w:p>
        </w:tc>
      </w:tr>
      <w:tr w:rsidR="00086DB9" w14:paraId="76809920" w14:textId="77777777">
        <w:tc>
          <w:tcPr>
            <w:tcW w:w="980" w:type="dxa"/>
            <w:shd w:val="clear" w:color="auto" w:fill="F3F3F3"/>
            <w:tcMar>
              <w:top w:w="0" w:type="dxa"/>
              <w:left w:w="108" w:type="dxa"/>
              <w:bottom w:w="0" w:type="dxa"/>
              <w:right w:w="108" w:type="dxa"/>
            </w:tcMar>
          </w:tcPr>
          <w:p w14:paraId="7680991D"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&lt;CR&gt;</w:t>
            </w:r>
          </w:p>
        </w:tc>
        <w:tc>
          <w:tcPr>
            <w:tcW w:w="3875" w:type="dxa"/>
            <w:shd w:val="clear" w:color="auto" w:fill="F3F3F3"/>
            <w:tcMar>
              <w:top w:w="0" w:type="dxa"/>
              <w:left w:w="108" w:type="dxa"/>
              <w:bottom w:w="0" w:type="dxa"/>
              <w:right w:w="108" w:type="dxa"/>
            </w:tcMar>
          </w:tcPr>
          <w:p w14:paraId="7680991E" w14:textId="77777777" w:rsidR="00086DB9" w:rsidRDefault="00986FBA">
            <w:pPr>
              <w:pStyle w:val="Standard"/>
              <w:snapToGrid w:val="0"/>
              <w:spacing w:before="40" w:after="40"/>
              <w:rPr>
                <w:rFonts w:ascii="Arial" w:hAnsi="Arial"/>
                <w:sz w:val="16"/>
                <w:szCs w:val="16"/>
              </w:rPr>
            </w:pPr>
            <w:r>
              <w:rPr>
                <w:rFonts w:ascii="Arial" w:hAnsi="Arial"/>
                <w:sz w:val="16"/>
                <w:szCs w:val="16"/>
              </w:rPr>
              <w:t>‘Carriage Return’ ‘character:</w:t>
            </w:r>
            <w:r>
              <w:rPr>
                <w:rFonts w:ascii="Arial" w:hAnsi="Arial"/>
                <w:sz w:val="16"/>
                <w:szCs w:val="16"/>
              </w:rPr>
              <w:br/>
              <w:t>byte value = 13 decimal (0D hex),</w:t>
            </w:r>
          </w:p>
        </w:tc>
        <w:tc>
          <w:tcPr>
            <w:tcW w:w="4204" w:type="dxa"/>
            <w:gridSpan w:val="3"/>
            <w:shd w:val="clear" w:color="auto" w:fill="F3F3F3"/>
            <w:tcMar>
              <w:top w:w="0" w:type="dxa"/>
              <w:left w:w="108" w:type="dxa"/>
              <w:bottom w:w="0" w:type="dxa"/>
              <w:right w:w="108" w:type="dxa"/>
            </w:tcMar>
          </w:tcPr>
          <w:p w14:paraId="7680991F"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13</w:t>
            </w:r>
          </w:p>
        </w:tc>
      </w:tr>
      <w:tr w:rsidR="00086DB9" w14:paraId="76809924" w14:textId="77777777">
        <w:tc>
          <w:tcPr>
            <w:tcW w:w="980" w:type="dxa"/>
            <w:shd w:val="clear" w:color="auto" w:fill="E0E0E0"/>
            <w:tcMar>
              <w:top w:w="0" w:type="dxa"/>
              <w:left w:w="108" w:type="dxa"/>
              <w:bottom w:w="0" w:type="dxa"/>
              <w:right w:w="108" w:type="dxa"/>
            </w:tcMar>
          </w:tcPr>
          <w:p w14:paraId="76809921"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&lt;LF&gt;</w:t>
            </w:r>
          </w:p>
        </w:tc>
        <w:tc>
          <w:tcPr>
            <w:tcW w:w="3875" w:type="dxa"/>
            <w:shd w:val="clear" w:color="auto" w:fill="E0E0E0"/>
            <w:tcMar>
              <w:top w:w="0" w:type="dxa"/>
              <w:left w:w="108" w:type="dxa"/>
              <w:bottom w:w="0" w:type="dxa"/>
              <w:right w:w="108" w:type="dxa"/>
            </w:tcMar>
          </w:tcPr>
          <w:p w14:paraId="76809922" w14:textId="77777777" w:rsidR="00086DB9" w:rsidRDefault="00986FBA">
            <w:pPr>
              <w:pStyle w:val="Standard"/>
              <w:snapToGrid w:val="0"/>
              <w:spacing w:before="40" w:after="40"/>
              <w:rPr>
                <w:rFonts w:ascii="Arial" w:hAnsi="Arial"/>
                <w:sz w:val="16"/>
                <w:szCs w:val="16"/>
              </w:rPr>
            </w:pPr>
            <w:r>
              <w:rPr>
                <w:rFonts w:ascii="Arial" w:hAnsi="Arial"/>
                <w:sz w:val="16"/>
                <w:szCs w:val="16"/>
              </w:rPr>
              <w:t>'Line Feed’ character:</w:t>
            </w:r>
            <w:r>
              <w:rPr>
                <w:rFonts w:ascii="Arial" w:hAnsi="Arial"/>
                <w:sz w:val="16"/>
                <w:szCs w:val="16"/>
              </w:rPr>
              <w:br/>
              <w:t>byte value = 10 decimal (0A hex)</w:t>
            </w:r>
          </w:p>
        </w:tc>
        <w:tc>
          <w:tcPr>
            <w:tcW w:w="4204" w:type="dxa"/>
            <w:gridSpan w:val="3"/>
            <w:shd w:val="clear" w:color="auto" w:fill="E0E0E0"/>
            <w:tcMar>
              <w:top w:w="0" w:type="dxa"/>
              <w:left w:w="108" w:type="dxa"/>
              <w:bottom w:w="0" w:type="dxa"/>
              <w:right w:w="108" w:type="dxa"/>
            </w:tcMar>
          </w:tcPr>
          <w:p w14:paraId="76809923"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10</w:t>
            </w:r>
          </w:p>
        </w:tc>
      </w:tr>
      <w:tr w:rsidR="00086DB9" w14:paraId="76809928" w14:textId="77777777">
        <w:tc>
          <w:tcPr>
            <w:tcW w:w="980" w:type="dxa"/>
            <w:shd w:val="clear" w:color="auto" w:fill="F3F3F3"/>
            <w:tcMar>
              <w:top w:w="0" w:type="dxa"/>
              <w:left w:w="108" w:type="dxa"/>
              <w:bottom w:w="0" w:type="dxa"/>
              <w:right w:w="108" w:type="dxa"/>
            </w:tcMar>
          </w:tcPr>
          <w:p w14:paraId="76809925"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r>
              <w:rPr>
                <w:rFonts w:ascii="Courier New" w:hAnsi="Courier New" w:cs="Courier, 'Courier New'"/>
                <w:b/>
                <w:sz w:val="16"/>
                <w:szCs w:val="16"/>
              </w:rPr>
              <w:t>&lt;SP&gt;</w:t>
            </w:r>
          </w:p>
        </w:tc>
        <w:tc>
          <w:tcPr>
            <w:tcW w:w="3875" w:type="dxa"/>
            <w:shd w:val="clear" w:color="auto" w:fill="F3F3F3"/>
            <w:tcMar>
              <w:top w:w="0" w:type="dxa"/>
              <w:left w:w="108" w:type="dxa"/>
              <w:bottom w:w="0" w:type="dxa"/>
              <w:right w:w="108" w:type="dxa"/>
            </w:tcMar>
          </w:tcPr>
          <w:p w14:paraId="76809926" w14:textId="77777777" w:rsidR="00086DB9" w:rsidRDefault="00986FBA">
            <w:pPr>
              <w:pStyle w:val="Standard"/>
              <w:snapToGrid w:val="0"/>
              <w:spacing w:before="40" w:after="40"/>
              <w:rPr>
                <w:rFonts w:ascii="Arial" w:hAnsi="Arial"/>
                <w:sz w:val="16"/>
                <w:szCs w:val="16"/>
              </w:rPr>
            </w:pPr>
            <w:r>
              <w:rPr>
                <w:rFonts w:ascii="Arial" w:hAnsi="Arial"/>
                <w:sz w:val="16"/>
                <w:szCs w:val="16"/>
              </w:rPr>
              <w:t>‘Space’ character:</w:t>
            </w:r>
            <w:r>
              <w:rPr>
                <w:rFonts w:ascii="Arial" w:hAnsi="Arial"/>
                <w:sz w:val="16"/>
                <w:szCs w:val="16"/>
              </w:rPr>
              <w:br/>
              <w:t>byte value = 32 decimal (20 hex)</w:t>
            </w:r>
          </w:p>
        </w:tc>
        <w:tc>
          <w:tcPr>
            <w:tcW w:w="4204" w:type="dxa"/>
            <w:gridSpan w:val="3"/>
            <w:shd w:val="clear" w:color="auto" w:fill="F3F3F3"/>
            <w:tcMar>
              <w:top w:w="0" w:type="dxa"/>
              <w:left w:w="108" w:type="dxa"/>
              <w:bottom w:w="0" w:type="dxa"/>
              <w:right w:w="108" w:type="dxa"/>
            </w:tcMar>
          </w:tcPr>
          <w:p w14:paraId="76809927"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space</w:t>
            </w:r>
          </w:p>
        </w:tc>
      </w:tr>
      <w:tr w:rsidR="00086DB9" w14:paraId="7680992C" w14:textId="77777777">
        <w:tc>
          <w:tcPr>
            <w:tcW w:w="980" w:type="dxa"/>
            <w:shd w:val="clear" w:color="auto" w:fill="E0E0E0"/>
            <w:tcMar>
              <w:top w:w="0" w:type="dxa"/>
              <w:left w:w="108" w:type="dxa"/>
              <w:bottom w:w="0" w:type="dxa"/>
              <w:right w:w="108" w:type="dxa"/>
            </w:tcMar>
          </w:tcPr>
          <w:p w14:paraId="76809929" w14:textId="77777777" w:rsidR="00086DB9" w:rsidRDefault="00986FBA">
            <w:pPr>
              <w:pStyle w:val="Standard"/>
              <w:snapToGrid w:val="0"/>
              <w:spacing w:before="40" w:after="40"/>
              <w:rPr>
                <w:rFonts w:ascii="Courier New" w:hAnsi="Courier New" w:cs="Courier, 'Courier New'"/>
                <w:b/>
                <w:sz w:val="16"/>
                <w:szCs w:val="16"/>
              </w:rPr>
            </w:pPr>
            <w:proofErr w:type="spellStart"/>
            <w:r>
              <w:rPr>
                <w:rFonts w:ascii="Courier New" w:hAnsi="Courier New" w:cs="Courier, 'Courier New'"/>
                <w:b/>
                <w:sz w:val="16"/>
                <w:szCs w:val="16"/>
              </w:rPr>
              <w:t>nnn</w:t>
            </w:r>
            <w:proofErr w:type="spellEnd"/>
          </w:p>
        </w:tc>
        <w:tc>
          <w:tcPr>
            <w:tcW w:w="3875" w:type="dxa"/>
            <w:shd w:val="clear" w:color="auto" w:fill="E0E0E0"/>
            <w:tcMar>
              <w:top w:w="0" w:type="dxa"/>
              <w:left w:w="108" w:type="dxa"/>
              <w:bottom w:w="0" w:type="dxa"/>
              <w:right w:w="108" w:type="dxa"/>
            </w:tcMar>
          </w:tcPr>
          <w:p w14:paraId="7680992A" w14:textId="77777777" w:rsidR="00086DB9" w:rsidRDefault="00986FBA">
            <w:pPr>
              <w:pStyle w:val="Standard"/>
              <w:snapToGrid w:val="0"/>
              <w:spacing w:before="40" w:after="40"/>
              <w:rPr>
                <w:rFonts w:ascii="Arial" w:hAnsi="Arial"/>
                <w:sz w:val="16"/>
                <w:szCs w:val="16"/>
              </w:rPr>
            </w:pPr>
            <w:r>
              <w:rPr>
                <w:rFonts w:ascii="Arial" w:hAnsi="Arial"/>
                <w:sz w:val="16"/>
                <w:szCs w:val="16"/>
              </w:rPr>
              <w:t>‘Message sequence number’ generated by the encoding or routing centre</w:t>
            </w:r>
          </w:p>
        </w:tc>
        <w:tc>
          <w:tcPr>
            <w:tcW w:w="4204" w:type="dxa"/>
            <w:gridSpan w:val="3"/>
            <w:shd w:val="clear" w:color="auto" w:fill="E0E0E0"/>
            <w:tcMar>
              <w:top w:w="0" w:type="dxa"/>
              <w:left w:w="108" w:type="dxa"/>
              <w:bottom w:w="0" w:type="dxa"/>
              <w:right w:w="108" w:type="dxa"/>
            </w:tcMar>
          </w:tcPr>
          <w:p w14:paraId="7680992B" w14:textId="77777777" w:rsidR="00086DB9" w:rsidRDefault="00986FBA">
            <w:pPr>
              <w:pStyle w:val="Standard"/>
              <w:snapToGrid w:val="0"/>
              <w:spacing w:before="40" w:after="40"/>
              <w:rPr>
                <w:rFonts w:ascii="Arial" w:hAnsi="Arial"/>
              </w:rPr>
            </w:pPr>
            <w:r>
              <w:rPr>
                <w:rFonts w:ascii="Arial" w:hAnsi="Arial" w:cs="Arial"/>
                <w:sz w:val="16"/>
                <w:szCs w:val="16"/>
              </w:rPr>
              <w:t>'</w:t>
            </w:r>
            <w:r>
              <w:rPr>
                <w:rFonts w:ascii="Courier New" w:hAnsi="Courier New" w:cs="Arial"/>
                <w:b/>
                <w:bCs/>
                <w:sz w:val="16"/>
                <w:szCs w:val="16"/>
              </w:rPr>
              <w:t>001</w:t>
            </w:r>
            <w:r>
              <w:rPr>
                <w:rFonts w:ascii="Arial" w:hAnsi="Arial" w:cs="Arial"/>
                <w:sz w:val="16"/>
                <w:szCs w:val="16"/>
              </w:rPr>
              <w:t>'</w:t>
            </w:r>
            <w:r>
              <w:rPr>
                <w:rFonts w:ascii="Arial" w:hAnsi="Arial"/>
                <w:sz w:val="16"/>
                <w:szCs w:val="16"/>
              </w:rPr>
              <w:t>–</w:t>
            </w:r>
            <w:r>
              <w:rPr>
                <w:rFonts w:ascii="Arial" w:hAnsi="Arial" w:cs="Arial"/>
                <w:sz w:val="16"/>
                <w:szCs w:val="16"/>
              </w:rPr>
              <w:t>'</w:t>
            </w:r>
            <w:r>
              <w:rPr>
                <w:rFonts w:ascii="Courier New" w:hAnsi="Courier New" w:cs="Arial"/>
                <w:b/>
                <w:bCs/>
                <w:sz w:val="16"/>
                <w:szCs w:val="16"/>
              </w:rPr>
              <w:t>999</w:t>
            </w:r>
            <w:r>
              <w:rPr>
                <w:rFonts w:ascii="Arial" w:hAnsi="Arial" w:cs="Arial"/>
                <w:sz w:val="16"/>
                <w:szCs w:val="16"/>
              </w:rPr>
              <w:t>'</w:t>
            </w:r>
          </w:p>
        </w:tc>
      </w:tr>
      <w:tr w:rsidR="00086DB9" w14:paraId="76809930" w14:textId="77777777">
        <w:tc>
          <w:tcPr>
            <w:tcW w:w="980" w:type="dxa"/>
            <w:shd w:val="clear" w:color="auto" w:fill="F3F3F3"/>
            <w:tcMar>
              <w:top w:w="0" w:type="dxa"/>
              <w:left w:w="108" w:type="dxa"/>
              <w:bottom w:w="0" w:type="dxa"/>
              <w:right w:w="108" w:type="dxa"/>
            </w:tcMar>
          </w:tcPr>
          <w:p w14:paraId="7680992D"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T</w:t>
            </w:r>
            <w:r>
              <w:rPr>
                <w:rFonts w:ascii="Courier New" w:hAnsi="Courier New" w:cs="Courier, 'Courier New'"/>
                <w:b/>
                <w:sz w:val="16"/>
                <w:szCs w:val="16"/>
                <w:vertAlign w:val="subscript"/>
              </w:rPr>
              <w:t>1</w:t>
            </w:r>
          </w:p>
        </w:tc>
        <w:tc>
          <w:tcPr>
            <w:tcW w:w="3875" w:type="dxa"/>
            <w:shd w:val="clear" w:color="auto" w:fill="F3F3F3"/>
            <w:tcMar>
              <w:top w:w="0" w:type="dxa"/>
              <w:left w:w="108" w:type="dxa"/>
              <w:bottom w:w="0" w:type="dxa"/>
              <w:right w:w="108" w:type="dxa"/>
            </w:tcMar>
          </w:tcPr>
          <w:p w14:paraId="7680992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Exchange format</w:t>
            </w:r>
          </w:p>
        </w:tc>
        <w:tc>
          <w:tcPr>
            <w:tcW w:w="4204" w:type="dxa"/>
            <w:gridSpan w:val="3"/>
            <w:shd w:val="clear" w:color="auto" w:fill="F3F3F3"/>
            <w:tcMar>
              <w:top w:w="0" w:type="dxa"/>
              <w:left w:w="108" w:type="dxa"/>
              <w:bottom w:w="0" w:type="dxa"/>
              <w:right w:w="108" w:type="dxa"/>
            </w:tcMar>
          </w:tcPr>
          <w:p w14:paraId="7680992F"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I</w:t>
            </w:r>
            <w:r>
              <w:rPr>
                <w:rFonts w:ascii="Arial" w:hAnsi="Arial" w:cs="Courier, 'Courier New'"/>
                <w:sz w:val="16"/>
                <w:szCs w:val="16"/>
              </w:rPr>
              <w:t>'</w:t>
            </w:r>
            <w:r>
              <w:rPr>
                <w:rFonts w:ascii="Arial" w:hAnsi="Arial"/>
                <w:sz w:val="16"/>
                <w:szCs w:val="16"/>
              </w:rPr>
              <w:t xml:space="preserve"> = Observations in binary code</w:t>
            </w:r>
          </w:p>
        </w:tc>
      </w:tr>
      <w:tr w:rsidR="00086DB9" w14:paraId="76809934" w14:textId="77777777">
        <w:tc>
          <w:tcPr>
            <w:tcW w:w="980" w:type="dxa"/>
            <w:shd w:val="clear" w:color="auto" w:fill="E0E0E0"/>
            <w:tcMar>
              <w:top w:w="0" w:type="dxa"/>
              <w:left w:w="108" w:type="dxa"/>
              <w:bottom w:w="0" w:type="dxa"/>
              <w:right w:w="108" w:type="dxa"/>
            </w:tcMar>
          </w:tcPr>
          <w:p w14:paraId="76809931"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T</w:t>
            </w:r>
            <w:r>
              <w:rPr>
                <w:rFonts w:ascii="Courier New" w:hAnsi="Courier New" w:cs="Courier, 'Courier New'"/>
                <w:b/>
                <w:sz w:val="16"/>
                <w:szCs w:val="16"/>
                <w:vertAlign w:val="subscript"/>
              </w:rPr>
              <w:t>2</w:t>
            </w:r>
          </w:p>
        </w:tc>
        <w:tc>
          <w:tcPr>
            <w:tcW w:w="3875" w:type="dxa"/>
            <w:shd w:val="clear" w:color="auto" w:fill="E0E0E0"/>
            <w:tcMar>
              <w:top w:w="0" w:type="dxa"/>
              <w:left w:w="108" w:type="dxa"/>
              <w:bottom w:w="0" w:type="dxa"/>
              <w:right w:w="108" w:type="dxa"/>
            </w:tcMar>
          </w:tcPr>
          <w:p w14:paraId="7680993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Type</w:t>
            </w:r>
          </w:p>
        </w:tc>
        <w:tc>
          <w:tcPr>
            <w:tcW w:w="4204" w:type="dxa"/>
            <w:gridSpan w:val="3"/>
            <w:shd w:val="clear" w:color="auto" w:fill="E0E0E0"/>
            <w:tcMar>
              <w:top w:w="0" w:type="dxa"/>
              <w:left w:w="108" w:type="dxa"/>
              <w:bottom w:w="0" w:type="dxa"/>
              <w:right w:w="108" w:type="dxa"/>
            </w:tcMar>
          </w:tcPr>
          <w:p w14:paraId="76809933"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U</w:t>
            </w:r>
            <w:r>
              <w:rPr>
                <w:rFonts w:ascii="Arial" w:hAnsi="Arial" w:cs="Courier, 'Courier New'"/>
                <w:sz w:val="16"/>
                <w:szCs w:val="16"/>
              </w:rPr>
              <w:t>'</w:t>
            </w:r>
            <w:r>
              <w:rPr>
                <w:rFonts w:ascii="Arial" w:hAnsi="Arial"/>
                <w:sz w:val="16"/>
                <w:szCs w:val="16"/>
              </w:rPr>
              <w:t xml:space="preserve"> = Upper </w:t>
            </w:r>
            <w:proofErr w:type="gramStart"/>
            <w:r>
              <w:rPr>
                <w:rFonts w:ascii="Arial" w:hAnsi="Arial"/>
                <w:sz w:val="16"/>
                <w:szCs w:val="16"/>
              </w:rPr>
              <w:t>Air  [</w:t>
            </w:r>
            <w:proofErr w:type="gramEnd"/>
            <w:r>
              <w:rPr>
                <w:rFonts w:ascii="Arial" w:hAnsi="Arial"/>
                <w:sz w:val="16"/>
                <w:szCs w:val="16"/>
              </w:rPr>
              <w:t>'</w:t>
            </w:r>
            <w:r>
              <w:rPr>
                <w:rFonts w:ascii="Courier New" w:hAnsi="Courier New"/>
                <w:b/>
                <w:bCs/>
                <w:sz w:val="16"/>
                <w:szCs w:val="16"/>
              </w:rPr>
              <w:t>E</w:t>
            </w:r>
            <w:r>
              <w:rPr>
                <w:rFonts w:ascii="Arial" w:hAnsi="Arial"/>
                <w:sz w:val="16"/>
                <w:szCs w:val="16"/>
              </w:rPr>
              <w:t xml:space="preserve">' with </w:t>
            </w:r>
            <w:r>
              <w:rPr>
                <w:rFonts w:ascii="Courier New" w:hAnsi="Courier New"/>
                <w:b/>
                <w:bCs/>
                <w:sz w:val="16"/>
                <w:szCs w:val="16"/>
              </w:rPr>
              <w:t>EUMC/EUMP/EUMR</w:t>
            </w:r>
            <w:r>
              <w:rPr>
                <w:rFonts w:ascii="Arial" w:hAnsi="Arial"/>
                <w:sz w:val="16"/>
                <w:szCs w:val="16"/>
              </w:rPr>
              <w:t>]</w:t>
            </w:r>
          </w:p>
        </w:tc>
      </w:tr>
      <w:tr w:rsidR="00086DB9" w14:paraId="76809938" w14:textId="77777777">
        <w:tc>
          <w:tcPr>
            <w:tcW w:w="980" w:type="dxa"/>
            <w:shd w:val="clear" w:color="auto" w:fill="F3F3F3"/>
            <w:tcMar>
              <w:top w:w="0" w:type="dxa"/>
              <w:left w:w="108" w:type="dxa"/>
              <w:bottom w:w="0" w:type="dxa"/>
              <w:right w:w="108" w:type="dxa"/>
            </w:tcMar>
          </w:tcPr>
          <w:p w14:paraId="76809935"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A</w:t>
            </w:r>
            <w:r>
              <w:rPr>
                <w:rFonts w:ascii="Courier New" w:hAnsi="Courier New" w:cs="Courier, 'Courier New'"/>
                <w:b/>
                <w:sz w:val="16"/>
                <w:szCs w:val="16"/>
                <w:vertAlign w:val="subscript"/>
              </w:rPr>
              <w:t>1</w:t>
            </w:r>
          </w:p>
        </w:tc>
        <w:tc>
          <w:tcPr>
            <w:tcW w:w="3875" w:type="dxa"/>
            <w:shd w:val="clear" w:color="auto" w:fill="F3F3F3"/>
            <w:tcMar>
              <w:top w:w="0" w:type="dxa"/>
              <w:left w:w="108" w:type="dxa"/>
              <w:bottom w:w="0" w:type="dxa"/>
              <w:right w:w="108" w:type="dxa"/>
            </w:tcMar>
          </w:tcPr>
          <w:p w14:paraId="76809936"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Sub-type</w:t>
            </w:r>
          </w:p>
        </w:tc>
        <w:tc>
          <w:tcPr>
            <w:tcW w:w="4204" w:type="dxa"/>
            <w:gridSpan w:val="3"/>
            <w:shd w:val="clear" w:color="auto" w:fill="F3F3F3"/>
            <w:tcMar>
              <w:top w:w="0" w:type="dxa"/>
              <w:left w:w="108" w:type="dxa"/>
              <w:bottom w:w="0" w:type="dxa"/>
              <w:right w:w="108" w:type="dxa"/>
            </w:tcMar>
          </w:tcPr>
          <w:p w14:paraId="76809937"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T</w:t>
            </w:r>
            <w:r>
              <w:rPr>
                <w:rFonts w:ascii="Arial" w:hAnsi="Arial" w:cs="Courier, 'Courier New'"/>
                <w:sz w:val="16"/>
                <w:szCs w:val="16"/>
              </w:rPr>
              <w:t>'</w:t>
            </w:r>
            <w:r>
              <w:rPr>
                <w:rFonts w:ascii="Arial" w:hAnsi="Arial"/>
                <w:sz w:val="16"/>
                <w:szCs w:val="16"/>
              </w:rPr>
              <w:t xml:space="preserve"> = Satellite-derived </w:t>
            </w:r>
            <w:proofErr w:type="gramStart"/>
            <w:r>
              <w:rPr>
                <w:rFonts w:ascii="Arial" w:hAnsi="Arial"/>
                <w:sz w:val="16"/>
                <w:szCs w:val="16"/>
              </w:rPr>
              <w:t>sonde  [</w:t>
            </w:r>
            <w:proofErr w:type="gramEnd"/>
            <w:r>
              <w:rPr>
                <w:rFonts w:ascii="Arial" w:hAnsi="Arial"/>
                <w:sz w:val="16"/>
                <w:szCs w:val="16"/>
              </w:rPr>
              <w:t>'</w:t>
            </w:r>
            <w:r>
              <w:rPr>
                <w:rFonts w:ascii="Courier New" w:hAnsi="Courier New"/>
                <w:b/>
                <w:bCs/>
                <w:sz w:val="16"/>
                <w:szCs w:val="16"/>
              </w:rPr>
              <w:t>G</w:t>
            </w:r>
            <w:r>
              <w:rPr>
                <w:rFonts w:ascii="Arial" w:hAnsi="Arial"/>
                <w:sz w:val="16"/>
                <w:szCs w:val="16"/>
              </w:rPr>
              <w:t xml:space="preserve">' with </w:t>
            </w:r>
            <w:r>
              <w:rPr>
                <w:rFonts w:ascii="Courier New" w:hAnsi="Courier New"/>
                <w:b/>
                <w:bCs/>
                <w:sz w:val="16"/>
                <w:szCs w:val="16"/>
              </w:rPr>
              <w:t>EUMC/EUMP/EUMR</w:t>
            </w:r>
            <w:r>
              <w:rPr>
                <w:rFonts w:ascii="Arial" w:hAnsi="Arial"/>
                <w:sz w:val="16"/>
                <w:szCs w:val="16"/>
              </w:rPr>
              <w:t>]</w:t>
            </w:r>
          </w:p>
        </w:tc>
      </w:tr>
      <w:tr w:rsidR="00086DB9" w14:paraId="7680993C" w14:textId="77777777">
        <w:tc>
          <w:tcPr>
            <w:tcW w:w="980" w:type="dxa"/>
            <w:shd w:val="clear" w:color="auto" w:fill="E0E0E0"/>
            <w:tcMar>
              <w:top w:w="0" w:type="dxa"/>
              <w:left w:w="108" w:type="dxa"/>
              <w:bottom w:w="0" w:type="dxa"/>
              <w:right w:w="108" w:type="dxa"/>
            </w:tcMar>
          </w:tcPr>
          <w:p w14:paraId="76809939"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A</w:t>
            </w:r>
            <w:r>
              <w:rPr>
                <w:rFonts w:ascii="Courier New" w:hAnsi="Courier New" w:cs="Courier, 'Courier New'"/>
                <w:b/>
                <w:sz w:val="16"/>
                <w:szCs w:val="16"/>
                <w:vertAlign w:val="subscript"/>
              </w:rPr>
              <w:t>2</w:t>
            </w:r>
          </w:p>
        </w:tc>
        <w:tc>
          <w:tcPr>
            <w:tcW w:w="3875" w:type="dxa"/>
            <w:shd w:val="clear" w:color="auto" w:fill="E0E0E0"/>
            <w:tcMar>
              <w:top w:w="0" w:type="dxa"/>
              <w:left w:w="108" w:type="dxa"/>
              <w:bottom w:w="0" w:type="dxa"/>
              <w:right w:w="108" w:type="dxa"/>
            </w:tcMar>
          </w:tcPr>
          <w:p w14:paraId="7680993A" w14:textId="77777777" w:rsidR="00086DB9" w:rsidRDefault="00986FBA">
            <w:pPr>
              <w:pStyle w:val="Standard"/>
              <w:tabs>
                <w:tab w:val="left" w:pos="1526"/>
                <w:tab w:val="left" w:pos="8522"/>
              </w:tabs>
              <w:snapToGrid w:val="0"/>
              <w:spacing w:before="40" w:after="40"/>
              <w:rPr>
                <w:rFonts w:ascii="Arial" w:hAnsi="Arial"/>
              </w:rPr>
            </w:pPr>
            <w:r>
              <w:rPr>
                <w:rFonts w:ascii="Arial" w:hAnsi="Arial"/>
                <w:sz w:val="16"/>
                <w:szCs w:val="16"/>
              </w:rPr>
              <w:t>Area Code (see Table 13)</w:t>
            </w:r>
          </w:p>
        </w:tc>
        <w:tc>
          <w:tcPr>
            <w:tcW w:w="4204" w:type="dxa"/>
            <w:gridSpan w:val="3"/>
            <w:shd w:val="clear" w:color="auto" w:fill="E0E0E0"/>
            <w:tcMar>
              <w:top w:w="0" w:type="dxa"/>
              <w:left w:w="108" w:type="dxa"/>
              <w:bottom w:w="0" w:type="dxa"/>
              <w:right w:w="108" w:type="dxa"/>
            </w:tcMar>
          </w:tcPr>
          <w:p w14:paraId="7680993B" w14:textId="77777777" w:rsidR="00086DB9" w:rsidRDefault="00986FBA">
            <w:pPr>
              <w:pStyle w:val="Standard"/>
              <w:tabs>
                <w:tab w:val="left" w:pos="1526"/>
                <w:tab w:val="left" w:pos="8522"/>
              </w:tabs>
              <w:snapToGrid w:val="0"/>
              <w:spacing w:before="40" w:after="40"/>
              <w:rPr>
                <w:rFonts w:ascii="Arial" w:hAnsi="Arial"/>
              </w:rPr>
            </w:pPr>
            <w:r>
              <w:rPr>
                <w:rFonts w:ascii="Arial" w:hAnsi="Arial"/>
                <w:sz w:val="16"/>
                <w:szCs w:val="16"/>
              </w:rPr>
              <w:t>’</w:t>
            </w:r>
            <w:r>
              <w:rPr>
                <w:rFonts w:ascii="Courier New" w:hAnsi="Courier New" w:cs="Arial"/>
                <w:b/>
                <w:bCs/>
                <w:sz w:val="16"/>
                <w:szCs w:val="16"/>
              </w:rPr>
              <w:t>A</w:t>
            </w:r>
            <w:r>
              <w:rPr>
                <w:rFonts w:ascii="Arial" w:hAnsi="Arial"/>
                <w:sz w:val="16"/>
                <w:szCs w:val="16"/>
              </w:rPr>
              <w:t>’ – ‘</w:t>
            </w:r>
            <w:r>
              <w:rPr>
                <w:rFonts w:ascii="Courier New" w:hAnsi="Courier New" w:cs="Arial"/>
                <w:b/>
                <w:bCs/>
                <w:sz w:val="16"/>
                <w:szCs w:val="16"/>
              </w:rPr>
              <w:t>L</w:t>
            </w:r>
            <w:proofErr w:type="gramStart"/>
            <w:r>
              <w:rPr>
                <w:rFonts w:ascii="Arial" w:hAnsi="Arial"/>
                <w:sz w:val="16"/>
                <w:szCs w:val="16"/>
              </w:rPr>
              <w:t xml:space="preserve">’  </w:t>
            </w:r>
            <w:r>
              <w:rPr>
                <w:rFonts w:ascii="Arial" w:hAnsi="Arial" w:cs="Arial"/>
                <w:sz w:val="16"/>
                <w:szCs w:val="16"/>
              </w:rPr>
              <w:t>[</w:t>
            </w:r>
            <w:proofErr w:type="gramEnd"/>
            <w:r>
              <w:rPr>
                <w:rFonts w:ascii="Arial" w:hAnsi="Arial" w:cs="Arial"/>
                <w:sz w:val="16"/>
                <w:szCs w:val="16"/>
              </w:rPr>
              <w:t>'</w:t>
            </w:r>
            <w:r>
              <w:rPr>
                <w:rFonts w:ascii="Courier New" w:hAnsi="Courier New" w:cs="Arial"/>
                <w:b/>
                <w:bCs/>
                <w:sz w:val="16"/>
                <w:szCs w:val="16"/>
              </w:rPr>
              <w:t>X</w:t>
            </w:r>
            <w:r>
              <w:rPr>
                <w:rFonts w:ascii="Arial" w:hAnsi="Arial" w:cs="Arial"/>
                <w:sz w:val="16"/>
                <w:szCs w:val="16"/>
              </w:rPr>
              <w:t xml:space="preserve">' with </w:t>
            </w:r>
            <w:r>
              <w:rPr>
                <w:rFonts w:ascii="Courier New" w:hAnsi="Courier New" w:cs="Arial"/>
                <w:b/>
                <w:bCs/>
                <w:sz w:val="16"/>
                <w:szCs w:val="16"/>
              </w:rPr>
              <w:t>EUMC/EUMP/EUMR</w:t>
            </w:r>
            <w:r>
              <w:rPr>
                <w:rFonts w:ascii="Arial" w:hAnsi="Arial" w:cs="Arial"/>
                <w:sz w:val="16"/>
                <w:szCs w:val="16"/>
              </w:rPr>
              <w:t>]</w:t>
            </w:r>
          </w:p>
        </w:tc>
      </w:tr>
      <w:tr w:rsidR="00086DB9" w14:paraId="76809940" w14:textId="77777777">
        <w:tc>
          <w:tcPr>
            <w:tcW w:w="980" w:type="dxa"/>
            <w:shd w:val="clear" w:color="auto" w:fill="F3F3F3"/>
            <w:tcMar>
              <w:top w:w="0" w:type="dxa"/>
              <w:left w:w="108" w:type="dxa"/>
              <w:bottom w:w="0" w:type="dxa"/>
              <w:right w:w="108" w:type="dxa"/>
            </w:tcMar>
          </w:tcPr>
          <w:p w14:paraId="7680993D"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r>
              <w:rPr>
                <w:rFonts w:ascii="Courier New" w:hAnsi="Courier New" w:cs="Courier, 'Courier New'"/>
                <w:b/>
                <w:sz w:val="16"/>
                <w:szCs w:val="16"/>
              </w:rPr>
              <w:t>ii</w:t>
            </w:r>
          </w:p>
        </w:tc>
        <w:tc>
          <w:tcPr>
            <w:tcW w:w="3875" w:type="dxa"/>
            <w:shd w:val="clear" w:color="auto" w:fill="F3F3F3"/>
            <w:tcMar>
              <w:top w:w="0" w:type="dxa"/>
              <w:left w:w="108" w:type="dxa"/>
              <w:bottom w:w="0" w:type="dxa"/>
              <w:right w:w="108" w:type="dxa"/>
            </w:tcMar>
          </w:tcPr>
          <w:p w14:paraId="7680993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Product type</w:t>
            </w:r>
          </w:p>
        </w:tc>
        <w:tc>
          <w:tcPr>
            <w:tcW w:w="4204" w:type="dxa"/>
            <w:gridSpan w:val="3"/>
            <w:shd w:val="clear" w:color="auto" w:fill="F3F3F3"/>
            <w:tcMar>
              <w:top w:w="0" w:type="dxa"/>
              <w:left w:w="108" w:type="dxa"/>
              <w:bottom w:w="0" w:type="dxa"/>
              <w:right w:w="108" w:type="dxa"/>
            </w:tcMar>
          </w:tcPr>
          <w:p w14:paraId="7680993F"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14</w:t>
            </w:r>
            <w:r>
              <w:rPr>
                <w:rFonts w:ascii="Arial" w:hAnsi="Arial" w:cs="Courier, 'Courier New'"/>
                <w:sz w:val="16"/>
                <w:szCs w:val="16"/>
              </w:rPr>
              <w:t>'</w:t>
            </w:r>
            <w:r>
              <w:rPr>
                <w:rFonts w:ascii="Arial" w:eastAsia="Courier, 'Courier New'" w:hAnsi="Arial" w:cs="Courier, 'Courier New'"/>
                <w:sz w:val="16"/>
                <w:szCs w:val="16"/>
              </w:rPr>
              <w:t xml:space="preserve"> </w:t>
            </w:r>
            <w:r>
              <w:rPr>
                <w:rFonts w:ascii="Arial" w:hAnsi="Arial" w:cs="Courier, 'Courier New'"/>
                <w:sz w:val="16"/>
                <w:szCs w:val="16"/>
              </w:rPr>
              <w:t>=</w:t>
            </w:r>
            <w:r>
              <w:rPr>
                <w:rFonts w:ascii="Arial" w:eastAsia="Courier, 'Courier New'" w:hAnsi="Arial" w:cs="Courier, 'Courier New'"/>
                <w:sz w:val="16"/>
                <w:szCs w:val="16"/>
              </w:rPr>
              <w:t xml:space="preserve"> (</w:t>
            </w:r>
            <w:proofErr w:type="gramStart"/>
            <w:r>
              <w:rPr>
                <w:rFonts w:ascii="Arial" w:hAnsi="Arial" w:cs="Courier, 'Courier New'"/>
                <w:sz w:val="16"/>
                <w:szCs w:val="16"/>
              </w:rPr>
              <w:t>GNSS)  [</w:t>
            </w:r>
            <w:proofErr w:type="gramEnd"/>
            <w:r>
              <w:rPr>
                <w:rFonts w:ascii="Arial" w:hAnsi="Arial" w:cs="Courier, 'Courier New'"/>
                <w:sz w:val="16"/>
                <w:szCs w:val="16"/>
              </w:rPr>
              <w:t>'</w:t>
            </w:r>
            <w:r>
              <w:rPr>
                <w:rFonts w:ascii="Courier New" w:hAnsi="Courier New" w:cs="Courier, 'Courier New'"/>
                <w:b/>
                <w:bCs/>
                <w:sz w:val="16"/>
                <w:szCs w:val="16"/>
              </w:rPr>
              <w:t>01</w:t>
            </w:r>
            <w:r>
              <w:rPr>
                <w:rFonts w:ascii="Arial" w:hAnsi="Arial" w:cs="Courier, 'Courier New'"/>
                <w:sz w:val="16"/>
                <w:szCs w:val="16"/>
              </w:rPr>
              <w:t xml:space="preserve">' with </w:t>
            </w:r>
            <w:r>
              <w:rPr>
                <w:rFonts w:ascii="Courier New" w:hAnsi="Courier New" w:cs="Courier, 'Courier New'"/>
                <w:b/>
                <w:bCs/>
                <w:sz w:val="16"/>
                <w:szCs w:val="16"/>
              </w:rPr>
              <w:t>EUMC/EUMP/EUMR</w:t>
            </w:r>
            <w:r>
              <w:rPr>
                <w:rFonts w:ascii="Arial" w:hAnsi="Arial" w:cs="Courier, 'Courier New'"/>
                <w:sz w:val="16"/>
                <w:szCs w:val="16"/>
              </w:rPr>
              <w:t>]</w:t>
            </w:r>
          </w:p>
        </w:tc>
      </w:tr>
      <w:tr w:rsidR="00086DB9" w14:paraId="76809944" w14:textId="77777777">
        <w:trPr>
          <w:trHeight w:val="351"/>
        </w:trPr>
        <w:tc>
          <w:tcPr>
            <w:tcW w:w="980" w:type="dxa"/>
            <w:vMerge w:val="restart"/>
            <w:shd w:val="clear" w:color="auto" w:fill="E0E0E0"/>
            <w:tcMar>
              <w:top w:w="0" w:type="dxa"/>
              <w:left w:w="108" w:type="dxa"/>
              <w:bottom w:w="0" w:type="dxa"/>
              <w:right w:w="108" w:type="dxa"/>
            </w:tcMar>
          </w:tcPr>
          <w:p w14:paraId="76809941"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proofErr w:type="spellStart"/>
            <w:r>
              <w:rPr>
                <w:rFonts w:ascii="Courier New" w:hAnsi="Courier New" w:cs="Courier, 'Courier New'"/>
                <w:b/>
                <w:sz w:val="16"/>
                <w:szCs w:val="16"/>
              </w:rPr>
              <w:t>cccc</w:t>
            </w:r>
            <w:proofErr w:type="spellEnd"/>
          </w:p>
        </w:tc>
        <w:tc>
          <w:tcPr>
            <w:tcW w:w="3875" w:type="dxa"/>
            <w:vMerge w:val="restart"/>
            <w:shd w:val="clear" w:color="auto" w:fill="E0E0E0"/>
            <w:tcMar>
              <w:top w:w="0" w:type="dxa"/>
              <w:left w:w="108" w:type="dxa"/>
              <w:bottom w:w="0" w:type="dxa"/>
              <w:right w:w="108" w:type="dxa"/>
            </w:tcMar>
          </w:tcPr>
          <w:p w14:paraId="76809942" w14:textId="77777777" w:rsidR="00086DB9" w:rsidRDefault="00986FBA">
            <w:pPr>
              <w:pStyle w:val="Standard"/>
              <w:snapToGrid w:val="0"/>
              <w:spacing w:before="40" w:after="40"/>
              <w:rPr>
                <w:rFonts w:ascii="Arial" w:hAnsi="Arial"/>
                <w:sz w:val="16"/>
                <w:szCs w:val="16"/>
              </w:rPr>
            </w:pPr>
            <w:r>
              <w:rPr>
                <w:rFonts w:ascii="Arial" w:hAnsi="Arial"/>
                <w:sz w:val="16"/>
                <w:szCs w:val="16"/>
              </w:rPr>
              <w:t xml:space="preserve">Source of the message </w:t>
            </w:r>
            <w:r>
              <w:rPr>
                <w:rFonts w:ascii="Arial" w:hAnsi="Arial"/>
                <w:sz w:val="16"/>
                <w:szCs w:val="16"/>
              </w:rPr>
              <w:br/>
              <w:t>(ICAO Location Indicator)</w:t>
            </w:r>
          </w:p>
        </w:tc>
        <w:tc>
          <w:tcPr>
            <w:tcW w:w="4204" w:type="dxa"/>
            <w:gridSpan w:val="3"/>
            <w:shd w:val="clear" w:color="auto" w:fill="E0E0E0"/>
            <w:tcMar>
              <w:top w:w="0" w:type="dxa"/>
              <w:left w:w="108" w:type="dxa"/>
              <w:bottom w:w="0" w:type="dxa"/>
              <w:right w:w="108" w:type="dxa"/>
            </w:tcMar>
          </w:tcPr>
          <w:p w14:paraId="76809943"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Possible codes for RO include (but not limited to):</w:t>
            </w:r>
          </w:p>
        </w:tc>
      </w:tr>
      <w:tr w:rsidR="00086DB9" w14:paraId="7680994A" w14:textId="77777777">
        <w:tc>
          <w:tcPr>
            <w:tcW w:w="980" w:type="dxa"/>
            <w:vMerge/>
            <w:shd w:val="clear" w:color="auto" w:fill="E0E0E0"/>
            <w:tcMar>
              <w:top w:w="0" w:type="dxa"/>
              <w:left w:w="108" w:type="dxa"/>
              <w:bottom w:w="0" w:type="dxa"/>
              <w:right w:w="108" w:type="dxa"/>
            </w:tcMar>
          </w:tcPr>
          <w:p w14:paraId="76809945"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46"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47"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EDZW</w:t>
            </w:r>
            <w:r>
              <w:rPr>
                <w:rFonts w:ascii="Courier New" w:hAnsi="Courier New" w:cs="Courier, 'Courier New'"/>
                <w:sz w:val="16"/>
                <w:szCs w:val="16"/>
              </w:rPr>
              <w:t>'</w:t>
            </w:r>
          </w:p>
        </w:tc>
        <w:tc>
          <w:tcPr>
            <w:tcW w:w="1701" w:type="dxa"/>
            <w:shd w:val="clear" w:color="auto" w:fill="F3F3F3"/>
            <w:tcMar>
              <w:top w:w="0" w:type="dxa"/>
              <w:left w:w="108" w:type="dxa"/>
              <w:bottom w:w="0" w:type="dxa"/>
              <w:right w:w="108" w:type="dxa"/>
            </w:tcMar>
          </w:tcPr>
          <w:p w14:paraId="76809948"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Offenbach</w:t>
            </w:r>
          </w:p>
        </w:tc>
        <w:tc>
          <w:tcPr>
            <w:tcW w:w="994" w:type="dxa"/>
            <w:shd w:val="clear" w:color="auto" w:fill="F3F3F3"/>
            <w:tcMar>
              <w:top w:w="0" w:type="dxa"/>
              <w:left w:w="108" w:type="dxa"/>
              <w:bottom w:w="0" w:type="dxa"/>
              <w:right w:w="108" w:type="dxa"/>
            </w:tcMar>
          </w:tcPr>
          <w:p w14:paraId="76809949"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50" w14:textId="77777777">
        <w:tc>
          <w:tcPr>
            <w:tcW w:w="980" w:type="dxa"/>
            <w:vMerge/>
            <w:shd w:val="clear" w:color="auto" w:fill="E0E0E0"/>
            <w:tcMar>
              <w:top w:w="0" w:type="dxa"/>
              <w:left w:w="108" w:type="dxa"/>
              <w:bottom w:w="0" w:type="dxa"/>
              <w:right w:w="108" w:type="dxa"/>
            </w:tcMar>
          </w:tcPr>
          <w:p w14:paraId="7680994B"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4C"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0E0E0"/>
            <w:tcMar>
              <w:top w:w="0" w:type="dxa"/>
              <w:left w:w="108" w:type="dxa"/>
              <w:bottom w:w="0" w:type="dxa"/>
              <w:right w:w="108" w:type="dxa"/>
            </w:tcMar>
          </w:tcPr>
          <w:p w14:paraId="7680994D"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EGRR</w:t>
            </w:r>
            <w:r>
              <w:rPr>
                <w:rFonts w:ascii="Courier New" w:hAnsi="Courier New" w:cs="Courier, 'Courier New'"/>
                <w:sz w:val="16"/>
                <w:szCs w:val="16"/>
              </w:rPr>
              <w:t>'</w:t>
            </w:r>
          </w:p>
        </w:tc>
        <w:tc>
          <w:tcPr>
            <w:tcW w:w="1701" w:type="dxa"/>
            <w:shd w:val="clear" w:color="auto" w:fill="E0E0E0"/>
            <w:tcMar>
              <w:top w:w="0" w:type="dxa"/>
              <w:left w:w="108" w:type="dxa"/>
              <w:bottom w:w="0" w:type="dxa"/>
              <w:right w:w="108" w:type="dxa"/>
            </w:tcMar>
          </w:tcPr>
          <w:p w14:paraId="7680994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Exeter</w:t>
            </w:r>
          </w:p>
        </w:tc>
        <w:tc>
          <w:tcPr>
            <w:tcW w:w="994" w:type="dxa"/>
            <w:shd w:val="clear" w:color="auto" w:fill="E0E0E0"/>
            <w:tcMar>
              <w:top w:w="0" w:type="dxa"/>
              <w:left w:w="108" w:type="dxa"/>
              <w:bottom w:w="0" w:type="dxa"/>
              <w:right w:w="108" w:type="dxa"/>
            </w:tcMar>
          </w:tcPr>
          <w:p w14:paraId="7680994F"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UK</w:t>
            </w:r>
          </w:p>
        </w:tc>
      </w:tr>
      <w:tr w:rsidR="00086DB9" w14:paraId="76809956" w14:textId="77777777">
        <w:tc>
          <w:tcPr>
            <w:tcW w:w="980" w:type="dxa"/>
            <w:vMerge/>
            <w:shd w:val="clear" w:color="auto" w:fill="E0E0E0"/>
            <w:tcMar>
              <w:top w:w="0" w:type="dxa"/>
              <w:left w:w="108" w:type="dxa"/>
              <w:bottom w:w="0" w:type="dxa"/>
              <w:right w:w="108" w:type="dxa"/>
            </w:tcMar>
          </w:tcPr>
          <w:p w14:paraId="76809951"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2"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53"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EKMI</w:t>
            </w:r>
            <w:r>
              <w:rPr>
                <w:rFonts w:ascii="Courier New" w:hAnsi="Courier New" w:cs="Courier, 'Courier New'"/>
                <w:sz w:val="16"/>
                <w:szCs w:val="16"/>
              </w:rPr>
              <w:t>'</w:t>
            </w:r>
          </w:p>
        </w:tc>
        <w:tc>
          <w:tcPr>
            <w:tcW w:w="1701" w:type="dxa"/>
            <w:shd w:val="clear" w:color="auto" w:fill="F3F3F3"/>
            <w:tcMar>
              <w:top w:w="0" w:type="dxa"/>
              <w:left w:w="108" w:type="dxa"/>
              <w:bottom w:w="0" w:type="dxa"/>
              <w:right w:w="108" w:type="dxa"/>
            </w:tcMar>
          </w:tcPr>
          <w:p w14:paraId="76809954"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Copenhagen</w:t>
            </w:r>
          </w:p>
        </w:tc>
        <w:tc>
          <w:tcPr>
            <w:tcW w:w="994" w:type="dxa"/>
            <w:shd w:val="clear" w:color="auto" w:fill="F3F3F3"/>
            <w:tcMar>
              <w:top w:w="0" w:type="dxa"/>
              <w:left w:w="108" w:type="dxa"/>
              <w:bottom w:w="0" w:type="dxa"/>
              <w:right w:w="108" w:type="dxa"/>
            </w:tcMar>
          </w:tcPr>
          <w:p w14:paraId="76809955"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DK</w:t>
            </w:r>
          </w:p>
        </w:tc>
      </w:tr>
      <w:tr w:rsidR="00086DB9" w14:paraId="7680995C" w14:textId="77777777">
        <w:tc>
          <w:tcPr>
            <w:tcW w:w="980" w:type="dxa"/>
            <w:vMerge/>
            <w:shd w:val="clear" w:color="auto" w:fill="E0E0E0"/>
            <w:tcMar>
              <w:top w:w="0" w:type="dxa"/>
              <w:left w:w="108" w:type="dxa"/>
              <w:bottom w:w="0" w:type="dxa"/>
              <w:right w:w="108" w:type="dxa"/>
            </w:tcMar>
          </w:tcPr>
          <w:p w14:paraId="76809957"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8"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0E0E0"/>
            <w:tcMar>
              <w:top w:w="0" w:type="dxa"/>
              <w:left w:w="108" w:type="dxa"/>
              <w:bottom w:w="0" w:type="dxa"/>
              <w:right w:w="108" w:type="dxa"/>
            </w:tcMar>
          </w:tcPr>
          <w:p w14:paraId="76809959"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KWBC</w:t>
            </w:r>
            <w:r>
              <w:rPr>
                <w:rFonts w:ascii="Courier New" w:hAnsi="Courier New" w:cs="Courier, 'Courier New'"/>
                <w:sz w:val="16"/>
                <w:szCs w:val="16"/>
              </w:rPr>
              <w:t>'</w:t>
            </w:r>
          </w:p>
        </w:tc>
        <w:tc>
          <w:tcPr>
            <w:tcW w:w="1701" w:type="dxa"/>
            <w:shd w:val="clear" w:color="auto" w:fill="E0E0E0"/>
            <w:tcMar>
              <w:top w:w="0" w:type="dxa"/>
              <w:left w:w="108" w:type="dxa"/>
              <w:bottom w:w="0" w:type="dxa"/>
              <w:right w:w="108" w:type="dxa"/>
            </w:tcMar>
          </w:tcPr>
          <w:p w14:paraId="7680995A" w14:textId="77777777" w:rsidR="00086DB9" w:rsidRDefault="00986FBA">
            <w:pPr>
              <w:pStyle w:val="Standard"/>
              <w:tabs>
                <w:tab w:val="left" w:pos="1526"/>
                <w:tab w:val="left" w:pos="8522"/>
              </w:tabs>
              <w:snapToGrid w:val="0"/>
              <w:spacing w:before="40" w:after="40"/>
            </w:pPr>
            <w:r>
              <w:rPr>
                <w:rFonts w:ascii="Arial" w:hAnsi="Arial"/>
                <w:sz w:val="16"/>
                <w:szCs w:val="16"/>
              </w:rPr>
              <w:t>Washington</w:t>
            </w:r>
            <w:r>
              <w:rPr>
                <w:rStyle w:val="FootnoteSymbol"/>
                <w:rFonts w:ascii="Arial" w:hAnsi="Arial"/>
                <w:sz w:val="16"/>
                <w:szCs w:val="16"/>
              </w:rPr>
              <w:footnoteReference w:id="16"/>
            </w:r>
          </w:p>
        </w:tc>
        <w:tc>
          <w:tcPr>
            <w:tcW w:w="994" w:type="dxa"/>
            <w:shd w:val="clear" w:color="auto" w:fill="E0E0E0"/>
            <w:tcMar>
              <w:top w:w="0" w:type="dxa"/>
              <w:left w:w="108" w:type="dxa"/>
              <w:bottom w:w="0" w:type="dxa"/>
              <w:right w:w="108" w:type="dxa"/>
            </w:tcMar>
          </w:tcPr>
          <w:p w14:paraId="7680995B"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US</w:t>
            </w:r>
          </w:p>
        </w:tc>
      </w:tr>
      <w:tr w:rsidR="00086DB9" w14:paraId="76809962" w14:textId="77777777">
        <w:tc>
          <w:tcPr>
            <w:tcW w:w="980" w:type="dxa"/>
            <w:vMerge/>
            <w:shd w:val="clear" w:color="auto" w:fill="E0E0E0"/>
            <w:tcMar>
              <w:top w:w="0" w:type="dxa"/>
              <w:left w:w="108" w:type="dxa"/>
              <w:bottom w:w="0" w:type="dxa"/>
              <w:right w:w="108" w:type="dxa"/>
            </w:tcMar>
          </w:tcPr>
          <w:p w14:paraId="7680995D"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E"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5F" w14:textId="77777777" w:rsidR="00086DB9" w:rsidRDefault="00986FBA">
            <w:pPr>
              <w:pStyle w:val="Standard"/>
              <w:tabs>
                <w:tab w:val="left" w:pos="1526"/>
                <w:tab w:val="left" w:pos="8522"/>
              </w:tabs>
              <w:snapToGrid w:val="0"/>
              <w:spacing w:before="40" w:after="40"/>
              <w:jc w:val="center"/>
              <w:rPr>
                <w:rFonts w:ascii="Courier New" w:hAnsi="Courier New"/>
              </w:rPr>
            </w:pPr>
            <w:r>
              <w:rPr>
                <w:rFonts w:ascii="Courier New" w:hAnsi="Courier New" w:cs="Courier, 'Courier New'"/>
                <w:b/>
                <w:bCs/>
                <w:sz w:val="16"/>
                <w:szCs w:val="16"/>
              </w:rPr>
              <w:t>'EUMC'</w:t>
            </w:r>
          </w:p>
        </w:tc>
        <w:tc>
          <w:tcPr>
            <w:tcW w:w="1701" w:type="dxa"/>
            <w:shd w:val="clear" w:color="auto" w:fill="F3F3F3"/>
            <w:tcMar>
              <w:top w:w="0" w:type="dxa"/>
              <w:left w:w="108" w:type="dxa"/>
              <w:bottom w:w="0" w:type="dxa"/>
              <w:right w:w="108" w:type="dxa"/>
            </w:tcMar>
          </w:tcPr>
          <w:p w14:paraId="76809960"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7"/>
            </w:r>
          </w:p>
        </w:tc>
        <w:tc>
          <w:tcPr>
            <w:tcW w:w="994" w:type="dxa"/>
            <w:shd w:val="clear" w:color="auto" w:fill="F3F3F3"/>
            <w:tcMar>
              <w:top w:w="0" w:type="dxa"/>
              <w:left w:w="108" w:type="dxa"/>
              <w:bottom w:w="0" w:type="dxa"/>
              <w:right w:w="108" w:type="dxa"/>
            </w:tcMar>
          </w:tcPr>
          <w:p w14:paraId="76809961"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68" w14:textId="77777777">
        <w:tc>
          <w:tcPr>
            <w:tcW w:w="980" w:type="dxa"/>
            <w:vMerge/>
            <w:shd w:val="clear" w:color="auto" w:fill="E0E0E0"/>
            <w:tcMar>
              <w:top w:w="0" w:type="dxa"/>
              <w:left w:w="108" w:type="dxa"/>
              <w:bottom w:w="0" w:type="dxa"/>
              <w:right w:w="108" w:type="dxa"/>
            </w:tcMar>
          </w:tcPr>
          <w:p w14:paraId="76809963"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64"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6E6E6"/>
            <w:tcMar>
              <w:top w:w="0" w:type="dxa"/>
              <w:left w:w="108" w:type="dxa"/>
              <w:bottom w:w="0" w:type="dxa"/>
              <w:right w:w="108" w:type="dxa"/>
            </w:tcMar>
          </w:tcPr>
          <w:p w14:paraId="76809965"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'EUMP'</w:t>
            </w:r>
          </w:p>
        </w:tc>
        <w:tc>
          <w:tcPr>
            <w:tcW w:w="1701" w:type="dxa"/>
            <w:shd w:val="clear" w:color="auto" w:fill="E6E6E6"/>
            <w:tcMar>
              <w:top w:w="0" w:type="dxa"/>
              <w:left w:w="108" w:type="dxa"/>
              <w:bottom w:w="0" w:type="dxa"/>
              <w:right w:w="108" w:type="dxa"/>
            </w:tcMar>
          </w:tcPr>
          <w:p w14:paraId="76809966"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8"/>
            </w:r>
          </w:p>
        </w:tc>
        <w:tc>
          <w:tcPr>
            <w:tcW w:w="994" w:type="dxa"/>
            <w:shd w:val="clear" w:color="auto" w:fill="E6E6E6"/>
            <w:tcMar>
              <w:top w:w="0" w:type="dxa"/>
              <w:left w:w="108" w:type="dxa"/>
              <w:bottom w:w="0" w:type="dxa"/>
              <w:right w:w="108" w:type="dxa"/>
            </w:tcMar>
          </w:tcPr>
          <w:p w14:paraId="76809967"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6E" w14:textId="77777777">
        <w:tc>
          <w:tcPr>
            <w:tcW w:w="980" w:type="dxa"/>
            <w:vMerge/>
            <w:shd w:val="clear" w:color="auto" w:fill="E0E0E0"/>
            <w:tcMar>
              <w:top w:w="0" w:type="dxa"/>
              <w:left w:w="108" w:type="dxa"/>
              <w:bottom w:w="0" w:type="dxa"/>
              <w:right w:w="108" w:type="dxa"/>
            </w:tcMar>
          </w:tcPr>
          <w:p w14:paraId="76809969"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6A"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6B"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cs="Courier, 'Courier New'"/>
                <w:b/>
                <w:bCs/>
                <w:sz w:val="16"/>
                <w:szCs w:val="16"/>
              </w:rPr>
              <w:t>'EUMR'</w:t>
            </w:r>
          </w:p>
        </w:tc>
        <w:tc>
          <w:tcPr>
            <w:tcW w:w="1701" w:type="dxa"/>
            <w:shd w:val="clear" w:color="auto" w:fill="F3F3F3"/>
            <w:tcMar>
              <w:top w:w="0" w:type="dxa"/>
              <w:left w:w="108" w:type="dxa"/>
              <w:bottom w:w="0" w:type="dxa"/>
              <w:right w:w="108" w:type="dxa"/>
            </w:tcMar>
          </w:tcPr>
          <w:p w14:paraId="7680996C"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9"/>
            </w:r>
          </w:p>
        </w:tc>
        <w:tc>
          <w:tcPr>
            <w:tcW w:w="994" w:type="dxa"/>
            <w:shd w:val="clear" w:color="auto" w:fill="F3F3F3"/>
            <w:tcMar>
              <w:top w:w="0" w:type="dxa"/>
              <w:left w:w="108" w:type="dxa"/>
              <w:bottom w:w="0" w:type="dxa"/>
              <w:right w:w="108" w:type="dxa"/>
            </w:tcMar>
          </w:tcPr>
          <w:p w14:paraId="7680996D"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74" w14:textId="77777777">
        <w:tc>
          <w:tcPr>
            <w:tcW w:w="980" w:type="dxa"/>
            <w:shd w:val="clear" w:color="auto" w:fill="E0E0E0"/>
            <w:tcMar>
              <w:top w:w="0" w:type="dxa"/>
              <w:left w:w="108" w:type="dxa"/>
              <w:bottom w:w="0" w:type="dxa"/>
              <w:right w:w="108" w:type="dxa"/>
            </w:tcMar>
          </w:tcPr>
          <w:p w14:paraId="7680996F"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0"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71" w14:textId="77777777" w:rsidR="00086DB9" w:rsidRDefault="00986FBA">
            <w:pPr>
              <w:pStyle w:val="Standard"/>
              <w:tabs>
                <w:tab w:val="left" w:pos="1526"/>
                <w:tab w:val="left" w:pos="8522"/>
              </w:tabs>
              <w:snapToGrid w:val="0"/>
              <w:spacing w:before="40" w:after="40"/>
              <w:jc w:val="center"/>
              <w:rPr>
                <w:rFonts w:ascii="Courier New" w:hAnsi="Courier New"/>
                <w:sz w:val="16"/>
                <w:szCs w:val="16"/>
              </w:rPr>
            </w:pPr>
            <w:r>
              <w:rPr>
                <w:rFonts w:ascii="Courier New" w:hAnsi="Courier New" w:cs="Courier, 'Courier New'"/>
                <w:b/>
                <w:bCs/>
                <w:sz w:val="16"/>
                <w:szCs w:val="16"/>
              </w:rPr>
              <w:t>'KNES'</w:t>
            </w:r>
          </w:p>
        </w:tc>
        <w:tc>
          <w:tcPr>
            <w:tcW w:w="1701" w:type="dxa"/>
            <w:shd w:val="clear" w:color="auto" w:fill="E6E6E6"/>
            <w:tcMar>
              <w:top w:w="0" w:type="dxa"/>
              <w:left w:w="108" w:type="dxa"/>
              <w:bottom w:w="0" w:type="dxa"/>
              <w:right w:w="108" w:type="dxa"/>
            </w:tcMar>
          </w:tcPr>
          <w:p w14:paraId="7680997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Washington</w:t>
            </w:r>
            <w:r>
              <w:rPr>
                <w:rStyle w:val="FootnoteReference"/>
                <w:rFonts w:ascii="Arial" w:hAnsi="Arial"/>
                <w:sz w:val="16"/>
                <w:szCs w:val="16"/>
              </w:rPr>
              <w:footnoteReference w:id="20"/>
            </w:r>
          </w:p>
        </w:tc>
        <w:tc>
          <w:tcPr>
            <w:tcW w:w="994" w:type="dxa"/>
            <w:shd w:val="clear" w:color="auto" w:fill="E6E6E6"/>
            <w:tcMar>
              <w:top w:w="0" w:type="dxa"/>
              <w:left w:w="108" w:type="dxa"/>
              <w:bottom w:w="0" w:type="dxa"/>
              <w:right w:w="108" w:type="dxa"/>
            </w:tcMar>
          </w:tcPr>
          <w:p w14:paraId="76809973"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US</w:t>
            </w:r>
          </w:p>
        </w:tc>
      </w:tr>
      <w:tr w:rsidR="00086DB9" w14:paraId="7680997A" w14:textId="77777777">
        <w:tc>
          <w:tcPr>
            <w:tcW w:w="980" w:type="dxa"/>
            <w:shd w:val="clear" w:color="auto" w:fill="E0E0E0"/>
            <w:tcMar>
              <w:top w:w="0" w:type="dxa"/>
              <w:left w:w="108" w:type="dxa"/>
              <w:bottom w:w="0" w:type="dxa"/>
              <w:right w:w="108" w:type="dxa"/>
            </w:tcMar>
          </w:tcPr>
          <w:p w14:paraId="76809975"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6" w14:textId="77777777" w:rsidR="00086DB9" w:rsidRDefault="00086DB9">
            <w:pPr>
              <w:pStyle w:val="Standard"/>
            </w:pPr>
          </w:p>
        </w:tc>
        <w:tc>
          <w:tcPr>
            <w:tcW w:w="1509" w:type="dxa"/>
            <w:shd w:val="clear" w:color="auto" w:fill="F3F3F3"/>
            <w:tcMar>
              <w:top w:w="0" w:type="dxa"/>
              <w:left w:w="108" w:type="dxa"/>
              <w:bottom w:w="0" w:type="dxa"/>
              <w:right w:w="108" w:type="dxa"/>
            </w:tcMar>
          </w:tcPr>
          <w:p w14:paraId="76809977"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'BAWX'</w:t>
            </w:r>
          </w:p>
        </w:tc>
        <w:tc>
          <w:tcPr>
            <w:tcW w:w="1701" w:type="dxa"/>
            <w:shd w:val="clear" w:color="auto" w:fill="F3F3F3"/>
            <w:tcMar>
              <w:top w:w="0" w:type="dxa"/>
              <w:left w:w="108" w:type="dxa"/>
              <w:bottom w:w="0" w:type="dxa"/>
              <w:right w:w="108" w:type="dxa"/>
            </w:tcMar>
          </w:tcPr>
          <w:p w14:paraId="76809978"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Beijing</w:t>
            </w:r>
          </w:p>
        </w:tc>
        <w:tc>
          <w:tcPr>
            <w:tcW w:w="994" w:type="dxa"/>
            <w:shd w:val="clear" w:color="auto" w:fill="F3F3F3"/>
            <w:tcMar>
              <w:top w:w="0" w:type="dxa"/>
              <w:left w:w="108" w:type="dxa"/>
              <w:bottom w:w="0" w:type="dxa"/>
              <w:right w:w="108" w:type="dxa"/>
            </w:tcMar>
          </w:tcPr>
          <w:p w14:paraId="76809979"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CN</w:t>
            </w:r>
          </w:p>
        </w:tc>
      </w:tr>
      <w:tr w:rsidR="00086DB9" w14:paraId="76809980" w14:textId="77777777">
        <w:tc>
          <w:tcPr>
            <w:tcW w:w="980" w:type="dxa"/>
            <w:shd w:val="clear" w:color="auto" w:fill="E0E0E0"/>
            <w:tcMar>
              <w:top w:w="0" w:type="dxa"/>
              <w:left w:w="108" w:type="dxa"/>
              <w:bottom w:w="0" w:type="dxa"/>
              <w:right w:w="108" w:type="dxa"/>
            </w:tcMar>
          </w:tcPr>
          <w:p w14:paraId="7680997B"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C"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7D"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'DEMS'</w:t>
            </w:r>
          </w:p>
        </w:tc>
        <w:tc>
          <w:tcPr>
            <w:tcW w:w="1701" w:type="dxa"/>
            <w:shd w:val="clear" w:color="auto" w:fill="E6E6E6"/>
            <w:tcMar>
              <w:top w:w="0" w:type="dxa"/>
              <w:left w:w="108" w:type="dxa"/>
              <w:bottom w:w="0" w:type="dxa"/>
              <w:right w:w="108" w:type="dxa"/>
            </w:tcMar>
          </w:tcPr>
          <w:p w14:paraId="7680997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New Delhi</w:t>
            </w:r>
          </w:p>
        </w:tc>
        <w:tc>
          <w:tcPr>
            <w:tcW w:w="994" w:type="dxa"/>
            <w:shd w:val="clear" w:color="auto" w:fill="E6E6E6"/>
            <w:tcMar>
              <w:top w:w="0" w:type="dxa"/>
              <w:left w:w="108" w:type="dxa"/>
              <w:bottom w:w="0" w:type="dxa"/>
              <w:right w:w="108" w:type="dxa"/>
            </w:tcMar>
          </w:tcPr>
          <w:p w14:paraId="7680997F"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IN</w:t>
            </w:r>
          </w:p>
        </w:tc>
      </w:tr>
      <w:tr w:rsidR="00086DB9" w14:paraId="76809986" w14:textId="77777777">
        <w:tc>
          <w:tcPr>
            <w:tcW w:w="980" w:type="dxa"/>
            <w:shd w:val="clear" w:color="auto" w:fill="E0E0E0"/>
            <w:tcMar>
              <w:top w:w="0" w:type="dxa"/>
              <w:left w:w="108" w:type="dxa"/>
              <w:bottom w:w="0" w:type="dxa"/>
              <w:right w:w="108" w:type="dxa"/>
            </w:tcMar>
          </w:tcPr>
          <w:p w14:paraId="76809981"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82"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83" w14:textId="77777777" w:rsidR="00086DB9" w:rsidRDefault="00986FBA">
            <w:pPr>
              <w:pStyle w:val="Standard"/>
              <w:tabs>
                <w:tab w:val="left" w:pos="1526"/>
                <w:tab w:val="left" w:pos="8522"/>
              </w:tabs>
              <w:snapToGrid w:val="0"/>
              <w:spacing w:before="40" w:after="40"/>
              <w:jc w:val="center"/>
              <w:rPr>
                <w:rFonts w:ascii="Courier New" w:hAnsi="Courier New"/>
                <w:sz w:val="16"/>
                <w:szCs w:val="16"/>
                <w:shd w:val="clear" w:color="auto" w:fill="E6E6E6"/>
              </w:rPr>
            </w:pPr>
            <w:r>
              <w:rPr>
                <w:rFonts w:ascii="Courier New" w:hAnsi="Courier New" w:cs="Courier, 'Courier New'"/>
                <w:b/>
                <w:bCs/>
                <w:sz w:val="16"/>
                <w:szCs w:val="16"/>
                <w:shd w:val="clear" w:color="auto" w:fill="E6E6E6"/>
              </w:rPr>
              <w:t>'KWNO'</w:t>
            </w:r>
          </w:p>
        </w:tc>
        <w:tc>
          <w:tcPr>
            <w:tcW w:w="1701" w:type="dxa"/>
            <w:shd w:val="clear" w:color="auto" w:fill="E6E6E6"/>
            <w:tcMar>
              <w:top w:w="0" w:type="dxa"/>
              <w:left w:w="108" w:type="dxa"/>
              <w:bottom w:w="0" w:type="dxa"/>
              <w:right w:w="108" w:type="dxa"/>
            </w:tcMar>
          </w:tcPr>
          <w:p w14:paraId="76809984" w14:textId="77777777" w:rsidR="00086DB9" w:rsidRDefault="00986FBA">
            <w:pPr>
              <w:pStyle w:val="Standard"/>
              <w:tabs>
                <w:tab w:val="left" w:pos="1526"/>
                <w:tab w:val="left" w:pos="8522"/>
              </w:tabs>
              <w:snapToGrid w:val="0"/>
              <w:spacing w:before="40" w:after="40"/>
              <w:rPr>
                <w:rFonts w:ascii="Arial" w:hAnsi="Arial"/>
                <w:sz w:val="16"/>
                <w:szCs w:val="16"/>
                <w:shd w:val="clear" w:color="auto" w:fill="E6E6E6"/>
              </w:rPr>
            </w:pPr>
            <w:r>
              <w:rPr>
                <w:rFonts w:ascii="Arial" w:hAnsi="Arial"/>
                <w:sz w:val="16"/>
                <w:szCs w:val="16"/>
                <w:shd w:val="clear" w:color="auto" w:fill="E6E6E6"/>
              </w:rPr>
              <w:t>Washington</w:t>
            </w:r>
            <w:r>
              <w:rPr>
                <w:rFonts w:ascii="Arial" w:hAnsi="Arial"/>
                <w:sz w:val="16"/>
                <w:szCs w:val="16"/>
                <w:shd w:val="clear" w:color="auto" w:fill="E6E6E6"/>
                <w:vertAlign w:val="superscript"/>
              </w:rPr>
              <w:t>20</w:t>
            </w:r>
          </w:p>
        </w:tc>
        <w:tc>
          <w:tcPr>
            <w:tcW w:w="994" w:type="dxa"/>
            <w:shd w:val="clear" w:color="auto" w:fill="E6E6E6"/>
            <w:tcMar>
              <w:top w:w="0" w:type="dxa"/>
              <w:left w:w="108" w:type="dxa"/>
              <w:bottom w:w="0" w:type="dxa"/>
              <w:right w:w="108" w:type="dxa"/>
            </w:tcMar>
          </w:tcPr>
          <w:p w14:paraId="76809985" w14:textId="77777777" w:rsidR="00086DB9" w:rsidRDefault="00986FBA">
            <w:pPr>
              <w:pStyle w:val="Standard"/>
              <w:tabs>
                <w:tab w:val="left" w:pos="1526"/>
                <w:tab w:val="left" w:pos="8522"/>
              </w:tabs>
              <w:snapToGrid w:val="0"/>
              <w:spacing w:before="40" w:after="40"/>
              <w:jc w:val="center"/>
              <w:rPr>
                <w:rFonts w:ascii="Arial" w:hAnsi="Arial"/>
                <w:sz w:val="16"/>
                <w:szCs w:val="16"/>
                <w:shd w:val="clear" w:color="auto" w:fill="E6E6E6"/>
              </w:rPr>
            </w:pPr>
            <w:r>
              <w:rPr>
                <w:rFonts w:ascii="Arial" w:hAnsi="Arial"/>
                <w:sz w:val="16"/>
                <w:szCs w:val="16"/>
                <w:shd w:val="clear" w:color="auto" w:fill="E6E6E6"/>
              </w:rPr>
              <w:t>US</w:t>
            </w:r>
          </w:p>
        </w:tc>
      </w:tr>
      <w:tr w:rsidR="00086DB9" w14:paraId="7680998B" w14:textId="77777777">
        <w:tc>
          <w:tcPr>
            <w:tcW w:w="980" w:type="dxa"/>
            <w:shd w:val="clear" w:color="auto" w:fill="F3F3F3"/>
            <w:tcMar>
              <w:top w:w="0" w:type="dxa"/>
              <w:left w:w="108" w:type="dxa"/>
              <w:bottom w:w="0" w:type="dxa"/>
              <w:right w:w="108" w:type="dxa"/>
            </w:tcMar>
          </w:tcPr>
          <w:p w14:paraId="76809987" w14:textId="77777777" w:rsidR="00086DB9" w:rsidRDefault="00986FBA">
            <w:pPr>
              <w:pStyle w:val="Standard"/>
              <w:tabs>
                <w:tab w:val="left" w:pos="1526"/>
                <w:tab w:val="left" w:pos="8522"/>
              </w:tabs>
              <w:snapToGrid w:val="0"/>
              <w:spacing w:before="40" w:after="40"/>
              <w:rPr>
                <w:rFonts w:ascii="Courier New" w:hAnsi="Courier New" w:cs="Courier New"/>
                <w:b/>
                <w:sz w:val="16"/>
                <w:szCs w:val="16"/>
              </w:rPr>
            </w:pPr>
            <w:proofErr w:type="spellStart"/>
            <w:r>
              <w:rPr>
                <w:rFonts w:ascii="Courier New" w:hAnsi="Courier New" w:cs="Courier New"/>
                <w:b/>
                <w:sz w:val="16"/>
                <w:szCs w:val="16"/>
              </w:rPr>
              <w:t>YYGGgg</w:t>
            </w:r>
            <w:proofErr w:type="spellEnd"/>
          </w:p>
        </w:tc>
        <w:tc>
          <w:tcPr>
            <w:tcW w:w="3875" w:type="dxa"/>
            <w:shd w:val="clear" w:color="auto" w:fill="F3F3F3"/>
            <w:tcMar>
              <w:top w:w="0" w:type="dxa"/>
              <w:left w:w="108" w:type="dxa"/>
              <w:bottom w:w="0" w:type="dxa"/>
              <w:right w:w="108" w:type="dxa"/>
            </w:tcMar>
          </w:tcPr>
          <w:p w14:paraId="76809988"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New"/>
                <w:sz w:val="16"/>
                <w:szCs w:val="16"/>
              </w:rPr>
              <w:t>Date/time</w:t>
            </w:r>
            <w:r>
              <w:rPr>
                <w:rFonts w:ascii="Arial" w:eastAsia="Courier New" w:hAnsi="Arial" w:cs="Courier New"/>
                <w:sz w:val="16"/>
                <w:szCs w:val="16"/>
              </w:rPr>
              <w:t xml:space="preserve"> </w:t>
            </w:r>
            <w:r>
              <w:rPr>
                <w:rFonts w:ascii="Arial" w:hAnsi="Arial" w:cs="Courier New"/>
                <w:sz w:val="16"/>
                <w:szCs w:val="16"/>
              </w:rPr>
              <w:t>of</w:t>
            </w:r>
            <w:r>
              <w:rPr>
                <w:rFonts w:ascii="Arial" w:eastAsia="Courier New" w:hAnsi="Arial" w:cs="Courier New"/>
                <w:sz w:val="16"/>
                <w:szCs w:val="16"/>
              </w:rPr>
              <w:t xml:space="preserve"> </w:t>
            </w:r>
            <w:r>
              <w:rPr>
                <w:rFonts w:ascii="Arial" w:hAnsi="Arial" w:cs="Courier New"/>
                <w:sz w:val="16"/>
                <w:szCs w:val="16"/>
              </w:rPr>
              <w:t>observation</w:t>
            </w:r>
            <w:r>
              <w:rPr>
                <w:rFonts w:ascii="Arial" w:eastAsia="Courier New" w:hAnsi="Arial" w:cs="Courier New"/>
                <w:i/>
                <w:sz w:val="16"/>
                <w:szCs w:val="16"/>
              </w:rPr>
              <w:t xml:space="preserve"> </w:t>
            </w:r>
            <w:proofErr w:type="gramStart"/>
            <w:r>
              <w:rPr>
                <w:rFonts w:ascii="Arial" w:hAnsi="Arial" w:cs="Courier New"/>
                <w:sz w:val="16"/>
                <w:szCs w:val="16"/>
              </w:rPr>
              <w:t>where:-</w:t>
            </w:r>
            <w:proofErr w:type="gramEnd"/>
          </w:p>
          <w:p w14:paraId="76809989" w14:textId="77777777" w:rsidR="00086DB9" w:rsidRDefault="00986FBA">
            <w:pPr>
              <w:pStyle w:val="Standard"/>
              <w:tabs>
                <w:tab w:val="left" w:pos="1526"/>
                <w:tab w:val="left" w:pos="8522"/>
              </w:tabs>
              <w:spacing w:before="40" w:after="40"/>
              <w:rPr>
                <w:rFonts w:ascii="Arial" w:hAnsi="Arial"/>
              </w:rPr>
            </w:pPr>
            <w:r>
              <w:rPr>
                <w:rFonts w:ascii="Courier New" w:hAnsi="Courier New" w:cs="Courier New"/>
                <w:b/>
                <w:bCs/>
                <w:sz w:val="16"/>
                <w:szCs w:val="16"/>
              </w:rPr>
              <w:t>YY</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sz w:val="16"/>
                <w:szCs w:val="16"/>
              </w:rPr>
              <w:t xml:space="preserve"> d</w:t>
            </w:r>
            <w:r>
              <w:rPr>
                <w:rFonts w:ascii="Arial" w:hAnsi="Arial" w:cs="Courier New"/>
                <w:sz w:val="16"/>
                <w:szCs w:val="16"/>
              </w:rPr>
              <w:t>ay</w:t>
            </w:r>
            <w:r>
              <w:rPr>
                <w:rFonts w:ascii="Arial" w:eastAsia="Courier New" w:hAnsi="Arial" w:cs="Courier New"/>
                <w:sz w:val="16"/>
                <w:szCs w:val="16"/>
              </w:rPr>
              <w:t xml:space="preserve"> </w:t>
            </w:r>
            <w:r>
              <w:rPr>
                <w:rFonts w:ascii="Arial" w:hAnsi="Arial" w:cs="Courier New"/>
                <w:sz w:val="16"/>
                <w:szCs w:val="16"/>
              </w:rPr>
              <w:t>of</w:t>
            </w:r>
            <w:r>
              <w:rPr>
                <w:rFonts w:ascii="Arial" w:eastAsia="Courier New" w:hAnsi="Arial" w:cs="Courier New"/>
                <w:sz w:val="16"/>
                <w:szCs w:val="16"/>
              </w:rPr>
              <w:t xml:space="preserve"> </w:t>
            </w:r>
            <w:r>
              <w:rPr>
                <w:rFonts w:ascii="Arial" w:hAnsi="Arial" w:cs="Courier New"/>
                <w:sz w:val="16"/>
                <w:szCs w:val="16"/>
              </w:rPr>
              <w:t>month</w:t>
            </w:r>
            <w:r>
              <w:rPr>
                <w:rFonts w:ascii="Arial" w:eastAsia="Courier New" w:hAnsi="Arial" w:cs="Courier New"/>
                <w:sz w:val="16"/>
                <w:szCs w:val="16"/>
              </w:rPr>
              <w:t xml:space="preserve"> </w:t>
            </w:r>
            <w:r>
              <w:rPr>
                <w:rFonts w:ascii="Arial" w:hAnsi="Arial" w:cs="Courier New"/>
                <w:sz w:val="16"/>
                <w:szCs w:val="16"/>
              </w:rPr>
              <w:t>(01-31)</w:t>
            </w:r>
            <w:r>
              <w:rPr>
                <w:rFonts w:ascii="Arial" w:hAnsi="Arial" w:cs="Courier New"/>
                <w:sz w:val="16"/>
                <w:szCs w:val="16"/>
              </w:rPr>
              <w:br/>
            </w:r>
            <w:r>
              <w:rPr>
                <w:rFonts w:ascii="Courier New" w:hAnsi="Courier New" w:cs="Courier New"/>
                <w:b/>
                <w:bCs/>
                <w:sz w:val="16"/>
                <w:szCs w:val="16"/>
              </w:rPr>
              <w:t>GG</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i/>
                <w:sz w:val="16"/>
                <w:szCs w:val="16"/>
              </w:rPr>
              <w:t xml:space="preserve"> </w:t>
            </w:r>
            <w:r>
              <w:rPr>
                <w:rFonts w:ascii="Arial" w:hAnsi="Arial" w:cs="Courier New"/>
                <w:sz w:val="16"/>
                <w:szCs w:val="16"/>
              </w:rPr>
              <w:t>hour</w:t>
            </w:r>
            <w:r>
              <w:rPr>
                <w:rFonts w:ascii="Arial" w:eastAsia="Courier New" w:hAnsi="Arial" w:cs="Courier New"/>
                <w:sz w:val="16"/>
                <w:szCs w:val="16"/>
              </w:rPr>
              <w:t xml:space="preserve"> </w:t>
            </w:r>
            <w:r>
              <w:rPr>
                <w:rFonts w:ascii="Arial" w:hAnsi="Arial" w:cs="Courier New"/>
                <w:sz w:val="16"/>
                <w:szCs w:val="16"/>
              </w:rPr>
              <w:t>(00-23)</w:t>
            </w:r>
            <w:r>
              <w:rPr>
                <w:rFonts w:ascii="Arial" w:hAnsi="Arial" w:cs="Courier New"/>
                <w:sz w:val="16"/>
                <w:szCs w:val="16"/>
              </w:rPr>
              <w:br/>
            </w:r>
            <w:r>
              <w:rPr>
                <w:rFonts w:ascii="Courier New" w:hAnsi="Courier New" w:cs="Courier New"/>
                <w:b/>
                <w:bCs/>
                <w:sz w:val="16"/>
                <w:szCs w:val="16"/>
              </w:rPr>
              <w:t>gg</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sz w:val="16"/>
                <w:szCs w:val="16"/>
              </w:rPr>
              <w:t xml:space="preserve"> </w:t>
            </w:r>
            <w:r>
              <w:rPr>
                <w:rFonts w:ascii="Arial" w:hAnsi="Arial" w:cs="Courier New"/>
                <w:sz w:val="16"/>
                <w:szCs w:val="16"/>
              </w:rPr>
              <w:t>minute</w:t>
            </w:r>
            <w:r>
              <w:rPr>
                <w:rFonts w:ascii="Arial" w:eastAsia="Courier New" w:hAnsi="Arial" w:cs="Courier New"/>
                <w:sz w:val="16"/>
                <w:szCs w:val="16"/>
              </w:rPr>
              <w:t xml:space="preserve"> </w:t>
            </w:r>
            <w:r>
              <w:rPr>
                <w:rFonts w:ascii="Arial" w:hAnsi="Arial" w:cs="Courier New"/>
                <w:sz w:val="16"/>
                <w:szCs w:val="16"/>
              </w:rPr>
              <w:t>(00-59)</w:t>
            </w:r>
          </w:p>
        </w:tc>
        <w:tc>
          <w:tcPr>
            <w:tcW w:w="4204" w:type="dxa"/>
            <w:gridSpan w:val="3"/>
            <w:shd w:val="clear" w:color="auto" w:fill="F3F3F3"/>
            <w:tcMar>
              <w:top w:w="0" w:type="dxa"/>
              <w:left w:w="108" w:type="dxa"/>
              <w:bottom w:w="0" w:type="dxa"/>
              <w:right w:w="108" w:type="dxa"/>
            </w:tcMar>
          </w:tcPr>
          <w:p w14:paraId="7680998A" w14:textId="77777777" w:rsidR="00086DB9" w:rsidRDefault="00986FBA">
            <w:pPr>
              <w:pStyle w:val="Standard"/>
              <w:tabs>
                <w:tab w:val="left" w:pos="1526"/>
                <w:tab w:val="left" w:pos="8522"/>
              </w:tabs>
              <w:snapToGrid w:val="0"/>
              <w:spacing w:before="40" w:after="40"/>
              <w:rPr>
                <w:rFonts w:ascii="Arial" w:hAnsi="Arial"/>
              </w:rPr>
            </w:pPr>
            <w:r>
              <w:rPr>
                <w:rFonts w:ascii="Arial" w:hAnsi="Arial" w:cs="Arial"/>
                <w:sz w:val="16"/>
                <w:szCs w:val="16"/>
              </w:rPr>
              <w:t>Day</w:t>
            </w:r>
            <w:r>
              <w:rPr>
                <w:rFonts w:ascii="Arial" w:hAnsi="Arial"/>
                <w:sz w:val="16"/>
                <w:szCs w:val="16"/>
              </w:rPr>
              <w:t xml:space="preserve"> &amp; Time of first observ</w:t>
            </w:r>
            <w:r>
              <w:rPr>
                <w:rFonts w:ascii="Arial" w:hAnsi="Arial" w:cs="Arial"/>
                <w:sz w:val="16"/>
                <w:szCs w:val="16"/>
              </w:rPr>
              <w:t>ation</w:t>
            </w:r>
            <w:r>
              <w:rPr>
                <w:rFonts w:ascii="Arial" w:hAnsi="Arial"/>
                <w:sz w:val="16"/>
                <w:szCs w:val="16"/>
              </w:rPr>
              <w:t xml:space="preserve"> in BUFR message</w:t>
            </w:r>
          </w:p>
        </w:tc>
      </w:tr>
    </w:tbl>
    <w:p w14:paraId="7680998C" w14:textId="77777777" w:rsidR="00086DB9" w:rsidRDefault="00086DB9">
      <w:pPr>
        <w:pStyle w:val="Heading2"/>
        <w:numPr>
          <w:ilvl w:val="0"/>
          <w:numId w:val="0"/>
        </w:numPr>
        <w:spacing w:before="0" w:after="120"/>
        <w:jc w:val="both"/>
        <w:rPr>
          <w:rFonts w:ascii="Arial" w:hAnsi="Arial" w:cs="Arial"/>
          <w:bCs/>
          <w:sz w:val="20"/>
        </w:rPr>
      </w:pPr>
      <w:bookmarkStart w:id="1759" w:name="_Ref192317722"/>
      <w:bookmarkStart w:id="1760" w:name="_Ref291056545"/>
    </w:p>
    <w:p w14:paraId="7680998D" w14:textId="77777777" w:rsidR="00086DB9" w:rsidRDefault="00086DB9">
      <w:pPr>
        <w:pStyle w:val="Standard"/>
        <w:rPr>
          <w:sz w:val="20"/>
        </w:rPr>
      </w:pPr>
    </w:p>
    <w:p w14:paraId="7680998E" w14:textId="77777777" w:rsidR="00086DB9" w:rsidRDefault="00986FBA">
      <w:pPr>
        <w:pStyle w:val="Caption"/>
        <w:jc w:val="center"/>
      </w:pPr>
      <w:bookmarkStart w:id="1761" w:name="_Ref364695172"/>
      <w:r>
        <w:rPr>
          <w:rFonts w:ascii="Arial" w:hAnsi="Arial" w:cs="Arial"/>
          <w:b/>
          <w:sz w:val="20"/>
        </w:rPr>
        <w:t>Table</w:t>
      </w:r>
      <w:r>
        <w:rPr>
          <w:rFonts w:ascii="Arial" w:eastAsia="Arial" w:hAnsi="Arial" w:cs="Arial"/>
          <w:b/>
          <w:sz w:val="20"/>
        </w:rPr>
        <w:t xml:space="preserve"> </w:t>
      </w:r>
      <w:r>
        <w:rPr>
          <w:rFonts w:ascii="Arial" w:hAnsi="Arial" w:cs="Arial"/>
          <w:b/>
          <w:sz w:val="20"/>
        </w:rPr>
        <w:t>13</w:t>
      </w:r>
      <w:bookmarkEnd w:id="1761"/>
      <w:r>
        <w:rPr>
          <w:rFonts w:ascii="Arial" w:hAnsi="Arial" w:cs="Arial"/>
          <w:b/>
          <w:sz w:val="20"/>
        </w:rPr>
        <w:t>.</w:t>
      </w:r>
      <w:r>
        <w:rPr>
          <w:rFonts w:ascii="Arial" w:eastAsia="Arial" w:hAnsi="Arial" w:cs="Arial"/>
          <w:b/>
          <w:sz w:val="20"/>
        </w:rPr>
        <w:t xml:space="preserve"> </w:t>
      </w:r>
      <w:r>
        <w:rPr>
          <w:rFonts w:ascii="Arial" w:hAnsi="Arial" w:cs="Arial"/>
          <w:b/>
          <w:sz w:val="20"/>
        </w:rPr>
        <w:t>Geographical</w:t>
      </w:r>
      <w:r>
        <w:rPr>
          <w:rFonts w:ascii="Arial" w:eastAsia="Arial" w:hAnsi="Arial" w:cs="Arial"/>
          <w:b/>
          <w:sz w:val="20"/>
        </w:rPr>
        <w:t xml:space="preserve"> </w:t>
      </w:r>
      <w:r>
        <w:rPr>
          <w:rFonts w:ascii="Arial" w:hAnsi="Arial" w:cs="Arial"/>
          <w:b/>
          <w:sz w:val="20"/>
        </w:rPr>
        <w:t>Area</w:t>
      </w:r>
      <w:r>
        <w:rPr>
          <w:rFonts w:ascii="Arial" w:eastAsia="Arial" w:hAnsi="Arial" w:cs="Arial"/>
          <w:b/>
          <w:sz w:val="20"/>
        </w:rPr>
        <w:t xml:space="preserve"> </w:t>
      </w:r>
      <w:r>
        <w:rPr>
          <w:rFonts w:ascii="Arial" w:hAnsi="Arial" w:cs="Arial"/>
          <w:b/>
          <w:sz w:val="20"/>
        </w:rPr>
        <w:t>Designator</w:t>
      </w:r>
      <w:r>
        <w:rPr>
          <w:rFonts w:ascii="Arial" w:eastAsia="Arial" w:hAnsi="Arial" w:cs="Arial"/>
          <w:b/>
          <w:sz w:val="20"/>
        </w:rPr>
        <w:t xml:space="preserve"> </w:t>
      </w:r>
      <w:r>
        <w:rPr>
          <w:rFonts w:ascii="Arial" w:hAnsi="Arial" w:cs="Arial"/>
          <w:b/>
          <w:sz w:val="20"/>
        </w:rPr>
        <w:t>(A2)</w:t>
      </w:r>
      <w:r>
        <w:rPr>
          <w:rFonts w:ascii="Arial" w:eastAsia="Arial" w:hAnsi="Arial" w:cs="Arial"/>
          <w:b/>
          <w:sz w:val="20"/>
        </w:rPr>
        <w:t xml:space="preserve"> </w:t>
      </w:r>
      <w:r>
        <w:rPr>
          <w:rFonts w:ascii="Arial" w:hAnsi="Arial" w:cs="Arial"/>
          <w:b/>
          <w:sz w:val="20"/>
        </w:rPr>
        <w:t>codes</w:t>
      </w:r>
    </w:p>
    <w:tbl>
      <w:tblPr>
        <w:tblW w:w="9062" w:type="dxa"/>
        <w:tblInd w:w="6" w:type="dxa"/>
        <w:tblLayout w:type="fixed"/>
        <w:tblCellMar>
          <w:left w:w="10" w:type="dxa"/>
          <w:right w:w="10" w:type="dxa"/>
        </w:tblCellMar>
        <w:tblLook w:val="0000" w:firstRow="0" w:lastRow="0" w:firstColumn="0" w:lastColumn="0" w:noHBand="0" w:noVBand="0"/>
      </w:tblPr>
      <w:tblGrid>
        <w:gridCol w:w="1694"/>
        <w:gridCol w:w="1316"/>
        <w:gridCol w:w="75"/>
        <w:gridCol w:w="1478"/>
        <w:gridCol w:w="1424"/>
        <w:gridCol w:w="54"/>
        <w:gridCol w:w="1424"/>
        <w:gridCol w:w="1597"/>
      </w:tblGrid>
      <w:tr w:rsidR="00086DB9" w14:paraId="76809995" w14:textId="77777777">
        <w:trPr>
          <w:cantSplit/>
        </w:trPr>
        <w:tc>
          <w:tcPr>
            <w:tcW w:w="1694" w:type="dxa"/>
            <w:shd w:val="clear" w:color="auto" w:fill="94BD5E"/>
            <w:tcMar>
              <w:top w:w="0" w:type="dxa"/>
              <w:left w:w="108" w:type="dxa"/>
              <w:bottom w:w="0" w:type="dxa"/>
              <w:right w:w="108" w:type="dxa"/>
            </w:tcMar>
            <w:vAlign w:val="center"/>
          </w:tcPr>
          <w:p w14:paraId="7680998F" w14:textId="77777777" w:rsidR="00086DB9" w:rsidRDefault="00086DB9">
            <w:pPr>
              <w:pStyle w:val="Standard"/>
              <w:snapToGrid w:val="0"/>
              <w:jc w:val="center"/>
              <w:rPr>
                <w:rFonts w:ascii="Arial" w:hAnsi="Arial" w:cs="Arial"/>
                <w:b/>
                <w:sz w:val="18"/>
                <w:szCs w:val="18"/>
              </w:rPr>
            </w:pPr>
          </w:p>
        </w:tc>
        <w:tc>
          <w:tcPr>
            <w:tcW w:w="1316" w:type="dxa"/>
            <w:shd w:val="clear" w:color="auto" w:fill="94BD5E"/>
            <w:tcMar>
              <w:top w:w="0" w:type="dxa"/>
              <w:left w:w="108" w:type="dxa"/>
              <w:bottom w:w="0" w:type="dxa"/>
              <w:right w:w="108" w:type="dxa"/>
            </w:tcMar>
            <w:vAlign w:val="center"/>
          </w:tcPr>
          <w:p w14:paraId="76809990" w14:textId="77777777" w:rsidR="00086DB9" w:rsidRDefault="00986FBA">
            <w:pPr>
              <w:pStyle w:val="Standard"/>
              <w:snapToGrid w:val="0"/>
              <w:jc w:val="center"/>
            </w:pPr>
            <w:r>
              <w:rPr>
                <w:rFonts w:ascii="Arial" w:hAnsi="Arial" w:cs="Arial"/>
                <w:b/>
                <w:sz w:val="18"/>
                <w:szCs w:val="18"/>
              </w:rPr>
              <w:t>0</w:t>
            </w:r>
            <w:r>
              <w:rPr>
                <w:rFonts w:ascii="Calibri" w:hAnsi="Calibri" w:cs="Arial"/>
                <w:b/>
                <w:sz w:val="18"/>
                <w:szCs w:val="18"/>
              </w:rPr>
              <w:t>°</w:t>
            </w:r>
            <w:proofErr w:type="gramStart"/>
            <w:r>
              <w:rPr>
                <w:rFonts w:ascii="Arial" w:hAnsi="Arial" w:cs="Arial"/>
                <w:b/>
                <w:sz w:val="18"/>
                <w:szCs w:val="18"/>
              </w:rPr>
              <w:t>W</w:t>
            </w:r>
            <w:r>
              <w:rPr>
                <w:rFonts w:ascii="Arial" w:eastAsia="Arial" w:hAnsi="Arial" w:cs="Arial"/>
                <w:b/>
                <w:sz w:val="18"/>
                <w:szCs w:val="18"/>
              </w:rPr>
              <w:t xml:space="preserve">  –</w:t>
            </w:r>
            <w:proofErr w:type="gramEnd"/>
            <w:r>
              <w:rPr>
                <w:rFonts w:ascii="Arial" w:eastAsia="Arial" w:hAnsi="Arial" w:cs="Arial"/>
                <w:b/>
                <w:sz w:val="18"/>
                <w:szCs w:val="18"/>
              </w:rPr>
              <w:t xml:space="preserve"> </w:t>
            </w:r>
            <w:r>
              <w:rPr>
                <w:rFonts w:ascii="Arial" w:hAnsi="Arial" w:cs="Arial"/>
                <w:b/>
                <w:sz w:val="18"/>
                <w:szCs w:val="18"/>
              </w:rPr>
              <w:t>90</w:t>
            </w:r>
            <w:r>
              <w:rPr>
                <w:rFonts w:ascii="Calibri" w:hAnsi="Calibri" w:cs="Arial"/>
                <w:b/>
                <w:sz w:val="18"/>
                <w:szCs w:val="18"/>
              </w:rPr>
              <w:t>°</w:t>
            </w:r>
            <w:r>
              <w:rPr>
                <w:rFonts w:ascii="Arial" w:hAnsi="Arial" w:cs="Arial"/>
                <w:b/>
                <w:sz w:val="18"/>
                <w:szCs w:val="18"/>
              </w:rPr>
              <w:t>W</w:t>
            </w:r>
          </w:p>
        </w:tc>
        <w:tc>
          <w:tcPr>
            <w:tcW w:w="1553" w:type="dxa"/>
            <w:gridSpan w:val="2"/>
            <w:shd w:val="clear" w:color="auto" w:fill="94BD5E"/>
            <w:tcMar>
              <w:top w:w="0" w:type="dxa"/>
              <w:left w:w="108" w:type="dxa"/>
              <w:bottom w:w="0" w:type="dxa"/>
              <w:right w:w="108" w:type="dxa"/>
            </w:tcMar>
            <w:vAlign w:val="center"/>
          </w:tcPr>
          <w:p w14:paraId="76809991" w14:textId="77777777" w:rsidR="00086DB9" w:rsidRDefault="00986FBA">
            <w:pPr>
              <w:pStyle w:val="Standard"/>
              <w:snapToGrid w:val="0"/>
              <w:jc w:val="center"/>
            </w:pPr>
            <w:r>
              <w:rPr>
                <w:rFonts w:ascii="Arial" w:hAnsi="Arial" w:cs="Arial"/>
                <w:b/>
                <w:sz w:val="18"/>
                <w:szCs w:val="18"/>
              </w:rPr>
              <w:t>90</w:t>
            </w:r>
            <w:r>
              <w:rPr>
                <w:rFonts w:ascii="Calibri" w:hAnsi="Calibri" w:cs="Arial"/>
                <w:b/>
                <w:sz w:val="18"/>
                <w:szCs w:val="18"/>
              </w:rPr>
              <w:t>°</w:t>
            </w:r>
            <w:proofErr w:type="gramStart"/>
            <w:r>
              <w:rPr>
                <w:rFonts w:ascii="Arial" w:hAnsi="Arial" w:cs="Arial"/>
                <w:b/>
                <w:sz w:val="18"/>
                <w:szCs w:val="18"/>
              </w:rPr>
              <w:t>W</w:t>
            </w:r>
            <w:r>
              <w:rPr>
                <w:rFonts w:ascii="Arial" w:eastAsia="Arial" w:hAnsi="Arial" w:cs="Arial"/>
                <w:b/>
                <w:sz w:val="18"/>
                <w:szCs w:val="18"/>
              </w:rPr>
              <w:t xml:space="preserve">  –</w:t>
            </w:r>
            <w:proofErr w:type="gramEnd"/>
            <w:r>
              <w:rPr>
                <w:rFonts w:ascii="Arial" w:eastAsia="Arial" w:hAnsi="Arial" w:cs="Arial"/>
                <w:b/>
                <w:sz w:val="18"/>
                <w:szCs w:val="18"/>
              </w:rPr>
              <w:t xml:space="preserve"> </w:t>
            </w:r>
            <w:r>
              <w:rPr>
                <w:rFonts w:ascii="Arial" w:hAnsi="Arial" w:cs="Arial"/>
                <w:b/>
                <w:sz w:val="18"/>
                <w:szCs w:val="18"/>
              </w:rPr>
              <w:t>180</w:t>
            </w:r>
            <w:r>
              <w:rPr>
                <w:rFonts w:ascii="Calibri" w:hAnsi="Calibri" w:cs="Arial"/>
                <w:b/>
                <w:sz w:val="18"/>
                <w:szCs w:val="18"/>
              </w:rPr>
              <w:t>°</w:t>
            </w:r>
            <w:r>
              <w:rPr>
                <w:rFonts w:ascii="Arial" w:hAnsi="Arial" w:cs="Arial"/>
                <w:b/>
                <w:sz w:val="18"/>
                <w:szCs w:val="18"/>
              </w:rPr>
              <w:t>W</w:t>
            </w:r>
          </w:p>
        </w:tc>
        <w:tc>
          <w:tcPr>
            <w:tcW w:w="1424" w:type="dxa"/>
            <w:shd w:val="clear" w:color="auto" w:fill="94BD5E"/>
            <w:tcMar>
              <w:top w:w="0" w:type="dxa"/>
              <w:left w:w="108" w:type="dxa"/>
              <w:bottom w:w="0" w:type="dxa"/>
              <w:right w:w="108" w:type="dxa"/>
            </w:tcMar>
            <w:vAlign w:val="center"/>
          </w:tcPr>
          <w:p w14:paraId="76809992" w14:textId="77777777" w:rsidR="00086DB9" w:rsidRDefault="00986FBA">
            <w:pPr>
              <w:pStyle w:val="Standard"/>
              <w:snapToGrid w:val="0"/>
              <w:jc w:val="center"/>
            </w:pPr>
            <w:r>
              <w:rPr>
                <w:rFonts w:ascii="Arial" w:hAnsi="Arial" w:cs="Arial"/>
                <w:b/>
                <w:sz w:val="18"/>
                <w:szCs w:val="18"/>
              </w:rPr>
              <w:t>180</w:t>
            </w:r>
            <w:r>
              <w:rPr>
                <w:rFonts w:ascii="Calibri" w:hAnsi="Calibri" w:cs="Arial"/>
                <w:b/>
                <w:sz w:val="18"/>
                <w:szCs w:val="18"/>
              </w:rPr>
              <w:t>°</w:t>
            </w:r>
            <w:proofErr w:type="gramStart"/>
            <w:r>
              <w:rPr>
                <w:rFonts w:ascii="Arial" w:hAnsi="Arial" w:cs="Arial"/>
                <w:b/>
                <w:sz w:val="18"/>
                <w:szCs w:val="18"/>
              </w:rPr>
              <w:t>E</w:t>
            </w:r>
            <w:r>
              <w:rPr>
                <w:rFonts w:ascii="Arial" w:eastAsia="Arial" w:hAnsi="Arial" w:cs="Arial"/>
                <w:b/>
                <w:sz w:val="18"/>
                <w:szCs w:val="18"/>
              </w:rPr>
              <w:t xml:space="preserve">  –</w:t>
            </w:r>
            <w:proofErr w:type="gramEnd"/>
            <w:r>
              <w:rPr>
                <w:rFonts w:ascii="Arial" w:eastAsia="Arial" w:hAnsi="Arial" w:cs="Arial"/>
                <w:b/>
                <w:sz w:val="18"/>
                <w:szCs w:val="18"/>
              </w:rPr>
              <w:t xml:space="preserve"> </w:t>
            </w:r>
            <w:r>
              <w:rPr>
                <w:rFonts w:ascii="Arial" w:hAnsi="Arial" w:cs="Arial"/>
                <w:b/>
                <w:sz w:val="18"/>
                <w:szCs w:val="18"/>
              </w:rPr>
              <w:t>90</w:t>
            </w:r>
            <w:r>
              <w:rPr>
                <w:rFonts w:ascii="Calibri" w:hAnsi="Calibri" w:cs="Arial"/>
                <w:b/>
                <w:sz w:val="18"/>
                <w:szCs w:val="18"/>
              </w:rPr>
              <w:t>°</w:t>
            </w:r>
            <w:r>
              <w:rPr>
                <w:rFonts w:ascii="Arial" w:hAnsi="Arial" w:cs="Arial"/>
                <w:b/>
                <w:sz w:val="18"/>
                <w:szCs w:val="18"/>
              </w:rPr>
              <w:t>E</w:t>
            </w:r>
          </w:p>
        </w:tc>
        <w:tc>
          <w:tcPr>
            <w:tcW w:w="1478" w:type="dxa"/>
            <w:gridSpan w:val="2"/>
            <w:shd w:val="clear" w:color="auto" w:fill="94BD5E"/>
            <w:tcMar>
              <w:top w:w="0" w:type="dxa"/>
              <w:left w:w="108" w:type="dxa"/>
              <w:bottom w:w="0" w:type="dxa"/>
              <w:right w:w="108" w:type="dxa"/>
            </w:tcMar>
            <w:vAlign w:val="center"/>
          </w:tcPr>
          <w:p w14:paraId="76809993" w14:textId="77777777" w:rsidR="00086DB9" w:rsidRDefault="00986FBA">
            <w:pPr>
              <w:pStyle w:val="Standard"/>
              <w:snapToGrid w:val="0"/>
              <w:jc w:val="center"/>
            </w:pPr>
            <w:r>
              <w:rPr>
                <w:rFonts w:ascii="Arial" w:hAnsi="Arial" w:cs="Arial"/>
                <w:b/>
                <w:sz w:val="18"/>
                <w:szCs w:val="18"/>
              </w:rPr>
              <w:t>90</w:t>
            </w:r>
            <w:r>
              <w:rPr>
                <w:rFonts w:ascii="Calibri" w:hAnsi="Calibri" w:cs="Arial"/>
                <w:b/>
                <w:sz w:val="18"/>
                <w:szCs w:val="18"/>
              </w:rPr>
              <w:t>°</w:t>
            </w:r>
            <w:proofErr w:type="gramStart"/>
            <w:r>
              <w:rPr>
                <w:rFonts w:ascii="Arial" w:hAnsi="Arial" w:cs="Arial"/>
                <w:b/>
                <w:sz w:val="18"/>
                <w:szCs w:val="18"/>
              </w:rPr>
              <w:t>E</w:t>
            </w:r>
            <w:r>
              <w:rPr>
                <w:rFonts w:ascii="Arial" w:eastAsia="Arial" w:hAnsi="Arial" w:cs="Arial"/>
                <w:b/>
                <w:sz w:val="18"/>
                <w:szCs w:val="18"/>
              </w:rPr>
              <w:t xml:space="preserve">  –</w:t>
            </w:r>
            <w:proofErr w:type="gramEnd"/>
            <w:r>
              <w:rPr>
                <w:rFonts w:ascii="Arial" w:eastAsia="Arial" w:hAnsi="Arial" w:cs="Arial"/>
                <w:b/>
                <w:sz w:val="18"/>
                <w:szCs w:val="18"/>
              </w:rPr>
              <w:t xml:space="preserve"> </w:t>
            </w:r>
            <w:r>
              <w:rPr>
                <w:rFonts w:ascii="Arial" w:hAnsi="Arial" w:cs="Arial"/>
                <w:b/>
                <w:sz w:val="18"/>
                <w:szCs w:val="18"/>
              </w:rPr>
              <w:t>0</w:t>
            </w:r>
            <w:r>
              <w:rPr>
                <w:rFonts w:ascii="Calibri" w:hAnsi="Calibri" w:cs="Arial"/>
                <w:b/>
                <w:sz w:val="18"/>
                <w:szCs w:val="18"/>
              </w:rPr>
              <w:t>°</w:t>
            </w:r>
            <w:r>
              <w:rPr>
                <w:rFonts w:ascii="Arial" w:hAnsi="Arial" w:cs="Arial"/>
                <w:b/>
                <w:sz w:val="18"/>
                <w:szCs w:val="18"/>
              </w:rPr>
              <w:t>E</w:t>
            </w:r>
          </w:p>
        </w:tc>
        <w:tc>
          <w:tcPr>
            <w:tcW w:w="1597" w:type="dxa"/>
            <w:shd w:val="clear" w:color="auto" w:fill="94BD5E"/>
            <w:tcMar>
              <w:top w:w="0" w:type="dxa"/>
              <w:left w:w="108" w:type="dxa"/>
              <w:bottom w:w="0" w:type="dxa"/>
              <w:right w:w="108" w:type="dxa"/>
            </w:tcMar>
            <w:vAlign w:val="center"/>
          </w:tcPr>
          <w:p w14:paraId="76809994" w14:textId="77777777" w:rsidR="00086DB9" w:rsidRDefault="00986FBA">
            <w:pPr>
              <w:pStyle w:val="Standard"/>
              <w:snapToGrid w:val="0"/>
              <w:jc w:val="center"/>
            </w:pPr>
            <w:r>
              <w:rPr>
                <w:rFonts w:ascii="Arial" w:hAnsi="Arial" w:cs="Arial"/>
                <w:b/>
                <w:sz w:val="18"/>
                <w:szCs w:val="18"/>
              </w:rPr>
              <w:t>45</w:t>
            </w:r>
            <w:r>
              <w:rPr>
                <w:rFonts w:ascii="Calibri" w:hAnsi="Calibri" w:cs="Arial"/>
                <w:b/>
                <w:sz w:val="18"/>
                <w:szCs w:val="18"/>
              </w:rPr>
              <w:t>°</w:t>
            </w:r>
            <w:r>
              <w:rPr>
                <w:rFonts w:ascii="Arial" w:hAnsi="Arial" w:cs="Arial"/>
                <w:b/>
                <w:sz w:val="18"/>
                <w:szCs w:val="18"/>
              </w:rPr>
              <w:t>W</w:t>
            </w:r>
            <w:r>
              <w:rPr>
                <w:rFonts w:ascii="Arial" w:eastAsia="Arial" w:hAnsi="Arial" w:cs="Arial"/>
                <w:b/>
                <w:sz w:val="18"/>
                <w:szCs w:val="18"/>
              </w:rPr>
              <w:t xml:space="preserve"> – </w:t>
            </w:r>
            <w:r>
              <w:rPr>
                <w:rFonts w:ascii="Arial" w:hAnsi="Arial" w:cs="Arial"/>
                <w:b/>
                <w:sz w:val="18"/>
                <w:szCs w:val="18"/>
              </w:rPr>
              <w:t>180</w:t>
            </w:r>
            <w:r>
              <w:rPr>
                <w:rFonts w:ascii="Calibri" w:hAnsi="Calibri" w:cs="Arial"/>
                <w:b/>
                <w:sz w:val="18"/>
                <w:szCs w:val="18"/>
              </w:rPr>
              <w:t>°</w:t>
            </w:r>
            <w:r>
              <w:rPr>
                <w:rFonts w:ascii="Arial" w:hAnsi="Arial" w:cs="Arial"/>
                <w:b/>
                <w:sz w:val="18"/>
                <w:szCs w:val="18"/>
              </w:rPr>
              <w:t>W</w:t>
            </w:r>
          </w:p>
        </w:tc>
      </w:tr>
      <w:tr w:rsidR="00086DB9" w14:paraId="7680999C" w14:textId="77777777">
        <w:trPr>
          <w:cantSplit/>
        </w:trPr>
        <w:tc>
          <w:tcPr>
            <w:tcW w:w="1694" w:type="dxa"/>
            <w:shd w:val="clear" w:color="auto" w:fill="F3F3F3"/>
            <w:tcMar>
              <w:top w:w="0" w:type="dxa"/>
              <w:left w:w="108" w:type="dxa"/>
              <w:bottom w:w="0" w:type="dxa"/>
              <w:right w:w="108" w:type="dxa"/>
            </w:tcMar>
          </w:tcPr>
          <w:p w14:paraId="76809996"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NH</w:t>
            </w:r>
            <w:r>
              <w:rPr>
                <w:rFonts w:ascii="Arial" w:hAnsi="Arial" w:cs="Arial"/>
                <w:b/>
                <w:i/>
                <w:sz w:val="18"/>
                <w:szCs w:val="18"/>
                <w:vertAlign w:val="superscript"/>
              </w:rPr>
              <w:t>21</w:t>
            </w:r>
          </w:p>
        </w:tc>
        <w:tc>
          <w:tcPr>
            <w:tcW w:w="1316" w:type="dxa"/>
            <w:shd w:val="clear" w:color="auto" w:fill="F3F3F3"/>
            <w:tcMar>
              <w:top w:w="0" w:type="dxa"/>
              <w:left w:w="108" w:type="dxa"/>
              <w:bottom w:w="0" w:type="dxa"/>
              <w:right w:w="108" w:type="dxa"/>
            </w:tcMar>
          </w:tcPr>
          <w:p w14:paraId="76809997"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A</w:t>
            </w:r>
          </w:p>
        </w:tc>
        <w:tc>
          <w:tcPr>
            <w:tcW w:w="1553" w:type="dxa"/>
            <w:gridSpan w:val="2"/>
            <w:shd w:val="clear" w:color="auto" w:fill="F3F3F3"/>
            <w:tcMar>
              <w:top w:w="0" w:type="dxa"/>
              <w:left w:w="108" w:type="dxa"/>
              <w:bottom w:w="0" w:type="dxa"/>
              <w:right w:w="108" w:type="dxa"/>
            </w:tcMar>
          </w:tcPr>
          <w:p w14:paraId="7680999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B</w:t>
            </w:r>
          </w:p>
        </w:tc>
        <w:tc>
          <w:tcPr>
            <w:tcW w:w="1424" w:type="dxa"/>
            <w:shd w:val="clear" w:color="auto" w:fill="F3F3F3"/>
            <w:tcMar>
              <w:top w:w="0" w:type="dxa"/>
              <w:left w:w="108" w:type="dxa"/>
              <w:bottom w:w="0" w:type="dxa"/>
              <w:right w:w="108" w:type="dxa"/>
            </w:tcMar>
          </w:tcPr>
          <w:p w14:paraId="76809999"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C</w:t>
            </w:r>
          </w:p>
        </w:tc>
        <w:tc>
          <w:tcPr>
            <w:tcW w:w="1478" w:type="dxa"/>
            <w:gridSpan w:val="2"/>
            <w:shd w:val="clear" w:color="auto" w:fill="F3F3F3"/>
            <w:tcMar>
              <w:top w:w="0" w:type="dxa"/>
              <w:left w:w="108" w:type="dxa"/>
              <w:bottom w:w="0" w:type="dxa"/>
              <w:right w:w="108" w:type="dxa"/>
            </w:tcMar>
          </w:tcPr>
          <w:p w14:paraId="7680999A"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D</w:t>
            </w:r>
          </w:p>
        </w:tc>
        <w:tc>
          <w:tcPr>
            <w:tcW w:w="1597" w:type="dxa"/>
            <w:shd w:val="clear" w:color="auto" w:fill="F3F3F3"/>
            <w:tcMar>
              <w:top w:w="0" w:type="dxa"/>
              <w:left w:w="108" w:type="dxa"/>
              <w:bottom w:w="0" w:type="dxa"/>
              <w:right w:w="108" w:type="dxa"/>
            </w:tcMar>
          </w:tcPr>
          <w:p w14:paraId="7680999B" w14:textId="77777777" w:rsidR="00086DB9" w:rsidRDefault="00086DB9">
            <w:pPr>
              <w:pStyle w:val="Standard"/>
              <w:snapToGrid w:val="0"/>
              <w:jc w:val="center"/>
              <w:rPr>
                <w:rFonts w:ascii="Courier, 'Courier New'" w:hAnsi="Courier, 'Courier New'" w:cs="Arial"/>
                <w:b/>
                <w:sz w:val="18"/>
                <w:szCs w:val="18"/>
              </w:rPr>
            </w:pPr>
          </w:p>
        </w:tc>
      </w:tr>
      <w:tr w:rsidR="00086DB9" w14:paraId="768099A3" w14:textId="77777777">
        <w:trPr>
          <w:cantSplit/>
        </w:trPr>
        <w:tc>
          <w:tcPr>
            <w:tcW w:w="1694" w:type="dxa"/>
            <w:shd w:val="clear" w:color="auto" w:fill="E0E0E0"/>
            <w:tcMar>
              <w:top w:w="0" w:type="dxa"/>
              <w:left w:w="108" w:type="dxa"/>
              <w:bottom w:w="0" w:type="dxa"/>
              <w:right w:w="108" w:type="dxa"/>
            </w:tcMar>
          </w:tcPr>
          <w:p w14:paraId="7680999D" w14:textId="77777777" w:rsidR="00086DB9" w:rsidRDefault="00986FBA">
            <w:pPr>
              <w:pStyle w:val="Standard"/>
              <w:snapToGrid w:val="0"/>
              <w:jc w:val="center"/>
            </w:pPr>
            <w:r>
              <w:rPr>
                <w:rFonts w:ascii="Arial" w:hAnsi="Arial" w:cs="Arial"/>
                <w:b/>
                <w:i/>
                <w:sz w:val="18"/>
                <w:szCs w:val="18"/>
              </w:rPr>
              <w:t>Tropics</w:t>
            </w:r>
            <w:r>
              <w:rPr>
                <w:rStyle w:val="FootnoteReference"/>
                <w:rFonts w:ascii="Arial" w:hAnsi="Arial" w:cs="Arial"/>
                <w:b/>
                <w:i/>
                <w:sz w:val="18"/>
                <w:szCs w:val="18"/>
              </w:rPr>
              <w:footnoteReference w:id="21"/>
            </w:r>
          </w:p>
        </w:tc>
        <w:tc>
          <w:tcPr>
            <w:tcW w:w="1316" w:type="dxa"/>
            <w:shd w:val="clear" w:color="auto" w:fill="E0E0E0"/>
            <w:tcMar>
              <w:top w:w="0" w:type="dxa"/>
              <w:left w:w="108" w:type="dxa"/>
              <w:bottom w:w="0" w:type="dxa"/>
              <w:right w:w="108" w:type="dxa"/>
            </w:tcMar>
          </w:tcPr>
          <w:p w14:paraId="7680999E"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E</w:t>
            </w:r>
          </w:p>
        </w:tc>
        <w:tc>
          <w:tcPr>
            <w:tcW w:w="1553" w:type="dxa"/>
            <w:gridSpan w:val="2"/>
            <w:shd w:val="clear" w:color="auto" w:fill="E0E0E0"/>
            <w:tcMar>
              <w:top w:w="0" w:type="dxa"/>
              <w:left w:w="108" w:type="dxa"/>
              <w:bottom w:w="0" w:type="dxa"/>
              <w:right w:w="108" w:type="dxa"/>
            </w:tcMar>
          </w:tcPr>
          <w:p w14:paraId="7680999F"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F</w:t>
            </w:r>
          </w:p>
        </w:tc>
        <w:tc>
          <w:tcPr>
            <w:tcW w:w="1424" w:type="dxa"/>
            <w:shd w:val="clear" w:color="auto" w:fill="E0E0E0"/>
            <w:tcMar>
              <w:top w:w="0" w:type="dxa"/>
              <w:left w:w="108" w:type="dxa"/>
              <w:bottom w:w="0" w:type="dxa"/>
              <w:right w:w="108" w:type="dxa"/>
            </w:tcMar>
          </w:tcPr>
          <w:p w14:paraId="768099A0"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G</w:t>
            </w:r>
          </w:p>
        </w:tc>
        <w:tc>
          <w:tcPr>
            <w:tcW w:w="1478" w:type="dxa"/>
            <w:gridSpan w:val="2"/>
            <w:shd w:val="clear" w:color="auto" w:fill="E0E0E0"/>
            <w:tcMar>
              <w:top w:w="0" w:type="dxa"/>
              <w:left w:w="108" w:type="dxa"/>
              <w:bottom w:w="0" w:type="dxa"/>
              <w:right w:w="108" w:type="dxa"/>
            </w:tcMar>
          </w:tcPr>
          <w:p w14:paraId="768099A1"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H</w:t>
            </w:r>
          </w:p>
        </w:tc>
        <w:tc>
          <w:tcPr>
            <w:tcW w:w="1597" w:type="dxa"/>
            <w:shd w:val="clear" w:color="auto" w:fill="E0E0E0"/>
            <w:tcMar>
              <w:top w:w="0" w:type="dxa"/>
              <w:left w:w="108" w:type="dxa"/>
              <w:bottom w:w="0" w:type="dxa"/>
              <w:right w:w="108" w:type="dxa"/>
            </w:tcMar>
          </w:tcPr>
          <w:p w14:paraId="768099A2" w14:textId="77777777" w:rsidR="00086DB9" w:rsidRDefault="00086DB9">
            <w:pPr>
              <w:pStyle w:val="Standard"/>
              <w:snapToGrid w:val="0"/>
              <w:jc w:val="center"/>
              <w:rPr>
                <w:rFonts w:ascii="Courier, 'Courier New'" w:hAnsi="Courier, 'Courier New'" w:cs="Arial"/>
                <w:b/>
                <w:sz w:val="18"/>
                <w:szCs w:val="18"/>
              </w:rPr>
            </w:pPr>
          </w:p>
        </w:tc>
      </w:tr>
      <w:tr w:rsidR="00086DB9" w14:paraId="768099AA" w14:textId="77777777">
        <w:trPr>
          <w:cantSplit/>
        </w:trPr>
        <w:tc>
          <w:tcPr>
            <w:tcW w:w="1694" w:type="dxa"/>
            <w:shd w:val="clear" w:color="auto" w:fill="F3F3F3"/>
            <w:tcMar>
              <w:top w:w="0" w:type="dxa"/>
              <w:left w:w="108" w:type="dxa"/>
              <w:bottom w:w="0" w:type="dxa"/>
              <w:right w:w="108" w:type="dxa"/>
            </w:tcMar>
          </w:tcPr>
          <w:p w14:paraId="768099A4"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SH</w:t>
            </w:r>
            <w:r>
              <w:rPr>
                <w:rFonts w:ascii="Arial" w:hAnsi="Arial" w:cs="Arial"/>
                <w:b/>
                <w:i/>
                <w:sz w:val="18"/>
                <w:szCs w:val="18"/>
                <w:vertAlign w:val="superscript"/>
              </w:rPr>
              <w:t>21</w:t>
            </w:r>
          </w:p>
        </w:tc>
        <w:tc>
          <w:tcPr>
            <w:tcW w:w="1316" w:type="dxa"/>
            <w:shd w:val="clear" w:color="auto" w:fill="F3F3F3"/>
            <w:tcMar>
              <w:top w:w="0" w:type="dxa"/>
              <w:left w:w="108" w:type="dxa"/>
              <w:bottom w:w="0" w:type="dxa"/>
              <w:right w:w="108" w:type="dxa"/>
            </w:tcMar>
          </w:tcPr>
          <w:p w14:paraId="768099A5"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I</w:t>
            </w:r>
          </w:p>
        </w:tc>
        <w:tc>
          <w:tcPr>
            <w:tcW w:w="1553" w:type="dxa"/>
            <w:gridSpan w:val="2"/>
            <w:shd w:val="clear" w:color="auto" w:fill="F3F3F3"/>
            <w:tcMar>
              <w:top w:w="0" w:type="dxa"/>
              <w:left w:w="108" w:type="dxa"/>
              <w:bottom w:w="0" w:type="dxa"/>
              <w:right w:w="108" w:type="dxa"/>
            </w:tcMar>
          </w:tcPr>
          <w:p w14:paraId="768099A6"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J</w:t>
            </w:r>
          </w:p>
        </w:tc>
        <w:tc>
          <w:tcPr>
            <w:tcW w:w="1424" w:type="dxa"/>
            <w:shd w:val="clear" w:color="auto" w:fill="F3F3F3"/>
            <w:tcMar>
              <w:top w:w="0" w:type="dxa"/>
              <w:left w:w="108" w:type="dxa"/>
              <w:bottom w:w="0" w:type="dxa"/>
              <w:right w:w="108" w:type="dxa"/>
            </w:tcMar>
          </w:tcPr>
          <w:p w14:paraId="768099A7"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K</w:t>
            </w:r>
          </w:p>
        </w:tc>
        <w:tc>
          <w:tcPr>
            <w:tcW w:w="1478" w:type="dxa"/>
            <w:gridSpan w:val="2"/>
            <w:shd w:val="clear" w:color="auto" w:fill="F3F3F3"/>
            <w:tcMar>
              <w:top w:w="0" w:type="dxa"/>
              <w:left w:w="108" w:type="dxa"/>
              <w:bottom w:w="0" w:type="dxa"/>
              <w:right w:w="108" w:type="dxa"/>
            </w:tcMar>
          </w:tcPr>
          <w:p w14:paraId="768099A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w:t>
            </w:r>
          </w:p>
        </w:tc>
        <w:tc>
          <w:tcPr>
            <w:tcW w:w="1597" w:type="dxa"/>
            <w:shd w:val="clear" w:color="auto" w:fill="F3F3F3"/>
            <w:tcMar>
              <w:top w:w="0" w:type="dxa"/>
              <w:left w:w="108" w:type="dxa"/>
              <w:bottom w:w="0" w:type="dxa"/>
              <w:right w:w="108" w:type="dxa"/>
            </w:tcMar>
          </w:tcPr>
          <w:p w14:paraId="768099A9" w14:textId="77777777" w:rsidR="00086DB9" w:rsidRDefault="00086DB9">
            <w:pPr>
              <w:pStyle w:val="Standard"/>
              <w:snapToGrid w:val="0"/>
              <w:jc w:val="center"/>
              <w:rPr>
                <w:rFonts w:ascii="Courier, 'Courier New'" w:hAnsi="Courier, 'Courier New'" w:cs="Arial"/>
                <w:b/>
                <w:sz w:val="18"/>
                <w:szCs w:val="18"/>
              </w:rPr>
            </w:pPr>
          </w:p>
        </w:tc>
      </w:tr>
      <w:tr w:rsidR="00086DB9" w14:paraId="768099AE" w14:textId="77777777">
        <w:trPr>
          <w:cantSplit/>
        </w:trPr>
        <w:tc>
          <w:tcPr>
            <w:tcW w:w="1694" w:type="dxa"/>
            <w:shd w:val="clear" w:color="auto" w:fill="E0E0E0"/>
            <w:tcMar>
              <w:top w:w="0" w:type="dxa"/>
              <w:left w:w="108" w:type="dxa"/>
              <w:bottom w:w="0" w:type="dxa"/>
              <w:right w:w="108" w:type="dxa"/>
            </w:tcMar>
          </w:tcPr>
          <w:p w14:paraId="768099AB"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NH</w:t>
            </w:r>
            <w:r>
              <w:rPr>
                <w:rStyle w:val="FootnoteReference"/>
                <w:rFonts w:ascii="Arial" w:hAnsi="Arial" w:cs="Arial"/>
                <w:b/>
                <w:i/>
                <w:sz w:val="18"/>
                <w:szCs w:val="18"/>
              </w:rPr>
              <w:footnoteReference w:id="22"/>
            </w:r>
          </w:p>
        </w:tc>
        <w:tc>
          <w:tcPr>
            <w:tcW w:w="5771" w:type="dxa"/>
            <w:gridSpan w:val="6"/>
            <w:shd w:val="clear" w:color="auto" w:fill="E0E0E0"/>
            <w:tcMar>
              <w:top w:w="0" w:type="dxa"/>
              <w:left w:w="108" w:type="dxa"/>
              <w:bottom w:w="0" w:type="dxa"/>
              <w:right w:w="108" w:type="dxa"/>
            </w:tcMar>
          </w:tcPr>
          <w:p w14:paraId="768099AC"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w:t>
            </w:r>
            <w:proofErr w:type="gramStart"/>
            <w:r>
              <w:rPr>
                <w:rFonts w:ascii="Courier, 'Courier New'" w:hAnsi="Courier, 'Courier New'" w:cs="Arial"/>
                <w:b/>
                <w:sz w:val="18"/>
                <w:szCs w:val="18"/>
              </w:rPr>
              <w:t>---------------  N</w:t>
            </w:r>
            <w:proofErr w:type="gramEnd"/>
            <w:r>
              <w:rPr>
                <w:rFonts w:ascii="Courier, 'Courier New'" w:hAnsi="Courier, 'Courier New'" w:cs="Arial"/>
                <w:b/>
                <w:sz w:val="18"/>
                <w:szCs w:val="18"/>
              </w:rPr>
              <w:t xml:space="preserve">  -----------------&gt;</w:t>
            </w:r>
          </w:p>
        </w:tc>
        <w:tc>
          <w:tcPr>
            <w:tcW w:w="1597" w:type="dxa"/>
            <w:shd w:val="clear" w:color="auto" w:fill="E0E0E0"/>
            <w:tcMar>
              <w:top w:w="0" w:type="dxa"/>
              <w:left w:w="108" w:type="dxa"/>
              <w:bottom w:w="0" w:type="dxa"/>
              <w:right w:w="108" w:type="dxa"/>
            </w:tcMar>
          </w:tcPr>
          <w:p w14:paraId="768099AD" w14:textId="77777777" w:rsidR="00086DB9" w:rsidRDefault="00086DB9">
            <w:pPr>
              <w:pStyle w:val="Standard"/>
              <w:snapToGrid w:val="0"/>
              <w:jc w:val="center"/>
              <w:rPr>
                <w:rFonts w:ascii="Courier, 'Courier New'" w:hAnsi="Courier, 'Courier New'" w:cs="Arial"/>
                <w:b/>
                <w:sz w:val="18"/>
                <w:szCs w:val="18"/>
              </w:rPr>
            </w:pPr>
          </w:p>
        </w:tc>
      </w:tr>
      <w:tr w:rsidR="00086DB9" w14:paraId="768099B2" w14:textId="77777777">
        <w:trPr>
          <w:cantSplit/>
        </w:trPr>
        <w:tc>
          <w:tcPr>
            <w:tcW w:w="1694" w:type="dxa"/>
            <w:shd w:val="clear" w:color="auto" w:fill="F3F3F3"/>
            <w:tcMar>
              <w:top w:w="0" w:type="dxa"/>
              <w:left w:w="108" w:type="dxa"/>
              <w:bottom w:w="0" w:type="dxa"/>
              <w:right w:w="108" w:type="dxa"/>
            </w:tcMar>
          </w:tcPr>
          <w:p w14:paraId="768099AF"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SH</w:t>
            </w:r>
            <w:r>
              <w:rPr>
                <w:rFonts w:ascii="Arial" w:hAnsi="Arial" w:cs="Arial"/>
                <w:b/>
                <w:i/>
                <w:sz w:val="18"/>
                <w:szCs w:val="18"/>
                <w:vertAlign w:val="superscript"/>
              </w:rPr>
              <w:t>22</w:t>
            </w:r>
          </w:p>
        </w:tc>
        <w:tc>
          <w:tcPr>
            <w:tcW w:w="5771" w:type="dxa"/>
            <w:gridSpan w:val="6"/>
            <w:shd w:val="clear" w:color="auto" w:fill="F3F3F3"/>
            <w:tcMar>
              <w:top w:w="0" w:type="dxa"/>
              <w:left w:w="108" w:type="dxa"/>
              <w:bottom w:w="0" w:type="dxa"/>
              <w:right w:w="108" w:type="dxa"/>
            </w:tcMar>
          </w:tcPr>
          <w:p w14:paraId="768099B0"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w:t>
            </w:r>
            <w:proofErr w:type="gramStart"/>
            <w:r>
              <w:rPr>
                <w:rFonts w:ascii="Courier, 'Courier New'" w:hAnsi="Courier, 'Courier New'" w:cs="Arial"/>
                <w:b/>
                <w:sz w:val="18"/>
                <w:szCs w:val="18"/>
              </w:rPr>
              <w:t>---------------  S</w:t>
            </w:r>
            <w:proofErr w:type="gramEnd"/>
            <w:r>
              <w:rPr>
                <w:rFonts w:ascii="Courier, 'Courier New'" w:hAnsi="Courier, 'Courier New'" w:cs="Arial"/>
                <w:b/>
                <w:sz w:val="18"/>
                <w:szCs w:val="18"/>
              </w:rPr>
              <w:t xml:space="preserve">  -----------------&gt;</w:t>
            </w:r>
          </w:p>
        </w:tc>
        <w:tc>
          <w:tcPr>
            <w:tcW w:w="1597" w:type="dxa"/>
            <w:shd w:val="clear" w:color="auto" w:fill="F3F3F3"/>
            <w:tcMar>
              <w:top w:w="0" w:type="dxa"/>
              <w:left w:w="108" w:type="dxa"/>
              <w:bottom w:w="0" w:type="dxa"/>
              <w:right w:w="108" w:type="dxa"/>
            </w:tcMar>
          </w:tcPr>
          <w:p w14:paraId="768099B1" w14:textId="77777777" w:rsidR="00086DB9" w:rsidRDefault="00086DB9">
            <w:pPr>
              <w:pStyle w:val="Standard"/>
              <w:snapToGrid w:val="0"/>
              <w:jc w:val="center"/>
              <w:rPr>
                <w:rFonts w:ascii="Courier, 'Courier New'" w:hAnsi="Courier, 'Courier New'" w:cs="Arial"/>
                <w:b/>
                <w:sz w:val="18"/>
                <w:szCs w:val="18"/>
              </w:rPr>
            </w:pPr>
          </w:p>
        </w:tc>
      </w:tr>
      <w:tr w:rsidR="00086DB9" w14:paraId="768099B9" w14:textId="77777777">
        <w:trPr>
          <w:cantSplit/>
        </w:trPr>
        <w:tc>
          <w:tcPr>
            <w:tcW w:w="1694" w:type="dxa"/>
            <w:shd w:val="clear" w:color="auto" w:fill="E0E0E0"/>
            <w:tcMar>
              <w:top w:w="0" w:type="dxa"/>
              <w:left w:w="108" w:type="dxa"/>
              <w:bottom w:w="0" w:type="dxa"/>
              <w:right w:w="108" w:type="dxa"/>
            </w:tcMar>
          </w:tcPr>
          <w:p w14:paraId="768099B3"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lastRenderedPageBreak/>
              <w:t>NH</w:t>
            </w:r>
            <w:r>
              <w:rPr>
                <w:rFonts w:ascii="Arial" w:hAnsi="Arial" w:cs="Arial"/>
                <w:b/>
                <w:i/>
                <w:sz w:val="18"/>
                <w:szCs w:val="18"/>
                <w:vertAlign w:val="superscript"/>
              </w:rPr>
              <w:t>22</w:t>
            </w:r>
          </w:p>
        </w:tc>
        <w:tc>
          <w:tcPr>
            <w:tcW w:w="1391" w:type="dxa"/>
            <w:gridSpan w:val="2"/>
            <w:shd w:val="clear" w:color="auto" w:fill="E0E0E0"/>
            <w:tcMar>
              <w:top w:w="0" w:type="dxa"/>
              <w:left w:w="108" w:type="dxa"/>
              <w:bottom w:w="0" w:type="dxa"/>
              <w:right w:w="108" w:type="dxa"/>
            </w:tcMar>
          </w:tcPr>
          <w:p w14:paraId="768099B4" w14:textId="77777777" w:rsidR="00086DB9" w:rsidRDefault="00086DB9">
            <w:pPr>
              <w:pStyle w:val="Standard"/>
              <w:snapToGrid w:val="0"/>
              <w:jc w:val="center"/>
              <w:rPr>
                <w:rFonts w:ascii="Courier, 'Courier New'" w:hAnsi="Courier, 'Courier New'" w:cs="Arial"/>
                <w:b/>
                <w:sz w:val="18"/>
                <w:szCs w:val="18"/>
              </w:rPr>
            </w:pPr>
          </w:p>
        </w:tc>
        <w:tc>
          <w:tcPr>
            <w:tcW w:w="1478" w:type="dxa"/>
            <w:shd w:val="clear" w:color="auto" w:fill="E0E0E0"/>
            <w:tcMar>
              <w:top w:w="0" w:type="dxa"/>
              <w:left w:w="108" w:type="dxa"/>
              <w:bottom w:w="0" w:type="dxa"/>
              <w:right w:w="108" w:type="dxa"/>
            </w:tcMar>
          </w:tcPr>
          <w:p w14:paraId="768099B5" w14:textId="77777777" w:rsidR="00086DB9" w:rsidRDefault="00086DB9">
            <w:pPr>
              <w:pStyle w:val="Standard"/>
              <w:snapToGrid w:val="0"/>
              <w:jc w:val="center"/>
              <w:rPr>
                <w:rFonts w:ascii="Courier, 'Courier New'" w:hAnsi="Courier, 'Courier New'" w:cs="Arial"/>
                <w:b/>
                <w:sz w:val="18"/>
                <w:szCs w:val="18"/>
              </w:rPr>
            </w:pPr>
          </w:p>
        </w:tc>
        <w:tc>
          <w:tcPr>
            <w:tcW w:w="1478" w:type="dxa"/>
            <w:gridSpan w:val="2"/>
            <w:shd w:val="clear" w:color="auto" w:fill="E0E0E0"/>
            <w:tcMar>
              <w:top w:w="0" w:type="dxa"/>
              <w:left w:w="108" w:type="dxa"/>
              <w:bottom w:w="0" w:type="dxa"/>
              <w:right w:w="108" w:type="dxa"/>
            </w:tcMar>
          </w:tcPr>
          <w:p w14:paraId="768099B6" w14:textId="77777777" w:rsidR="00086DB9" w:rsidRDefault="00086DB9">
            <w:pPr>
              <w:pStyle w:val="Standard"/>
              <w:snapToGrid w:val="0"/>
              <w:jc w:val="center"/>
              <w:rPr>
                <w:rFonts w:ascii="Courier, 'Courier New'" w:hAnsi="Courier, 'Courier New'" w:cs="Arial"/>
                <w:b/>
                <w:sz w:val="18"/>
                <w:szCs w:val="18"/>
              </w:rPr>
            </w:pPr>
          </w:p>
        </w:tc>
        <w:tc>
          <w:tcPr>
            <w:tcW w:w="1424" w:type="dxa"/>
            <w:shd w:val="clear" w:color="auto" w:fill="E0E0E0"/>
            <w:tcMar>
              <w:top w:w="0" w:type="dxa"/>
              <w:left w:w="108" w:type="dxa"/>
              <w:bottom w:w="0" w:type="dxa"/>
              <w:right w:w="108" w:type="dxa"/>
            </w:tcMar>
          </w:tcPr>
          <w:p w14:paraId="768099B7" w14:textId="77777777" w:rsidR="00086DB9" w:rsidRDefault="00086DB9">
            <w:pPr>
              <w:pStyle w:val="Standard"/>
              <w:snapToGrid w:val="0"/>
              <w:jc w:val="center"/>
              <w:rPr>
                <w:rFonts w:ascii="Courier, 'Courier New'" w:hAnsi="Courier, 'Courier New'" w:cs="Arial"/>
                <w:b/>
                <w:sz w:val="18"/>
                <w:szCs w:val="18"/>
              </w:rPr>
            </w:pPr>
          </w:p>
        </w:tc>
        <w:tc>
          <w:tcPr>
            <w:tcW w:w="1597" w:type="dxa"/>
            <w:shd w:val="clear" w:color="auto" w:fill="E0E0E0"/>
            <w:tcMar>
              <w:top w:w="0" w:type="dxa"/>
              <w:left w:w="108" w:type="dxa"/>
              <w:bottom w:w="0" w:type="dxa"/>
              <w:right w:w="108" w:type="dxa"/>
            </w:tcMar>
          </w:tcPr>
          <w:p w14:paraId="768099B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T</w:t>
            </w:r>
          </w:p>
        </w:tc>
      </w:tr>
      <w:tr w:rsidR="00086DB9" w14:paraId="768099BD" w14:textId="77777777">
        <w:trPr>
          <w:cantSplit/>
        </w:trPr>
        <w:tc>
          <w:tcPr>
            <w:tcW w:w="1694" w:type="dxa"/>
            <w:shd w:val="clear" w:color="auto" w:fill="F3F3F3"/>
            <w:tcMar>
              <w:top w:w="0" w:type="dxa"/>
              <w:left w:w="108" w:type="dxa"/>
              <w:bottom w:w="0" w:type="dxa"/>
              <w:right w:w="108" w:type="dxa"/>
            </w:tcMar>
          </w:tcPr>
          <w:p w14:paraId="768099BA"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Global</w:t>
            </w:r>
            <w:r>
              <w:rPr>
                <w:rFonts w:ascii="Arial" w:hAnsi="Arial" w:cs="Arial"/>
                <w:b/>
                <w:i/>
                <w:sz w:val="18"/>
                <w:szCs w:val="18"/>
                <w:vertAlign w:val="superscript"/>
              </w:rPr>
              <w:t>22</w:t>
            </w:r>
          </w:p>
        </w:tc>
        <w:tc>
          <w:tcPr>
            <w:tcW w:w="5771" w:type="dxa"/>
            <w:gridSpan w:val="6"/>
            <w:shd w:val="clear" w:color="auto" w:fill="F3F3F3"/>
            <w:tcMar>
              <w:top w:w="0" w:type="dxa"/>
              <w:left w:w="108" w:type="dxa"/>
              <w:bottom w:w="0" w:type="dxa"/>
              <w:right w:w="108" w:type="dxa"/>
            </w:tcMar>
          </w:tcPr>
          <w:p w14:paraId="768099BB"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w:t>
            </w:r>
            <w:proofErr w:type="gramStart"/>
            <w:r>
              <w:rPr>
                <w:rFonts w:ascii="Courier, 'Courier New'" w:hAnsi="Courier, 'Courier New'" w:cs="Arial"/>
                <w:b/>
                <w:sz w:val="18"/>
                <w:szCs w:val="18"/>
              </w:rPr>
              <w:t>---------------  X</w:t>
            </w:r>
            <w:proofErr w:type="gramEnd"/>
            <w:r>
              <w:rPr>
                <w:rFonts w:ascii="Courier, 'Courier New'" w:hAnsi="Courier, 'Courier New'" w:cs="Arial"/>
                <w:b/>
                <w:sz w:val="18"/>
                <w:szCs w:val="18"/>
              </w:rPr>
              <w:t xml:space="preserve">  -----------------&gt;</w:t>
            </w:r>
          </w:p>
        </w:tc>
        <w:tc>
          <w:tcPr>
            <w:tcW w:w="1597" w:type="dxa"/>
            <w:shd w:val="clear" w:color="auto" w:fill="F3F3F3"/>
            <w:tcMar>
              <w:top w:w="0" w:type="dxa"/>
              <w:left w:w="108" w:type="dxa"/>
              <w:bottom w:w="0" w:type="dxa"/>
              <w:right w:w="108" w:type="dxa"/>
            </w:tcMar>
          </w:tcPr>
          <w:p w14:paraId="768099BC" w14:textId="77777777" w:rsidR="00086DB9" w:rsidRDefault="00086DB9">
            <w:pPr>
              <w:pStyle w:val="Standard"/>
              <w:snapToGrid w:val="0"/>
              <w:jc w:val="center"/>
              <w:rPr>
                <w:rFonts w:ascii="Courier, 'Courier New'" w:hAnsi="Courier, 'Courier New'" w:cs="Arial"/>
                <w:b/>
                <w:sz w:val="18"/>
                <w:szCs w:val="18"/>
              </w:rPr>
            </w:pPr>
          </w:p>
        </w:tc>
      </w:tr>
    </w:tbl>
    <w:p w14:paraId="768099BE" w14:textId="77777777" w:rsidR="00086DB9" w:rsidRDefault="00086DB9">
      <w:pPr>
        <w:pStyle w:val="Heading2"/>
        <w:numPr>
          <w:ilvl w:val="0"/>
          <w:numId w:val="0"/>
        </w:numPr>
        <w:spacing w:before="0" w:after="120"/>
        <w:jc w:val="both"/>
      </w:pPr>
    </w:p>
    <w:p w14:paraId="768099BF" w14:textId="77777777" w:rsidR="00086DB9" w:rsidRDefault="00986FBA">
      <w:pPr>
        <w:pStyle w:val="Heading2"/>
      </w:pPr>
      <w:bookmarkStart w:id="1762" w:name="__RefHeading__99_1229796929"/>
      <w:r>
        <w:t>ICAO</w:t>
      </w:r>
      <w:r>
        <w:rPr>
          <w:rFonts w:eastAsia="Arial"/>
        </w:rPr>
        <w:t xml:space="preserve"> </w:t>
      </w:r>
      <w:r>
        <w:t>Location</w:t>
      </w:r>
      <w:r>
        <w:rPr>
          <w:rFonts w:eastAsia="Arial"/>
        </w:rPr>
        <w:t xml:space="preserve"> </w:t>
      </w:r>
      <w:r>
        <w:t>Indicator</w:t>
      </w:r>
      <w:bookmarkEnd w:id="1762"/>
    </w:p>
    <w:p w14:paraId="768099C0" w14:textId="77777777" w:rsidR="00086DB9" w:rsidRDefault="00986FBA">
      <w:pPr>
        <w:pStyle w:val="Textbody"/>
        <w:spacing w:before="0"/>
      </w:pPr>
      <w:r>
        <w:rPr>
          <w:rFonts w:ascii="Arial" w:hAnsi="Arial" w:cs="Arial"/>
          <w:sz w:val="20"/>
        </w:rPr>
        <w:t>The</w:t>
      </w:r>
      <w:r>
        <w:rPr>
          <w:rFonts w:ascii="Arial" w:eastAsia="Arial" w:hAnsi="Arial" w:cs="Arial"/>
          <w:sz w:val="20"/>
        </w:rPr>
        <w:t xml:space="preserve"> </w:t>
      </w:r>
      <w:proofErr w:type="spellStart"/>
      <w:r>
        <w:rPr>
          <w:rFonts w:ascii="Courier New" w:hAnsi="Courier New" w:cs="Arial"/>
          <w:b/>
          <w:bCs/>
          <w:sz w:val="20"/>
        </w:rPr>
        <w:t>cccc</w:t>
      </w:r>
      <w:proofErr w:type="spellEnd"/>
      <w:r>
        <w:rPr>
          <w:rFonts w:ascii="Arial" w:eastAsia="Arial" w:hAnsi="Arial" w:cs="Arial"/>
          <w:sz w:val="20"/>
        </w:rPr>
        <w:t xml:space="preserve"> </w:t>
      </w:r>
      <w:r>
        <w:rPr>
          <w:rFonts w:ascii="Arial" w:hAnsi="Arial" w:cs="Arial"/>
          <w:sz w:val="20"/>
        </w:rPr>
        <w:t>field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ICAO</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Indicator</w:t>
      </w:r>
      <w:r>
        <w:rPr>
          <w:rFonts w:ascii="Arial" w:eastAsia="Arial" w:hAnsi="Arial" w:cs="Arial"/>
          <w:sz w:val="20"/>
        </w:rPr>
        <w:t xml:space="preserve"> </w:t>
      </w:r>
      <w:r>
        <w:rPr>
          <w:rFonts w:ascii="Arial" w:hAnsi="Arial" w:cs="Arial"/>
          <w:sz w:val="20"/>
        </w:rPr>
        <w:t>[RD.12]</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_Ref364695088 </w:instrText>
      </w:r>
      <w:r>
        <w:rPr>
          <w:rFonts w:ascii="Arial" w:eastAsia="Arial" w:hAnsi="Arial" w:cs="Arial"/>
          <w:sz w:val="20"/>
        </w:rPr>
        <w:fldChar w:fldCharType="separate"/>
      </w:r>
      <w:r>
        <w:rPr>
          <w:rFonts w:ascii="Arial" w:eastAsia="Arial" w:hAnsi="Arial" w:cs="Arial"/>
          <w:sz w:val="20"/>
        </w:rPr>
        <w:t>Table 12</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ICAO</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put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onto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9C1" w14:textId="77777777" w:rsidR="00086DB9" w:rsidRDefault="00086DB9">
      <w:pPr>
        <w:pStyle w:val="Textbody"/>
        <w:spacing w:before="0"/>
        <w:rPr>
          <w:rFonts w:ascii="Arial" w:hAnsi="Arial" w:cs="Arial"/>
          <w:sz w:val="20"/>
        </w:rPr>
      </w:pPr>
    </w:p>
    <w:p w14:paraId="768099C2" w14:textId="77777777" w:rsidR="00086DB9" w:rsidRDefault="00986FBA">
      <w:pPr>
        <w:pStyle w:val="Heading2"/>
      </w:pPr>
      <w:bookmarkStart w:id="1763" w:name="__RefHeading__101_1229796929"/>
      <w:r>
        <w:t>Date</w:t>
      </w:r>
      <w:r>
        <w:rPr>
          <w:rFonts w:eastAsia="Arial"/>
        </w:rPr>
        <w:t xml:space="preserve"> </w:t>
      </w:r>
      <w:r>
        <w:t>and</w:t>
      </w:r>
      <w:r>
        <w:rPr>
          <w:rFonts w:eastAsia="Arial"/>
        </w:rPr>
        <w:t xml:space="preserve"> </w:t>
      </w:r>
      <w:r>
        <w:t>Time</w:t>
      </w:r>
      <w:bookmarkEnd w:id="1763"/>
    </w:p>
    <w:p w14:paraId="768099C3" w14:textId="77777777" w:rsidR="00086DB9" w:rsidRDefault="00986FBA">
      <w:pPr>
        <w:pStyle w:val="Standard"/>
        <w:jc w:val="both"/>
      </w:pPr>
      <w:r>
        <w:rPr>
          <w:rFonts w:ascii="Arial" w:hAnsi="Arial" w:cs="Arial"/>
          <w:sz w:val="20"/>
        </w:rPr>
        <w:t>For</w:t>
      </w:r>
      <w:r>
        <w:rPr>
          <w:rFonts w:ascii="Arial" w:eastAsia="Arial" w:hAnsi="Arial" w:cs="Arial"/>
          <w:sz w:val="20"/>
        </w:rPr>
        <w:t xml:space="preserve"> </w:t>
      </w:r>
      <w:r>
        <w:rPr>
          <w:rFonts w:ascii="Arial" w:hAnsi="Arial" w:cs="Arial"/>
          <w:sz w:val="20"/>
        </w:rPr>
        <w:t>most</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date/time</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proofErr w:type="spellStart"/>
      <w:r>
        <w:rPr>
          <w:rFonts w:ascii="Courier New" w:hAnsi="Courier New" w:cs="Courier New"/>
          <w:b/>
          <w:bCs/>
          <w:sz w:val="20"/>
        </w:rPr>
        <w:t>YYGGgg</w:t>
      </w:r>
      <w:proofErr w:type="spellEnd"/>
      <w:r>
        <w:rPr>
          <w:rFonts w:ascii="Arial" w:eastAsia="Arial" w:hAnsi="Arial" w:cs="Arial"/>
          <w:sz w:val="20"/>
        </w:rPr>
        <w:t xml:space="preserve"> </w:t>
      </w:r>
      <w:r>
        <w:rPr>
          <w:rFonts w:ascii="Arial" w:hAnsi="Arial" w:cs="Arial"/>
          <w:sz w:val="20"/>
        </w:rPr>
        <w:t>must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blocked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rejected.</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24</w:t>
      </w:r>
      <w:r>
        <w:rPr>
          <w:rFonts w:ascii="Arial" w:eastAsia="Arial" w:hAnsi="Arial" w:cs="Arial"/>
          <w:sz w:val="20"/>
        </w:rPr>
        <w:t xml:space="preserve"> </w:t>
      </w:r>
      <w:r>
        <w:rPr>
          <w:rFonts w:ascii="Arial" w:hAnsi="Arial" w:cs="Arial"/>
          <w:sz w:val="20"/>
        </w:rPr>
        <w:t>hours</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10</w:t>
      </w:r>
      <w:r>
        <w:rPr>
          <w:rFonts w:ascii="Arial" w:eastAsia="Arial" w:hAnsi="Arial" w:cs="Arial"/>
          <w:sz w:val="20"/>
        </w:rPr>
        <w:t xml:space="preserve"> </w:t>
      </w:r>
      <w:r>
        <w:rPr>
          <w:rFonts w:ascii="Arial" w:hAnsi="Arial" w:cs="Arial"/>
          <w:sz w:val="20"/>
        </w:rPr>
        <w:t>minutes.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proofErr w:type="spellStart"/>
      <w:r>
        <w:rPr>
          <w:rFonts w:ascii="Courier New" w:hAnsi="Courier New" w:cs="Courier New"/>
          <w:b/>
          <w:bCs/>
          <w:sz w:val="20"/>
        </w:rPr>
        <w:t>YYGGgg</w:t>
      </w:r>
      <w:proofErr w:type="spellEnd"/>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start</w:t>
      </w:r>
      <w:r>
        <w:rPr>
          <w:rFonts w:ascii="Arial" w:eastAsia="Arial" w:hAnsi="Arial" w:cs="Arial"/>
          <w:sz w:val="20"/>
        </w:rPr>
        <w:t xml:space="preserve"> </w:t>
      </w:r>
      <w:r>
        <w:rPr>
          <w:rFonts w:ascii="Arial" w:hAnsi="Arial" w:cs="Arial"/>
          <w:sz w:val="20"/>
        </w:rPr>
        <w:t>date/time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same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less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hours</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encoding.</w:t>
      </w:r>
    </w:p>
    <w:p w14:paraId="768099C4" w14:textId="77777777" w:rsidR="00086DB9" w:rsidRDefault="00086DB9">
      <w:pPr>
        <w:pStyle w:val="Standard"/>
      </w:pPr>
    </w:p>
    <w:p w14:paraId="768099C5" w14:textId="77777777" w:rsidR="00086DB9" w:rsidRDefault="00986FBA">
      <w:pPr>
        <w:pStyle w:val="Heading2"/>
      </w:pPr>
      <w:bookmarkStart w:id="1764" w:name="__RefHeading__103_1229796929"/>
      <w:r>
        <w:t>Current</w:t>
      </w:r>
      <w:r>
        <w:rPr>
          <w:rFonts w:eastAsia="Arial"/>
        </w:rPr>
        <w:t xml:space="preserve"> </w:t>
      </w:r>
      <w:r>
        <w:t>routing</w:t>
      </w:r>
      <w:r>
        <w:rPr>
          <w:rFonts w:eastAsia="Arial"/>
        </w:rPr>
        <w:t xml:space="preserve"> </w:t>
      </w:r>
      <w:r>
        <w:t>headers</w:t>
      </w:r>
      <w:bookmarkEnd w:id="1764"/>
    </w:p>
    <w:p w14:paraId="768099C6" w14:textId="77777777" w:rsidR="00086DB9" w:rsidRDefault="00986FBA">
      <w:pPr>
        <w:pStyle w:val="Standard"/>
      </w:pPr>
      <w:r>
        <w:rPr>
          <w:rFonts w:ascii="Arial" w:eastAsia="Arial" w:hAnsi="Arial" w:cs="Arial"/>
          <w:sz w:val="20"/>
        </w:rPr>
        <w:fldChar w:fldCharType="begin"/>
      </w:r>
      <w:r>
        <w:rPr>
          <w:rFonts w:ascii="Arial" w:eastAsia="Arial" w:hAnsi="Arial" w:cs="Arial"/>
          <w:sz w:val="20"/>
        </w:rPr>
        <w:instrText xml:space="preserve"> REF _Ref364689334 </w:instrText>
      </w:r>
      <w:r>
        <w:rPr>
          <w:rFonts w:ascii="Arial" w:eastAsia="Arial" w:hAnsi="Arial" w:cs="Arial"/>
          <w:sz w:val="20"/>
        </w:rPr>
        <w:fldChar w:fldCharType="separate"/>
      </w:r>
      <w:r>
        <w:rPr>
          <w:rFonts w:ascii="Arial" w:eastAsia="Arial" w:hAnsi="Arial" w:cs="Arial"/>
          <w:sz w:val="20"/>
        </w:rPr>
        <w:t>Table 14</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those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wanting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collect</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contact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source</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routed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them.</w:t>
      </w:r>
    </w:p>
    <w:p w14:paraId="768099C7" w14:textId="77777777" w:rsidR="00086DB9" w:rsidRDefault="00086DB9">
      <w:pPr>
        <w:pStyle w:val="Standard"/>
        <w:rPr>
          <w:rFonts w:ascii="Arial" w:hAnsi="Arial" w:cs="Arial"/>
          <w:sz w:val="20"/>
        </w:rPr>
      </w:pPr>
    </w:p>
    <w:p w14:paraId="768099C8" w14:textId="77777777" w:rsidR="00086DB9" w:rsidRDefault="00986FBA">
      <w:pPr>
        <w:pStyle w:val="Standard"/>
      </w:pPr>
      <w:r>
        <w:rPr>
          <w:rFonts w:ascii="Arial" w:hAnsi="Arial" w:cs="Arial"/>
          <w:sz w:val="20"/>
        </w:rPr>
        <w:t>Note</w:t>
      </w:r>
      <w:r>
        <w:rPr>
          <w:rFonts w:ascii="Arial" w:eastAsia="Arial" w:hAnsi="Arial" w:cs="Arial"/>
          <w:sz w:val="20"/>
        </w:rPr>
        <w:t xml:space="preserve"> </w:t>
      </w:r>
      <w:r>
        <w:rPr>
          <w:rFonts w:ascii="Arial" w:hAnsi="Arial" w:cs="Arial"/>
          <w:sz w:val="20"/>
        </w:rPr>
        <w:t xml:space="preserve">that (apart from </w:t>
      </w:r>
      <w:proofErr w:type="spellStart"/>
      <w:r>
        <w:rPr>
          <w:rFonts w:ascii="Arial" w:hAnsi="Arial" w:cs="Arial"/>
          <w:sz w:val="20"/>
        </w:rPr>
        <w:t>Metop</w:t>
      </w:r>
      <w:proofErr w:type="spellEnd"/>
      <w:r>
        <w:rPr>
          <w:rFonts w:ascii="Arial" w:hAnsi="Arial" w:cs="Arial"/>
          <w:sz w:val="20"/>
        </w:rPr>
        <w:t xml:space="preserve"> data generated by EUMETSAT) 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distinction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individual</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source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bulletin.</w:t>
      </w:r>
    </w:p>
    <w:p w14:paraId="768099C9" w14:textId="77777777" w:rsidR="00086DB9" w:rsidRDefault="00086DB9">
      <w:pPr>
        <w:pStyle w:val="Standard"/>
      </w:pPr>
    </w:p>
    <w:p w14:paraId="768099CA" w14:textId="77777777" w:rsidR="00086DB9" w:rsidRDefault="00986FBA">
      <w:pPr>
        <w:pStyle w:val="Caption"/>
        <w:jc w:val="center"/>
      </w:pPr>
      <w:bookmarkStart w:id="1765" w:name="_Ref364689334"/>
      <w:bookmarkEnd w:id="1759"/>
      <w:bookmarkEnd w:id="1760"/>
      <w:r>
        <w:rPr>
          <w:rFonts w:ascii="Arial" w:hAnsi="Arial" w:cs="Arial"/>
          <w:b/>
          <w:i w:val="0"/>
          <w:sz w:val="20"/>
        </w:rPr>
        <w:t>Table</w:t>
      </w:r>
      <w:r>
        <w:rPr>
          <w:rFonts w:ascii="Arial" w:eastAsia="Arial" w:hAnsi="Arial" w:cs="Arial"/>
          <w:b/>
          <w:i w:val="0"/>
          <w:sz w:val="20"/>
        </w:rPr>
        <w:t xml:space="preserve"> </w:t>
      </w:r>
      <w:r>
        <w:rPr>
          <w:rFonts w:ascii="Arial" w:hAnsi="Arial" w:cs="Arial"/>
          <w:b/>
          <w:i w:val="0"/>
          <w:sz w:val="20"/>
        </w:rPr>
        <w:t>14</w:t>
      </w:r>
      <w:bookmarkEnd w:id="1765"/>
      <w:r>
        <w:rPr>
          <w:rFonts w:ascii="Arial" w:hAnsi="Arial" w:cs="Arial"/>
          <w:b/>
          <w:i w:val="0"/>
          <w:sz w:val="20"/>
        </w:rPr>
        <w:t>.</w:t>
      </w:r>
      <w:r>
        <w:rPr>
          <w:rFonts w:ascii="Arial" w:eastAsia="Arial" w:hAnsi="Arial" w:cs="Arial"/>
          <w:b/>
          <w:i w:val="0"/>
          <w:sz w:val="20"/>
        </w:rPr>
        <w:t xml:space="preserve"> </w:t>
      </w:r>
      <w:r>
        <w:rPr>
          <w:rFonts w:ascii="Arial" w:hAnsi="Arial" w:cs="Arial"/>
          <w:b/>
          <w:i w:val="0"/>
          <w:sz w:val="20"/>
        </w:rPr>
        <w:t>Summary</w:t>
      </w:r>
      <w:r>
        <w:rPr>
          <w:rFonts w:ascii="Arial" w:eastAsia="Arial" w:hAnsi="Arial" w:cs="Arial"/>
          <w:b/>
          <w:i w:val="0"/>
          <w:sz w:val="20"/>
        </w:rPr>
        <w:t xml:space="preserve"> </w:t>
      </w:r>
      <w:r>
        <w:rPr>
          <w:rFonts w:ascii="Arial" w:hAnsi="Arial" w:cs="Arial"/>
          <w:b/>
          <w:i w:val="0"/>
          <w:sz w:val="20"/>
        </w:rPr>
        <w:t>of</w:t>
      </w:r>
      <w:r>
        <w:rPr>
          <w:rFonts w:ascii="Arial" w:eastAsia="Arial" w:hAnsi="Arial" w:cs="Arial"/>
          <w:b/>
          <w:i w:val="0"/>
          <w:sz w:val="20"/>
        </w:rPr>
        <w:t xml:space="preserve"> </w:t>
      </w:r>
      <w:r>
        <w:rPr>
          <w:rFonts w:ascii="Arial" w:hAnsi="Arial" w:cs="Arial"/>
          <w:b/>
          <w:i w:val="0"/>
          <w:sz w:val="20"/>
        </w:rPr>
        <w:t>ARHs</w:t>
      </w:r>
      <w:r>
        <w:rPr>
          <w:rFonts w:ascii="Arial" w:eastAsia="Arial" w:hAnsi="Arial" w:cs="Arial"/>
          <w:b/>
          <w:i w:val="0"/>
          <w:sz w:val="20"/>
        </w:rPr>
        <w:t xml:space="preserve"> </w:t>
      </w:r>
      <w:r>
        <w:rPr>
          <w:rFonts w:ascii="Arial" w:hAnsi="Arial" w:cs="Arial"/>
          <w:b/>
          <w:i w:val="0"/>
          <w:sz w:val="20"/>
        </w:rPr>
        <w:t>for</w:t>
      </w:r>
      <w:r>
        <w:rPr>
          <w:rFonts w:ascii="Arial" w:eastAsia="Arial" w:hAnsi="Arial" w:cs="Arial"/>
          <w:b/>
          <w:i w:val="0"/>
          <w:sz w:val="20"/>
        </w:rPr>
        <w:t xml:space="preserve"> </w:t>
      </w:r>
      <w:r>
        <w:rPr>
          <w:rFonts w:ascii="Arial" w:hAnsi="Arial" w:cs="Arial"/>
          <w:b/>
          <w:i w:val="0"/>
          <w:sz w:val="20"/>
        </w:rPr>
        <w:t>RO</w:t>
      </w:r>
      <w:r>
        <w:rPr>
          <w:rFonts w:ascii="Arial" w:eastAsia="Arial" w:hAnsi="Arial" w:cs="Arial"/>
          <w:b/>
          <w:i w:val="0"/>
          <w:sz w:val="20"/>
        </w:rPr>
        <w:t xml:space="preserve"> </w:t>
      </w:r>
      <w:r>
        <w:rPr>
          <w:rFonts w:ascii="Arial" w:hAnsi="Arial" w:cs="Arial"/>
          <w:b/>
          <w:i w:val="0"/>
          <w:sz w:val="20"/>
        </w:rPr>
        <w:t>data</w:t>
      </w:r>
      <w:r>
        <w:rPr>
          <w:rFonts w:ascii="Arial" w:eastAsia="Arial" w:hAnsi="Arial" w:cs="Arial"/>
          <w:b/>
          <w:i w:val="0"/>
          <w:sz w:val="20"/>
        </w:rPr>
        <w:t xml:space="preserve"> </w:t>
      </w:r>
      <w:r>
        <w:rPr>
          <w:rFonts w:ascii="Arial" w:hAnsi="Arial" w:cs="Arial"/>
          <w:b/>
          <w:i w:val="0"/>
          <w:sz w:val="20"/>
        </w:rPr>
        <w:t>on</w:t>
      </w:r>
      <w:r>
        <w:rPr>
          <w:rFonts w:ascii="Arial" w:eastAsia="Arial" w:hAnsi="Arial" w:cs="Arial"/>
          <w:b/>
          <w:i w:val="0"/>
          <w:sz w:val="20"/>
        </w:rPr>
        <w:t xml:space="preserve"> </w:t>
      </w:r>
      <w:r>
        <w:rPr>
          <w:rFonts w:ascii="Arial" w:hAnsi="Arial" w:cs="Arial"/>
          <w:b/>
          <w:i w:val="0"/>
          <w:sz w:val="20"/>
        </w:rPr>
        <w:t>the</w:t>
      </w:r>
      <w:r>
        <w:rPr>
          <w:rFonts w:ascii="Arial" w:eastAsia="Arial" w:hAnsi="Arial" w:cs="Arial"/>
          <w:b/>
          <w:i w:val="0"/>
          <w:sz w:val="20"/>
        </w:rPr>
        <w:t xml:space="preserve"> </w:t>
      </w:r>
      <w:r>
        <w:rPr>
          <w:rFonts w:ascii="Arial" w:hAnsi="Arial" w:cs="Arial"/>
          <w:b/>
          <w:i w:val="0"/>
          <w:sz w:val="20"/>
        </w:rPr>
        <w:t>GTS</w:t>
      </w:r>
    </w:p>
    <w:tbl>
      <w:tblPr>
        <w:tblW w:w="9000" w:type="dxa"/>
        <w:tblInd w:w="13" w:type="dxa"/>
        <w:tblLayout w:type="fixed"/>
        <w:tblCellMar>
          <w:left w:w="10" w:type="dxa"/>
          <w:right w:w="10" w:type="dxa"/>
        </w:tblCellMar>
        <w:tblLook w:val="0000" w:firstRow="0" w:lastRow="0" w:firstColumn="0" w:lastColumn="0" w:noHBand="0" w:noVBand="0"/>
      </w:tblPr>
      <w:tblGrid>
        <w:gridCol w:w="2065"/>
        <w:gridCol w:w="2343"/>
        <w:gridCol w:w="4592"/>
      </w:tblGrid>
      <w:tr w:rsidR="00086DB9" w14:paraId="768099CE" w14:textId="77777777">
        <w:trPr>
          <w:cantSplit/>
        </w:trPr>
        <w:tc>
          <w:tcPr>
            <w:tcW w:w="2065" w:type="dxa"/>
            <w:tcBorders>
              <w:top w:val="single" w:sz="2" w:space="0" w:color="000000"/>
              <w:left w:val="single" w:sz="2" w:space="0" w:color="000000"/>
              <w:bottom w:val="single" w:sz="2" w:space="0" w:color="000000"/>
            </w:tcBorders>
            <w:shd w:val="clear" w:color="auto" w:fill="94BD5E"/>
            <w:tcMar>
              <w:top w:w="0" w:type="dxa"/>
              <w:left w:w="108" w:type="dxa"/>
              <w:bottom w:w="0" w:type="dxa"/>
              <w:right w:w="108" w:type="dxa"/>
            </w:tcMar>
          </w:tcPr>
          <w:p w14:paraId="768099C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ARH</w:t>
            </w:r>
          </w:p>
        </w:tc>
        <w:tc>
          <w:tcPr>
            <w:tcW w:w="2343" w:type="dxa"/>
            <w:tcBorders>
              <w:top w:val="single" w:sz="2" w:space="0" w:color="000000"/>
              <w:left w:val="single" w:sz="2" w:space="0" w:color="000000"/>
              <w:bottom w:val="single" w:sz="2" w:space="0" w:color="000000"/>
            </w:tcBorders>
            <w:shd w:val="clear" w:color="auto" w:fill="94BD5E"/>
            <w:tcMar>
              <w:top w:w="0" w:type="dxa"/>
              <w:left w:w="108" w:type="dxa"/>
              <w:bottom w:w="0" w:type="dxa"/>
              <w:right w:w="108" w:type="dxa"/>
            </w:tcMar>
          </w:tcPr>
          <w:p w14:paraId="768099CC"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Mission</w:t>
            </w:r>
          </w:p>
        </w:tc>
        <w:tc>
          <w:tcPr>
            <w:tcW w:w="4592" w:type="dxa"/>
            <w:tcBorders>
              <w:top w:val="single" w:sz="2" w:space="0" w:color="000000"/>
              <w:left w:val="single" w:sz="2" w:space="0" w:color="000000"/>
              <w:bottom w:val="single" w:sz="2" w:space="0" w:color="000000"/>
              <w:right w:val="single" w:sz="2" w:space="0" w:color="000000"/>
            </w:tcBorders>
            <w:shd w:val="clear" w:color="auto" w:fill="94BD5E"/>
            <w:tcMar>
              <w:top w:w="0" w:type="dxa"/>
              <w:left w:w="108" w:type="dxa"/>
              <w:bottom w:w="0" w:type="dxa"/>
              <w:right w:w="108" w:type="dxa"/>
            </w:tcMar>
          </w:tcPr>
          <w:p w14:paraId="768099CD"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Source</w:t>
            </w:r>
          </w:p>
        </w:tc>
      </w:tr>
      <w:tr w:rsidR="00086DB9" w14:paraId="768099D4" w14:textId="77777777">
        <w:trPr>
          <w:cantSplit/>
          <w:trHeight w:val="274"/>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CF" w14:textId="77777777" w:rsidR="00086DB9" w:rsidRDefault="00086DB9">
            <w:pPr>
              <w:pStyle w:val="Standard"/>
              <w:snapToGrid w:val="0"/>
              <w:rPr>
                <w:rFonts w:ascii="Courier New" w:hAnsi="Courier New" w:cs="Courier New"/>
                <w:b/>
                <w:sz w:val="16"/>
                <w:szCs w:val="16"/>
              </w:rPr>
            </w:pPr>
          </w:p>
          <w:p w14:paraId="768099D0"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EKMI</w:t>
            </w:r>
          </w:p>
          <w:p w14:paraId="768099D1"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D2" w14:textId="77777777" w:rsidR="00086DB9" w:rsidRDefault="00986FBA">
            <w:pPr>
              <w:pStyle w:val="Standard"/>
              <w:snapToGrid w:val="0"/>
            </w:pPr>
            <w:proofErr w:type="spellStart"/>
            <w:r>
              <w:rPr>
                <w:rFonts w:ascii="Arial" w:hAnsi="Arial" w:cs="Arial"/>
                <w:sz w:val="16"/>
                <w:szCs w:val="16"/>
              </w:rPr>
              <w:t>Metop</w:t>
            </w:r>
            <w:proofErr w:type="spellEnd"/>
            <w:r>
              <w:rPr>
                <w:rFonts w:ascii="Arial" w:hAnsi="Arial" w:cs="Arial"/>
                <w:sz w:val="16"/>
                <w:szCs w:val="16"/>
              </w:rPr>
              <w:t>-[A]/B</w:t>
            </w:r>
            <w:r>
              <w:rPr>
                <w:rFonts w:ascii="Arial" w:eastAsia="Arial" w:hAnsi="Arial" w:cs="Arial"/>
                <w:sz w:val="16"/>
                <w:szCs w:val="16"/>
              </w:rPr>
              <w:t xml:space="preserve">/C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GRAS</w:t>
            </w: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D3" w14:textId="77777777" w:rsidR="00086DB9" w:rsidRDefault="00986FBA">
            <w:pPr>
              <w:pStyle w:val="Standard"/>
              <w:snapToGrid w:val="0"/>
            </w:pPr>
            <w:r>
              <w:rPr>
                <w:rFonts w:ascii="Arial" w:hAnsi="Arial" w:cs="Arial"/>
                <w:sz w:val="16"/>
                <w:szCs w:val="16"/>
              </w:rPr>
              <w:t>DMI</w:t>
            </w:r>
            <w:r>
              <w:rPr>
                <w:rFonts w:ascii="Arial" w:eastAsia="Arial" w:hAnsi="Arial" w:cs="Arial"/>
                <w:sz w:val="16"/>
                <w:szCs w:val="16"/>
              </w:rPr>
              <w:t xml:space="preserve"> </w:t>
            </w:r>
            <w:r>
              <w:rPr>
                <w:rFonts w:ascii="Arial" w:hAnsi="Arial" w:cs="Arial"/>
                <w:sz w:val="16"/>
                <w:szCs w:val="16"/>
              </w:rPr>
              <w:t>Copenhagen</w:t>
            </w:r>
            <w:r>
              <w:rPr>
                <w:rFonts w:ascii="Arial" w:eastAsia="Arial" w:hAnsi="Arial" w:cs="Arial"/>
                <w:sz w:val="16"/>
                <w:szCs w:val="16"/>
              </w:rPr>
              <w:t xml:space="preserve"> </w:t>
            </w:r>
            <w:r>
              <w:rPr>
                <w:rFonts w:ascii="Arial" w:hAnsi="Arial" w:cs="Arial"/>
                <w:sz w:val="16"/>
                <w:szCs w:val="16"/>
              </w:rPr>
              <w:t>(ROM</w:t>
            </w:r>
            <w:r>
              <w:rPr>
                <w:rFonts w:ascii="Arial" w:eastAsia="Arial" w:hAnsi="Arial" w:cs="Arial"/>
                <w:sz w:val="16"/>
                <w:szCs w:val="16"/>
              </w:rPr>
              <w:t xml:space="preserve"> </w:t>
            </w:r>
            <w:r>
              <w:rPr>
                <w:rFonts w:ascii="Arial" w:hAnsi="Arial" w:cs="Arial"/>
                <w:sz w:val="16"/>
                <w:szCs w:val="16"/>
              </w:rPr>
              <w:t>SAF)</w:t>
            </w:r>
          </w:p>
        </w:tc>
      </w:tr>
      <w:tr w:rsidR="00086DB9" w14:paraId="768099DC" w14:textId="77777777">
        <w:trPr>
          <w:cantSplit/>
          <w:trHeight w:val="268"/>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9D5" w14:textId="77777777" w:rsidR="00086DB9" w:rsidRDefault="00086DB9">
            <w:pPr>
              <w:pStyle w:val="Standard"/>
              <w:snapToGrid w:val="0"/>
              <w:rPr>
                <w:rFonts w:ascii="Courier New" w:hAnsi="Courier New" w:cs="Courier New"/>
                <w:b/>
                <w:sz w:val="16"/>
                <w:szCs w:val="16"/>
              </w:rPr>
            </w:pPr>
          </w:p>
          <w:p w14:paraId="768099D6"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EUMC</w:t>
            </w:r>
          </w:p>
          <w:p w14:paraId="768099D7"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9D8" w14:textId="77777777" w:rsidR="00086DB9" w:rsidRDefault="00086DB9">
            <w:pPr>
              <w:pStyle w:val="Standard"/>
              <w:snapToGrid w:val="0"/>
              <w:rPr>
                <w:rFonts w:ascii="Arial" w:hAnsi="Arial"/>
                <w:sz w:val="16"/>
                <w:szCs w:val="16"/>
              </w:rPr>
            </w:pPr>
          </w:p>
          <w:p w14:paraId="768099D9" w14:textId="77777777" w:rsidR="00086DB9" w:rsidRDefault="00986FBA">
            <w:pPr>
              <w:pStyle w:val="Standard"/>
              <w:snapToGrid w:val="0"/>
              <w:rPr>
                <w:rFonts w:ascii="Arial" w:hAnsi="Arial"/>
                <w:sz w:val="16"/>
                <w:szCs w:val="16"/>
              </w:rPr>
            </w:pPr>
            <w:r>
              <w:rPr>
                <w:rFonts w:ascii="Arial" w:hAnsi="Arial"/>
                <w:sz w:val="16"/>
                <w:szCs w:val="16"/>
              </w:rPr>
              <w:t>[</w:t>
            </w:r>
            <w:proofErr w:type="spellStart"/>
            <w:r>
              <w:rPr>
                <w:rFonts w:ascii="Arial" w:hAnsi="Arial"/>
                <w:sz w:val="16"/>
                <w:szCs w:val="16"/>
              </w:rPr>
              <w:t>Metop</w:t>
            </w:r>
            <w:proofErr w:type="spellEnd"/>
            <w:r>
              <w:rPr>
                <w:rFonts w:ascii="Arial" w:hAnsi="Arial"/>
                <w:sz w:val="16"/>
                <w:szCs w:val="16"/>
              </w:rPr>
              <w:t>-A / GRAS]</w:t>
            </w:r>
          </w:p>
          <w:p w14:paraId="768099DA" w14:textId="77777777" w:rsidR="00086DB9" w:rsidRDefault="00086DB9">
            <w:pPr>
              <w:pStyle w:val="Standard"/>
              <w:snapToGrid w:val="0"/>
              <w:rPr>
                <w:rFonts w:ascii="Arial" w:hAnsi="Arial"/>
                <w:sz w:val="16"/>
                <w:szCs w:val="16"/>
              </w:rPr>
            </w:pP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9DB" w14:textId="77777777" w:rsidR="00086DB9" w:rsidRDefault="00986FBA">
            <w:pPr>
              <w:pStyle w:val="Standard"/>
              <w:snapToGrid w:val="0"/>
              <w:rPr>
                <w:rFonts w:ascii="Arial" w:hAnsi="Arial"/>
                <w:sz w:val="16"/>
                <w:szCs w:val="16"/>
              </w:rPr>
            </w:pPr>
            <w:r>
              <w:rPr>
                <w:rFonts w:ascii="Arial" w:hAnsi="Arial"/>
                <w:sz w:val="16"/>
                <w:szCs w:val="16"/>
              </w:rPr>
              <w:t>EUMETSAT HQ (Darmstadt)</w:t>
            </w:r>
          </w:p>
        </w:tc>
      </w:tr>
      <w:tr w:rsidR="00086DB9" w14:paraId="768099E6" w14:textId="77777777">
        <w:trPr>
          <w:cantSplit/>
          <w:trHeight w:val="268"/>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DD" w14:textId="77777777" w:rsidR="00086DB9" w:rsidRDefault="00086DB9">
            <w:pPr>
              <w:pStyle w:val="Standard"/>
              <w:snapToGrid w:val="0"/>
              <w:rPr>
                <w:rFonts w:ascii="Courier New" w:hAnsi="Courier New" w:cs="Courier New"/>
                <w:b/>
                <w:sz w:val="16"/>
                <w:szCs w:val="16"/>
              </w:rPr>
            </w:pPr>
          </w:p>
          <w:p w14:paraId="768099DE"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EUMP</w:t>
            </w:r>
          </w:p>
          <w:p w14:paraId="768099DF"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E0" w14:textId="77777777" w:rsidR="00086DB9" w:rsidRDefault="00086DB9">
            <w:pPr>
              <w:pStyle w:val="Standard"/>
              <w:snapToGrid w:val="0"/>
              <w:rPr>
                <w:rFonts w:ascii="Arial" w:hAnsi="Arial"/>
                <w:sz w:val="16"/>
                <w:szCs w:val="16"/>
              </w:rPr>
            </w:pPr>
          </w:p>
          <w:p w14:paraId="768099E1" w14:textId="77777777" w:rsidR="00086DB9" w:rsidRDefault="00986FBA">
            <w:pPr>
              <w:pStyle w:val="Standard"/>
              <w:snapToGrid w:val="0"/>
              <w:rPr>
                <w:rFonts w:ascii="Arial" w:hAnsi="Arial"/>
                <w:sz w:val="16"/>
                <w:szCs w:val="16"/>
              </w:rPr>
            </w:pPr>
            <w:proofErr w:type="spellStart"/>
            <w:r>
              <w:rPr>
                <w:rFonts w:ascii="Arial" w:hAnsi="Arial"/>
                <w:sz w:val="16"/>
                <w:szCs w:val="16"/>
              </w:rPr>
              <w:t>Metop</w:t>
            </w:r>
            <w:proofErr w:type="spellEnd"/>
            <w:r>
              <w:rPr>
                <w:rFonts w:ascii="Arial" w:hAnsi="Arial"/>
                <w:sz w:val="16"/>
                <w:szCs w:val="16"/>
              </w:rPr>
              <w:t>-B / GRAS</w:t>
            </w:r>
          </w:p>
          <w:p w14:paraId="768099E2" w14:textId="77777777" w:rsidR="00086DB9" w:rsidRDefault="00086DB9">
            <w:pPr>
              <w:pStyle w:val="Standard"/>
              <w:snapToGrid w:val="0"/>
              <w:rPr>
                <w:rFonts w:ascii="Arial" w:hAnsi="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E3" w14:textId="77777777" w:rsidR="00086DB9" w:rsidRDefault="00086DB9">
            <w:pPr>
              <w:pStyle w:val="Standard"/>
              <w:snapToGrid w:val="0"/>
              <w:rPr>
                <w:rFonts w:ascii="Arial" w:hAnsi="Arial"/>
                <w:sz w:val="16"/>
                <w:szCs w:val="16"/>
              </w:rPr>
            </w:pPr>
          </w:p>
          <w:p w14:paraId="768099E4" w14:textId="77777777" w:rsidR="00086DB9" w:rsidRDefault="00986FBA">
            <w:pPr>
              <w:pStyle w:val="Standard"/>
              <w:snapToGrid w:val="0"/>
              <w:rPr>
                <w:rFonts w:ascii="Arial" w:hAnsi="Arial"/>
                <w:sz w:val="16"/>
                <w:szCs w:val="16"/>
              </w:rPr>
            </w:pPr>
            <w:r>
              <w:rPr>
                <w:rFonts w:ascii="Arial" w:hAnsi="Arial"/>
                <w:sz w:val="16"/>
                <w:szCs w:val="16"/>
              </w:rPr>
              <w:t>EUMETSAT HQ (Darmstadt)</w:t>
            </w:r>
          </w:p>
          <w:p w14:paraId="768099E5" w14:textId="77777777" w:rsidR="00086DB9" w:rsidRDefault="00086DB9">
            <w:pPr>
              <w:pStyle w:val="Standard"/>
              <w:snapToGrid w:val="0"/>
              <w:rPr>
                <w:rFonts w:ascii="Arial" w:hAnsi="Arial"/>
                <w:sz w:val="16"/>
                <w:szCs w:val="16"/>
              </w:rPr>
            </w:pPr>
          </w:p>
        </w:tc>
      </w:tr>
      <w:tr w:rsidR="00086DB9" w14:paraId="768099F0" w14:textId="77777777">
        <w:trPr>
          <w:cantSplit/>
          <w:trHeight w:val="472"/>
        </w:trPr>
        <w:tc>
          <w:tcPr>
            <w:tcW w:w="2065" w:type="dxa"/>
            <w:tcBorders>
              <w:left w:val="single" w:sz="2" w:space="0" w:color="000000"/>
              <w:bottom w:val="single" w:sz="2" w:space="0" w:color="000000"/>
            </w:tcBorders>
            <w:shd w:val="clear" w:color="auto" w:fill="E0E0E0"/>
            <w:tcMar>
              <w:top w:w="0" w:type="dxa"/>
              <w:left w:w="108" w:type="dxa"/>
              <w:bottom w:w="0" w:type="dxa"/>
              <w:right w:w="108" w:type="dxa"/>
            </w:tcMar>
          </w:tcPr>
          <w:p w14:paraId="768099E7" w14:textId="77777777" w:rsidR="00086DB9" w:rsidRDefault="00086DB9">
            <w:pPr>
              <w:pStyle w:val="Standard"/>
              <w:snapToGrid w:val="0"/>
              <w:rPr>
                <w:rFonts w:ascii="Courier New" w:hAnsi="Courier New" w:cs="Courier New"/>
                <w:b/>
                <w:sz w:val="16"/>
                <w:szCs w:val="16"/>
              </w:rPr>
            </w:pPr>
          </w:p>
          <w:p w14:paraId="768099E8"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EUMR</w:t>
            </w:r>
          </w:p>
          <w:p w14:paraId="768099E9"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0E0E0"/>
            <w:tcMar>
              <w:top w:w="0" w:type="dxa"/>
              <w:left w:w="108" w:type="dxa"/>
              <w:bottom w:w="0" w:type="dxa"/>
              <w:right w:w="108" w:type="dxa"/>
            </w:tcMar>
            <w:vAlign w:val="center"/>
          </w:tcPr>
          <w:p w14:paraId="768099EA" w14:textId="77777777" w:rsidR="00086DB9" w:rsidRDefault="00086DB9">
            <w:pPr>
              <w:pStyle w:val="Standard"/>
              <w:snapToGrid w:val="0"/>
              <w:rPr>
                <w:rFonts w:ascii="Arial" w:hAnsi="Arial" w:cs="Arial"/>
                <w:sz w:val="16"/>
                <w:szCs w:val="16"/>
              </w:rPr>
            </w:pPr>
          </w:p>
          <w:p w14:paraId="768099EB"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Metop</w:t>
            </w:r>
            <w:proofErr w:type="spellEnd"/>
            <w:r>
              <w:rPr>
                <w:rFonts w:ascii="Arial" w:hAnsi="Arial" w:cs="Arial"/>
                <w:sz w:val="16"/>
                <w:szCs w:val="16"/>
              </w:rPr>
              <w:t>-C / GRAS</w:t>
            </w:r>
          </w:p>
          <w:p w14:paraId="768099EC"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E0E0E0"/>
            <w:tcMar>
              <w:top w:w="0" w:type="dxa"/>
              <w:left w:w="108" w:type="dxa"/>
              <w:bottom w:w="0" w:type="dxa"/>
              <w:right w:w="108" w:type="dxa"/>
            </w:tcMar>
            <w:vAlign w:val="center"/>
          </w:tcPr>
          <w:p w14:paraId="768099ED" w14:textId="77777777" w:rsidR="00086DB9" w:rsidRDefault="00086DB9">
            <w:pPr>
              <w:pStyle w:val="Standard"/>
              <w:snapToGrid w:val="0"/>
              <w:rPr>
                <w:rFonts w:ascii="Arial" w:hAnsi="Arial" w:cs="Arial"/>
                <w:sz w:val="16"/>
                <w:szCs w:val="16"/>
              </w:rPr>
            </w:pPr>
          </w:p>
          <w:p w14:paraId="768099EE" w14:textId="77777777" w:rsidR="00086DB9" w:rsidRDefault="00986FBA">
            <w:pPr>
              <w:pStyle w:val="Standard"/>
              <w:snapToGrid w:val="0"/>
              <w:rPr>
                <w:rFonts w:ascii="Arial" w:hAnsi="Arial"/>
                <w:sz w:val="16"/>
                <w:szCs w:val="16"/>
              </w:rPr>
            </w:pPr>
            <w:r>
              <w:rPr>
                <w:rFonts w:ascii="Arial" w:hAnsi="Arial" w:cs="Arial"/>
                <w:sz w:val="16"/>
                <w:szCs w:val="16"/>
              </w:rPr>
              <w:t>EUMETSAT HQ (Darmstadt)</w:t>
            </w:r>
          </w:p>
          <w:p w14:paraId="768099EF" w14:textId="77777777" w:rsidR="00086DB9" w:rsidRDefault="00086DB9">
            <w:pPr>
              <w:pStyle w:val="Standard"/>
              <w:snapToGrid w:val="0"/>
              <w:rPr>
                <w:rFonts w:ascii="Arial" w:hAnsi="Arial" w:cs="Arial"/>
                <w:sz w:val="16"/>
                <w:szCs w:val="16"/>
              </w:rPr>
            </w:pPr>
          </w:p>
        </w:tc>
      </w:tr>
      <w:tr w:rsidR="00086DB9" w14:paraId="768099FF"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9F1" w14:textId="77777777" w:rsidR="00086DB9" w:rsidRDefault="00086DB9">
            <w:pPr>
              <w:pStyle w:val="Standard"/>
              <w:snapToGrid w:val="0"/>
              <w:rPr>
                <w:rFonts w:ascii="Courier New" w:hAnsi="Courier New" w:cs="Courier New"/>
                <w:b/>
                <w:sz w:val="16"/>
                <w:szCs w:val="16"/>
              </w:rPr>
            </w:pPr>
          </w:p>
          <w:p w14:paraId="768099F2"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KWBC</w:t>
            </w:r>
          </w:p>
          <w:p w14:paraId="768099F3" w14:textId="77777777" w:rsidR="00086DB9" w:rsidRDefault="00086DB9">
            <w:pPr>
              <w:pStyle w:val="Standard"/>
              <w:snapToGrid w:val="0"/>
              <w:rPr>
                <w:rFonts w:ascii="Courier New" w:hAnsi="Courier New" w:cs="Courier New"/>
                <w:b/>
                <w:sz w:val="16"/>
                <w:szCs w:val="16"/>
              </w:rPr>
            </w:pPr>
          </w:p>
          <w:p w14:paraId="768099F4"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F5" w14:textId="77777777" w:rsidR="00086DB9" w:rsidRDefault="00086DB9">
            <w:pPr>
              <w:pStyle w:val="Standard"/>
              <w:snapToGrid w:val="0"/>
              <w:rPr>
                <w:rFonts w:ascii="Arial" w:hAnsi="Arial" w:cs="Arial"/>
                <w:sz w:val="16"/>
                <w:szCs w:val="16"/>
              </w:rPr>
            </w:pPr>
          </w:p>
          <w:p w14:paraId="768099F6" w14:textId="77777777" w:rsidR="00086DB9" w:rsidRDefault="00986FBA">
            <w:pPr>
              <w:pStyle w:val="Standard"/>
              <w:snapToGrid w:val="0"/>
            </w:pPr>
            <w:r>
              <w:rPr>
                <w:rFonts w:ascii="Arial" w:hAnsi="Arial" w:cs="Arial"/>
                <w:sz w:val="16"/>
                <w:szCs w:val="16"/>
              </w:rPr>
              <w:t>[COSMIC</w:t>
            </w:r>
            <w:r>
              <w:rPr>
                <w:rFonts w:ascii="Arial" w:eastAsia="Arial" w:hAnsi="Arial" w:cs="Arial"/>
                <w:sz w:val="16"/>
                <w:szCs w:val="16"/>
              </w:rPr>
              <w:t xml:space="preserve"> </w:t>
            </w:r>
            <w:r>
              <w:rPr>
                <w:rFonts w:ascii="Arial" w:hAnsi="Arial" w:cs="Arial"/>
                <w:sz w:val="16"/>
                <w:szCs w:val="16"/>
              </w:rPr>
              <w:t>(1-6)]</w:t>
            </w:r>
          </w:p>
          <w:p w14:paraId="768099F7" w14:textId="77777777" w:rsidR="00086DB9" w:rsidRDefault="00986FBA">
            <w:pPr>
              <w:pStyle w:val="Standard"/>
              <w:snapToGrid w:val="0"/>
            </w:pPr>
            <w:r>
              <w:rPr>
                <w:rFonts w:ascii="Arial" w:hAnsi="Arial" w:cs="Arial"/>
                <w:sz w:val="16"/>
                <w:szCs w:val="16"/>
              </w:rPr>
              <w:t>COSMIC-2 (E1-E6)</w:t>
            </w:r>
          </w:p>
          <w:p w14:paraId="768099F8" w14:textId="77777777" w:rsidR="00086DB9" w:rsidRDefault="00986FBA">
            <w:pPr>
              <w:pStyle w:val="Standard"/>
              <w:snapToGrid w:val="0"/>
              <w:rPr>
                <w:rFonts w:ascii="Arial" w:hAnsi="Arial" w:cs="Arial"/>
                <w:sz w:val="16"/>
                <w:szCs w:val="16"/>
              </w:rPr>
            </w:pPr>
            <w:r>
              <w:rPr>
                <w:rFonts w:ascii="Arial" w:hAnsi="Arial" w:cs="Arial"/>
                <w:sz w:val="16"/>
                <w:szCs w:val="16"/>
              </w:rPr>
              <w:t>[C/NOFS]</w:t>
            </w:r>
          </w:p>
          <w:p w14:paraId="768099F9" w14:textId="77777777" w:rsidR="00086DB9" w:rsidRDefault="00986FBA">
            <w:pPr>
              <w:pStyle w:val="Standard"/>
              <w:snapToGrid w:val="0"/>
              <w:rPr>
                <w:rFonts w:ascii="Arial" w:hAnsi="Arial" w:cs="Arial"/>
                <w:sz w:val="16"/>
                <w:szCs w:val="16"/>
              </w:rPr>
            </w:pPr>
            <w:r>
              <w:rPr>
                <w:rFonts w:ascii="Arial" w:hAnsi="Arial" w:cs="Arial"/>
                <w:sz w:val="16"/>
                <w:szCs w:val="16"/>
              </w:rPr>
              <w:t>[SAC-C]</w:t>
            </w:r>
          </w:p>
          <w:p w14:paraId="768099FA"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FB" w14:textId="77777777" w:rsidR="00086DB9" w:rsidRDefault="00986FBA">
            <w:pPr>
              <w:pStyle w:val="Standard"/>
              <w:snapToGrid w:val="0"/>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w:t>
            </w:r>
            <w:r>
              <w:rPr>
                <w:rFonts w:ascii="Arial" w:eastAsia="Arial" w:hAnsi="Arial" w:cs="Arial"/>
                <w:sz w:val="16"/>
                <w:szCs w:val="16"/>
              </w:rPr>
              <w:t xml:space="preserve"> </w:t>
            </w:r>
            <w:r>
              <w:rPr>
                <w:rFonts w:ascii="Arial" w:hAnsi="Arial" w:cs="Arial"/>
                <w:sz w:val="16"/>
                <w:szCs w:val="16"/>
              </w:rPr>
              <w:t>(via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p w14:paraId="768099FC" w14:textId="77777777" w:rsidR="00086DB9" w:rsidRDefault="00086DB9">
            <w:pPr>
              <w:pStyle w:val="Standard"/>
              <w:snapToGrid w:val="0"/>
              <w:rPr>
                <w:rFonts w:ascii="Arial" w:hAnsi="Arial" w:cs="Arial"/>
                <w:sz w:val="16"/>
                <w:szCs w:val="16"/>
              </w:rPr>
            </w:pPr>
          </w:p>
          <w:p w14:paraId="768099FD" w14:textId="77777777" w:rsidR="00086DB9" w:rsidRDefault="00086DB9">
            <w:pPr>
              <w:pStyle w:val="Standard"/>
              <w:snapToGrid w:val="0"/>
              <w:rPr>
                <w:rFonts w:ascii="Arial" w:hAnsi="Arial" w:cs="Arial"/>
                <w:sz w:val="16"/>
                <w:szCs w:val="16"/>
              </w:rPr>
            </w:pPr>
          </w:p>
          <w:p w14:paraId="768099FE" w14:textId="77777777" w:rsidR="00086DB9" w:rsidRDefault="00086DB9">
            <w:pPr>
              <w:pStyle w:val="Standard"/>
              <w:snapToGrid w:val="0"/>
              <w:rPr>
                <w:rFonts w:ascii="Arial" w:hAnsi="Arial" w:cs="Arial"/>
                <w:sz w:val="16"/>
                <w:szCs w:val="16"/>
              </w:rPr>
            </w:pPr>
          </w:p>
        </w:tc>
      </w:tr>
      <w:tr w:rsidR="00086DB9" w14:paraId="76809A05"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00" w14:textId="77777777" w:rsidR="00086DB9" w:rsidRDefault="00086DB9">
            <w:pPr>
              <w:pStyle w:val="Standard"/>
              <w:snapToGrid w:val="0"/>
              <w:rPr>
                <w:rFonts w:ascii="Courier New" w:hAnsi="Courier New" w:cs="Courier New"/>
                <w:b/>
                <w:sz w:val="16"/>
                <w:szCs w:val="16"/>
              </w:rPr>
            </w:pPr>
          </w:p>
          <w:p w14:paraId="76809A01"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KNES</w:t>
            </w:r>
          </w:p>
          <w:p w14:paraId="76809A02"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03" w14:textId="77777777" w:rsidR="00086DB9" w:rsidRDefault="00986FBA">
            <w:pPr>
              <w:pStyle w:val="Standard"/>
              <w:snapToGrid w:val="0"/>
              <w:rPr>
                <w:rFonts w:ascii="Arial" w:hAnsi="Arial" w:cs="Arial"/>
                <w:sz w:val="16"/>
                <w:szCs w:val="16"/>
              </w:rPr>
            </w:pPr>
            <w:r>
              <w:rPr>
                <w:rFonts w:ascii="Arial" w:hAnsi="Arial" w:cs="Arial"/>
                <w:sz w:val="16"/>
                <w:szCs w:val="16"/>
              </w:rPr>
              <w:t>KOMPSAT-5</w:t>
            </w: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04" w14:textId="77777777" w:rsidR="00086DB9" w:rsidRDefault="00986FBA">
            <w:pPr>
              <w:pStyle w:val="Standard"/>
              <w:snapToGrid w:val="0"/>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 (via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tc>
      </w:tr>
      <w:tr w:rsidR="00086DB9" w:rsidRPr="007D425D" w14:paraId="76809A15"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06" w14:textId="77777777" w:rsidR="00086DB9" w:rsidRDefault="00086DB9">
            <w:pPr>
              <w:pStyle w:val="Standard"/>
              <w:snapToGrid w:val="0"/>
              <w:rPr>
                <w:rFonts w:ascii="Courier New" w:hAnsi="Courier New" w:cs="Courier New"/>
                <w:b/>
                <w:sz w:val="16"/>
                <w:szCs w:val="16"/>
              </w:rPr>
            </w:pPr>
          </w:p>
          <w:p w14:paraId="76809A07"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EDZW</w:t>
            </w:r>
          </w:p>
          <w:p w14:paraId="76809A08"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09" w14:textId="77777777" w:rsidR="00086DB9" w:rsidRDefault="00086DB9">
            <w:pPr>
              <w:pStyle w:val="Standard"/>
              <w:snapToGrid w:val="0"/>
              <w:rPr>
                <w:rFonts w:ascii="Arial" w:hAnsi="Arial" w:cs="Arial"/>
                <w:sz w:val="16"/>
                <w:szCs w:val="16"/>
              </w:rPr>
            </w:pPr>
          </w:p>
          <w:p w14:paraId="76809A0A" w14:textId="77777777" w:rsidR="00086DB9" w:rsidRDefault="00986FBA">
            <w:pPr>
              <w:pStyle w:val="Standard"/>
              <w:snapToGrid w:val="0"/>
              <w:rPr>
                <w:rFonts w:ascii="Arial" w:hAnsi="Arial" w:cs="Arial"/>
                <w:sz w:val="16"/>
                <w:szCs w:val="16"/>
              </w:rPr>
            </w:pPr>
            <w:r>
              <w:rPr>
                <w:rFonts w:ascii="Arial" w:hAnsi="Arial" w:cs="Arial"/>
                <w:sz w:val="16"/>
                <w:szCs w:val="16"/>
              </w:rPr>
              <w:t>[CHAMP]</w:t>
            </w:r>
          </w:p>
          <w:p w14:paraId="76809A0B" w14:textId="77777777" w:rsidR="00086DB9" w:rsidRDefault="00986FBA">
            <w:pPr>
              <w:pStyle w:val="Standard"/>
              <w:snapToGrid w:val="0"/>
              <w:rPr>
                <w:rFonts w:ascii="Arial" w:hAnsi="Arial" w:cs="Arial"/>
                <w:sz w:val="16"/>
                <w:szCs w:val="16"/>
              </w:rPr>
            </w:pPr>
            <w:r>
              <w:rPr>
                <w:rFonts w:ascii="Arial" w:hAnsi="Arial" w:cs="Arial"/>
                <w:sz w:val="16"/>
                <w:szCs w:val="16"/>
              </w:rPr>
              <w:t>[GRACE-A/B]</w:t>
            </w:r>
          </w:p>
          <w:p w14:paraId="76809A0C" w14:textId="77777777" w:rsidR="00086DB9" w:rsidRDefault="00986FBA">
            <w:pPr>
              <w:pStyle w:val="Standard"/>
              <w:snapToGrid w:val="0"/>
              <w:rPr>
                <w:rFonts w:ascii="Arial" w:hAnsi="Arial" w:cs="Arial"/>
                <w:sz w:val="16"/>
                <w:szCs w:val="16"/>
              </w:rPr>
            </w:pPr>
            <w:r>
              <w:rPr>
                <w:rFonts w:ascii="Arial" w:hAnsi="Arial" w:cs="Arial"/>
                <w:sz w:val="16"/>
                <w:szCs w:val="16"/>
              </w:rPr>
              <w:t>GRACE-C/D (GRACE-FO)</w:t>
            </w:r>
          </w:p>
          <w:p w14:paraId="76809A0D"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TerraSAR</w:t>
            </w:r>
            <w:proofErr w:type="spellEnd"/>
            <w:r>
              <w:rPr>
                <w:rFonts w:ascii="Arial" w:hAnsi="Arial" w:cs="Arial"/>
                <w:sz w:val="16"/>
                <w:szCs w:val="16"/>
              </w:rPr>
              <w:t>-X</w:t>
            </w:r>
          </w:p>
          <w:p w14:paraId="76809A0E"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TanDEM</w:t>
            </w:r>
            <w:proofErr w:type="spellEnd"/>
            <w:r>
              <w:rPr>
                <w:rFonts w:ascii="Arial" w:hAnsi="Arial" w:cs="Arial"/>
                <w:sz w:val="16"/>
                <w:szCs w:val="16"/>
              </w:rPr>
              <w:t>-X</w:t>
            </w:r>
          </w:p>
          <w:p w14:paraId="76809A0F"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10" w14:textId="77777777" w:rsidR="00086DB9" w:rsidRPr="00107262" w:rsidRDefault="00986FBA">
            <w:pPr>
              <w:pStyle w:val="Standard"/>
              <w:snapToGrid w:val="0"/>
              <w:rPr>
                <w:rFonts w:ascii="Arial" w:hAnsi="Arial"/>
                <w:sz w:val="16"/>
                <w:szCs w:val="16"/>
                <w:lang w:val="da-DK"/>
                <w:rPrChange w:id="1766" w:author="Stig Syndergaard" w:date="2022-10-24T18:01:00Z">
                  <w:rPr>
                    <w:rFonts w:ascii="Arial" w:hAnsi="Arial"/>
                    <w:sz w:val="16"/>
                    <w:szCs w:val="16"/>
                  </w:rPr>
                </w:rPrChange>
              </w:rPr>
            </w:pPr>
            <w:r w:rsidRPr="00107262">
              <w:rPr>
                <w:rFonts w:ascii="Arial" w:hAnsi="Arial" w:cs="Arial"/>
                <w:sz w:val="16"/>
                <w:szCs w:val="16"/>
                <w:lang w:val="da-DK"/>
                <w:rPrChange w:id="1767" w:author="Stig Syndergaard" w:date="2022-10-24T18:01:00Z">
                  <w:rPr>
                    <w:rFonts w:ascii="Arial" w:hAnsi="Arial" w:cs="Arial"/>
                    <w:sz w:val="16"/>
                    <w:szCs w:val="16"/>
                  </w:rPr>
                </w:rPrChange>
              </w:rPr>
              <w:t>GFZ</w:t>
            </w:r>
            <w:r w:rsidRPr="00107262">
              <w:rPr>
                <w:rFonts w:ascii="Arial" w:eastAsia="Arial" w:hAnsi="Arial" w:cs="Arial"/>
                <w:sz w:val="16"/>
                <w:szCs w:val="16"/>
                <w:lang w:val="da-DK"/>
                <w:rPrChange w:id="1768"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1769" w:author="Stig Syndergaard" w:date="2022-10-24T18:01:00Z">
                  <w:rPr>
                    <w:rFonts w:ascii="Arial" w:hAnsi="Arial" w:cs="Arial"/>
                    <w:sz w:val="16"/>
                    <w:szCs w:val="16"/>
                  </w:rPr>
                </w:rPrChange>
              </w:rPr>
              <w:t>Potsdam</w:t>
            </w:r>
            <w:r w:rsidRPr="00107262">
              <w:rPr>
                <w:rFonts w:ascii="Arial" w:eastAsia="Arial" w:hAnsi="Arial" w:cs="Arial"/>
                <w:sz w:val="16"/>
                <w:szCs w:val="16"/>
                <w:lang w:val="da-DK"/>
                <w:rPrChange w:id="1770"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1771" w:author="Stig Syndergaard" w:date="2022-10-24T18:01:00Z">
                  <w:rPr>
                    <w:rFonts w:ascii="Arial" w:hAnsi="Arial" w:cs="Arial"/>
                    <w:sz w:val="16"/>
                    <w:szCs w:val="16"/>
                  </w:rPr>
                </w:rPrChange>
              </w:rPr>
              <w:t>(via</w:t>
            </w:r>
            <w:r w:rsidRPr="00107262">
              <w:rPr>
                <w:rFonts w:ascii="Arial" w:eastAsia="Arial" w:hAnsi="Arial" w:cs="Arial"/>
                <w:sz w:val="16"/>
                <w:szCs w:val="16"/>
                <w:lang w:val="da-DK"/>
                <w:rPrChange w:id="1772"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1773" w:author="Stig Syndergaard" w:date="2022-10-24T18:01:00Z">
                  <w:rPr>
                    <w:rFonts w:ascii="Arial" w:hAnsi="Arial" w:cs="Arial"/>
                    <w:sz w:val="16"/>
                    <w:szCs w:val="16"/>
                  </w:rPr>
                </w:rPrChange>
              </w:rPr>
              <w:t>GTS</w:t>
            </w:r>
            <w:r w:rsidRPr="00107262">
              <w:rPr>
                <w:rFonts w:ascii="Arial" w:eastAsia="Arial" w:hAnsi="Arial" w:cs="Arial"/>
                <w:sz w:val="16"/>
                <w:szCs w:val="16"/>
                <w:lang w:val="da-DK"/>
                <w:rPrChange w:id="1774"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1775" w:author="Stig Syndergaard" w:date="2022-10-24T18:01:00Z">
                  <w:rPr>
                    <w:rFonts w:ascii="Arial" w:hAnsi="Arial" w:cs="Arial"/>
                    <w:sz w:val="16"/>
                    <w:szCs w:val="16"/>
                  </w:rPr>
                </w:rPrChange>
              </w:rPr>
              <w:t>node</w:t>
            </w:r>
            <w:r w:rsidRPr="00107262">
              <w:rPr>
                <w:rFonts w:ascii="Arial" w:eastAsia="Arial" w:hAnsi="Arial" w:cs="Arial"/>
                <w:sz w:val="16"/>
                <w:szCs w:val="16"/>
                <w:lang w:val="da-DK"/>
                <w:rPrChange w:id="1776"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1777" w:author="Stig Syndergaard" w:date="2022-10-24T18:01:00Z">
                  <w:rPr>
                    <w:rFonts w:ascii="Arial" w:hAnsi="Arial" w:cs="Arial"/>
                    <w:sz w:val="16"/>
                    <w:szCs w:val="16"/>
                  </w:rPr>
                </w:rPrChange>
              </w:rPr>
              <w:t>DWD,</w:t>
            </w:r>
            <w:r w:rsidRPr="00107262">
              <w:rPr>
                <w:rFonts w:ascii="Arial" w:eastAsia="Arial" w:hAnsi="Arial" w:cs="Arial"/>
                <w:sz w:val="16"/>
                <w:szCs w:val="16"/>
                <w:lang w:val="da-DK"/>
                <w:rPrChange w:id="1778"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1779" w:author="Stig Syndergaard" w:date="2022-10-24T18:01:00Z">
                  <w:rPr>
                    <w:rFonts w:ascii="Arial" w:hAnsi="Arial" w:cs="Arial"/>
                    <w:sz w:val="16"/>
                    <w:szCs w:val="16"/>
                  </w:rPr>
                </w:rPrChange>
              </w:rPr>
              <w:t>Offenbach)</w:t>
            </w:r>
          </w:p>
          <w:p w14:paraId="76809A11" w14:textId="77777777" w:rsidR="00086DB9" w:rsidRPr="00107262" w:rsidRDefault="00086DB9">
            <w:pPr>
              <w:pStyle w:val="Standard"/>
              <w:snapToGrid w:val="0"/>
              <w:rPr>
                <w:rFonts w:ascii="Arial" w:hAnsi="Arial" w:cs="Arial"/>
                <w:sz w:val="16"/>
                <w:szCs w:val="16"/>
                <w:lang w:val="da-DK"/>
                <w:rPrChange w:id="1780" w:author="Stig Syndergaard" w:date="2022-10-24T18:01:00Z">
                  <w:rPr>
                    <w:rFonts w:ascii="Arial" w:hAnsi="Arial" w:cs="Arial"/>
                    <w:sz w:val="16"/>
                    <w:szCs w:val="16"/>
                  </w:rPr>
                </w:rPrChange>
              </w:rPr>
            </w:pPr>
          </w:p>
          <w:p w14:paraId="76809A12" w14:textId="77777777" w:rsidR="00086DB9" w:rsidRPr="00107262" w:rsidRDefault="00086DB9">
            <w:pPr>
              <w:pStyle w:val="Standard"/>
              <w:snapToGrid w:val="0"/>
              <w:rPr>
                <w:rFonts w:ascii="Arial" w:hAnsi="Arial" w:cs="Arial"/>
                <w:sz w:val="16"/>
                <w:szCs w:val="16"/>
                <w:lang w:val="da-DK"/>
                <w:rPrChange w:id="1781" w:author="Stig Syndergaard" w:date="2022-10-24T18:01:00Z">
                  <w:rPr>
                    <w:rFonts w:ascii="Arial" w:hAnsi="Arial" w:cs="Arial"/>
                    <w:sz w:val="16"/>
                    <w:szCs w:val="16"/>
                  </w:rPr>
                </w:rPrChange>
              </w:rPr>
            </w:pPr>
          </w:p>
          <w:p w14:paraId="76809A13" w14:textId="77777777" w:rsidR="00086DB9" w:rsidRPr="00107262" w:rsidRDefault="00086DB9">
            <w:pPr>
              <w:pStyle w:val="Standard"/>
              <w:snapToGrid w:val="0"/>
              <w:rPr>
                <w:rFonts w:ascii="Arial" w:hAnsi="Arial" w:cs="Arial"/>
                <w:sz w:val="16"/>
                <w:szCs w:val="16"/>
                <w:lang w:val="da-DK"/>
                <w:rPrChange w:id="1782" w:author="Stig Syndergaard" w:date="2022-10-24T18:01:00Z">
                  <w:rPr>
                    <w:rFonts w:ascii="Arial" w:hAnsi="Arial" w:cs="Arial"/>
                    <w:sz w:val="16"/>
                    <w:szCs w:val="16"/>
                  </w:rPr>
                </w:rPrChange>
              </w:rPr>
            </w:pPr>
          </w:p>
          <w:p w14:paraId="76809A14" w14:textId="77777777" w:rsidR="00086DB9" w:rsidRPr="00107262" w:rsidRDefault="00086DB9">
            <w:pPr>
              <w:pStyle w:val="Standard"/>
              <w:snapToGrid w:val="0"/>
              <w:rPr>
                <w:rFonts w:ascii="Arial" w:hAnsi="Arial" w:cs="Arial"/>
                <w:sz w:val="16"/>
                <w:szCs w:val="16"/>
                <w:lang w:val="da-DK"/>
                <w:rPrChange w:id="1783" w:author="Stig Syndergaard" w:date="2022-10-24T18:01:00Z">
                  <w:rPr>
                    <w:rFonts w:ascii="Arial" w:hAnsi="Arial" w:cs="Arial"/>
                    <w:sz w:val="16"/>
                    <w:szCs w:val="16"/>
                  </w:rPr>
                </w:rPrChange>
              </w:rPr>
            </w:pPr>
          </w:p>
        </w:tc>
      </w:tr>
      <w:tr w:rsidR="00086DB9" w14:paraId="76809A1E"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16" w14:textId="77777777" w:rsidR="00086DB9" w:rsidRPr="00107262" w:rsidRDefault="00086DB9">
            <w:pPr>
              <w:pStyle w:val="Standard"/>
              <w:snapToGrid w:val="0"/>
              <w:rPr>
                <w:rFonts w:ascii="Courier New" w:hAnsi="Courier New" w:cs="Courier New"/>
                <w:b/>
                <w:sz w:val="16"/>
                <w:szCs w:val="16"/>
                <w:lang w:val="da-DK"/>
                <w:rPrChange w:id="1784" w:author="Stig Syndergaard" w:date="2022-10-24T18:01:00Z">
                  <w:rPr>
                    <w:rFonts w:ascii="Courier New" w:hAnsi="Courier New" w:cs="Courier New"/>
                    <w:b/>
                    <w:sz w:val="16"/>
                    <w:szCs w:val="16"/>
                  </w:rPr>
                </w:rPrChange>
              </w:rPr>
            </w:pPr>
          </w:p>
          <w:p w14:paraId="76809A17"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BAWX</w:t>
            </w: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18" w14:textId="77777777" w:rsidR="00086DB9" w:rsidRDefault="00086DB9">
            <w:pPr>
              <w:pStyle w:val="Standard"/>
              <w:snapToGrid w:val="0"/>
              <w:rPr>
                <w:rFonts w:ascii="Arial" w:hAnsi="Arial" w:cs="Arial"/>
                <w:sz w:val="16"/>
                <w:szCs w:val="16"/>
              </w:rPr>
            </w:pPr>
          </w:p>
          <w:p w14:paraId="76809A19" w14:textId="77777777" w:rsidR="00086DB9" w:rsidRDefault="00986FBA">
            <w:pPr>
              <w:pStyle w:val="Standard"/>
              <w:snapToGrid w:val="0"/>
              <w:rPr>
                <w:rFonts w:ascii="Arial" w:hAnsi="Arial" w:cs="Arial"/>
                <w:sz w:val="16"/>
                <w:szCs w:val="16"/>
              </w:rPr>
            </w:pPr>
            <w:r>
              <w:rPr>
                <w:rFonts w:ascii="Arial" w:hAnsi="Arial" w:cs="Arial"/>
                <w:sz w:val="16"/>
                <w:szCs w:val="16"/>
              </w:rPr>
              <w:t>FY-3C/D / GNOS</w:t>
            </w:r>
          </w:p>
          <w:p w14:paraId="76809A1A"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1B" w14:textId="77777777" w:rsidR="00086DB9" w:rsidRDefault="00086DB9">
            <w:pPr>
              <w:pStyle w:val="Standard"/>
              <w:snapToGrid w:val="0"/>
              <w:rPr>
                <w:rFonts w:ascii="Arial" w:hAnsi="Arial" w:cs="Arial"/>
                <w:sz w:val="16"/>
                <w:szCs w:val="16"/>
              </w:rPr>
            </w:pPr>
          </w:p>
          <w:p w14:paraId="76809A1C" w14:textId="77777777" w:rsidR="00086DB9" w:rsidRDefault="00986FBA">
            <w:pPr>
              <w:pStyle w:val="Standard"/>
              <w:snapToGrid w:val="0"/>
              <w:rPr>
                <w:rFonts w:ascii="Arial" w:hAnsi="Arial" w:cs="Arial"/>
                <w:sz w:val="16"/>
                <w:szCs w:val="16"/>
              </w:rPr>
            </w:pPr>
            <w:r>
              <w:rPr>
                <w:rFonts w:ascii="Arial" w:hAnsi="Arial" w:cs="Arial"/>
                <w:sz w:val="16"/>
                <w:szCs w:val="16"/>
              </w:rPr>
              <w:t>CMA Beijing</w:t>
            </w:r>
          </w:p>
          <w:p w14:paraId="76809A1D" w14:textId="77777777" w:rsidR="00086DB9" w:rsidRDefault="00086DB9">
            <w:pPr>
              <w:pStyle w:val="Standard"/>
              <w:snapToGrid w:val="0"/>
              <w:rPr>
                <w:rFonts w:ascii="Arial" w:hAnsi="Arial" w:cs="Arial"/>
                <w:sz w:val="16"/>
                <w:szCs w:val="16"/>
              </w:rPr>
            </w:pPr>
          </w:p>
        </w:tc>
      </w:tr>
      <w:tr w:rsidR="00086DB9" w14:paraId="76809A27"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1F" w14:textId="77777777" w:rsidR="00086DB9" w:rsidRDefault="00086DB9">
            <w:pPr>
              <w:pStyle w:val="Standard"/>
              <w:snapToGrid w:val="0"/>
              <w:rPr>
                <w:rFonts w:ascii="Courier New" w:hAnsi="Courier New" w:cs="Courier New"/>
                <w:b/>
                <w:sz w:val="16"/>
                <w:szCs w:val="16"/>
              </w:rPr>
            </w:pPr>
          </w:p>
          <w:p w14:paraId="76809A20"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DEMS</w:t>
            </w: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21" w14:textId="77777777" w:rsidR="00086DB9" w:rsidRDefault="00086DB9">
            <w:pPr>
              <w:pStyle w:val="Standard"/>
              <w:snapToGrid w:val="0"/>
              <w:rPr>
                <w:rFonts w:ascii="Arial" w:hAnsi="Arial" w:cs="Arial"/>
                <w:sz w:val="16"/>
                <w:szCs w:val="16"/>
              </w:rPr>
            </w:pPr>
          </w:p>
          <w:p w14:paraId="76809A22"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Megha-Tropiques</w:t>
            </w:r>
            <w:proofErr w:type="spellEnd"/>
            <w:r>
              <w:rPr>
                <w:rFonts w:ascii="Arial" w:hAnsi="Arial" w:cs="Arial"/>
                <w:sz w:val="16"/>
                <w:szCs w:val="16"/>
              </w:rPr>
              <w:t xml:space="preserve"> / ROSA</w:t>
            </w:r>
          </w:p>
          <w:p w14:paraId="76809A23"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24" w14:textId="77777777" w:rsidR="00086DB9" w:rsidRDefault="00086DB9">
            <w:pPr>
              <w:pStyle w:val="Standard"/>
              <w:snapToGrid w:val="0"/>
              <w:rPr>
                <w:rFonts w:ascii="Arial" w:hAnsi="Arial"/>
                <w:sz w:val="16"/>
                <w:szCs w:val="16"/>
              </w:rPr>
            </w:pPr>
          </w:p>
          <w:p w14:paraId="76809A25" w14:textId="77777777" w:rsidR="00086DB9" w:rsidRDefault="00986FBA">
            <w:pPr>
              <w:pStyle w:val="Standard"/>
              <w:snapToGrid w:val="0"/>
              <w:rPr>
                <w:rFonts w:ascii="Arial" w:hAnsi="Arial"/>
                <w:sz w:val="16"/>
                <w:szCs w:val="16"/>
              </w:rPr>
            </w:pPr>
            <w:r>
              <w:rPr>
                <w:rFonts w:ascii="Arial" w:hAnsi="Arial"/>
                <w:sz w:val="16"/>
                <w:szCs w:val="16"/>
              </w:rPr>
              <w:t>ISRO New Delhi</w:t>
            </w:r>
          </w:p>
          <w:p w14:paraId="76809A26" w14:textId="77777777" w:rsidR="00086DB9" w:rsidRDefault="00086DB9">
            <w:pPr>
              <w:pStyle w:val="Standard"/>
              <w:snapToGrid w:val="0"/>
              <w:rPr>
                <w:rFonts w:ascii="Arial" w:hAnsi="Arial"/>
                <w:sz w:val="16"/>
                <w:szCs w:val="16"/>
              </w:rPr>
            </w:pPr>
          </w:p>
        </w:tc>
      </w:tr>
      <w:tr w:rsidR="00086DB9" w14:paraId="76809A2D"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28" w14:textId="77777777" w:rsidR="00086DB9" w:rsidRDefault="00086DB9">
            <w:pPr>
              <w:pStyle w:val="Standard"/>
              <w:snapToGrid w:val="0"/>
              <w:rPr>
                <w:rFonts w:ascii="Courier New" w:hAnsi="Courier New" w:cs="Courier New"/>
                <w:b/>
                <w:sz w:val="16"/>
                <w:szCs w:val="16"/>
              </w:rPr>
            </w:pPr>
          </w:p>
          <w:p w14:paraId="76809A29"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KWNO</w:t>
            </w:r>
          </w:p>
          <w:p w14:paraId="76809A2A"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2B" w14:textId="77777777" w:rsidR="00086DB9" w:rsidRDefault="00986FBA">
            <w:pPr>
              <w:pStyle w:val="Standard"/>
              <w:snapToGrid w:val="0"/>
              <w:rPr>
                <w:rFonts w:ascii="Arial" w:hAnsi="Arial" w:cs="Arial"/>
                <w:sz w:val="16"/>
                <w:szCs w:val="16"/>
              </w:rPr>
            </w:pPr>
            <w:r>
              <w:rPr>
                <w:rFonts w:ascii="Arial" w:hAnsi="Arial" w:cs="Arial"/>
                <w:sz w:val="16"/>
                <w:szCs w:val="16"/>
              </w:rPr>
              <w:t>PAZ / ROHPP</w:t>
            </w: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2C"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 (via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tc>
      </w:tr>
      <w:tr w:rsidR="00086DB9" w14:paraId="76809A33"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2E" w14:textId="77777777" w:rsidR="00086DB9" w:rsidRDefault="00086DB9">
            <w:pPr>
              <w:pStyle w:val="Standard"/>
              <w:snapToGrid w:val="0"/>
              <w:rPr>
                <w:rFonts w:ascii="Courier New" w:hAnsi="Courier New" w:cs="Courier New"/>
                <w:b/>
                <w:sz w:val="16"/>
                <w:szCs w:val="16"/>
              </w:rPr>
            </w:pPr>
          </w:p>
          <w:p w14:paraId="76809A2F"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IPX[A-B]0[1-2] KWBC</w:t>
            </w:r>
          </w:p>
          <w:p w14:paraId="76809A30"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31" w14:textId="77777777" w:rsidR="00086DB9" w:rsidRDefault="00986FBA">
            <w:pPr>
              <w:pStyle w:val="Standard"/>
              <w:snapToGrid w:val="0"/>
              <w:rPr>
                <w:rFonts w:ascii="Arial" w:hAnsi="Arial" w:cs="Arial"/>
                <w:sz w:val="16"/>
                <w:szCs w:val="16"/>
              </w:rPr>
            </w:pPr>
            <w:r>
              <w:rPr>
                <w:rFonts w:ascii="Arial" w:hAnsi="Arial" w:cs="Arial"/>
                <w:sz w:val="16"/>
                <w:szCs w:val="16"/>
              </w:rPr>
              <w:t>Sentinel-6A/B from primary (1) or backup (2) processor</w:t>
            </w: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3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eastAsia="Arial" w:hAnsi="Arial" w:cs="Arial"/>
                <w:sz w:val="16"/>
                <w:szCs w:val="16"/>
              </w:rPr>
              <w:t xml:space="preserve">NASA/JPL </w:t>
            </w:r>
            <w:r>
              <w:rPr>
                <w:rFonts w:ascii="Arial" w:hAnsi="Arial" w:cs="Arial"/>
                <w:sz w:val="16"/>
                <w:szCs w:val="16"/>
              </w:rPr>
              <w:t>(via</w:t>
            </w:r>
            <w:r>
              <w:rPr>
                <w:rFonts w:ascii="Arial" w:eastAsia="Arial" w:hAnsi="Arial" w:cs="Arial"/>
                <w:sz w:val="16"/>
                <w:szCs w:val="16"/>
              </w:rPr>
              <w:t xml:space="preserve"> NOAA)</w:t>
            </w:r>
          </w:p>
        </w:tc>
      </w:tr>
    </w:tbl>
    <w:p w14:paraId="76809A34" w14:textId="77777777" w:rsidR="00086DB9" w:rsidRDefault="00086DB9">
      <w:pPr>
        <w:pStyle w:val="Standard"/>
        <w:rPr>
          <w:rFonts w:ascii="Arial" w:hAnsi="Arial"/>
          <w:i/>
          <w:iCs/>
          <w:sz w:val="16"/>
          <w:szCs w:val="16"/>
        </w:rPr>
      </w:pPr>
    </w:p>
    <w:p w14:paraId="76809A35" w14:textId="77777777" w:rsidR="00086DB9" w:rsidRDefault="00986FBA">
      <w:pPr>
        <w:pStyle w:val="Standard"/>
        <w:rPr>
          <w:rFonts w:ascii="Arial" w:hAnsi="Arial"/>
          <w:i/>
          <w:iCs/>
          <w:sz w:val="16"/>
          <w:szCs w:val="16"/>
        </w:rPr>
      </w:pPr>
      <w:r>
        <w:rPr>
          <w:rFonts w:ascii="Arial" w:hAnsi="Arial"/>
          <w:i/>
          <w:iCs/>
          <w:sz w:val="16"/>
          <w:szCs w:val="16"/>
        </w:rPr>
        <w:t>[Missions in square brackets are no longer active]</w:t>
      </w:r>
    </w:p>
    <w:p w14:paraId="76809A36" w14:textId="77777777" w:rsidR="00086DB9" w:rsidRDefault="00986FBA">
      <w:pPr>
        <w:pStyle w:val="Heading1"/>
      </w:pPr>
      <w:bookmarkStart w:id="1785" w:name="__RefHeading__105_1229796929"/>
      <w:r>
        <w:lastRenderedPageBreak/>
        <w:t>Software</w:t>
      </w:r>
      <w:r>
        <w:rPr>
          <w:rFonts w:eastAsia="Arial"/>
        </w:rPr>
        <w:t xml:space="preserve"> </w:t>
      </w:r>
      <w:r>
        <w:t>Applications</w:t>
      </w:r>
      <w:bookmarkEnd w:id="1785"/>
    </w:p>
    <w:p w14:paraId="76809A37" w14:textId="77777777" w:rsidR="00086DB9" w:rsidRDefault="00986FBA">
      <w:pPr>
        <w:pStyle w:val="Textbody"/>
        <w:spacing w:before="0"/>
        <w:jc w:val="both"/>
      </w:pPr>
      <w:r>
        <w:rPr>
          <w:rFonts w:ascii="Arial" w:hAnsi="Arial" w:cs="Arial"/>
          <w:sz w:val="20"/>
        </w:rPr>
        <w:t>Software</w:t>
      </w:r>
      <w:r>
        <w:rPr>
          <w:rFonts w:ascii="Arial" w:eastAsia="Arial" w:hAnsi="Arial" w:cs="Arial"/>
          <w:sz w:val="20"/>
        </w:rPr>
        <w:t xml:space="preserve"> </w:t>
      </w:r>
      <w:r>
        <w:rPr>
          <w:rFonts w:ascii="Arial" w:hAnsi="Arial" w:cs="Arial"/>
          <w:sz w:val="20"/>
        </w:rPr>
        <w:t>applications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of </w:t>
      </w:r>
      <w:r>
        <w:rPr>
          <w:rFonts w:ascii="Arial" w:hAnsi="Arial" w:cs="Arial"/>
          <w:sz w:val="20"/>
        </w:rPr>
        <w:t>this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deliverable</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Package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[RD.7]).</w:t>
      </w:r>
    </w:p>
    <w:p w14:paraId="76809A38"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tool</w:t>
      </w:r>
      <w:r>
        <w:rPr>
          <w:rFonts w:ascii="Arial" w:eastAsia="Arial" w:hAnsi="Arial" w:cs="Arial"/>
          <w:sz w:val="20"/>
        </w:rPr>
        <w:t xml:space="preserve"> </w:t>
      </w:r>
      <w:r>
        <w:rPr>
          <w:rFonts w:ascii="Courier New" w:hAnsi="Courier New" w:cs="Courier New"/>
          <w:b/>
          <w:bCs/>
          <w:sz w:val="20"/>
        </w:rPr>
        <w:t>ropp2bufr</w:t>
      </w:r>
      <w:r>
        <w:rPr>
          <w:rFonts w:ascii="Arial" w:hAnsi="Arial" w:cs="Arial"/>
          <w:sz w:val="20"/>
        </w:rPr>
        <w:t>:</w:t>
      </w:r>
    </w:p>
    <w:p w14:paraId="76809A39" w14:textId="77777777" w:rsidR="00086DB9" w:rsidRDefault="00986FBA">
      <w:pPr>
        <w:pStyle w:val="Textbody"/>
        <w:numPr>
          <w:ilvl w:val="0"/>
          <w:numId w:val="32"/>
        </w:numPr>
        <w:spacing w:before="0"/>
        <w:jc w:val="both"/>
      </w:pPr>
      <w:r>
        <w:rPr>
          <w:rFonts w:ascii="Arial" w:hAnsi="Arial" w:cs="Arial"/>
          <w:sz w:val="20"/>
        </w:rPr>
        <w:t>reads</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profiles,</w:t>
      </w:r>
    </w:p>
    <w:p w14:paraId="76809A3A"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pre-processes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standards,</w:t>
      </w:r>
    </w:p>
    <w:p w14:paraId="76809A3B"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calls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kernel</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library</w:t>
      </w:r>
    </w:p>
    <w:p w14:paraId="76809A3C" w14:textId="77777777" w:rsidR="00086DB9" w:rsidRDefault="00986FBA">
      <w:pPr>
        <w:pStyle w:val="Textbody"/>
        <w:numPr>
          <w:ilvl w:val="0"/>
          <w:numId w:val="8"/>
        </w:numPr>
        <w:spacing w:before="0"/>
        <w:jc w:val="both"/>
      </w:pPr>
      <w:r>
        <w:rPr>
          <w:rFonts w:ascii="Arial" w:hAnsi="Arial" w:cs="Arial"/>
          <w:sz w:val="20"/>
        </w:rPr>
        <w:t>outputs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string(s),</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optional</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file</w:t>
      </w:r>
    </w:p>
    <w:p w14:paraId="76809A3D"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tool</w:t>
      </w:r>
      <w:r>
        <w:rPr>
          <w:rFonts w:ascii="Arial" w:eastAsia="Arial" w:hAnsi="Arial" w:cs="Arial"/>
          <w:sz w:val="20"/>
        </w:rPr>
        <w:t xml:space="preserve"> </w:t>
      </w:r>
      <w:r>
        <w:rPr>
          <w:rFonts w:ascii="Courier New" w:hAnsi="Courier New" w:cs="Courier New"/>
          <w:b/>
          <w:bCs/>
          <w:sz w:val="20"/>
        </w:rPr>
        <w:t>bufr2ropp</w:t>
      </w:r>
      <w:r>
        <w:rPr>
          <w:rFonts w:ascii="Arial" w:hAnsi="Arial" w:cs="Arial"/>
          <w:sz w:val="20"/>
        </w:rPr>
        <w:t>:</w:t>
      </w:r>
    </w:p>
    <w:p w14:paraId="76809A3E" w14:textId="77777777" w:rsidR="00086DB9" w:rsidRDefault="00986FBA">
      <w:pPr>
        <w:pStyle w:val="Textbody"/>
        <w:numPr>
          <w:ilvl w:val="0"/>
          <w:numId w:val="8"/>
        </w:numPr>
        <w:spacing w:before="0"/>
        <w:jc w:val="both"/>
      </w:pPr>
      <w:r>
        <w:rPr>
          <w:rFonts w:ascii="Arial" w:hAnsi="Arial" w:cs="Arial"/>
          <w:sz w:val="20"/>
        </w:rPr>
        <w:t>reads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arbitrary</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complete</w:t>
      </w:r>
      <w:r>
        <w:rPr>
          <w:rFonts w:ascii="Arial" w:eastAsia="Arial" w:hAnsi="Arial" w:cs="Arial"/>
          <w:sz w:val="20"/>
        </w:rPr>
        <w:t xml:space="preserve"> </w:t>
      </w:r>
      <w:r>
        <w:rPr>
          <w:rFonts w:ascii="Arial" w:hAnsi="Arial" w:cs="Arial"/>
          <w:sz w:val="20"/>
        </w:rPr>
        <w:t>bulletins,</w:t>
      </w:r>
    </w:p>
    <w:p w14:paraId="76809A3F"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rejects</w:t>
      </w:r>
      <w:r>
        <w:rPr>
          <w:rFonts w:ascii="Arial" w:eastAsia="Arial" w:hAnsi="Arial" w:cs="Arial"/>
          <w:sz w:val="20"/>
        </w:rPr>
        <w:t xml:space="preserve"> </w:t>
      </w:r>
      <w:r>
        <w:rPr>
          <w:rFonts w:ascii="Arial" w:hAnsi="Arial" w:cs="Arial"/>
          <w:sz w:val="20"/>
        </w:rPr>
        <w:t>non-RO</w:t>
      </w:r>
      <w:r>
        <w:rPr>
          <w:rFonts w:ascii="Arial" w:eastAsia="Arial" w:hAnsi="Arial" w:cs="Arial"/>
          <w:sz w:val="20"/>
        </w:rPr>
        <w:t xml:space="preserve"> </w:t>
      </w:r>
      <w:r>
        <w:rPr>
          <w:rFonts w:ascii="Arial" w:hAnsi="Arial" w:cs="Arial"/>
          <w:sz w:val="20"/>
        </w:rPr>
        <w:t>messages</w:t>
      </w:r>
    </w:p>
    <w:p w14:paraId="76809A40" w14:textId="77777777" w:rsidR="00086DB9" w:rsidRDefault="00986FBA">
      <w:pPr>
        <w:pStyle w:val="Textbody"/>
        <w:numPr>
          <w:ilvl w:val="0"/>
          <w:numId w:val="8"/>
        </w:numPr>
        <w:spacing w:before="0"/>
        <w:jc w:val="both"/>
      </w:pPr>
      <w:r>
        <w:rPr>
          <w:rFonts w:ascii="Arial" w:hAnsi="Arial" w:cs="Arial"/>
          <w:sz w:val="20"/>
        </w:rPr>
        <w:t>calls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kernel</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library</w:t>
      </w:r>
    </w:p>
    <w:p w14:paraId="76809A41" w14:textId="77777777" w:rsidR="00086DB9" w:rsidRDefault="00986FBA">
      <w:pPr>
        <w:pStyle w:val="Textbody"/>
        <w:numPr>
          <w:ilvl w:val="0"/>
          <w:numId w:val="8"/>
        </w:numPr>
        <w:spacing w:before="0"/>
        <w:jc w:val="both"/>
      </w:pPr>
      <w:r>
        <w:rPr>
          <w:rFonts w:ascii="Arial" w:hAnsi="Arial" w:cs="Arial"/>
          <w:sz w:val="20"/>
        </w:rPr>
        <w:t>post-processes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standards,</w:t>
      </w:r>
    </w:p>
    <w:p w14:paraId="76809A42" w14:textId="77777777" w:rsidR="00086DB9" w:rsidRDefault="00986FBA">
      <w:pPr>
        <w:pStyle w:val="Textbody"/>
        <w:numPr>
          <w:ilvl w:val="0"/>
          <w:numId w:val="8"/>
        </w:numPr>
        <w:spacing w:before="0"/>
        <w:jc w:val="both"/>
      </w:pPr>
      <w:r>
        <w:rPr>
          <w:rFonts w:ascii="Arial" w:hAnsi="Arial" w:cs="Arial"/>
          <w:sz w:val="20"/>
        </w:rPr>
        <w:t>outputs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files</w:t>
      </w:r>
    </w:p>
    <w:p w14:paraId="76809A43" w14:textId="77777777" w:rsidR="00086DB9" w:rsidRDefault="00986FBA">
      <w:pPr>
        <w:pStyle w:val="Textbody"/>
        <w:jc w:val="both"/>
      </w:pPr>
      <w:r>
        <w:rPr>
          <w:rFonts w:ascii="Arial" w:hAnsi="Arial" w:cs="Arial"/>
          <w:sz w:val="20"/>
        </w:rPr>
        <w:t>These</w:t>
      </w:r>
      <w:r>
        <w:rPr>
          <w:rFonts w:ascii="Arial" w:eastAsia="Arial" w:hAnsi="Arial" w:cs="Arial"/>
          <w:sz w:val="20"/>
        </w:rPr>
        <w:t xml:space="preserve"> </w:t>
      </w:r>
      <w:r>
        <w:rPr>
          <w:rFonts w:ascii="Arial" w:hAnsi="Arial" w:cs="Arial"/>
          <w:sz w:val="20"/>
        </w:rPr>
        <w:t>tools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command-line</w:t>
      </w:r>
      <w:r>
        <w:rPr>
          <w:rFonts w:ascii="Arial" w:eastAsia="Arial" w:hAnsi="Arial" w:cs="Arial"/>
          <w:sz w:val="20"/>
        </w:rPr>
        <w:t xml:space="preserve"> </w:t>
      </w:r>
      <w:r>
        <w:rPr>
          <w:rFonts w:ascii="Arial" w:hAnsi="Arial" w:cs="Arial"/>
          <w:sz w:val="20"/>
        </w:rPr>
        <w:t>options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control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Fortran 95</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libraries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third-party</w:t>
      </w:r>
      <w:r>
        <w:rPr>
          <w:rFonts w:ascii="Arial" w:eastAsia="Arial" w:hAnsi="Arial" w:cs="Arial"/>
          <w:sz w:val="20"/>
        </w:rPr>
        <w:t xml:space="preserve"> </w:t>
      </w:r>
      <w:r>
        <w:rPr>
          <w:rFonts w:ascii="Arial" w:hAnsi="Arial" w:cs="Arial"/>
          <w:sz w:val="20"/>
        </w:rPr>
        <w:t>packages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proofErr w:type="spellStart"/>
      <w:r>
        <w:rPr>
          <w:rFonts w:ascii="Arial" w:hAnsi="Arial" w:cs="Arial"/>
          <w:sz w:val="20"/>
        </w:rPr>
        <w:t>Unidata</w:t>
      </w:r>
      <w:proofErr w:type="spellEnd"/>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ECMWF).</w:t>
      </w:r>
    </w:p>
    <w:p w14:paraId="76809A44" w14:textId="77777777" w:rsidR="00086DB9" w:rsidRDefault="00086DB9">
      <w:pPr>
        <w:pStyle w:val="Textbody"/>
        <w:spacing w:before="0"/>
        <w:jc w:val="both"/>
        <w:rPr>
          <w:rFonts w:ascii="Arial" w:hAnsi="Arial" w:cs="Arial"/>
          <w:sz w:val="20"/>
        </w:rPr>
      </w:pPr>
    </w:p>
    <w:p w14:paraId="76809A45"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companion</w:t>
      </w:r>
      <w:r>
        <w:rPr>
          <w:rFonts w:ascii="Arial" w:eastAsia="Arial" w:hAnsi="Arial" w:cs="Arial"/>
          <w:sz w:val="20"/>
        </w:rPr>
        <w:t xml:space="preserve"> </w:t>
      </w:r>
      <w:r>
        <w:rPr>
          <w:rFonts w:ascii="Arial" w:hAnsi="Arial" w:cs="Arial"/>
          <w:sz w:val="20"/>
        </w:rPr>
        <w:t>decoder 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validated</w:t>
      </w:r>
      <w:r>
        <w:rPr>
          <w:rFonts w:ascii="Arial" w:eastAsia="Arial" w:hAnsi="Arial" w:cs="Arial"/>
          <w:sz w:val="20"/>
        </w:rPr>
        <w:t xml:space="preserve"> on a range of compilers and platforms, using a variety of operational RO data streams.  For more details see [RD.7] and [RD.14].</w:t>
      </w:r>
    </w:p>
    <w:p w14:paraId="76809A46" w14:textId="77777777" w:rsidR="00086DB9" w:rsidRDefault="00086DB9">
      <w:pPr>
        <w:pStyle w:val="Textbody"/>
        <w:spacing w:before="0"/>
        <w:jc w:val="both"/>
        <w:rPr>
          <w:rFonts w:ascii="Arial" w:hAnsi="Arial" w:cs="Arial"/>
          <w:sz w:val="20"/>
        </w:rPr>
      </w:pPr>
    </w:p>
    <w:p w14:paraId="76809A47"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 to generate</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Level</w:t>
      </w:r>
      <w:r>
        <w:rPr>
          <w:rFonts w:ascii="Arial" w:eastAsia="Arial" w:hAnsi="Arial" w:cs="Arial"/>
          <w:sz w:val="20"/>
        </w:rPr>
        <w:t xml:space="preserve"> </w:t>
      </w:r>
      <w:r>
        <w:rPr>
          <w:rFonts w:ascii="Arial" w:hAnsi="Arial" w:cs="Arial"/>
          <w:sz w:val="20"/>
        </w:rPr>
        <w:t>2</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GFZ</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proofErr w:type="spellStart"/>
      <w:r>
        <w:rPr>
          <w:rFonts w:ascii="Arial" w:hAnsi="Arial" w:cs="Arial"/>
          <w:sz w:val="20"/>
        </w:rPr>
        <w:t>TerraSAR</w:t>
      </w:r>
      <w:proofErr w:type="spellEnd"/>
      <w:r>
        <w:rPr>
          <w:rFonts w:ascii="Arial" w:hAnsi="Arial" w:cs="Arial"/>
          <w:sz w:val="20"/>
        </w:rPr>
        <w:t>-X</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proofErr w:type="spellStart"/>
      <w:r>
        <w:rPr>
          <w:rFonts w:ascii="Arial" w:hAnsi="Arial" w:cs="Arial"/>
          <w:sz w:val="20"/>
        </w:rPr>
        <w:t>TanDEM</w:t>
      </w:r>
      <w:proofErr w:type="spellEnd"/>
      <w:r>
        <w:rPr>
          <w:rFonts w:ascii="Arial" w:hAnsi="Arial" w:cs="Arial"/>
          <w:sz w:val="20"/>
        </w:rPr>
        <w:t>-X</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w:t>
      </w:r>
      <w:r>
        <w:rPr>
          <w:rFonts w:ascii="Arial" w:hAnsi="Arial" w:cs="Arial"/>
          <w:sz w:val="20"/>
        </w:rPr>
        <w:t>e</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GFZ)</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SAC-C</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UCAR)</w:t>
      </w:r>
      <w:r>
        <w:rPr>
          <w:rFonts w:ascii="Arial" w:eastAsia="Arial" w:hAnsi="Arial" w:cs="Arial"/>
          <w:sz w:val="20"/>
        </w:rPr>
        <w:t xml:space="preserve"> </w:t>
      </w:r>
      <w:r>
        <w:rPr>
          <w:rFonts w:ascii="Arial" w:hAnsi="Arial" w:cs="Arial"/>
          <w:sz w:val="20"/>
        </w:rPr>
        <w:t>missions</w:t>
      </w:r>
      <w:r>
        <w:rPr>
          <w:rFonts w:ascii="Arial" w:eastAsia="Arial" w:hAnsi="Arial" w:cs="Arial"/>
          <w:sz w:val="20"/>
        </w:rPr>
        <w:t xml:space="preserve"> – </w:t>
      </w:r>
      <w:r>
        <w:rPr>
          <w:rFonts w:ascii="Arial" w:hAnsi="Arial" w:cs="Arial"/>
          <w:sz w:val="20"/>
        </w:rPr>
        <w:t>now</w:t>
      </w:r>
      <w:r>
        <w:rPr>
          <w:rFonts w:ascii="Arial" w:eastAsia="Arial" w:hAnsi="Arial" w:cs="Arial"/>
          <w:sz w:val="20"/>
        </w:rPr>
        <w:t xml:space="preserve"> </w:t>
      </w:r>
      <w:r>
        <w:rPr>
          <w:rFonts w:ascii="Arial" w:hAnsi="Arial" w:cs="Arial"/>
          <w:sz w:val="20"/>
        </w:rPr>
        <w:t>both</w:t>
      </w:r>
      <w:r>
        <w:rPr>
          <w:rFonts w:ascii="Arial" w:eastAsia="Arial" w:hAnsi="Arial" w:cs="Arial"/>
          <w:sz w:val="20"/>
        </w:rPr>
        <w:t xml:space="preserve"> </w:t>
      </w:r>
      <w:r>
        <w:rPr>
          <w:rFonts w:ascii="Arial" w:hAnsi="Arial" w:cs="Arial"/>
          <w:sz w:val="20"/>
        </w:rPr>
        <w:t>terminated</w:t>
      </w:r>
      <w:r>
        <w:rPr>
          <w:rFonts w:ascii="Arial" w:eastAsia="Arial" w:hAnsi="Arial" w:cs="Arial"/>
          <w:sz w:val="20"/>
        </w:rPr>
        <w:t xml:space="preserve"> – </w:t>
      </w:r>
      <w:r>
        <w:rPr>
          <w:rFonts w:ascii="Arial" w:hAnsi="Arial" w:cs="Arial"/>
          <w:sz w:val="20"/>
        </w:rPr>
        <w:t>were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software.</w:t>
      </w:r>
    </w:p>
    <w:p w14:paraId="76809A48" w14:textId="77777777" w:rsidR="00086DB9" w:rsidRDefault="00986FBA">
      <w:pPr>
        <w:pStyle w:val="Textbody"/>
        <w:jc w:val="both"/>
      </w:pP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encouraged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implement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locally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disseminate</w:t>
      </w:r>
      <w:r>
        <w:rPr>
          <w:rFonts w:ascii="Arial" w:eastAsia="Arial" w:hAnsi="Arial" w:cs="Arial"/>
          <w:sz w:val="20"/>
        </w:rPr>
        <w:t xml:space="preserve"> </w:t>
      </w:r>
      <w:r>
        <w:rPr>
          <w:rFonts w:ascii="Arial" w:hAnsi="Arial" w:cs="Arial"/>
          <w:sz w:val="20"/>
        </w:rPr>
        <w:t>both</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own</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w:t>
      </w:r>
      <w:proofErr w:type="gramStart"/>
      <w:r>
        <w:rPr>
          <w:rFonts w:ascii="Arial" w:hAnsi="Arial" w:cs="Arial"/>
          <w:sz w:val="20"/>
        </w:rPr>
        <w:t>e.g.</w:t>
      </w:r>
      <w:proofErr w:type="gramEnd"/>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[RD8]</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text-based</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parallel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possibly</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methods,</w:t>
      </w:r>
      <w:r>
        <w:rPr>
          <w:rFonts w:ascii="Arial" w:eastAsia="Arial" w:hAnsi="Arial" w:cs="Arial"/>
          <w:sz w:val="20"/>
        </w:rPr>
        <w:t xml:space="preserve"> </w:t>
      </w:r>
      <w:r>
        <w:rPr>
          <w:rFonts w:ascii="Arial" w:hAnsi="Arial" w:cs="Arial"/>
          <w:sz w:val="20"/>
        </w:rPr>
        <w:t>depending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A49"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obtained</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website</w:t>
      </w:r>
      <w:r>
        <w:rPr>
          <w:rFonts w:ascii="Arial" w:eastAsia="Arial" w:hAnsi="Arial" w:cs="Arial"/>
          <w:sz w:val="20"/>
        </w:rPr>
        <w:t xml:space="preserve"> </w:t>
      </w:r>
      <w:r>
        <w:rPr>
          <w:rFonts w:ascii="Arial" w:hAnsi="Arial" w:cs="Arial"/>
          <w:sz w:val="20"/>
        </w:rPr>
        <w:t>[RD.13].</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package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cost-free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fully</w:t>
      </w:r>
      <w:r>
        <w:rPr>
          <w:rFonts w:ascii="Arial" w:eastAsia="Arial" w:hAnsi="Arial" w:cs="Arial"/>
          <w:sz w:val="20"/>
        </w:rPr>
        <w:t xml:space="preserve"> </w:t>
      </w:r>
      <w:r>
        <w:rPr>
          <w:rFonts w:ascii="Arial" w:hAnsi="Arial" w:cs="Arial"/>
          <w:sz w:val="20"/>
        </w:rPr>
        <w:t>supported,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register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agree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license</w:t>
      </w:r>
      <w:r>
        <w:rPr>
          <w:rFonts w:ascii="Arial" w:eastAsia="Arial" w:hAnsi="Arial" w:cs="Arial"/>
          <w:sz w:val="20"/>
        </w:rPr>
        <w:t xml:space="preserve"> </w:t>
      </w:r>
      <w:r>
        <w:rPr>
          <w:rFonts w:ascii="Arial" w:hAnsi="Arial" w:cs="Arial"/>
          <w:sz w:val="20"/>
        </w:rPr>
        <w:t>under</w:t>
      </w:r>
      <w:r>
        <w:rPr>
          <w:rFonts w:ascii="Arial" w:eastAsia="Arial" w:hAnsi="Arial" w:cs="Arial"/>
          <w:sz w:val="20"/>
        </w:rPr>
        <w:t xml:space="preserve"> </w:t>
      </w:r>
      <w:r>
        <w:rPr>
          <w:rFonts w:ascii="Arial" w:hAnsi="Arial" w:cs="Arial"/>
          <w:sz w:val="20"/>
        </w:rPr>
        <w:t>EUMETSAT</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Policy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deliverables.</w:t>
      </w:r>
    </w:p>
    <w:p w14:paraId="76809A4A" w14:textId="77777777" w:rsidR="00086DB9" w:rsidRDefault="00086DB9">
      <w:pPr>
        <w:pStyle w:val="Standard"/>
        <w:jc w:val="both"/>
        <w:rPr>
          <w:shd w:val="clear" w:color="auto" w:fill="FFFF00"/>
        </w:rPr>
      </w:pPr>
    </w:p>
    <w:sectPr w:rsidR="00086DB9">
      <w:headerReference w:type="default" r:id="rId19"/>
      <w:footerReference w:type="default" r:id="rId20"/>
      <w:headerReference w:type="first" r:id="rId21"/>
      <w:footerReference w:type="first" r:id="rId22"/>
      <w:pgSz w:w="11906" w:h="16838"/>
      <w:pgMar w:top="1418" w:right="1418" w:bottom="1418" w:left="1418" w:header="720"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1" w:author="Bowler, Neill" w:date="2022-11-01T10:40:00Z" w:initials="BN">
    <w:p w14:paraId="47D1447C" w14:textId="3B0CBB68" w:rsidR="0010200C" w:rsidRDefault="0010200C">
      <w:pPr>
        <w:pStyle w:val="CommentText"/>
      </w:pPr>
      <w:r>
        <w:rPr>
          <w:rStyle w:val="CommentReference"/>
        </w:rPr>
        <w:annotationRef/>
      </w:r>
      <w:r>
        <w:t>For ARO or others this would have to be 2</w:t>
      </w:r>
      <w:r w:rsidR="00C96F3D">
        <w:t>: vertical soundings (other than satellite).</w:t>
      </w:r>
    </w:p>
  </w:comment>
  <w:comment w:id="74" w:author="Stig Syndergaard" w:date="2022-10-24T18:01:00Z" w:initials="SS">
    <w:p w14:paraId="111A9BCD" w14:textId="1F7A337F" w:rsidR="00107262" w:rsidRDefault="00107262">
      <w:pPr>
        <w:pStyle w:val="CommentText"/>
      </w:pPr>
      <w:r>
        <w:rPr>
          <w:rStyle w:val="CommentReference"/>
        </w:rPr>
        <w:annotationRef/>
      </w:r>
      <w:r>
        <w:t>Should this be removed if we allow &gt; 1 in the new template?</w:t>
      </w:r>
    </w:p>
  </w:comment>
  <w:comment w:id="76" w:author="Stig Syndergaard" w:date="2022-10-24T18:02:00Z" w:initials="SS">
    <w:p w14:paraId="7569F51A" w14:textId="269EF41D" w:rsidR="00107262" w:rsidRDefault="00107262">
      <w:pPr>
        <w:pStyle w:val="CommentText"/>
      </w:pPr>
      <w:r>
        <w:rPr>
          <w:rStyle w:val="CommentReference"/>
        </w:rPr>
        <w:annotationRef/>
      </w:r>
      <w:r>
        <w:t>Should we write the upper limit (is it 65535</w:t>
      </w:r>
      <w:r w:rsidR="00DB41C4">
        <w:t>?</w:t>
      </w:r>
      <w:r w:rsidR="006C28E0">
        <w:t>).</w:t>
      </w:r>
    </w:p>
  </w:comment>
  <w:comment w:id="79" w:author="Stig Syndergaard" w:date="2022-10-24T18:04:00Z" w:initials="SS">
    <w:p w14:paraId="57EAA7CD" w14:textId="05682C25" w:rsidR="00107262" w:rsidRDefault="00107262">
      <w:pPr>
        <w:pStyle w:val="CommentText"/>
      </w:pPr>
      <w:r>
        <w:rPr>
          <w:rStyle w:val="CommentReference"/>
        </w:rPr>
        <w:annotationRef/>
      </w:r>
      <w:r>
        <w:t>Should this now be allow</w:t>
      </w:r>
      <w:r w:rsidR="006C28E0">
        <w:t>ed</w:t>
      </w:r>
      <w:r>
        <w:t xml:space="preserve"> to be also 3 (Observed, Compressed)?</w:t>
      </w:r>
    </w:p>
  </w:comment>
  <w:comment w:id="1360" w:author="Stig Syndergaard" w:date="2022-10-28T17:27:00Z" w:initials="SS">
    <w:p w14:paraId="4420F502" w14:textId="6E6371A7" w:rsidR="009B0C63" w:rsidRDefault="009B0C63">
      <w:pPr>
        <w:pStyle w:val="CommentText"/>
      </w:pPr>
      <w:r>
        <w:rPr>
          <w:rStyle w:val="CommentReference"/>
        </w:rPr>
        <w:annotationRef/>
      </w:r>
      <w:r>
        <w:t>We should allow for negative values.</w:t>
      </w:r>
    </w:p>
  </w:comment>
  <w:comment w:id="1364" w:author="Stig Syndergaard" w:date="2022-10-28T17:30:00Z" w:initials="SS">
    <w:p w14:paraId="71C1DBE6" w14:textId="4BFB8293" w:rsidR="009B0C63" w:rsidRDefault="009B0C63">
      <w:pPr>
        <w:pStyle w:val="CommentText"/>
      </w:pPr>
      <w:r>
        <w:rPr>
          <w:rStyle w:val="CommentReference"/>
        </w:rPr>
        <w:annotationRef/>
      </w:r>
      <w:r>
        <w:t>I don’t think we can just change the width on an existing descriptor. However, there is another descriptor:</w:t>
      </w:r>
    </w:p>
    <w:p w14:paraId="730DB36E" w14:textId="77777777" w:rsidR="009B0C63" w:rsidRDefault="009B0C63">
      <w:pPr>
        <w:pStyle w:val="CommentText"/>
      </w:pPr>
      <w:r>
        <w:t>0 02 153 (satellite channel centre frequency)</w:t>
      </w:r>
    </w:p>
    <w:p w14:paraId="250D926C" w14:textId="301FCF73" w:rsidR="009B0C63" w:rsidRDefault="009B0C63">
      <w:pPr>
        <w:pStyle w:val="CommentText"/>
      </w:pPr>
      <w:r>
        <w:t xml:space="preserve">This has a width of </w:t>
      </w:r>
      <w:proofErr w:type="gramStart"/>
      <w:r>
        <w:t>26, and</w:t>
      </w:r>
      <w:proofErr w:type="gramEnd"/>
      <w:r>
        <w:t xml:space="preserve"> seems to be what we want.</w:t>
      </w:r>
    </w:p>
  </w:comment>
  <w:comment w:id="1367" w:author="Stig Syndergaard" w:date="2022-10-26T15:48:00Z" w:initials="SS">
    <w:p w14:paraId="11E5A1A8" w14:textId="11CC2D14" w:rsidR="009B0C63" w:rsidRDefault="009B0C63">
      <w:pPr>
        <w:pStyle w:val="CommentText"/>
      </w:pPr>
      <w:r>
        <w:rPr>
          <w:rStyle w:val="CommentReference"/>
        </w:rPr>
        <w:annotationRef/>
      </w:r>
      <w:r>
        <w:t>I wonder if this could/should be replaced by Descriptor 0 08 093 (Measurement uncertainty significance), which takes the values 0 (total uncertainty), 1 (systematic component of uncertainty), 2 (random component of uncertainty, or 3 (missing value). But maybe it is not needed at all if we define a new descriptor (see next comment).</w:t>
      </w:r>
    </w:p>
  </w:comment>
  <w:comment w:id="1368" w:author="Stig Syndergaard" w:date="2022-10-28T17:54:00Z" w:initials="SS">
    <w:p w14:paraId="08B9797F" w14:textId="0BE6066C" w:rsidR="009B0C63" w:rsidRDefault="009B0C63">
      <w:pPr>
        <w:pStyle w:val="CommentText"/>
      </w:pPr>
      <w:r>
        <w:rPr>
          <w:rStyle w:val="CommentReference"/>
        </w:rPr>
        <w:annotationRef/>
      </w:r>
      <w:r>
        <w:t>We could maybe define a new descriptor here called ‘estimated error in bending angle’</w:t>
      </w:r>
    </w:p>
    <w:p w14:paraId="58851F6A" w14:textId="324C8C71" w:rsidR="009B0C63" w:rsidRDefault="009B0C63">
      <w:pPr>
        <w:pStyle w:val="CommentText"/>
      </w:pPr>
      <w:r>
        <w:t>(</w:t>
      </w:r>
      <w:proofErr w:type="gramStart"/>
      <w:r>
        <w:t>there</w:t>
      </w:r>
      <w:proofErr w:type="gramEnd"/>
      <w:r>
        <w:t xml:space="preserve"> are other existing descriptors called ‘estimated error in …)’</w:t>
      </w:r>
    </w:p>
  </w:comment>
  <w:comment w:id="1673" w:author="Stig Syndergaard" w:date="2022-10-28T18:07:00Z" w:initials="SS">
    <w:p w14:paraId="2AD11106" w14:textId="37870059" w:rsidR="009B0C63" w:rsidRDefault="009B0C63">
      <w:pPr>
        <w:pStyle w:val="CommentText"/>
      </w:pPr>
      <w:r>
        <w:rPr>
          <w:rStyle w:val="CommentReference"/>
        </w:rPr>
        <w:annotationRef/>
      </w:r>
      <w:r>
        <w:t>I would be okay with %, but I think we should allow for negative values. In the ROM SAF CDOP 4 we have WPs to include errors in products and this could include estimated systematic errors.</w:t>
      </w:r>
    </w:p>
    <w:p w14:paraId="1F81F307" w14:textId="77777777" w:rsidR="009B0C63" w:rsidRDefault="009B0C63">
      <w:pPr>
        <w:pStyle w:val="CommentText"/>
      </w:pPr>
    </w:p>
    <w:p w14:paraId="345BC8AD" w14:textId="544A245C" w:rsidR="009B0C63" w:rsidRDefault="009B0C63">
      <w:pPr>
        <w:pStyle w:val="CommentText"/>
      </w:pPr>
      <w:r>
        <w:t xml:space="preserve">I suggest </w:t>
      </w:r>
      <w:proofErr w:type="gramStart"/>
      <w:r>
        <w:t>exactly the same</w:t>
      </w:r>
      <w:proofErr w:type="gramEnd"/>
      <w:r>
        <w:t xml:space="preserve"> for refractivity, we could even use the same code table.</w:t>
      </w:r>
    </w:p>
  </w:comment>
  <w:comment w:id="1688" w:author="Stig Syndergaard" w:date="2022-10-28T18:03:00Z" w:initials="SS">
    <w:p w14:paraId="28E78BE4" w14:textId="23BB14D6" w:rsidR="009B0C63" w:rsidRDefault="009B0C63" w:rsidP="00D14136">
      <w:pPr>
        <w:pStyle w:val="CommentText"/>
      </w:pPr>
      <w:r>
        <w:rPr>
          <w:rStyle w:val="CommentReference"/>
        </w:rPr>
        <w:annotationRef/>
      </w:r>
      <w:r>
        <w:t>We could maybe define a new descriptor here called ‘estimated error in refractivity’</w:t>
      </w:r>
    </w:p>
    <w:p w14:paraId="55EE8517" w14:textId="67D3F3D6" w:rsidR="009B0C63" w:rsidRDefault="009B0C63" w:rsidP="00D14136">
      <w:pPr>
        <w:pStyle w:val="CommentText"/>
      </w:pPr>
      <w:r>
        <w:t>(</w:t>
      </w:r>
      <w:proofErr w:type="gramStart"/>
      <w:r>
        <w:t>there</w:t>
      </w:r>
      <w:proofErr w:type="gramEnd"/>
      <w:r>
        <w:t xml:space="preserve"> are other existing descriptors called ‘estimated error in …)’</w:t>
      </w:r>
    </w:p>
    <w:p w14:paraId="4DD6B3CE" w14:textId="3A74A656" w:rsidR="009B0C63" w:rsidRDefault="009B0C63">
      <w:pPr>
        <w:pStyle w:val="CommentText"/>
      </w:pPr>
    </w:p>
  </w:comment>
  <w:comment w:id="1689" w:author="Stig Syndergaard" w:date="2022-10-31T13:56:00Z" w:initials="SS">
    <w:p w14:paraId="0AED2195" w14:textId="77777777" w:rsidR="009B0C63" w:rsidRDefault="009B0C63">
      <w:pPr>
        <w:pStyle w:val="CommentText"/>
      </w:pPr>
      <w:r>
        <w:rPr>
          <w:rStyle w:val="CommentReference"/>
        </w:rPr>
        <w:annotationRef/>
      </w:r>
      <w:r>
        <w:t>We could perhaps use 0 12 051 (standard deviation temperature).</w:t>
      </w:r>
    </w:p>
    <w:p w14:paraId="7005EDDF" w14:textId="77777777" w:rsidR="009B0C63" w:rsidRDefault="009B0C63">
      <w:pPr>
        <w:pStyle w:val="CommentText"/>
      </w:pPr>
    </w:p>
    <w:p w14:paraId="6D04060E" w14:textId="068E71A7" w:rsidR="009B0C63" w:rsidRDefault="009B0C63">
      <w:pPr>
        <w:pStyle w:val="CommentText"/>
      </w:pPr>
      <w:proofErr w:type="gramStart"/>
      <w:r>
        <w:t>Unfortunately</w:t>
      </w:r>
      <w:proofErr w:type="gramEnd"/>
      <w:r>
        <w:t xml:space="preserve"> there does not seem to be similar ones for pressure and humidity, so we might have to define new ones.</w:t>
      </w:r>
    </w:p>
  </w:comment>
  <w:comment w:id="1741" w:author="Bowler, Neill" w:date="2022-09-30T16:25:00Z" w:initials="BN">
    <w:p w14:paraId="7E614726" w14:textId="3D41872D" w:rsidR="004E67B7" w:rsidRDefault="004E67B7">
      <w:pPr>
        <w:pStyle w:val="CommentText"/>
      </w:pPr>
      <w:r>
        <w:rPr>
          <w:rStyle w:val="CommentReference"/>
        </w:rPr>
        <w:annotationRef/>
      </w:r>
      <w:r>
        <w:t>Values to be reviewed.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D1447C" w15:done="0"/>
  <w15:commentEx w15:paraId="111A9BCD" w15:done="0"/>
  <w15:commentEx w15:paraId="7569F51A" w15:done="0"/>
  <w15:commentEx w15:paraId="57EAA7CD" w15:done="0"/>
  <w15:commentEx w15:paraId="4420F502" w15:done="0"/>
  <w15:commentEx w15:paraId="250D926C" w15:done="0"/>
  <w15:commentEx w15:paraId="11E5A1A8" w15:done="0"/>
  <w15:commentEx w15:paraId="58851F6A" w15:done="0"/>
  <w15:commentEx w15:paraId="345BC8AD" w15:done="0"/>
  <w15:commentEx w15:paraId="4DD6B3CE" w15:done="0"/>
  <w15:commentEx w15:paraId="6D04060E" w15:done="0"/>
  <w15:commentEx w15:paraId="7E6147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B7632" w16cex:dateUtc="2022-11-01T10:40:00Z"/>
  <w16cex:commentExtensible w16cex:durableId="27015179" w16cex:dateUtc="2022-10-24T16:01:00Z"/>
  <w16cex:commentExtensible w16cex:durableId="270151C3" w16cex:dateUtc="2022-10-24T16:02:00Z"/>
  <w16cex:commentExtensible w16cex:durableId="2701521E" w16cex:dateUtc="2022-10-24T16:04:00Z"/>
  <w16cex:commentExtensible w16cex:durableId="27068F80" w16cex:dateUtc="2022-10-28T15:27:00Z"/>
  <w16cex:commentExtensible w16cex:durableId="27069028" w16cex:dateUtc="2022-10-28T15:30:00Z"/>
  <w16cex:commentExtensible w16cex:durableId="2703D548" w16cex:dateUtc="2022-10-26T13:48:00Z"/>
  <w16cex:commentExtensible w16cex:durableId="270695C4" w16cex:dateUtc="2022-10-28T15:54:00Z"/>
  <w16cex:commentExtensible w16cex:durableId="270698E1" w16cex:dateUtc="2022-10-28T16:07:00Z"/>
  <w16cex:commentExtensible w16cex:durableId="270697EB" w16cex:dateUtc="2022-10-28T16:03:00Z"/>
  <w16cex:commentExtensible w16cex:durableId="270A5295" w16cex:dateUtc="2022-10-31T12:56:00Z"/>
  <w16cex:commentExtensible w16cex:durableId="26E196EA" w16cex:dateUtc="2022-09-30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D1447C" w16cid:durableId="270B7632"/>
  <w16cid:commentId w16cid:paraId="111A9BCD" w16cid:durableId="27015179"/>
  <w16cid:commentId w16cid:paraId="7569F51A" w16cid:durableId="270151C3"/>
  <w16cid:commentId w16cid:paraId="57EAA7CD" w16cid:durableId="2701521E"/>
  <w16cid:commentId w16cid:paraId="4420F502" w16cid:durableId="27068F80"/>
  <w16cid:commentId w16cid:paraId="250D926C" w16cid:durableId="27069028"/>
  <w16cid:commentId w16cid:paraId="11E5A1A8" w16cid:durableId="2703D548"/>
  <w16cid:commentId w16cid:paraId="58851F6A" w16cid:durableId="270695C4"/>
  <w16cid:commentId w16cid:paraId="345BC8AD" w16cid:durableId="270698E1"/>
  <w16cid:commentId w16cid:paraId="4DD6B3CE" w16cid:durableId="270697EB"/>
  <w16cid:commentId w16cid:paraId="6D04060E" w16cid:durableId="270A5295"/>
  <w16cid:commentId w16cid:paraId="7E614726" w16cid:durableId="26E196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8D945" w14:textId="77777777" w:rsidR="00842044" w:rsidRDefault="00842044">
      <w:pPr>
        <w:spacing w:line="240" w:lineRule="auto"/>
      </w:pPr>
      <w:r>
        <w:separator/>
      </w:r>
    </w:p>
  </w:endnote>
  <w:endnote w:type="continuationSeparator" w:id="0">
    <w:p w14:paraId="541A24C4" w14:textId="77777777" w:rsidR="00842044" w:rsidRDefault="008420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Segoe UI Symbol"/>
    <w:charset w:val="02"/>
    <w:family w:val="auto"/>
    <w:pitch w:val="default"/>
  </w:font>
  <w:font w:name="OpenSymbol">
    <w:altName w:val="Calibri"/>
    <w:charset w:val="00"/>
    <w:family w:val="auto"/>
    <w:pitch w:val="default"/>
  </w:font>
  <w:font w:name="DejaVu Sans">
    <w:altName w:val="Arial Unicode MS"/>
    <w:charset w:val="00"/>
    <w:family w:val="auto"/>
    <w:pitch w:val="variable"/>
  </w:font>
  <w:font w:name="Lohit Devanagari">
    <w:altName w:val="Calibri"/>
    <w:charset w:val="00"/>
    <w:family w:val="auto"/>
    <w:pitch w:val="variable"/>
  </w:font>
  <w:font w:name="Courier, 'Courier New'">
    <w:altName w:val="Courier New"/>
    <w:charset w:val="00"/>
    <w:family w:val="moder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font>
  <w:font w:name="Arial Unicode MS">
    <w:panose1 w:val="020B0604020202020204"/>
    <w:charset w:val="00"/>
    <w:family w:val="swiss"/>
    <w:pitch w:val="variable"/>
  </w:font>
  <w:font w:name="Nimbus Roman No9 L">
    <w:charset w:val="00"/>
    <w:family w:val="roman"/>
    <w:pitch w:val="variable"/>
  </w:font>
  <w:font w:name="Bitstream Vera Sans">
    <w:charset w:val="00"/>
    <w:family w:val="auto"/>
    <w:pitch w:val="variable"/>
  </w:font>
  <w:font w:name="Lucidasans, '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roid Sans Mono">
    <w:altName w:val="Segoe U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4D" w14:textId="77777777" w:rsidR="001E55C7" w:rsidRDefault="00986FBA">
    <w:pPr>
      <w:pStyle w:val="Footer"/>
      <w:tabs>
        <w:tab w:val="clear" w:pos="4819"/>
        <w:tab w:val="clear" w:pos="9638"/>
        <w:tab w:val="center" w:pos="4536"/>
        <w:tab w:val="right" w:pos="9072"/>
      </w:tabs>
      <w:rPr>
        <w:rFonts w:ascii="Arial" w:hAnsi="Arial" w:cs="Arial"/>
        <w:sz w:val="16"/>
        <w:szCs w:val="16"/>
      </w:rPr>
    </w:pPr>
    <w:r>
      <w:rPr>
        <w:rFonts w:ascii="Arial" w:hAnsi="Arial" w:cs="Arial"/>
        <w:sz w:val="16"/>
        <w:szCs w:val="16"/>
      </w:rPr>
      <w:tab/>
    </w:r>
  </w:p>
  <w:p w14:paraId="76808F4E" w14:textId="77777777" w:rsidR="001E55C7" w:rsidRDefault="00986FBA">
    <w:pPr>
      <w:pStyle w:val="Footer"/>
      <w:tabs>
        <w:tab w:val="clear" w:pos="4819"/>
        <w:tab w:val="clear" w:pos="9638"/>
        <w:tab w:val="center" w:pos="4536"/>
        <w:tab w:val="right" w:pos="9072"/>
      </w:tabs>
    </w:pPr>
    <w:r>
      <w:rPr>
        <w:rFonts w:ascii="Arial" w:hAnsi="Arial" w:cs="Arial"/>
        <w:sz w:val="16"/>
        <w:szCs w:val="16"/>
      </w:rPr>
      <w:tab/>
    </w: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Pr>
        <w:rStyle w:val="PageNumber"/>
        <w:rFonts w:ascii="Arial" w:hAnsi="Arial" w:cs="Arial"/>
        <w:sz w:val="20"/>
      </w:rPr>
      <w:t>2</w:t>
    </w:r>
    <w:r>
      <w:rPr>
        <w:rStyle w:val="PageNumber"/>
        <w:rFonts w:ascii="Arial" w:hAnsi="Arial" w:cs="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52" w14:textId="77777777" w:rsidR="001E55C7" w:rsidRPr="00107262" w:rsidRDefault="00986FBA">
    <w:pPr>
      <w:pStyle w:val="Header"/>
      <w:rPr>
        <w:lang w:val="da-DK"/>
        <w:rPrChange w:id="1786" w:author="Stig Syndergaard" w:date="2022-10-24T18:01:00Z">
          <w:rPr/>
        </w:rPrChange>
      </w:rPr>
    </w:pPr>
    <w:proofErr w:type="spellStart"/>
    <w:proofErr w:type="gramStart"/>
    <w:r>
      <w:rPr>
        <w:rFonts w:ascii="Arial" w:hAnsi="Arial" w:cs="Arial"/>
        <w:sz w:val="20"/>
        <w:lang w:val="fr-FR" w:eastAsia="en-US"/>
      </w:rPr>
      <w:t>Ref</w:t>
    </w:r>
    <w:proofErr w:type="spellEnd"/>
    <w:r>
      <w:rPr>
        <w:rFonts w:ascii="Arial" w:hAnsi="Arial" w:cs="Arial"/>
        <w:sz w:val="20"/>
        <w:lang w:val="fr-FR" w:eastAsia="en-US"/>
      </w:rPr>
      <w:t>:</w:t>
    </w:r>
    <w:proofErr w:type="gramEnd"/>
    <w:r>
      <w:rPr>
        <w:rFonts w:ascii="Arial" w:eastAsia="Arial" w:hAnsi="Arial" w:cs="Arial"/>
        <w:sz w:val="20"/>
        <w:lang w:val="fr-FR" w:eastAsia="en-US"/>
      </w:rPr>
      <w:t xml:space="preserve"> </w:t>
    </w:r>
    <w:r>
      <w:rPr>
        <w:rFonts w:ascii="Arial" w:hAnsi="Arial" w:cs="Arial"/>
        <w:sz w:val="20"/>
        <w:lang w:val="fr-FR" w:eastAsia="en-US"/>
      </w:rPr>
      <w:t>SAF/ROM/METO/FMT/BUFR/001</w:t>
    </w:r>
  </w:p>
  <w:p w14:paraId="76808F53" w14:textId="77777777" w:rsidR="001E55C7" w:rsidRDefault="00000000">
    <w:pPr>
      <w:pStyle w:val="Standard"/>
      <w:rPr>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D3443" w14:textId="77777777" w:rsidR="00842044" w:rsidRDefault="00842044">
      <w:pPr>
        <w:spacing w:line="240" w:lineRule="auto"/>
      </w:pPr>
      <w:r>
        <w:separator/>
      </w:r>
    </w:p>
  </w:footnote>
  <w:footnote w:type="continuationSeparator" w:id="0">
    <w:p w14:paraId="3633EE5D" w14:textId="77777777" w:rsidR="00842044" w:rsidRDefault="00842044">
      <w:pPr>
        <w:spacing w:line="240" w:lineRule="auto"/>
      </w:pPr>
      <w:r>
        <w:continuationSeparator/>
      </w:r>
    </w:p>
  </w:footnote>
  <w:footnote w:id="1">
    <w:p w14:paraId="76808F3B" w14:textId="77777777" w:rsidR="00086DB9" w:rsidRDefault="00986FBA">
      <w:pPr>
        <w:pStyle w:val="Footnote"/>
      </w:pPr>
      <w:r>
        <w:rPr>
          <w:rStyle w:val="FootnoteReference"/>
        </w:rPr>
        <w:footnoteRef/>
      </w:r>
      <w:r>
        <w:rPr>
          <w:sz w:val="18"/>
          <w:szCs w:val="18"/>
        </w:rPr>
        <w:t xml:space="preserve">  In this document, we will refer to the ‘GTS’ meaning the generic WMO-controlled networks used to exchange data between meteorological centres whatever the topology, </w:t>
      </w:r>
      <w:proofErr w:type="gramStart"/>
      <w:r>
        <w:rPr>
          <w:sz w:val="18"/>
          <w:szCs w:val="18"/>
        </w:rPr>
        <w:t>technology</w:t>
      </w:r>
      <w:proofErr w:type="gramEnd"/>
      <w:r>
        <w:rPr>
          <w:sz w:val="18"/>
          <w:szCs w:val="18"/>
        </w:rPr>
        <w:t xml:space="preserve"> or provider/owner. For our purposes, RMDCN and future WIS and similar network implementations can </w:t>
      </w:r>
      <w:proofErr w:type="gramStart"/>
      <w:r>
        <w:rPr>
          <w:sz w:val="18"/>
          <w:szCs w:val="18"/>
        </w:rPr>
        <w:t>be considered to be</w:t>
      </w:r>
      <w:proofErr w:type="gramEnd"/>
      <w:r>
        <w:rPr>
          <w:sz w:val="18"/>
          <w:szCs w:val="18"/>
        </w:rPr>
        <w:t xml:space="preserve"> part of ‘The GTS’.</w:t>
      </w:r>
    </w:p>
  </w:footnote>
  <w:footnote w:id="2">
    <w:p w14:paraId="76808F3C" w14:textId="77777777" w:rsidR="00086DB9" w:rsidRDefault="00986FBA">
      <w:pPr>
        <w:pStyle w:val="Footnote"/>
        <w:rPr>
          <w:sz w:val="18"/>
          <w:szCs w:val="18"/>
        </w:rPr>
      </w:pPr>
      <w:r>
        <w:rPr>
          <w:rStyle w:val="FootnoteReference"/>
        </w:rPr>
        <w:footnoteRef/>
      </w:r>
      <w:r>
        <w:rPr>
          <w:sz w:val="18"/>
          <w:szCs w:val="18"/>
        </w:rPr>
        <w:t xml:space="preserve"> Note that the level definitions differ partly from the WMO definitions: </w:t>
      </w:r>
      <w:hyperlink r:id="rId1" w:history="1">
        <w:r>
          <w:rPr>
            <w:sz w:val="18"/>
            <w:szCs w:val="18"/>
          </w:rPr>
          <w:t>http://www.wmo.int/pages/prog/sat/dataandproducts_en.php</w:t>
        </w:r>
      </w:hyperlink>
    </w:p>
  </w:footnote>
  <w:footnote w:id="3">
    <w:p w14:paraId="76808F3D" w14:textId="77777777" w:rsidR="00086DB9" w:rsidRDefault="00986FBA">
      <w:pPr>
        <w:pStyle w:val="Footnote"/>
      </w:pPr>
      <w:r>
        <w:rPr>
          <w:rStyle w:val="FootnoteReference"/>
        </w:rPr>
        <w:footnoteRef/>
      </w:r>
      <w:r>
        <w:t xml:space="preserve"> </w:t>
      </w:r>
      <w:r>
        <w:rPr>
          <w:sz w:val="18"/>
          <w:szCs w:val="18"/>
        </w:rPr>
        <w:t>(</w:t>
      </w:r>
      <w:proofErr w:type="spellStart"/>
      <w:r>
        <w:rPr>
          <w:sz w:val="18"/>
          <w:szCs w:val="18"/>
        </w:rPr>
        <w:t>i</w:t>
      </w:r>
      <w:proofErr w:type="spellEnd"/>
      <w:r>
        <w:rPr>
          <w:sz w:val="18"/>
          <w:szCs w:val="18"/>
        </w:rPr>
        <w:t xml:space="preserve">) GCOS 2016 Implementation Plan; (ii) </w:t>
      </w:r>
      <w:hyperlink r:id="rId2" w:history="1">
        <w:r>
          <w:rPr>
            <w:sz w:val="18"/>
            <w:szCs w:val="18"/>
          </w:rPr>
          <w:t>http://climatemonitoring.info/home/terminology/</w:t>
        </w:r>
      </w:hyperlink>
    </w:p>
  </w:footnote>
  <w:footnote w:id="4">
    <w:p w14:paraId="76808F3E" w14:textId="77777777" w:rsidR="00086DB9" w:rsidRDefault="00986FBA">
      <w:pPr>
        <w:pStyle w:val="Footnote"/>
      </w:pPr>
      <w:r>
        <w:rPr>
          <w:rStyle w:val="FootnoteReference"/>
        </w:rPr>
        <w:footnoteRef/>
      </w:r>
      <w:r>
        <w:t xml:space="preserve"> </w:t>
      </w:r>
      <w:bookmarkStart w:id="23" w:name="__DdeLink__46899_2218854111"/>
      <w:r>
        <w:fldChar w:fldCharType="begin"/>
      </w:r>
      <w:r>
        <w:instrText xml:space="preserve"> HYPERLINK  "http://climatemonitoring.info/home/terminology/" </w:instrText>
      </w:r>
      <w:r>
        <w:fldChar w:fldCharType="separate"/>
      </w:r>
      <w:r>
        <w:rPr>
          <w:sz w:val="18"/>
          <w:szCs w:val="18"/>
        </w:rPr>
        <w:t>http://climatemonitoring.info/home/terminology/</w:t>
      </w:r>
      <w:r>
        <w:rPr>
          <w:sz w:val="18"/>
          <w:szCs w:val="18"/>
        </w:rPr>
        <w:fldChar w:fldCharType="end"/>
      </w:r>
      <w:r>
        <w:rPr>
          <w:sz w:val="18"/>
          <w:szCs w:val="18"/>
        </w:rPr>
        <w:t xml:space="preserve"> (the ICDR definition was endorsed at the </w:t>
      </w:r>
      <w:hyperlink r:id="rId3" w:history="1">
        <w:r>
          <w:rPr>
            <w:sz w:val="18"/>
            <w:szCs w:val="18"/>
          </w:rPr>
          <w:t>9th session of the joint CEOS/CGMS Working Group Climate Meeting on 29 March 2018</w:t>
        </w:r>
      </w:hyperlink>
      <w:r>
        <w:rPr>
          <w:sz w:val="18"/>
          <w:szCs w:val="18"/>
        </w:rPr>
        <w:t>)</w:t>
      </w:r>
      <w:bookmarkEnd w:id="23"/>
    </w:p>
  </w:footnote>
  <w:footnote w:id="5">
    <w:p w14:paraId="76808F3F" w14:textId="77777777" w:rsidR="00086DB9" w:rsidRDefault="00986FBA">
      <w:pPr>
        <w:pStyle w:val="Footnote"/>
        <w:jc w:val="both"/>
      </w:pPr>
      <w:r>
        <w:rPr>
          <w:rStyle w:val="FootnoteReference"/>
        </w:rPr>
        <w:footnoteRef/>
      </w:r>
      <w:r>
        <w:rPr>
          <w:sz w:val="18"/>
          <w:szCs w:val="18"/>
        </w:rPr>
        <w:t xml:space="preserve"> The term 'interpreting' in this context means presenting decoded data in human-readable form. Interpretation is usually for diagnostic purposes and is not necessary to the decoding process itself.</w:t>
      </w:r>
    </w:p>
  </w:footnote>
  <w:footnote w:id="6">
    <w:p w14:paraId="76808F40" w14:textId="77777777" w:rsidR="00086DB9" w:rsidRDefault="00986FBA">
      <w:pPr>
        <w:pStyle w:val="Standard"/>
        <w:jc w:val="both"/>
      </w:pPr>
      <w:r>
        <w:rPr>
          <w:rStyle w:val="FootnoteReference"/>
        </w:rPr>
        <w:footnoteRef/>
      </w:r>
      <w:r>
        <w:rPr>
          <w:rFonts w:ascii="Arial" w:eastAsia="Arial" w:hAnsi="Arial" w:cs="Arial"/>
          <w:i/>
          <w:sz w:val="18"/>
          <w:szCs w:val="18"/>
        </w:rPr>
        <w:t xml:space="preserve"> </w:t>
      </w:r>
      <w:r>
        <w:rPr>
          <w:rFonts w:ascii="Arial" w:hAnsi="Arial" w:cs="Arial"/>
          <w:sz w:val="18"/>
          <w:szCs w:val="18"/>
        </w:rPr>
        <w:t>Missing</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invalid</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must</w:t>
      </w:r>
      <w:r>
        <w:rPr>
          <w:rFonts w:ascii="Arial" w:eastAsia="Arial" w:hAnsi="Arial" w:cs="Arial"/>
          <w:sz w:val="18"/>
          <w:szCs w:val="18"/>
        </w:rPr>
        <w:t xml:space="preserve"> </w:t>
      </w:r>
      <w:r>
        <w:rPr>
          <w:rFonts w:ascii="Arial" w:hAnsi="Arial" w:cs="Arial"/>
          <w:sz w:val="18"/>
          <w:szCs w:val="18"/>
        </w:rPr>
        <w:t>still</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positional.</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accomplished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setting</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bits</w:t>
      </w:r>
      <w:r>
        <w:rPr>
          <w:rFonts w:ascii="Arial" w:eastAsia="Arial" w:hAnsi="Arial" w:cs="Arial"/>
          <w:sz w:val="18"/>
          <w:szCs w:val="18"/>
        </w:rPr>
        <w:t xml:space="preserve"> </w:t>
      </w:r>
      <w:r>
        <w:rPr>
          <w:rFonts w:ascii="Arial" w:hAnsi="Arial" w:cs="Arial"/>
          <w:sz w:val="18"/>
          <w:szCs w:val="18"/>
        </w:rPr>
        <w:t>defined</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that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'1'.</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implies</w:t>
      </w:r>
      <w:r>
        <w:rPr>
          <w:rFonts w:ascii="Arial" w:eastAsia="Arial" w:hAnsi="Arial" w:cs="Arial"/>
          <w:sz w:val="18"/>
          <w:szCs w:val="18"/>
        </w:rPr>
        <w:t xml:space="preserve"> </w:t>
      </w:r>
      <w:r>
        <w:rPr>
          <w:rFonts w:ascii="Arial" w:hAnsi="Arial" w:cs="Arial"/>
          <w:sz w:val="18"/>
          <w:szCs w:val="18"/>
        </w:rPr>
        <w:t>that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maximum</w:t>
      </w:r>
      <w:r>
        <w:rPr>
          <w:rFonts w:ascii="Arial" w:eastAsia="Arial" w:hAnsi="Arial" w:cs="Arial"/>
          <w:sz w:val="18"/>
          <w:szCs w:val="18"/>
        </w:rPr>
        <w:t xml:space="preserve"> </w:t>
      </w:r>
      <w:r>
        <w:rPr>
          <w:rFonts w:ascii="Arial" w:hAnsi="Arial" w:cs="Arial"/>
          <w:sz w:val="18"/>
          <w:szCs w:val="18"/>
        </w:rPr>
        <w:t>valid</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any</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after</w:t>
      </w:r>
      <w:r>
        <w:rPr>
          <w:rFonts w:ascii="Arial" w:eastAsia="Arial" w:hAnsi="Arial" w:cs="Arial"/>
          <w:sz w:val="18"/>
          <w:szCs w:val="18"/>
        </w:rPr>
        <w:t xml:space="preserve"> </w:t>
      </w:r>
      <w:r>
        <w:rPr>
          <w:rFonts w:ascii="Arial" w:hAnsi="Arial" w:cs="Arial"/>
          <w:sz w:val="18"/>
          <w:szCs w:val="18"/>
        </w:rPr>
        <w:t>scaling</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applying</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reference</w:t>
      </w:r>
      <w:r>
        <w:rPr>
          <w:rFonts w:ascii="Arial" w:eastAsia="Arial" w:hAnsi="Arial" w:cs="Arial"/>
          <w:sz w:val="18"/>
          <w:szCs w:val="18"/>
        </w:rPr>
        <w:t xml:space="preserve"> </w:t>
      </w:r>
      <w:r>
        <w:rPr>
          <w:rFonts w:ascii="Arial" w:hAnsi="Arial" w:cs="Arial"/>
          <w:sz w:val="18"/>
          <w:szCs w:val="18"/>
        </w:rPr>
        <w:t>offset</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zero</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2</w:t>
      </w:r>
      <w:r>
        <w:rPr>
          <w:rFonts w:ascii="Arial" w:hAnsi="Arial" w:cs="Arial"/>
          <w:sz w:val="18"/>
          <w:szCs w:val="18"/>
          <w:vertAlign w:val="superscript"/>
        </w:rPr>
        <w:t>width</w:t>
      </w:r>
      <w:r>
        <w:rPr>
          <w:rFonts w:ascii="Arial" w:eastAsia="Arial" w:hAnsi="Arial" w:cs="Arial"/>
          <w:sz w:val="18"/>
          <w:szCs w:val="18"/>
        </w:rPr>
        <w:t>–</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decoding,</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bits</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decoded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returned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missing</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indicator</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usually</w:t>
      </w:r>
      <w:r>
        <w:rPr>
          <w:rFonts w:ascii="Arial" w:eastAsia="Arial" w:hAnsi="Arial" w:cs="Arial"/>
          <w:sz w:val="18"/>
          <w:szCs w:val="18"/>
        </w:rPr>
        <w:t xml:space="preserve"> </w:t>
      </w:r>
      <w:r>
        <w:rPr>
          <w:rFonts w:ascii="Arial" w:hAnsi="Arial" w:cs="Arial"/>
          <w:sz w:val="18"/>
          <w:szCs w:val="18"/>
        </w:rPr>
        <w:t>-32768,</w:t>
      </w:r>
      <w:r>
        <w:rPr>
          <w:rFonts w:ascii="Arial" w:eastAsia="Arial" w:hAnsi="Arial" w:cs="Arial"/>
          <w:sz w:val="18"/>
          <w:szCs w:val="18"/>
        </w:rPr>
        <w:t xml:space="preserve"> </w:t>
      </w:r>
      <w:r>
        <w:rPr>
          <w:rFonts w:ascii="Arial" w:hAnsi="Arial" w:cs="Arial"/>
          <w:sz w:val="18"/>
          <w:szCs w:val="18"/>
        </w:rPr>
        <w:t>-2147483647</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-9999999,</w:t>
      </w:r>
      <w:r>
        <w:rPr>
          <w:rFonts w:ascii="Arial" w:eastAsia="Arial" w:hAnsi="Arial" w:cs="Arial"/>
          <w:sz w:val="18"/>
          <w:szCs w:val="18"/>
        </w:rPr>
        <w:t xml:space="preserve"> </w:t>
      </w:r>
      <w:r>
        <w:rPr>
          <w:rFonts w:ascii="Arial" w:hAnsi="Arial" w:cs="Arial"/>
          <w:sz w:val="18"/>
          <w:szCs w:val="18"/>
        </w:rPr>
        <w:t>depending</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implementation.</w:t>
      </w:r>
    </w:p>
  </w:footnote>
  <w:footnote w:id="7">
    <w:p w14:paraId="76808F41" w14:textId="77777777" w:rsidR="00086DB9" w:rsidRDefault="00986FBA">
      <w:pPr>
        <w:pStyle w:val="Footnote"/>
        <w:jc w:val="both"/>
      </w:pPr>
      <w:r>
        <w:rPr>
          <w:rStyle w:val="FootnoteReference"/>
        </w:rPr>
        <w:footnoteRef/>
      </w:r>
      <w:r>
        <w:rPr>
          <w:sz w:val="18"/>
          <w:szCs w:val="18"/>
        </w:rPr>
        <w:t xml:space="preserve"> A bulletin is the BUFR (or GRIB, CREX or other WMO format) message with a wrapper or ‘Abbreviated Routing Header’ containing coded information on the message content for GTS routing purposes. The ARH adds some 35 </w:t>
      </w:r>
      <w:proofErr w:type="gramStart"/>
      <w:r>
        <w:rPr>
          <w:sz w:val="18"/>
          <w:szCs w:val="18"/>
        </w:rPr>
        <w:t>bytes  to</w:t>
      </w:r>
      <w:proofErr w:type="gramEnd"/>
      <w:r>
        <w:rPr>
          <w:sz w:val="18"/>
          <w:szCs w:val="18"/>
        </w:rPr>
        <w:t xml:space="preserve"> the BUFR message length – see Section 5.</w:t>
      </w:r>
    </w:p>
  </w:footnote>
  <w:footnote w:id="8">
    <w:p w14:paraId="76808F42" w14:textId="77777777" w:rsidR="00086DB9" w:rsidRDefault="00986FBA">
      <w:pPr>
        <w:pStyle w:val="Standard"/>
        <w:jc w:val="both"/>
      </w:pPr>
      <w:r>
        <w:rPr>
          <w:rStyle w:val="FootnoteReference"/>
        </w:rPr>
        <w:footnoteRef/>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3</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deprecated</w:t>
      </w:r>
      <w:r>
        <w:rPr>
          <w:rFonts w:ascii="Arial" w:eastAsia="Arial" w:hAnsi="Arial" w:cs="Arial"/>
          <w:i/>
          <w:sz w:val="18"/>
          <w:szCs w:val="18"/>
        </w:rPr>
        <w:t xml:space="preserve"> </w:t>
      </w:r>
      <w:r>
        <w:rPr>
          <w:rFonts w:ascii="Arial" w:hAnsi="Arial" w:cs="Arial"/>
          <w:i/>
          <w:sz w:val="18"/>
          <w:szCs w:val="18"/>
        </w:rPr>
        <w:t>and</w:t>
      </w:r>
      <w:r>
        <w:rPr>
          <w:rFonts w:ascii="Arial" w:eastAsia="Arial" w:hAnsi="Arial" w:cs="Arial"/>
          <w:i/>
          <w:sz w:val="18"/>
          <w:szCs w:val="18"/>
        </w:rPr>
        <w:t xml:space="preserve"> </w:t>
      </w:r>
      <w:r>
        <w:rPr>
          <w:rFonts w:ascii="Arial" w:hAnsi="Arial" w:cs="Arial"/>
          <w:i/>
          <w:sz w:val="18"/>
          <w:szCs w:val="18"/>
        </w:rPr>
        <w:t>only</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4</w:t>
      </w:r>
      <w:r>
        <w:rPr>
          <w:rFonts w:ascii="Arial" w:eastAsia="Arial" w:hAnsi="Arial" w:cs="Arial"/>
          <w:i/>
          <w:sz w:val="18"/>
          <w:szCs w:val="18"/>
        </w:rPr>
        <w:t xml:space="preserve"> </w:t>
      </w:r>
      <w:r>
        <w:rPr>
          <w:rFonts w:ascii="Arial" w:hAnsi="Arial" w:cs="Arial"/>
          <w:i/>
          <w:sz w:val="18"/>
          <w:szCs w:val="18"/>
        </w:rPr>
        <w:t>messages</w:t>
      </w:r>
      <w:r>
        <w:rPr>
          <w:rFonts w:ascii="Arial" w:eastAsia="Arial" w:hAnsi="Arial" w:cs="Arial"/>
          <w:i/>
          <w:sz w:val="18"/>
          <w:szCs w:val="18"/>
        </w:rPr>
        <w:t xml:space="preserve"> have been </w:t>
      </w:r>
      <w:r>
        <w:rPr>
          <w:rFonts w:ascii="Arial" w:hAnsi="Arial" w:cs="Arial"/>
          <w:i/>
          <w:sz w:val="18"/>
          <w:szCs w:val="18"/>
        </w:rPr>
        <w:t>permitted</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GTS</w:t>
      </w:r>
      <w:r>
        <w:rPr>
          <w:rFonts w:ascii="Arial" w:eastAsia="Arial" w:hAnsi="Arial" w:cs="Arial"/>
          <w:i/>
          <w:sz w:val="18"/>
          <w:szCs w:val="18"/>
        </w:rPr>
        <w:t xml:space="preserve"> </w:t>
      </w:r>
      <w:r>
        <w:rPr>
          <w:rFonts w:ascii="Arial" w:hAnsi="Arial" w:cs="Arial"/>
          <w:i/>
          <w:sz w:val="18"/>
          <w:szCs w:val="18"/>
        </w:rPr>
        <w:t>since</w:t>
      </w:r>
      <w:r>
        <w:rPr>
          <w:rFonts w:ascii="Arial" w:eastAsia="Arial" w:hAnsi="Arial" w:cs="Arial"/>
          <w:i/>
          <w:sz w:val="18"/>
          <w:szCs w:val="18"/>
        </w:rPr>
        <w:t xml:space="preserve"> </w:t>
      </w:r>
      <w:r>
        <w:rPr>
          <w:rFonts w:ascii="Arial" w:hAnsi="Arial" w:cs="Arial"/>
          <w:i/>
          <w:sz w:val="18"/>
          <w:szCs w:val="18"/>
        </w:rPr>
        <w:t>6</w:t>
      </w:r>
      <w:r>
        <w:rPr>
          <w:rFonts w:ascii="Arial" w:hAnsi="Arial" w:cs="Arial"/>
          <w:i/>
          <w:sz w:val="18"/>
          <w:szCs w:val="18"/>
          <w:vertAlign w:val="superscript"/>
        </w:rPr>
        <w:t>th</w:t>
      </w:r>
      <w:r>
        <w:rPr>
          <w:rFonts w:ascii="Arial" w:eastAsia="Arial" w:hAnsi="Arial" w:cs="Arial"/>
          <w:i/>
          <w:sz w:val="18"/>
          <w:szCs w:val="18"/>
        </w:rPr>
        <w:t xml:space="preserve"> </w:t>
      </w:r>
      <w:r>
        <w:rPr>
          <w:rFonts w:ascii="Arial" w:hAnsi="Arial" w:cs="Arial"/>
          <w:i/>
          <w:sz w:val="18"/>
          <w:szCs w:val="18"/>
        </w:rPr>
        <w:t>November</w:t>
      </w:r>
      <w:r>
        <w:rPr>
          <w:rFonts w:ascii="Arial" w:eastAsia="Arial" w:hAnsi="Arial" w:cs="Arial"/>
          <w:i/>
          <w:sz w:val="18"/>
          <w:szCs w:val="18"/>
        </w:rPr>
        <w:t xml:space="preserve"> </w:t>
      </w:r>
      <w:r>
        <w:rPr>
          <w:rFonts w:ascii="Arial" w:hAnsi="Arial" w:cs="Arial"/>
          <w:i/>
          <w:sz w:val="18"/>
          <w:szCs w:val="18"/>
        </w:rPr>
        <w:t>2012.</w:t>
      </w:r>
      <w:r>
        <w:rPr>
          <w:rFonts w:ascii="Arial" w:eastAsia="Arial" w:hAnsi="Arial" w:cs="Arial"/>
          <w:i/>
          <w:sz w:val="18"/>
          <w:szCs w:val="18"/>
        </w:rPr>
        <w:t xml:space="preserve"> </w:t>
      </w:r>
      <w:r>
        <w:rPr>
          <w:rFonts w:ascii="Arial" w:hAnsi="Arial" w:cs="Arial"/>
          <w:i/>
          <w:sz w:val="18"/>
          <w:szCs w:val="18"/>
        </w:rPr>
        <w:t>RO</w:t>
      </w:r>
      <w:r>
        <w:rPr>
          <w:rFonts w:ascii="Arial" w:eastAsia="Arial" w:hAnsi="Arial" w:cs="Arial"/>
          <w:i/>
          <w:sz w:val="18"/>
          <w:szCs w:val="18"/>
        </w:rPr>
        <w:t xml:space="preserve"> </w:t>
      </w:r>
      <w:r>
        <w:rPr>
          <w:rFonts w:ascii="Arial" w:hAnsi="Arial" w:cs="Arial"/>
          <w:i/>
          <w:sz w:val="18"/>
          <w:szCs w:val="18"/>
        </w:rPr>
        <w:t>data</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currently</w:t>
      </w:r>
      <w:r>
        <w:rPr>
          <w:rFonts w:ascii="Arial" w:eastAsia="Arial" w:hAnsi="Arial" w:cs="Arial"/>
          <w:i/>
          <w:sz w:val="18"/>
          <w:szCs w:val="18"/>
        </w:rPr>
        <w:t xml:space="preserve"> </w:t>
      </w:r>
      <w:r>
        <w:rPr>
          <w:rFonts w:ascii="Arial" w:hAnsi="Arial" w:cs="Arial"/>
          <w:i/>
          <w:sz w:val="18"/>
          <w:szCs w:val="18"/>
        </w:rPr>
        <w:t>encoded</w:t>
      </w:r>
      <w:r>
        <w:rPr>
          <w:rFonts w:ascii="Arial" w:eastAsia="Arial" w:hAnsi="Arial" w:cs="Arial"/>
          <w:i/>
          <w:sz w:val="18"/>
          <w:szCs w:val="18"/>
        </w:rPr>
        <w:t xml:space="preserve"> </w:t>
      </w:r>
      <w:r>
        <w:rPr>
          <w:rFonts w:ascii="Arial" w:hAnsi="Arial" w:cs="Arial"/>
          <w:i/>
          <w:sz w:val="18"/>
          <w:szCs w:val="18"/>
        </w:rPr>
        <w:t>in</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4,</w:t>
      </w:r>
      <w:r>
        <w:rPr>
          <w:rFonts w:ascii="Arial" w:eastAsia="Arial" w:hAnsi="Arial" w:cs="Arial"/>
          <w:i/>
          <w:sz w:val="18"/>
          <w:szCs w:val="18"/>
        </w:rPr>
        <w:t xml:space="preserve"> </w:t>
      </w:r>
      <w:r>
        <w:rPr>
          <w:rFonts w:ascii="Arial" w:hAnsi="Arial" w:cs="Arial"/>
          <w:i/>
          <w:sz w:val="18"/>
          <w:szCs w:val="18"/>
        </w:rPr>
        <w:t>but</w:t>
      </w:r>
      <w:r>
        <w:rPr>
          <w:rFonts w:ascii="Arial" w:eastAsia="Arial" w:hAnsi="Arial" w:cs="Arial"/>
          <w:i/>
          <w:sz w:val="18"/>
          <w:szCs w:val="18"/>
        </w:rPr>
        <w:t xml:space="preserve"> </w:t>
      </w:r>
      <w:r>
        <w:rPr>
          <w:rFonts w:ascii="Arial" w:hAnsi="Arial" w:cs="Arial"/>
          <w:i/>
          <w:sz w:val="18"/>
          <w:szCs w:val="18"/>
        </w:rPr>
        <w:t>we</w:t>
      </w:r>
      <w:r>
        <w:rPr>
          <w:rFonts w:ascii="Arial" w:eastAsia="Arial" w:hAnsi="Arial" w:cs="Arial"/>
          <w:i/>
          <w:sz w:val="18"/>
          <w:szCs w:val="18"/>
        </w:rPr>
        <w:t xml:space="preserve"> </w:t>
      </w:r>
      <w:r>
        <w:rPr>
          <w:rFonts w:ascii="Arial" w:hAnsi="Arial" w:cs="Arial"/>
          <w:i/>
          <w:sz w:val="18"/>
          <w:szCs w:val="18"/>
        </w:rPr>
        <w:t>include</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3</w:t>
      </w:r>
      <w:r>
        <w:rPr>
          <w:rFonts w:ascii="Arial" w:eastAsia="Arial" w:hAnsi="Arial" w:cs="Arial"/>
          <w:i/>
          <w:sz w:val="18"/>
          <w:szCs w:val="18"/>
        </w:rPr>
        <w:t xml:space="preserve"> </w:t>
      </w:r>
      <w:r>
        <w:rPr>
          <w:rFonts w:ascii="Arial" w:hAnsi="Arial" w:cs="Arial"/>
          <w:i/>
          <w:sz w:val="18"/>
          <w:szCs w:val="18"/>
        </w:rPr>
        <w:t>details</w:t>
      </w:r>
      <w:r>
        <w:rPr>
          <w:rFonts w:ascii="Arial" w:eastAsia="Arial" w:hAnsi="Arial" w:cs="Arial"/>
          <w:i/>
          <w:sz w:val="18"/>
          <w:szCs w:val="18"/>
        </w:rPr>
        <w:t xml:space="preserve"> </w:t>
      </w:r>
      <w:r>
        <w:rPr>
          <w:rFonts w:ascii="Arial" w:hAnsi="Arial" w:cs="Arial"/>
          <w:i/>
          <w:sz w:val="18"/>
          <w:szCs w:val="18"/>
        </w:rPr>
        <w:t>here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document</w:t>
      </w:r>
      <w:r>
        <w:rPr>
          <w:rFonts w:ascii="Arial" w:eastAsia="Arial" w:hAnsi="Arial" w:cs="Arial"/>
          <w:i/>
          <w:sz w:val="18"/>
          <w:szCs w:val="18"/>
        </w:rPr>
        <w:t xml:space="preserve"> </w:t>
      </w:r>
      <w:r>
        <w:rPr>
          <w:rFonts w:ascii="Arial" w:hAnsi="Arial" w:cs="Arial"/>
          <w:i/>
          <w:sz w:val="18"/>
          <w:szCs w:val="18"/>
        </w:rPr>
        <w:t>older</w:t>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messages</w:t>
      </w:r>
      <w:r>
        <w:rPr>
          <w:rFonts w:ascii="Arial" w:eastAsia="Arial" w:hAnsi="Arial" w:cs="Arial"/>
          <w:i/>
          <w:sz w:val="18"/>
          <w:szCs w:val="18"/>
        </w:rPr>
        <w:t xml:space="preserve"> </w:t>
      </w:r>
      <w:r>
        <w:rPr>
          <w:rFonts w:ascii="Arial" w:hAnsi="Arial" w:cs="Arial"/>
          <w:i/>
          <w:sz w:val="18"/>
          <w:szCs w:val="18"/>
        </w:rPr>
        <w:t>that</w:t>
      </w:r>
      <w:r>
        <w:rPr>
          <w:rFonts w:ascii="Arial" w:eastAsia="Arial" w:hAnsi="Arial" w:cs="Arial"/>
          <w:i/>
          <w:sz w:val="18"/>
          <w:szCs w:val="18"/>
        </w:rPr>
        <w:t xml:space="preserve"> </w:t>
      </w:r>
      <w:r>
        <w:rPr>
          <w:rFonts w:ascii="Arial" w:hAnsi="Arial" w:cs="Arial"/>
          <w:i/>
          <w:sz w:val="18"/>
          <w:szCs w:val="18"/>
        </w:rPr>
        <w:t>may</w:t>
      </w:r>
      <w:r>
        <w:rPr>
          <w:rFonts w:ascii="Arial" w:eastAsia="Arial" w:hAnsi="Arial" w:cs="Arial"/>
          <w:i/>
          <w:sz w:val="18"/>
          <w:szCs w:val="18"/>
        </w:rPr>
        <w:t xml:space="preserve"> </w:t>
      </w:r>
      <w:r>
        <w:rPr>
          <w:rFonts w:ascii="Arial" w:hAnsi="Arial" w:cs="Arial"/>
          <w:i/>
          <w:sz w:val="18"/>
          <w:szCs w:val="18"/>
        </w:rPr>
        <w:t>be</w:t>
      </w:r>
      <w:r>
        <w:rPr>
          <w:rFonts w:ascii="Arial" w:eastAsia="Arial" w:hAnsi="Arial" w:cs="Arial"/>
          <w:i/>
          <w:sz w:val="18"/>
          <w:szCs w:val="18"/>
        </w:rPr>
        <w:t xml:space="preserve"> </w:t>
      </w:r>
      <w:r>
        <w:rPr>
          <w:rFonts w:ascii="Arial" w:hAnsi="Arial" w:cs="Arial"/>
          <w:i/>
          <w:sz w:val="18"/>
          <w:szCs w:val="18"/>
        </w:rPr>
        <w:t>archived.</w:t>
      </w:r>
    </w:p>
  </w:footnote>
  <w:footnote w:id="9">
    <w:p w14:paraId="76808F43" w14:textId="77777777" w:rsidR="00086DB9" w:rsidRDefault="00986FBA">
      <w:pPr>
        <w:pStyle w:val="Footnote"/>
        <w:jc w:val="both"/>
      </w:pPr>
      <w:r>
        <w:rPr>
          <w:rStyle w:val="FootnoteReference"/>
        </w:rPr>
        <w:footnoteRef/>
      </w:r>
      <w:r>
        <w:t xml:space="preserve"> </w:t>
      </w:r>
      <w:r>
        <w:rPr>
          <w:sz w:val="18"/>
          <w:szCs w:val="18"/>
        </w:rPr>
        <w:t>The Master Table Version number in which the template was first published. The encoded version number should not be changed to the current Version unless a change to Table B or Table D directly affects this data type.</w:t>
      </w:r>
    </w:p>
  </w:footnote>
  <w:footnote w:id="10">
    <w:p w14:paraId="76808F44" w14:textId="77777777" w:rsidR="00086DB9" w:rsidRDefault="00986FBA">
      <w:pPr>
        <w:pStyle w:val="Footnote"/>
      </w:pPr>
      <w:r>
        <w:rPr>
          <w:rStyle w:val="FootnoteReference"/>
        </w:rPr>
        <w:footnoteRef/>
      </w:r>
      <w:r>
        <w:rPr>
          <w:sz w:val="18"/>
          <w:szCs w:val="18"/>
        </w:rPr>
        <w:t xml:space="preserve"> Depends on the BUFR encoder implementation as to whether an optional Edition 4 even pad byte is inserted or </w:t>
      </w:r>
      <w:proofErr w:type="gramStart"/>
      <w:r>
        <w:rPr>
          <w:sz w:val="18"/>
          <w:szCs w:val="18"/>
        </w:rPr>
        <w:t>not;</w:t>
      </w:r>
      <w:proofErr w:type="gramEnd"/>
      <w:r>
        <w:rPr>
          <w:sz w:val="18"/>
          <w:szCs w:val="18"/>
        </w:rPr>
        <w:t xml:space="preserve"> e.g. the MetDB encoder inserts this byte and the ECMWF encoder doesn’t. Edition 3 required this pad byte.</w:t>
      </w:r>
    </w:p>
  </w:footnote>
  <w:footnote w:id="11">
    <w:p w14:paraId="76808F45" w14:textId="77777777" w:rsidR="00086DB9" w:rsidRDefault="00986FBA">
      <w:pPr>
        <w:pStyle w:val="Footnote"/>
      </w:pPr>
      <w:r>
        <w:rPr>
          <w:rStyle w:val="FootnoteReference"/>
        </w:rPr>
        <w:footnoteRef/>
      </w:r>
      <w:r>
        <w:rPr>
          <w:sz w:val="18"/>
          <w:szCs w:val="18"/>
        </w:rPr>
        <w:t xml:space="preserve"> Maximum bulletin length on GTS up to 4 November 2007 was 15,000 bytes. It is now 500,000 bytes so in principle, higher resolution profiles can be transmitted.</w:t>
      </w:r>
    </w:p>
  </w:footnote>
  <w:footnote w:id="12">
    <w:p w14:paraId="76808F46" w14:textId="77777777" w:rsidR="00086DB9" w:rsidRDefault="00986FBA">
      <w:pPr>
        <w:pStyle w:val="Footnote"/>
      </w:pPr>
      <w:r>
        <w:rPr>
          <w:rStyle w:val="FootnoteReference"/>
        </w:rPr>
        <w:footnoteRef/>
      </w:r>
      <w:r>
        <w:rPr>
          <w:sz w:val="18"/>
          <w:szCs w:val="18"/>
        </w:rPr>
        <w:t xml:space="preserve"> Nominal ROM SAF NRT product (</w:t>
      </w:r>
      <w:proofErr w:type="gramStart"/>
      <w:r>
        <w:rPr>
          <w:sz w:val="18"/>
          <w:szCs w:val="18"/>
        </w:rPr>
        <w:t>e.g.</w:t>
      </w:r>
      <w:proofErr w:type="gramEnd"/>
      <w:r>
        <w:rPr>
          <w:sz w:val="18"/>
          <w:szCs w:val="18"/>
        </w:rPr>
        <w:t xml:space="preserve"> </w:t>
      </w:r>
      <w:proofErr w:type="spellStart"/>
      <w:r>
        <w:rPr>
          <w:sz w:val="18"/>
          <w:szCs w:val="18"/>
        </w:rPr>
        <w:t>Metop</w:t>
      </w:r>
      <w:proofErr w:type="spellEnd"/>
      <w:r>
        <w:rPr>
          <w:sz w:val="18"/>
          <w:szCs w:val="18"/>
        </w:rPr>
        <w:t>-B)</w:t>
      </w:r>
    </w:p>
  </w:footnote>
  <w:footnote w:id="13">
    <w:p w14:paraId="76808F47" w14:textId="77777777" w:rsidR="00086DB9" w:rsidRDefault="00986FBA">
      <w:pPr>
        <w:pStyle w:val="Footnote"/>
      </w:pPr>
      <w:r>
        <w:rPr>
          <w:rStyle w:val="FootnoteReference"/>
        </w:rPr>
        <w:footnoteRef/>
      </w:r>
      <w:r>
        <w:rPr>
          <w:sz w:val="18"/>
          <w:szCs w:val="18"/>
        </w:rPr>
        <w:t xml:space="preserve"> Nominal UCAR NRT product (</w:t>
      </w:r>
      <w:proofErr w:type="gramStart"/>
      <w:r>
        <w:rPr>
          <w:sz w:val="18"/>
          <w:szCs w:val="18"/>
        </w:rPr>
        <w:t>e.g.</w:t>
      </w:r>
      <w:proofErr w:type="gramEnd"/>
      <w:r>
        <w:rPr>
          <w:sz w:val="18"/>
          <w:szCs w:val="18"/>
        </w:rPr>
        <w:t xml:space="preserve"> COSMIC-2)</w:t>
      </w:r>
    </w:p>
  </w:footnote>
  <w:footnote w:id="14">
    <w:p w14:paraId="76808F48" w14:textId="77777777" w:rsidR="00086DB9" w:rsidRDefault="00986FBA">
      <w:pPr>
        <w:pStyle w:val="Footnote"/>
      </w:pPr>
      <w:r>
        <w:rPr>
          <w:rStyle w:val="FootnoteReference"/>
        </w:rPr>
        <w:footnoteRef/>
      </w:r>
      <w:r>
        <w:rPr>
          <w:sz w:val="18"/>
          <w:szCs w:val="18"/>
        </w:rPr>
        <w:t xml:space="preserve"> Nominal GFZ NRT product (</w:t>
      </w:r>
      <w:proofErr w:type="gramStart"/>
      <w:r>
        <w:rPr>
          <w:sz w:val="18"/>
          <w:szCs w:val="18"/>
        </w:rPr>
        <w:t>e.g.</w:t>
      </w:r>
      <w:proofErr w:type="gramEnd"/>
      <w:r>
        <w:rPr>
          <w:sz w:val="18"/>
          <w:szCs w:val="18"/>
        </w:rPr>
        <w:t xml:space="preserve"> </w:t>
      </w:r>
      <w:proofErr w:type="spellStart"/>
      <w:r>
        <w:rPr>
          <w:sz w:val="18"/>
          <w:szCs w:val="18"/>
        </w:rPr>
        <w:t>TerraSAR</w:t>
      </w:r>
      <w:proofErr w:type="spellEnd"/>
      <w:r>
        <w:rPr>
          <w:sz w:val="18"/>
          <w:szCs w:val="18"/>
        </w:rPr>
        <w:t xml:space="preserve">-X, </w:t>
      </w:r>
      <w:proofErr w:type="spellStart"/>
      <w:r>
        <w:rPr>
          <w:sz w:val="18"/>
          <w:szCs w:val="18"/>
        </w:rPr>
        <w:t>TanDEM</w:t>
      </w:r>
      <w:proofErr w:type="spellEnd"/>
      <w:r>
        <w:rPr>
          <w:sz w:val="18"/>
          <w:szCs w:val="18"/>
        </w:rPr>
        <w:t>-X)</w:t>
      </w:r>
    </w:p>
  </w:footnote>
  <w:footnote w:id="15">
    <w:p w14:paraId="76808F49" w14:textId="77777777" w:rsidR="00086DB9" w:rsidRDefault="00986FBA">
      <w:pPr>
        <w:pStyle w:val="Textbody"/>
      </w:pPr>
      <w:r>
        <w:rPr>
          <w:rStyle w:val="FootnoteReference"/>
        </w:rPr>
        <w:footnoteRef/>
      </w:r>
      <w:r>
        <w:rPr>
          <w:sz w:val="18"/>
          <w:szCs w:val="18"/>
        </w:rPr>
        <w:t xml:space="preserve"> </w:t>
      </w:r>
      <w:r>
        <w:rPr>
          <w:rFonts w:ascii="Courier, 'Courier New'" w:hAnsi="Courier, 'Courier New'" w:cs="Arial"/>
          <w:b/>
          <w:bCs/>
          <w:i/>
          <w:sz w:val="18"/>
          <w:szCs w:val="18"/>
        </w:rPr>
        <w:t>ii=14</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also</w:t>
      </w:r>
      <w:r>
        <w:rPr>
          <w:rFonts w:ascii="Arial" w:eastAsia="Arial" w:hAnsi="Arial" w:cs="Arial"/>
          <w:i/>
          <w:sz w:val="18"/>
          <w:szCs w:val="18"/>
        </w:rPr>
        <w:t xml:space="preserve"> </w:t>
      </w:r>
      <w:r>
        <w:rPr>
          <w:rFonts w:ascii="Arial" w:hAnsi="Arial" w:cs="Arial"/>
          <w:i/>
          <w:sz w:val="18"/>
          <w:szCs w:val="18"/>
        </w:rPr>
        <w:t>used</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proofErr w:type="gramStart"/>
      <w:r>
        <w:rPr>
          <w:rFonts w:ascii="Arial" w:hAnsi="Arial" w:cs="Arial"/>
          <w:i/>
          <w:sz w:val="18"/>
          <w:szCs w:val="18"/>
        </w:rPr>
        <w:t>ground-based</w:t>
      </w:r>
      <w:proofErr w:type="gramEnd"/>
      <w:r>
        <w:rPr>
          <w:rFonts w:ascii="Arial" w:eastAsia="Arial" w:hAnsi="Arial" w:cs="Arial"/>
          <w:i/>
          <w:sz w:val="18"/>
          <w:szCs w:val="18"/>
        </w:rPr>
        <w:t xml:space="preserve"> </w:t>
      </w:r>
      <w:r>
        <w:rPr>
          <w:rFonts w:ascii="Arial" w:hAnsi="Arial" w:cs="Arial"/>
          <w:i/>
          <w:sz w:val="18"/>
          <w:szCs w:val="18"/>
        </w:rPr>
        <w:t>GNSS</w:t>
      </w:r>
      <w:r>
        <w:rPr>
          <w:rFonts w:ascii="Arial" w:eastAsia="Arial" w:hAnsi="Arial" w:cs="Arial"/>
          <w:i/>
          <w:sz w:val="18"/>
          <w:szCs w:val="18"/>
        </w:rPr>
        <w:t xml:space="preserve"> </w:t>
      </w:r>
      <w:r>
        <w:rPr>
          <w:rFonts w:ascii="Arial" w:hAnsi="Arial" w:cs="Arial"/>
          <w:i/>
          <w:sz w:val="18"/>
          <w:szCs w:val="18"/>
        </w:rPr>
        <w:t>bulletins,</w:t>
      </w:r>
      <w:r>
        <w:rPr>
          <w:rFonts w:ascii="Arial" w:eastAsia="Arial" w:hAnsi="Arial" w:cs="Arial"/>
          <w:i/>
          <w:sz w:val="18"/>
          <w:szCs w:val="18"/>
        </w:rPr>
        <w:t xml:space="preserve"> </w:t>
      </w:r>
      <w:r>
        <w:rPr>
          <w:rFonts w:ascii="Arial" w:hAnsi="Arial" w:cs="Arial"/>
          <w:i/>
          <w:sz w:val="18"/>
          <w:szCs w:val="18"/>
        </w:rPr>
        <w:t>but</w:t>
      </w:r>
      <w:r>
        <w:rPr>
          <w:rFonts w:ascii="Arial" w:eastAsia="Arial" w:hAnsi="Arial" w:cs="Arial"/>
          <w:i/>
          <w:sz w:val="18"/>
          <w:szCs w:val="18"/>
        </w:rPr>
        <w:t xml:space="preserve"> </w:t>
      </w:r>
      <w:r>
        <w:rPr>
          <w:rFonts w:ascii="Arial" w:hAnsi="Arial" w:cs="Arial"/>
          <w:i/>
          <w:sz w:val="18"/>
          <w:szCs w:val="18"/>
        </w:rPr>
        <w:t>with</w:t>
      </w:r>
      <w:r>
        <w:rPr>
          <w:rFonts w:ascii="Arial" w:eastAsia="Arial" w:hAnsi="Arial" w:cs="Arial"/>
          <w:i/>
          <w:sz w:val="18"/>
          <w:szCs w:val="18"/>
        </w:rPr>
        <w:t xml:space="preserve"> </w:t>
      </w:r>
      <w:r>
        <w:rPr>
          <w:rFonts w:ascii="Courier, 'Courier New'" w:hAnsi="Courier, 'Courier New'" w:cs="Arial"/>
          <w:b/>
          <w:bCs/>
          <w:i/>
          <w:sz w:val="18"/>
          <w:szCs w:val="18"/>
        </w:rPr>
        <w:t>T</w:t>
      </w:r>
      <w:r>
        <w:rPr>
          <w:rFonts w:ascii="Courier, 'Courier New'" w:hAnsi="Courier, 'Courier New'" w:cs="Arial"/>
          <w:b/>
          <w:bCs/>
          <w:i/>
          <w:sz w:val="18"/>
          <w:szCs w:val="18"/>
          <w:vertAlign w:val="subscript"/>
        </w:rPr>
        <w:t>1</w:t>
      </w:r>
      <w:r>
        <w:rPr>
          <w:rFonts w:ascii="Courier, 'Courier New'" w:hAnsi="Courier, 'Courier New'" w:cs="Arial"/>
          <w:b/>
          <w:bCs/>
          <w:i/>
          <w:sz w:val="18"/>
          <w:szCs w:val="18"/>
        </w:rPr>
        <w:t>T</w:t>
      </w:r>
      <w:r>
        <w:rPr>
          <w:rFonts w:ascii="Courier, 'Courier New'" w:hAnsi="Courier, 'Courier New'" w:cs="Arial"/>
          <w:b/>
          <w:bCs/>
          <w:i/>
          <w:sz w:val="18"/>
          <w:szCs w:val="18"/>
          <w:vertAlign w:val="subscript"/>
        </w:rPr>
        <w:t>2</w:t>
      </w:r>
      <w:r>
        <w:rPr>
          <w:rFonts w:ascii="Courier, 'Courier New'" w:hAnsi="Courier, 'Courier New'" w:cs="Arial"/>
          <w:b/>
          <w:bCs/>
          <w:i/>
          <w:sz w:val="18"/>
          <w:szCs w:val="18"/>
        </w:rPr>
        <w:t>A</w:t>
      </w:r>
      <w:r>
        <w:rPr>
          <w:rFonts w:ascii="Courier, 'Courier New'" w:hAnsi="Courier, 'Courier New'" w:cs="Arial"/>
          <w:b/>
          <w:bCs/>
          <w:i/>
          <w:sz w:val="18"/>
          <w:szCs w:val="18"/>
          <w:vertAlign w:val="subscript"/>
        </w:rPr>
        <w:t>1</w:t>
      </w:r>
      <w:r>
        <w:rPr>
          <w:rFonts w:ascii="Courier, 'Courier New'" w:hAnsi="Courier, 'Courier New'" w:cs="Arial"/>
          <w:b/>
          <w:bCs/>
          <w:i/>
          <w:sz w:val="18"/>
          <w:szCs w:val="18"/>
        </w:rPr>
        <w:t>=</w:t>
      </w:r>
      <w:proofErr w:type="spellStart"/>
      <w:r>
        <w:rPr>
          <w:rFonts w:ascii="Courier, 'Courier New'" w:hAnsi="Courier, 'Courier New'" w:cs="Arial"/>
          <w:b/>
          <w:bCs/>
          <w:i/>
          <w:sz w:val="18"/>
          <w:szCs w:val="18"/>
        </w:rPr>
        <w:t>ISX</w:t>
      </w:r>
      <w:r>
        <w:rPr>
          <w:rFonts w:ascii="Courier, 'Courier New'" w:hAnsi="Courier, 'Courier New'" w:cs="Arial"/>
          <w:i/>
          <w:sz w:val="18"/>
          <w:szCs w:val="18"/>
        </w:rPr>
        <w:t>.</w:t>
      </w:r>
      <w:r>
        <w:rPr>
          <w:rFonts w:ascii="Arial" w:hAnsi="Arial" w:cs="Arial"/>
          <w:i/>
          <w:sz w:val="18"/>
          <w:szCs w:val="18"/>
        </w:rPr>
        <w:t>However</w:t>
      </w:r>
      <w:proofErr w:type="spellEnd"/>
      <w:r>
        <w:rPr>
          <w:rFonts w:ascii="Arial" w:hAnsi="Arial" w:cs="Arial"/>
          <w:i/>
          <w:sz w:val="18"/>
          <w:szCs w:val="18"/>
        </w:rPr>
        <w:t>,</w:t>
      </w:r>
      <w:r>
        <w:rPr>
          <w:rFonts w:ascii="Arial" w:eastAsia="Arial" w:hAnsi="Arial" w:cs="Arial"/>
          <w:i/>
          <w:sz w:val="18"/>
          <w:szCs w:val="18"/>
        </w:rPr>
        <w:t xml:space="preserve"> </w:t>
      </w:r>
      <w:r>
        <w:rPr>
          <w:rFonts w:ascii="Arial" w:hAnsi="Arial" w:cs="Arial"/>
          <w:i/>
          <w:sz w:val="18"/>
          <w:szCs w:val="18"/>
        </w:rPr>
        <w:t>this</w:t>
      </w:r>
      <w:r>
        <w:rPr>
          <w:rFonts w:ascii="Arial" w:eastAsia="Arial" w:hAnsi="Arial" w:cs="Arial"/>
          <w:i/>
          <w:sz w:val="18"/>
          <w:szCs w:val="18"/>
        </w:rPr>
        <w:t xml:space="preserve"> </w:t>
      </w:r>
      <w:r>
        <w:rPr>
          <w:rFonts w:ascii="Arial" w:hAnsi="Arial" w:cs="Arial"/>
          <w:i/>
          <w:sz w:val="18"/>
          <w:szCs w:val="18"/>
        </w:rPr>
        <w:t>value</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not</w:t>
      </w:r>
      <w:r>
        <w:rPr>
          <w:rFonts w:ascii="Arial" w:eastAsia="Arial" w:hAnsi="Arial" w:cs="Arial"/>
          <w:i/>
          <w:sz w:val="18"/>
          <w:szCs w:val="18"/>
        </w:rPr>
        <w:t xml:space="preserve"> </w:t>
      </w:r>
      <w:r>
        <w:rPr>
          <w:rFonts w:ascii="Arial" w:hAnsi="Arial" w:cs="Arial"/>
          <w:i/>
          <w:sz w:val="18"/>
          <w:szCs w:val="18"/>
        </w:rPr>
        <w:t>reserved</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or</w:t>
      </w:r>
      <w:r>
        <w:rPr>
          <w:rFonts w:ascii="Arial" w:eastAsia="Arial" w:hAnsi="Arial" w:cs="Arial"/>
          <w:i/>
          <w:sz w:val="18"/>
          <w:szCs w:val="18"/>
        </w:rPr>
        <w:t xml:space="preserve"> </w:t>
      </w:r>
      <w:r>
        <w:rPr>
          <w:rFonts w:ascii="Arial" w:hAnsi="Arial" w:cs="Arial"/>
          <w:i/>
          <w:sz w:val="18"/>
          <w:szCs w:val="18"/>
        </w:rPr>
        <w:t>unique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GNSS</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origins</w:t>
      </w:r>
      <w:r>
        <w:rPr>
          <w:rFonts w:ascii="Arial" w:eastAsia="Arial" w:hAnsi="Arial" w:cs="Arial"/>
          <w:i/>
          <w:sz w:val="18"/>
          <w:szCs w:val="18"/>
        </w:rPr>
        <w:t xml:space="preserve"> </w:t>
      </w:r>
      <w:r>
        <w:rPr>
          <w:rFonts w:ascii="Arial" w:hAnsi="Arial" w:cs="Arial"/>
          <w:i/>
          <w:sz w:val="18"/>
          <w:szCs w:val="18"/>
        </w:rPr>
        <w:t>of</w:t>
      </w:r>
      <w:r>
        <w:rPr>
          <w:rFonts w:ascii="Arial" w:eastAsia="Arial" w:hAnsi="Arial" w:cs="Arial"/>
          <w:i/>
          <w:sz w:val="18"/>
          <w:szCs w:val="18"/>
        </w:rPr>
        <w:t xml:space="preserve"> </w:t>
      </w:r>
      <w:r>
        <w:rPr>
          <w:rFonts w:ascii="Arial" w:hAnsi="Arial" w:cs="Arial"/>
          <w:i/>
          <w:sz w:val="18"/>
          <w:szCs w:val="18"/>
        </w:rPr>
        <w:t>this</w:t>
      </w:r>
      <w:r>
        <w:rPr>
          <w:rFonts w:ascii="Arial" w:eastAsia="Arial" w:hAnsi="Arial" w:cs="Arial"/>
          <w:i/>
          <w:sz w:val="18"/>
          <w:szCs w:val="18"/>
        </w:rPr>
        <w:t xml:space="preserve"> </w:t>
      </w:r>
      <w:r>
        <w:rPr>
          <w:rFonts w:ascii="Arial" w:hAnsi="Arial" w:cs="Arial"/>
          <w:i/>
          <w:sz w:val="18"/>
          <w:szCs w:val="18"/>
        </w:rPr>
        <w:t>value</w:t>
      </w:r>
      <w:r>
        <w:rPr>
          <w:rFonts w:ascii="Arial" w:eastAsia="Arial" w:hAnsi="Arial" w:cs="Arial"/>
          <w:i/>
          <w:sz w:val="18"/>
          <w:szCs w:val="18"/>
        </w:rPr>
        <w:t xml:space="preserve"> </w:t>
      </w:r>
      <w:r>
        <w:rPr>
          <w:rFonts w:ascii="Arial" w:hAnsi="Arial" w:cs="Arial"/>
          <w:i/>
          <w:sz w:val="18"/>
          <w:szCs w:val="18"/>
        </w:rPr>
        <w:t>derive</w:t>
      </w:r>
      <w:r>
        <w:rPr>
          <w:rFonts w:ascii="Arial" w:eastAsia="Arial" w:hAnsi="Arial" w:cs="Arial"/>
          <w:i/>
          <w:sz w:val="18"/>
          <w:szCs w:val="18"/>
        </w:rPr>
        <w:t xml:space="preserve"> </w:t>
      </w:r>
      <w:r>
        <w:rPr>
          <w:rFonts w:ascii="Arial" w:hAnsi="Arial" w:cs="Arial"/>
          <w:i/>
          <w:sz w:val="18"/>
          <w:szCs w:val="18"/>
        </w:rPr>
        <w:t>from</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EU</w:t>
      </w:r>
      <w:r>
        <w:rPr>
          <w:rFonts w:ascii="Arial" w:eastAsia="Arial" w:hAnsi="Arial" w:cs="Arial"/>
          <w:i/>
          <w:sz w:val="18"/>
          <w:szCs w:val="18"/>
        </w:rPr>
        <w:t xml:space="preserve"> </w:t>
      </w:r>
      <w:r>
        <w:rPr>
          <w:rFonts w:ascii="Arial" w:hAnsi="Arial" w:cs="Arial"/>
          <w:i/>
          <w:sz w:val="18"/>
          <w:szCs w:val="18"/>
        </w:rPr>
        <w:t>COST</w:t>
      </w:r>
      <w:r>
        <w:rPr>
          <w:rFonts w:ascii="Arial" w:eastAsia="Arial" w:hAnsi="Arial" w:cs="Arial"/>
          <w:i/>
          <w:sz w:val="18"/>
          <w:szCs w:val="18"/>
        </w:rPr>
        <w:t xml:space="preserve"> </w:t>
      </w:r>
      <w:r>
        <w:rPr>
          <w:rFonts w:ascii="Arial" w:hAnsi="Arial" w:cs="Arial"/>
          <w:i/>
          <w:sz w:val="18"/>
          <w:szCs w:val="18"/>
        </w:rPr>
        <w:t>Action</w:t>
      </w:r>
      <w:r>
        <w:rPr>
          <w:rFonts w:ascii="Arial" w:eastAsia="Arial" w:hAnsi="Arial" w:cs="Arial"/>
          <w:i/>
          <w:sz w:val="18"/>
          <w:szCs w:val="18"/>
        </w:rPr>
        <w:t xml:space="preserve"> </w:t>
      </w:r>
      <w:r>
        <w:rPr>
          <w:rFonts w:ascii="Arial" w:hAnsi="Arial" w:cs="Arial"/>
          <w:i/>
          <w:sz w:val="18"/>
          <w:szCs w:val="18"/>
        </w:rPr>
        <w:t>716</w:t>
      </w:r>
      <w:r>
        <w:rPr>
          <w:rFonts w:ascii="Courier New" w:hAnsi="Courier New" w:cs="Courier New"/>
          <w:i/>
          <w:sz w:val="18"/>
          <w:szCs w:val="18"/>
        </w:rPr>
        <w:t>:</w:t>
      </w:r>
      <w:r>
        <w:rPr>
          <w:rFonts w:ascii="Courier New" w:eastAsia="Courier New" w:hAnsi="Courier New" w:cs="Courier New"/>
          <w:i/>
          <w:sz w:val="18"/>
          <w:szCs w:val="18"/>
        </w:rPr>
        <w:t xml:space="preserve"> </w:t>
      </w:r>
      <w:r>
        <w:rPr>
          <w:rFonts w:ascii="Courier New" w:hAnsi="Courier New" w:cs="Courier New"/>
          <w:b/>
          <w:bCs/>
          <w:i/>
          <w:sz w:val="18"/>
          <w:szCs w:val="18"/>
        </w:rPr>
        <w:t>7+1+6=14</w:t>
      </w:r>
      <w:r>
        <w:rPr>
          <w:rFonts w:ascii="Arial" w:hAnsi="Arial" w:cs="Arial"/>
          <w:i/>
          <w:sz w:val="18"/>
          <w:szCs w:val="18"/>
        </w:rPr>
        <w:t>).</w:t>
      </w:r>
    </w:p>
  </w:footnote>
  <w:footnote w:id="16">
    <w:p w14:paraId="76808F4A" w14:textId="77777777" w:rsidR="00086DB9" w:rsidRDefault="00986FBA">
      <w:pPr>
        <w:pStyle w:val="Footnote"/>
      </w:pPr>
      <w:r>
        <w:rPr>
          <w:rStyle w:val="FootnoteReference"/>
        </w:rPr>
        <w:footnoteRef/>
      </w:r>
      <w:r>
        <w:rPr>
          <w:sz w:val="18"/>
          <w:szCs w:val="18"/>
        </w:rPr>
        <w:t xml:space="preserve"> </w:t>
      </w:r>
      <w:proofErr w:type="gramStart"/>
      <w:r>
        <w:rPr>
          <w:sz w:val="18"/>
          <w:szCs w:val="18"/>
        </w:rPr>
        <w:t>In reality UCAR/CDAAC</w:t>
      </w:r>
      <w:proofErr w:type="gramEnd"/>
      <w:r>
        <w:rPr>
          <w:sz w:val="18"/>
          <w:szCs w:val="18"/>
        </w:rPr>
        <w:t>, Boulder, CO via NOAA/NWS</w:t>
      </w:r>
    </w:p>
  </w:footnote>
  <w:footnote w:id="17">
    <w:p w14:paraId="76808F4B" w14:textId="77777777" w:rsidR="00086DB9" w:rsidRDefault="00986FBA">
      <w:pPr>
        <w:pStyle w:val="Footnote"/>
        <w:rPr>
          <w:sz w:val="18"/>
          <w:szCs w:val="18"/>
        </w:rPr>
      </w:pPr>
      <w:r>
        <w:rPr>
          <w:rStyle w:val="FootnoteReference"/>
        </w:rPr>
        <w:footnoteRef/>
      </w:r>
      <w:r>
        <w:rPr>
          <w:sz w:val="18"/>
          <w:szCs w:val="18"/>
        </w:rPr>
        <w:t xml:space="preserve"> EUMETSAT, </w:t>
      </w:r>
      <w:proofErr w:type="spellStart"/>
      <w:r>
        <w:rPr>
          <w:sz w:val="18"/>
          <w:szCs w:val="18"/>
        </w:rPr>
        <w:t>Metop</w:t>
      </w:r>
      <w:proofErr w:type="spellEnd"/>
      <w:r>
        <w:rPr>
          <w:sz w:val="18"/>
          <w:szCs w:val="18"/>
        </w:rPr>
        <w:t>-A – BUFR contains only Level 1b (Bending Angle) profiles</w:t>
      </w:r>
    </w:p>
  </w:footnote>
  <w:footnote w:id="18">
    <w:p w14:paraId="76808F4C" w14:textId="77777777" w:rsidR="00086DB9" w:rsidRDefault="00986FBA">
      <w:pPr>
        <w:pStyle w:val="Footnote"/>
        <w:rPr>
          <w:sz w:val="18"/>
          <w:szCs w:val="18"/>
        </w:rPr>
      </w:pPr>
      <w:r>
        <w:rPr>
          <w:rStyle w:val="FootnoteReference"/>
        </w:rPr>
        <w:footnoteRef/>
      </w:r>
      <w:r>
        <w:rPr>
          <w:sz w:val="18"/>
          <w:szCs w:val="18"/>
        </w:rPr>
        <w:t xml:space="preserve"> EUMETSAT, </w:t>
      </w:r>
      <w:proofErr w:type="spellStart"/>
      <w:r>
        <w:rPr>
          <w:sz w:val="18"/>
          <w:szCs w:val="18"/>
        </w:rPr>
        <w:t>Metop</w:t>
      </w:r>
      <w:proofErr w:type="spellEnd"/>
      <w:r>
        <w:rPr>
          <w:sz w:val="18"/>
          <w:szCs w:val="18"/>
        </w:rPr>
        <w:t>-B – BUFR contains only Level 1b (Bending Angle) profiles</w:t>
      </w:r>
    </w:p>
  </w:footnote>
  <w:footnote w:id="19">
    <w:p w14:paraId="76808F4D" w14:textId="77777777" w:rsidR="00086DB9" w:rsidRDefault="00986FBA">
      <w:pPr>
        <w:pStyle w:val="Footnote"/>
        <w:rPr>
          <w:sz w:val="18"/>
          <w:szCs w:val="18"/>
        </w:rPr>
      </w:pPr>
      <w:r>
        <w:rPr>
          <w:rStyle w:val="FootnoteReference"/>
        </w:rPr>
        <w:footnoteRef/>
      </w:r>
      <w:r>
        <w:rPr>
          <w:sz w:val="18"/>
          <w:szCs w:val="18"/>
        </w:rPr>
        <w:t xml:space="preserve"> EUMETSAT, </w:t>
      </w:r>
      <w:proofErr w:type="spellStart"/>
      <w:r>
        <w:rPr>
          <w:sz w:val="18"/>
          <w:szCs w:val="18"/>
        </w:rPr>
        <w:t>Metop</w:t>
      </w:r>
      <w:proofErr w:type="spellEnd"/>
      <w:r>
        <w:rPr>
          <w:sz w:val="18"/>
          <w:szCs w:val="18"/>
        </w:rPr>
        <w:t>-C – BUFR contains only Level 1b (Bending Angle) profiles</w:t>
      </w:r>
    </w:p>
  </w:footnote>
  <w:footnote w:id="20">
    <w:p w14:paraId="76808F4E" w14:textId="77777777" w:rsidR="00086DB9" w:rsidRDefault="00986FBA">
      <w:pPr>
        <w:pStyle w:val="Footnote"/>
      </w:pPr>
      <w:r>
        <w:rPr>
          <w:rStyle w:val="FootnoteReference"/>
        </w:rPr>
        <w:footnoteRef/>
      </w:r>
      <w:r>
        <w:rPr>
          <w:sz w:val="18"/>
          <w:szCs w:val="18"/>
        </w:rPr>
        <w:t xml:space="preserve"> NESDIS</w:t>
      </w:r>
    </w:p>
  </w:footnote>
  <w:footnote w:id="21">
    <w:p w14:paraId="76808F4F" w14:textId="77777777" w:rsidR="00086DB9" w:rsidRDefault="00986FBA">
      <w:pPr>
        <w:pStyle w:val="Footnote"/>
      </w:pPr>
      <w:r>
        <w:rPr>
          <w:rStyle w:val="FootnoteReference"/>
        </w:rPr>
        <w:footnoteRef/>
      </w:r>
      <w:r>
        <w:rPr>
          <w:sz w:val="18"/>
          <w:szCs w:val="18"/>
        </w:rPr>
        <w:t xml:space="preserve"> Here, NH means north of 30°N, SH means south of 30°S and Tropics means everywhere else.</w:t>
      </w:r>
    </w:p>
  </w:footnote>
  <w:footnote w:id="22">
    <w:p w14:paraId="76808F50" w14:textId="77777777" w:rsidR="00086DB9" w:rsidRDefault="00986FBA">
      <w:pPr>
        <w:pStyle w:val="Footnote"/>
      </w:pPr>
      <w:r>
        <w:rPr>
          <w:rStyle w:val="FootnoteReference"/>
        </w:rPr>
        <w:footnoteRef/>
      </w:r>
      <w:r>
        <w:t xml:space="preserve"> </w:t>
      </w:r>
      <w:r>
        <w:rPr>
          <w:sz w:val="18"/>
          <w:szCs w:val="18"/>
        </w:rPr>
        <w:t>Here, NH means north of the equator, SH means south of the equator and Global means unspecified latitude.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82" w:type="dxa"/>
      <w:tblLayout w:type="fixed"/>
      <w:tblCellMar>
        <w:left w:w="10" w:type="dxa"/>
        <w:right w:w="10" w:type="dxa"/>
      </w:tblCellMar>
      <w:tblLook w:val="0000" w:firstRow="0" w:lastRow="0" w:firstColumn="0" w:lastColumn="0" w:noHBand="0" w:noVBand="0"/>
    </w:tblPr>
    <w:tblGrid>
      <w:gridCol w:w="3402"/>
      <w:gridCol w:w="2835"/>
      <w:gridCol w:w="2845"/>
    </w:tblGrid>
    <w:tr w:rsidR="001E55C7" w14:paraId="76808F4A" w14:textId="77777777">
      <w:trPr>
        <w:trHeight w:val="565"/>
      </w:trPr>
      <w:tc>
        <w:tcPr>
          <w:tcW w:w="3402"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6808F41" w14:textId="77777777" w:rsidR="001E55C7" w:rsidRDefault="00000000">
          <w:pPr>
            <w:pStyle w:val="Header"/>
            <w:snapToGrid w:val="0"/>
            <w:rPr>
              <w:rFonts w:ascii="Arial" w:hAnsi="Arial" w:cs="Arial"/>
              <w:sz w:val="12"/>
              <w:szCs w:val="12"/>
              <w:lang w:val="da-DK"/>
            </w:rPr>
          </w:pPr>
        </w:p>
        <w:p w14:paraId="76808F42" w14:textId="77777777" w:rsidR="001E55C7" w:rsidRDefault="00986FBA">
          <w:pPr>
            <w:pStyle w:val="Header"/>
            <w:snapToGrid w:val="0"/>
            <w:rPr>
              <w:rFonts w:ascii="Arial" w:hAnsi="Arial" w:cs="Arial"/>
              <w:sz w:val="18"/>
              <w:szCs w:val="18"/>
              <w:lang w:val="da-DK"/>
            </w:rPr>
          </w:pPr>
          <w:r>
            <w:rPr>
              <w:rFonts w:ascii="Arial" w:hAnsi="Arial" w:cs="Arial"/>
              <w:sz w:val="18"/>
              <w:szCs w:val="18"/>
              <w:lang w:val="da-DK"/>
            </w:rPr>
            <w:t>Ref:</w:t>
          </w:r>
          <w:r>
            <w:rPr>
              <w:rFonts w:ascii="Arial" w:eastAsia="Arial" w:hAnsi="Arial" w:cs="Arial"/>
              <w:sz w:val="18"/>
              <w:szCs w:val="18"/>
              <w:lang w:val="da-DK"/>
            </w:rPr>
            <w:t xml:space="preserve"> </w:t>
          </w:r>
          <w:r>
            <w:rPr>
              <w:rFonts w:ascii="Arial" w:hAnsi="Arial" w:cs="Arial"/>
              <w:sz w:val="18"/>
              <w:szCs w:val="18"/>
              <w:lang w:val="da-DK"/>
            </w:rPr>
            <w:t>SAF/ROM/METO/FMT/BUFR/001</w:t>
          </w:r>
        </w:p>
        <w:p w14:paraId="76808F43" w14:textId="77777777" w:rsidR="001E55C7" w:rsidRDefault="00986FBA">
          <w:pPr>
            <w:pStyle w:val="Header"/>
            <w:rPr>
              <w:rFonts w:ascii="Arial" w:hAnsi="Arial" w:cs="Arial"/>
              <w:sz w:val="18"/>
              <w:szCs w:val="18"/>
              <w:lang w:val="en-US"/>
            </w:rPr>
          </w:pPr>
          <w:r>
            <w:rPr>
              <w:rFonts w:ascii="Arial" w:hAnsi="Arial" w:cs="Arial"/>
              <w:sz w:val="18"/>
              <w:szCs w:val="18"/>
              <w:lang w:val="en-US"/>
            </w:rPr>
            <w:t>Version:</w:t>
          </w:r>
          <w:r>
            <w:rPr>
              <w:rFonts w:ascii="Arial" w:eastAsia="Arial" w:hAnsi="Arial" w:cs="Arial"/>
              <w:sz w:val="18"/>
              <w:szCs w:val="18"/>
              <w:lang w:val="en-US"/>
            </w:rPr>
            <w:t xml:space="preserve"> </w:t>
          </w:r>
          <w:r>
            <w:rPr>
              <w:rFonts w:ascii="Arial" w:hAnsi="Arial" w:cs="Arial"/>
              <w:sz w:val="18"/>
              <w:szCs w:val="18"/>
              <w:lang w:val="en-US"/>
            </w:rPr>
            <w:t>2.7</w:t>
          </w:r>
        </w:p>
        <w:p w14:paraId="76808F44" w14:textId="77777777" w:rsidR="001E55C7" w:rsidRDefault="00986FBA">
          <w:pPr>
            <w:pStyle w:val="Header"/>
          </w:pPr>
          <w:r>
            <w:rPr>
              <w:rFonts w:ascii="Arial" w:hAnsi="Arial" w:cs="Arial"/>
              <w:sz w:val="18"/>
              <w:szCs w:val="18"/>
              <w:lang w:val="en-US"/>
            </w:rPr>
            <w:t>Date:</w:t>
          </w:r>
          <w:r>
            <w:rPr>
              <w:rFonts w:ascii="Arial" w:eastAsia="Arial" w:hAnsi="Arial" w:cs="Arial"/>
              <w:sz w:val="18"/>
              <w:szCs w:val="18"/>
              <w:lang w:val="en-US"/>
            </w:rPr>
            <w:t xml:space="preserve"> 31 December </w:t>
          </w:r>
          <w:r>
            <w:rPr>
              <w:rFonts w:ascii="Arial" w:hAnsi="Arial" w:cs="Arial"/>
              <w:sz w:val="18"/>
              <w:szCs w:val="18"/>
              <w:lang w:val="en-US"/>
            </w:rPr>
            <w:t>2021</w:t>
          </w:r>
        </w:p>
        <w:p w14:paraId="76808F45" w14:textId="77777777" w:rsidR="001E55C7" w:rsidRDefault="00000000">
          <w:pPr>
            <w:pStyle w:val="Header"/>
            <w:rPr>
              <w:rFonts w:ascii="Arial" w:hAnsi="Arial" w:cs="Arial"/>
              <w:sz w:val="12"/>
              <w:szCs w:val="12"/>
              <w:lang w:val="en-US"/>
            </w:rPr>
          </w:pPr>
        </w:p>
      </w:tc>
      <w:tc>
        <w:tcPr>
          <w:tcW w:w="2835" w:type="dxa"/>
          <w:tcBorders>
            <w:top w:val="single" w:sz="4" w:space="0" w:color="000000"/>
            <w:left w:val="single" w:sz="4" w:space="0" w:color="000000"/>
            <w:bottom w:val="single" w:sz="4" w:space="0" w:color="000000"/>
          </w:tcBorders>
          <w:tcMar>
            <w:top w:w="0" w:type="dxa"/>
            <w:left w:w="108" w:type="dxa"/>
            <w:bottom w:w="0" w:type="dxa"/>
            <w:right w:w="108" w:type="dxa"/>
          </w:tcMar>
        </w:tcPr>
        <w:p w14:paraId="76808F46" w14:textId="77777777" w:rsidR="001E55C7" w:rsidRDefault="00000000">
          <w:pPr>
            <w:pStyle w:val="Header"/>
            <w:snapToGrid w:val="0"/>
            <w:jc w:val="center"/>
            <w:rPr>
              <w:rFonts w:ascii="Arial" w:hAnsi="Arial" w:cs="Arial"/>
              <w:sz w:val="12"/>
              <w:szCs w:val="12"/>
            </w:rPr>
          </w:pPr>
        </w:p>
        <w:p w14:paraId="76808F47" w14:textId="77777777" w:rsidR="001E55C7" w:rsidRDefault="00986FBA">
          <w:pPr>
            <w:pStyle w:val="Header"/>
            <w:tabs>
              <w:tab w:val="left" w:pos="525"/>
              <w:tab w:val="center" w:pos="1380"/>
            </w:tabs>
            <w:jc w:val="center"/>
            <w:rPr>
              <w:rFonts w:ascii="Arial" w:hAnsi="Arial" w:cs="Arial"/>
              <w:sz w:val="20"/>
            </w:rPr>
          </w:pPr>
          <w:r>
            <w:rPr>
              <w:rFonts w:ascii="Arial" w:hAnsi="Arial" w:cs="Arial"/>
              <w:sz w:val="20"/>
            </w:rPr>
            <w:t>WMO</w:t>
          </w:r>
          <w:r>
            <w:rPr>
              <w:rFonts w:ascii="Arial" w:eastAsia="Arial" w:hAnsi="Arial" w:cs="Arial"/>
              <w:sz w:val="20"/>
            </w:rPr>
            <w:t xml:space="preserve"> </w:t>
          </w:r>
          <w:r>
            <w:rPr>
              <w:rFonts w:ascii="Arial" w:hAnsi="Arial" w:cs="Arial"/>
              <w:sz w:val="20"/>
            </w:rPr>
            <w:t>FM94</w:t>
          </w:r>
          <w:r>
            <w:rPr>
              <w:rFonts w:ascii="Arial" w:eastAsia="Arial" w:hAnsi="Arial" w:cs="Arial"/>
              <w:sz w:val="20"/>
            </w:rPr>
            <w:t xml:space="preserve"> </w:t>
          </w:r>
          <w:r>
            <w:rPr>
              <w:rFonts w:ascii="Arial" w:hAnsi="Arial" w:cs="Arial"/>
              <w:sz w:val="20"/>
            </w:rPr>
            <w:t>(BUFR)</w:t>
          </w:r>
        </w:p>
        <w:p w14:paraId="76808F48" w14:textId="77777777" w:rsidR="001E55C7" w:rsidRDefault="00986FBA">
          <w:pPr>
            <w:pStyle w:val="Header"/>
            <w:tabs>
              <w:tab w:val="left" w:pos="525"/>
              <w:tab w:val="center" w:pos="1380"/>
            </w:tabs>
            <w:jc w:val="center"/>
          </w:pP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br/>
            <w:t>Occultation</w:t>
          </w:r>
          <w:r>
            <w:rPr>
              <w:rFonts w:ascii="Arial" w:eastAsia="Arial" w:hAnsi="Arial" w:cs="Arial"/>
              <w:sz w:val="20"/>
            </w:rPr>
            <w:t xml:space="preserve"> </w:t>
          </w:r>
          <w:r>
            <w:rPr>
              <w:rFonts w:ascii="Arial" w:hAnsi="Arial" w:cs="Arial"/>
              <w:sz w:val="20"/>
            </w:rPr>
            <w:t>Data</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08F49" w14:textId="77777777" w:rsidR="001E55C7" w:rsidRDefault="00986FBA">
          <w:pPr>
            <w:pStyle w:val="Header"/>
            <w:snapToGrid w:val="0"/>
            <w:jc w:val="center"/>
            <w:rPr>
              <w:rFonts w:ascii="Arial" w:hAnsi="Arial" w:cs="Arial"/>
              <w:sz w:val="12"/>
              <w:szCs w:val="12"/>
            </w:rPr>
          </w:pPr>
          <w:r>
            <w:rPr>
              <w:rFonts w:ascii="Arial" w:hAnsi="Arial" w:cs="Arial"/>
              <w:noProof/>
              <w:sz w:val="12"/>
              <w:szCs w:val="12"/>
            </w:rPr>
            <w:drawing>
              <wp:anchor distT="0" distB="0" distL="114300" distR="114300" simplePos="0" relativeHeight="251659264" behindDoc="0" locked="0" layoutInCell="1" allowOverlap="1" wp14:anchorId="76808F39" wp14:editId="76808F3A">
                <wp:simplePos x="0" y="0"/>
                <wp:positionH relativeFrom="column">
                  <wp:posOffset>164500</wp:posOffset>
                </wp:positionH>
                <wp:positionV relativeFrom="paragraph">
                  <wp:posOffset>36758</wp:posOffset>
                </wp:positionV>
                <wp:extent cx="1341699" cy="495330"/>
                <wp:effectExtent l="0" t="0" r="0" b="0"/>
                <wp:wrapTopAndBottom/>
                <wp:docPr id="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341699" cy="495330"/>
                        </a:xfrm>
                        <a:prstGeom prst="rect">
                          <a:avLst/>
                        </a:prstGeom>
                      </pic:spPr>
                    </pic:pic>
                  </a:graphicData>
                </a:graphic>
              </wp:anchor>
            </w:drawing>
          </w:r>
        </w:p>
      </w:tc>
    </w:tr>
  </w:tbl>
  <w:p w14:paraId="76808F4B" w14:textId="77777777" w:rsidR="001E55C7" w:rsidRDefault="00000000">
    <w:pPr>
      <w:pStyle w:val="Header"/>
      <w:tabs>
        <w:tab w:val="clear" w:pos="9638"/>
        <w:tab w:val="right" w:pos="893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50" w14:textId="77777777" w:rsidR="001E55C7"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31FC"/>
    <w:multiLevelType w:val="multilevel"/>
    <w:tmpl w:val="94667840"/>
    <w:styleLink w:val="WW8Num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10C75CFB"/>
    <w:multiLevelType w:val="multilevel"/>
    <w:tmpl w:val="82464B9C"/>
    <w:styleLink w:val="WW8Num6"/>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1A2653FC"/>
    <w:multiLevelType w:val="multilevel"/>
    <w:tmpl w:val="5598408E"/>
    <w:styleLink w:val="WW8Num7"/>
    <w:lvl w:ilvl="0">
      <w:numFmt w:val="bullet"/>
      <w:lvlText w:val=""/>
      <w:lvlJc w:val="left"/>
      <w:pPr>
        <w:ind w:left="720" w:hanging="360"/>
      </w:pPr>
      <w:rPr>
        <w:rFonts w:ascii="Wingdings" w:hAnsi="Wingdings" w:cs="Wingding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3A5537"/>
    <w:multiLevelType w:val="multilevel"/>
    <w:tmpl w:val="A9AA8D82"/>
    <w:styleLink w:val="WW8Num5"/>
    <w:lvl w:ilvl="0">
      <w:numFmt w:val="bullet"/>
      <w:lvlText w:val=""/>
      <w:lvlJc w:val="left"/>
      <w:pPr>
        <w:ind w:left="862" w:hanging="360"/>
      </w:pPr>
      <w:rPr>
        <w:rFonts w:ascii="Wingdings" w:hAnsi="Wingdings" w:cs="Wingdings"/>
        <w:color w:val="000000"/>
      </w:rPr>
    </w:lvl>
    <w:lvl w:ilvl="1">
      <w:numFmt w:val="bullet"/>
      <w:lvlText w:val="o"/>
      <w:lvlJc w:val="left"/>
      <w:pPr>
        <w:ind w:left="1582" w:hanging="360"/>
      </w:pPr>
      <w:rPr>
        <w:rFonts w:ascii="Courier New" w:hAnsi="Courier New" w:cs="Courier New"/>
      </w:rPr>
    </w:lvl>
    <w:lvl w:ilvl="2">
      <w:numFmt w:val="bullet"/>
      <w:lvlText w:val=""/>
      <w:lvlJc w:val="left"/>
      <w:pPr>
        <w:ind w:left="2302" w:hanging="360"/>
      </w:pPr>
      <w:rPr>
        <w:rFonts w:ascii="Wingdings" w:hAnsi="Wingdings" w:cs="Wingdings"/>
      </w:rPr>
    </w:lvl>
    <w:lvl w:ilvl="3">
      <w:numFmt w:val="bullet"/>
      <w:lvlText w:val=""/>
      <w:lvlJc w:val="left"/>
      <w:pPr>
        <w:ind w:left="3022" w:hanging="360"/>
      </w:pPr>
      <w:rPr>
        <w:rFonts w:ascii="Symbol" w:hAnsi="Symbol" w:cs="Symbol"/>
      </w:rPr>
    </w:lvl>
    <w:lvl w:ilvl="4">
      <w:numFmt w:val="bullet"/>
      <w:lvlText w:val="o"/>
      <w:lvlJc w:val="left"/>
      <w:pPr>
        <w:ind w:left="3742" w:hanging="360"/>
      </w:pPr>
      <w:rPr>
        <w:rFonts w:ascii="Courier New" w:hAnsi="Courier New" w:cs="Courier New"/>
      </w:rPr>
    </w:lvl>
    <w:lvl w:ilvl="5">
      <w:numFmt w:val="bullet"/>
      <w:lvlText w:val=""/>
      <w:lvlJc w:val="left"/>
      <w:pPr>
        <w:ind w:left="4462" w:hanging="360"/>
      </w:pPr>
      <w:rPr>
        <w:rFonts w:ascii="Wingdings" w:hAnsi="Wingdings" w:cs="Wingdings"/>
      </w:rPr>
    </w:lvl>
    <w:lvl w:ilvl="6">
      <w:numFmt w:val="bullet"/>
      <w:lvlText w:val=""/>
      <w:lvlJc w:val="left"/>
      <w:pPr>
        <w:ind w:left="5182" w:hanging="360"/>
      </w:pPr>
      <w:rPr>
        <w:rFonts w:ascii="Symbol" w:hAnsi="Symbol" w:cs="Symbol"/>
      </w:rPr>
    </w:lvl>
    <w:lvl w:ilvl="7">
      <w:numFmt w:val="bullet"/>
      <w:lvlText w:val="o"/>
      <w:lvlJc w:val="left"/>
      <w:pPr>
        <w:ind w:left="5902" w:hanging="360"/>
      </w:pPr>
      <w:rPr>
        <w:rFonts w:ascii="Courier New" w:hAnsi="Courier New" w:cs="Courier New"/>
      </w:rPr>
    </w:lvl>
    <w:lvl w:ilvl="8">
      <w:numFmt w:val="bullet"/>
      <w:lvlText w:val=""/>
      <w:lvlJc w:val="left"/>
      <w:pPr>
        <w:ind w:left="6622" w:hanging="360"/>
      </w:pPr>
      <w:rPr>
        <w:rFonts w:ascii="Wingdings" w:hAnsi="Wingdings" w:cs="Wingdings"/>
      </w:rPr>
    </w:lvl>
  </w:abstractNum>
  <w:abstractNum w:abstractNumId="4" w15:restartNumberingAfterBreak="0">
    <w:nsid w:val="1B053B9C"/>
    <w:multiLevelType w:val="multilevel"/>
    <w:tmpl w:val="42949294"/>
    <w:styleLink w:val="WW8Num15"/>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B2E7591"/>
    <w:multiLevelType w:val="multilevel"/>
    <w:tmpl w:val="40102ABA"/>
    <w:styleLink w:val="WW8Num10"/>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DB26FA7"/>
    <w:multiLevelType w:val="multilevel"/>
    <w:tmpl w:val="310618D0"/>
    <w:styleLink w:val="WW8Num9"/>
    <w:lvl w:ilvl="0">
      <w:numFmt w:val="bullet"/>
      <w:lvlText w:val="•"/>
      <w:lvlJc w:val="left"/>
      <w:pPr>
        <w:ind w:left="720" w:hanging="360"/>
      </w:pPr>
      <w:rPr>
        <w:rFonts w:ascii="StarSymbol" w:eastAsia="OpenSymbol" w:hAnsi="Star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7" w15:restartNumberingAfterBreak="0">
    <w:nsid w:val="23A35191"/>
    <w:multiLevelType w:val="multilevel"/>
    <w:tmpl w:val="EA2401A8"/>
    <w:styleLink w:val="WW8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5F40A2"/>
    <w:multiLevelType w:val="hybridMultilevel"/>
    <w:tmpl w:val="576AD838"/>
    <w:lvl w:ilvl="0" w:tplc="90C4285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00467B"/>
    <w:multiLevelType w:val="multilevel"/>
    <w:tmpl w:val="1F4CE890"/>
    <w:styleLink w:val="WW8Num11"/>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0" w15:restartNumberingAfterBreak="0">
    <w:nsid w:val="3A0877D2"/>
    <w:multiLevelType w:val="multilevel"/>
    <w:tmpl w:val="151E6CDE"/>
    <w:styleLink w:val="WW8StyleNum"/>
    <w:lvl w:ilvl="0">
      <w:start w:val="1"/>
      <w:numFmt w:val="none"/>
      <w:pStyle w:val="ListBullet"/>
      <w:lvlText w:val="%1"/>
      <w:lvlJc w:val="left"/>
      <w:pPr>
        <w:ind w:left="283" w:hanging="283"/>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3D022A2F"/>
    <w:multiLevelType w:val="multilevel"/>
    <w:tmpl w:val="0FC0C03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12" w15:restartNumberingAfterBreak="0">
    <w:nsid w:val="3EF61F63"/>
    <w:multiLevelType w:val="hybridMultilevel"/>
    <w:tmpl w:val="E356DA40"/>
    <w:lvl w:ilvl="0" w:tplc="81FE8B6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906964"/>
    <w:multiLevelType w:val="multilevel"/>
    <w:tmpl w:val="CB98FE84"/>
    <w:styleLink w:val="WW8Num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ED91C1B"/>
    <w:multiLevelType w:val="multilevel"/>
    <w:tmpl w:val="DD521572"/>
    <w:styleLink w:val="WW8Num16"/>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5" w15:restartNumberingAfterBreak="0">
    <w:nsid w:val="53216576"/>
    <w:multiLevelType w:val="multilevel"/>
    <w:tmpl w:val="64B4AFAE"/>
    <w:styleLink w:val="WW8Num2"/>
    <w:lvl w:ilvl="0">
      <w:start w:val="1"/>
      <w:numFmt w:val="decimal"/>
      <w:pStyle w:val="Figurteks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C5858CD"/>
    <w:multiLevelType w:val="multilevel"/>
    <w:tmpl w:val="108E71E4"/>
    <w:styleLink w:val="WW8Num13"/>
    <w:lvl w:ilvl="0">
      <w:numFmt w:val="bullet"/>
      <w:lvlText w:val="•"/>
      <w:lvlJc w:val="left"/>
      <w:pPr>
        <w:ind w:left="720" w:hanging="360"/>
      </w:pPr>
      <w:rPr>
        <w:rFonts w:ascii="StarSymbol" w:eastAsia="OpenSymbol" w:hAnsi="Star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7" w15:restartNumberingAfterBreak="0">
    <w:nsid w:val="5E053465"/>
    <w:multiLevelType w:val="multilevel"/>
    <w:tmpl w:val="9D1CE3C2"/>
    <w:styleLink w:val="WW8Num14"/>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6C012C58"/>
    <w:multiLevelType w:val="multilevel"/>
    <w:tmpl w:val="F02A3B4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74273FBA"/>
    <w:multiLevelType w:val="multilevel"/>
    <w:tmpl w:val="25B01BF0"/>
    <w:lvl w:ilvl="0">
      <w:numFmt w:val="bullet"/>
      <w:lvlText w:val="•"/>
      <w:lvlJc w:val="left"/>
      <w:pPr>
        <w:ind w:left="792" w:hanging="360"/>
      </w:pPr>
      <w:rPr>
        <w:rFonts w:ascii="StarSymbol" w:eastAsia="OpenSymbol" w:hAnsi="StarSymbol" w:cs="OpenSymbol"/>
      </w:rPr>
    </w:lvl>
    <w:lvl w:ilvl="1">
      <w:numFmt w:val="bullet"/>
      <w:lvlText w:val="◦"/>
      <w:lvlJc w:val="left"/>
      <w:pPr>
        <w:ind w:left="1152" w:hanging="360"/>
      </w:pPr>
      <w:rPr>
        <w:rFonts w:ascii="OpenSymbol" w:eastAsia="OpenSymbol" w:hAnsi="OpenSymbol" w:cs="OpenSymbol"/>
      </w:rPr>
    </w:lvl>
    <w:lvl w:ilvl="2">
      <w:numFmt w:val="bullet"/>
      <w:lvlText w:val="▪"/>
      <w:lvlJc w:val="left"/>
      <w:pPr>
        <w:ind w:left="1512" w:hanging="360"/>
      </w:pPr>
      <w:rPr>
        <w:rFonts w:ascii="OpenSymbol" w:eastAsia="OpenSymbol" w:hAnsi="OpenSymbol" w:cs="OpenSymbol"/>
      </w:rPr>
    </w:lvl>
    <w:lvl w:ilvl="3">
      <w:numFmt w:val="bullet"/>
      <w:lvlText w:val="•"/>
      <w:lvlJc w:val="left"/>
      <w:pPr>
        <w:ind w:left="1872" w:hanging="360"/>
      </w:pPr>
      <w:rPr>
        <w:rFonts w:ascii="OpenSymbol" w:eastAsia="OpenSymbol" w:hAnsi="OpenSymbol" w:cs="OpenSymbol"/>
      </w:rPr>
    </w:lvl>
    <w:lvl w:ilvl="4">
      <w:numFmt w:val="bullet"/>
      <w:lvlText w:val="◦"/>
      <w:lvlJc w:val="left"/>
      <w:pPr>
        <w:ind w:left="2232" w:hanging="360"/>
      </w:pPr>
      <w:rPr>
        <w:rFonts w:ascii="OpenSymbol" w:eastAsia="OpenSymbol" w:hAnsi="OpenSymbol" w:cs="OpenSymbol"/>
      </w:rPr>
    </w:lvl>
    <w:lvl w:ilvl="5">
      <w:numFmt w:val="bullet"/>
      <w:lvlText w:val="▪"/>
      <w:lvlJc w:val="left"/>
      <w:pPr>
        <w:ind w:left="2592" w:hanging="360"/>
      </w:pPr>
      <w:rPr>
        <w:rFonts w:ascii="OpenSymbol" w:eastAsia="OpenSymbol" w:hAnsi="OpenSymbol" w:cs="OpenSymbol"/>
      </w:rPr>
    </w:lvl>
    <w:lvl w:ilvl="6">
      <w:numFmt w:val="bullet"/>
      <w:lvlText w:val="•"/>
      <w:lvlJc w:val="left"/>
      <w:pPr>
        <w:ind w:left="2952" w:hanging="360"/>
      </w:pPr>
      <w:rPr>
        <w:rFonts w:ascii="OpenSymbol" w:eastAsia="OpenSymbol" w:hAnsi="OpenSymbol" w:cs="OpenSymbol"/>
      </w:rPr>
    </w:lvl>
    <w:lvl w:ilvl="7">
      <w:numFmt w:val="bullet"/>
      <w:lvlText w:val="◦"/>
      <w:lvlJc w:val="left"/>
      <w:pPr>
        <w:ind w:left="3312" w:hanging="360"/>
      </w:pPr>
      <w:rPr>
        <w:rFonts w:ascii="OpenSymbol" w:eastAsia="OpenSymbol" w:hAnsi="OpenSymbol" w:cs="OpenSymbol"/>
      </w:rPr>
    </w:lvl>
    <w:lvl w:ilvl="8">
      <w:numFmt w:val="bullet"/>
      <w:lvlText w:val="▪"/>
      <w:lvlJc w:val="left"/>
      <w:pPr>
        <w:ind w:left="3672" w:hanging="360"/>
      </w:pPr>
      <w:rPr>
        <w:rFonts w:ascii="OpenSymbol" w:eastAsia="OpenSymbol" w:hAnsi="OpenSymbol" w:cs="OpenSymbol"/>
      </w:rPr>
    </w:lvl>
  </w:abstractNum>
  <w:abstractNum w:abstractNumId="20" w15:restartNumberingAfterBreak="0">
    <w:nsid w:val="76CC52E3"/>
    <w:multiLevelType w:val="multilevel"/>
    <w:tmpl w:val="2FAAED4C"/>
    <w:styleLink w:val="WW8Num8"/>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1" w15:restartNumberingAfterBreak="0">
    <w:nsid w:val="77136A7D"/>
    <w:multiLevelType w:val="multilevel"/>
    <w:tmpl w:val="1654F930"/>
    <w:styleLink w:val="WW8Num4"/>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78D676A9"/>
    <w:multiLevelType w:val="multilevel"/>
    <w:tmpl w:val="00286CEE"/>
    <w:styleLink w:val="WW8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A5C75C7"/>
    <w:multiLevelType w:val="multilevel"/>
    <w:tmpl w:val="3A40FE42"/>
    <w:styleLink w:val="WW8Num17"/>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num w:numId="1" w16cid:durableId="1104885376">
    <w:abstractNumId w:val="11"/>
  </w:num>
  <w:num w:numId="2" w16cid:durableId="1828354376">
    <w:abstractNumId w:val="0"/>
  </w:num>
  <w:num w:numId="3" w16cid:durableId="1403066166">
    <w:abstractNumId w:val="15"/>
  </w:num>
  <w:num w:numId="4" w16cid:durableId="1760173898">
    <w:abstractNumId w:val="7"/>
  </w:num>
  <w:num w:numId="5" w16cid:durableId="1576742588">
    <w:abstractNumId w:val="21"/>
  </w:num>
  <w:num w:numId="6" w16cid:durableId="1846171120">
    <w:abstractNumId w:val="3"/>
  </w:num>
  <w:num w:numId="7" w16cid:durableId="572932937">
    <w:abstractNumId w:val="1"/>
  </w:num>
  <w:num w:numId="8" w16cid:durableId="1729113292">
    <w:abstractNumId w:val="2"/>
  </w:num>
  <w:num w:numId="9" w16cid:durableId="1740135215">
    <w:abstractNumId w:val="20"/>
  </w:num>
  <w:num w:numId="10" w16cid:durableId="6106399">
    <w:abstractNumId w:val="6"/>
  </w:num>
  <w:num w:numId="11" w16cid:durableId="589891002">
    <w:abstractNumId w:val="5"/>
  </w:num>
  <w:num w:numId="12" w16cid:durableId="1241787862">
    <w:abstractNumId w:val="9"/>
  </w:num>
  <w:num w:numId="13" w16cid:durableId="2047676395">
    <w:abstractNumId w:val="13"/>
  </w:num>
  <w:num w:numId="14" w16cid:durableId="2023893073">
    <w:abstractNumId w:val="16"/>
  </w:num>
  <w:num w:numId="15" w16cid:durableId="138964557">
    <w:abstractNumId w:val="17"/>
  </w:num>
  <w:num w:numId="16" w16cid:durableId="1412310210">
    <w:abstractNumId w:val="4"/>
  </w:num>
  <w:num w:numId="17" w16cid:durableId="391344560">
    <w:abstractNumId w:val="14"/>
  </w:num>
  <w:num w:numId="18" w16cid:durableId="771241245">
    <w:abstractNumId w:val="23"/>
  </w:num>
  <w:num w:numId="19" w16cid:durableId="331178231">
    <w:abstractNumId w:val="22"/>
  </w:num>
  <w:num w:numId="20" w16cid:durableId="1951234667">
    <w:abstractNumId w:val="10"/>
  </w:num>
  <w:num w:numId="21" w16cid:durableId="1169364293">
    <w:abstractNumId w:val="6"/>
  </w:num>
  <w:num w:numId="22" w16cid:durableId="200289450">
    <w:abstractNumId w:val="19"/>
  </w:num>
  <w:num w:numId="23" w16cid:durableId="518157481">
    <w:abstractNumId w:val="19"/>
    <w:lvlOverride w:ilvl="0">
      <w:startOverride w:val="1"/>
    </w:lvlOverride>
  </w:num>
  <w:num w:numId="24" w16cid:durableId="1773361105">
    <w:abstractNumId w:val="16"/>
  </w:num>
  <w:num w:numId="25" w16cid:durableId="1020551876">
    <w:abstractNumId w:val="16"/>
    <w:lvlOverride w:ilvl="0">
      <w:startOverride w:val="1"/>
    </w:lvlOverride>
  </w:num>
  <w:num w:numId="26" w16cid:durableId="4284296">
    <w:abstractNumId w:val="3"/>
  </w:num>
  <w:num w:numId="27" w16cid:durableId="1208953602">
    <w:abstractNumId w:val="21"/>
  </w:num>
  <w:num w:numId="28" w16cid:durableId="298918226">
    <w:abstractNumId w:val="1"/>
  </w:num>
  <w:num w:numId="29" w16cid:durableId="196625652">
    <w:abstractNumId w:val="18"/>
  </w:num>
  <w:num w:numId="30" w16cid:durableId="963536768">
    <w:abstractNumId w:val="13"/>
    <w:lvlOverride w:ilvl="0">
      <w:startOverride w:val="1"/>
    </w:lvlOverride>
  </w:num>
  <w:num w:numId="31" w16cid:durableId="1960380078">
    <w:abstractNumId w:val="22"/>
    <w:lvlOverride w:ilvl="0">
      <w:startOverride w:val="1"/>
    </w:lvlOverride>
  </w:num>
  <w:num w:numId="32" w16cid:durableId="824662333">
    <w:abstractNumId w:val="2"/>
  </w:num>
  <w:num w:numId="33" w16cid:durableId="1572109019">
    <w:abstractNumId w:val="8"/>
  </w:num>
  <w:num w:numId="34" w16cid:durableId="125543152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ig Syndergaard">
    <w15:presenceInfo w15:providerId="Windows Live" w15:userId="aefbacfa7d63dd1b"/>
  </w15:person>
  <w15:person w15:author="Bowler, Neill">
    <w15:presenceInfo w15:providerId="AD" w15:userId="S::neill.bowler@metoffice.gov.uk::25fda8e4-4fe5-466a-837f-b88bd89463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DB9"/>
    <w:rsid w:val="0001716B"/>
    <w:rsid w:val="00017C09"/>
    <w:rsid w:val="000316E5"/>
    <w:rsid w:val="0006110A"/>
    <w:rsid w:val="00086DB9"/>
    <w:rsid w:val="000A7E8E"/>
    <w:rsid w:val="000B147C"/>
    <w:rsid w:val="000F7E68"/>
    <w:rsid w:val="0010200C"/>
    <w:rsid w:val="00105966"/>
    <w:rsid w:val="0010600F"/>
    <w:rsid w:val="00107262"/>
    <w:rsid w:val="001279BD"/>
    <w:rsid w:val="00162066"/>
    <w:rsid w:val="00167067"/>
    <w:rsid w:val="0019497F"/>
    <w:rsid w:val="001B5280"/>
    <w:rsid w:val="001E5089"/>
    <w:rsid w:val="002117EB"/>
    <w:rsid w:val="00221758"/>
    <w:rsid w:val="00242140"/>
    <w:rsid w:val="002B25D1"/>
    <w:rsid w:val="002D2F89"/>
    <w:rsid w:val="0030790C"/>
    <w:rsid w:val="0031448F"/>
    <w:rsid w:val="00327639"/>
    <w:rsid w:val="003311F2"/>
    <w:rsid w:val="00360F5B"/>
    <w:rsid w:val="00367F84"/>
    <w:rsid w:val="003719A4"/>
    <w:rsid w:val="003719CB"/>
    <w:rsid w:val="0038120B"/>
    <w:rsid w:val="003D0846"/>
    <w:rsid w:val="003D749E"/>
    <w:rsid w:val="003E0D65"/>
    <w:rsid w:val="003E6779"/>
    <w:rsid w:val="003F5EB9"/>
    <w:rsid w:val="004225C0"/>
    <w:rsid w:val="00426E65"/>
    <w:rsid w:val="00436DCA"/>
    <w:rsid w:val="00452FF2"/>
    <w:rsid w:val="004671D2"/>
    <w:rsid w:val="0048208A"/>
    <w:rsid w:val="004A0996"/>
    <w:rsid w:val="004A57AE"/>
    <w:rsid w:val="004C5687"/>
    <w:rsid w:val="004D1E43"/>
    <w:rsid w:val="004E089A"/>
    <w:rsid w:val="004E67B7"/>
    <w:rsid w:val="005108B2"/>
    <w:rsid w:val="00526F78"/>
    <w:rsid w:val="00530E46"/>
    <w:rsid w:val="00541E05"/>
    <w:rsid w:val="00561F73"/>
    <w:rsid w:val="005C6428"/>
    <w:rsid w:val="00606CC6"/>
    <w:rsid w:val="00614852"/>
    <w:rsid w:val="006235A2"/>
    <w:rsid w:val="0063109C"/>
    <w:rsid w:val="00642BAC"/>
    <w:rsid w:val="006502AF"/>
    <w:rsid w:val="0065199B"/>
    <w:rsid w:val="006865C7"/>
    <w:rsid w:val="006B32E9"/>
    <w:rsid w:val="006C28E0"/>
    <w:rsid w:val="006C2C16"/>
    <w:rsid w:val="006F2E6C"/>
    <w:rsid w:val="0070366D"/>
    <w:rsid w:val="00705E67"/>
    <w:rsid w:val="007820FF"/>
    <w:rsid w:val="00797AAA"/>
    <w:rsid w:val="007B7A53"/>
    <w:rsid w:val="007C6322"/>
    <w:rsid w:val="007C690C"/>
    <w:rsid w:val="007D425D"/>
    <w:rsid w:val="007E4486"/>
    <w:rsid w:val="007E5032"/>
    <w:rsid w:val="007F05D4"/>
    <w:rsid w:val="007F5DF2"/>
    <w:rsid w:val="00804177"/>
    <w:rsid w:val="00807198"/>
    <w:rsid w:val="008110E6"/>
    <w:rsid w:val="00816258"/>
    <w:rsid w:val="008169F8"/>
    <w:rsid w:val="00840D48"/>
    <w:rsid w:val="00842044"/>
    <w:rsid w:val="00863799"/>
    <w:rsid w:val="00884F29"/>
    <w:rsid w:val="008A141D"/>
    <w:rsid w:val="008B12B0"/>
    <w:rsid w:val="008B21CF"/>
    <w:rsid w:val="008C2C75"/>
    <w:rsid w:val="00936630"/>
    <w:rsid w:val="0095376E"/>
    <w:rsid w:val="0098249C"/>
    <w:rsid w:val="0098448C"/>
    <w:rsid w:val="00986FBA"/>
    <w:rsid w:val="009B0C63"/>
    <w:rsid w:val="009B6545"/>
    <w:rsid w:val="009C1DF5"/>
    <w:rsid w:val="009D5880"/>
    <w:rsid w:val="009E723F"/>
    <w:rsid w:val="00A051BF"/>
    <w:rsid w:val="00A37CF3"/>
    <w:rsid w:val="00A56366"/>
    <w:rsid w:val="00A57A14"/>
    <w:rsid w:val="00A650EB"/>
    <w:rsid w:val="00A930D3"/>
    <w:rsid w:val="00A96147"/>
    <w:rsid w:val="00AB495A"/>
    <w:rsid w:val="00B10230"/>
    <w:rsid w:val="00B1158C"/>
    <w:rsid w:val="00B2708C"/>
    <w:rsid w:val="00B33794"/>
    <w:rsid w:val="00B35A83"/>
    <w:rsid w:val="00B6091D"/>
    <w:rsid w:val="00B70AE6"/>
    <w:rsid w:val="00B715AE"/>
    <w:rsid w:val="00B90825"/>
    <w:rsid w:val="00B90BF3"/>
    <w:rsid w:val="00BA29F1"/>
    <w:rsid w:val="00BB6AE3"/>
    <w:rsid w:val="00BB7473"/>
    <w:rsid w:val="00BC1D04"/>
    <w:rsid w:val="00BC41E4"/>
    <w:rsid w:val="00BD0C9E"/>
    <w:rsid w:val="00BD548D"/>
    <w:rsid w:val="00BE5B3B"/>
    <w:rsid w:val="00C240AB"/>
    <w:rsid w:val="00C252F7"/>
    <w:rsid w:val="00C45D89"/>
    <w:rsid w:val="00C57981"/>
    <w:rsid w:val="00C6403D"/>
    <w:rsid w:val="00C96F3D"/>
    <w:rsid w:val="00CD5EF2"/>
    <w:rsid w:val="00CF407E"/>
    <w:rsid w:val="00D02467"/>
    <w:rsid w:val="00D14136"/>
    <w:rsid w:val="00D15E49"/>
    <w:rsid w:val="00D33088"/>
    <w:rsid w:val="00D338BE"/>
    <w:rsid w:val="00D7424C"/>
    <w:rsid w:val="00DB41C4"/>
    <w:rsid w:val="00DD59EE"/>
    <w:rsid w:val="00DF5799"/>
    <w:rsid w:val="00E02E9E"/>
    <w:rsid w:val="00E33573"/>
    <w:rsid w:val="00E3630F"/>
    <w:rsid w:val="00E614FF"/>
    <w:rsid w:val="00E678DD"/>
    <w:rsid w:val="00E73263"/>
    <w:rsid w:val="00E87EB3"/>
    <w:rsid w:val="00EF6299"/>
    <w:rsid w:val="00F005B2"/>
    <w:rsid w:val="00F120F9"/>
    <w:rsid w:val="00F24FAC"/>
    <w:rsid w:val="00F32585"/>
    <w:rsid w:val="00F42325"/>
    <w:rsid w:val="00F6145B"/>
    <w:rsid w:val="00F7721D"/>
    <w:rsid w:val="00FA2A23"/>
    <w:rsid w:val="00FA77A1"/>
    <w:rsid w:val="00FC7CA1"/>
    <w:rsid w:val="00FD5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8F34"/>
  <w15:docId w15:val="{8BD20BF4-6099-45D3-B794-69D6346A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jaVu Sans" w:hAnsi="Times New Roman" w:cs="Lohit Devanagari"/>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98" w:lineRule="atLeast"/>
    </w:pPr>
    <w:rPr>
      <w:rFonts w:ascii="Courier, 'Courier New'" w:eastAsia="Courier, 'Courier New'" w:hAnsi="Courier, 'Courier New'" w:cs="Courier, 'Courier New'"/>
      <w:color w:val="000000"/>
      <w:sz w:val="20"/>
    </w:rPr>
  </w:style>
  <w:style w:type="paragraph" w:styleId="Heading1">
    <w:name w:val="heading 1"/>
    <w:basedOn w:val="Standard"/>
    <w:next w:val="Standard"/>
    <w:uiPriority w:val="9"/>
    <w:qFormat/>
    <w:pPr>
      <w:pageBreakBefore/>
      <w:numPr>
        <w:numId w:val="1"/>
      </w:numPr>
      <w:spacing w:after="240"/>
      <w:outlineLvl w:val="0"/>
    </w:pPr>
    <w:rPr>
      <w:b/>
      <w:sz w:val="36"/>
    </w:rPr>
  </w:style>
  <w:style w:type="paragraph" w:styleId="Heading2">
    <w:name w:val="heading 2"/>
    <w:basedOn w:val="Standard"/>
    <w:next w:val="Standard"/>
    <w:uiPriority w:val="9"/>
    <w:unhideWhenUsed/>
    <w:qFormat/>
    <w:pPr>
      <w:keepNext/>
      <w:numPr>
        <w:ilvl w:val="1"/>
        <w:numId w:val="1"/>
      </w:numPr>
      <w:spacing w:before="120" w:after="240"/>
      <w:outlineLvl w:val="1"/>
    </w:pPr>
    <w:rPr>
      <w:b/>
      <w:sz w:val="28"/>
    </w:rPr>
  </w:style>
  <w:style w:type="paragraph" w:styleId="Heading3">
    <w:name w:val="heading 3"/>
    <w:basedOn w:val="Standard"/>
    <w:next w:val="Standard"/>
    <w:uiPriority w:val="9"/>
    <w:unhideWhenUsed/>
    <w:qFormat/>
    <w:pPr>
      <w:keepNext/>
      <w:numPr>
        <w:ilvl w:val="2"/>
        <w:numId w:val="1"/>
      </w:numPr>
      <w:spacing w:before="240" w:after="60"/>
      <w:outlineLvl w:val="2"/>
    </w:pPr>
    <w:rPr>
      <w:b/>
      <w:sz w:val="28"/>
    </w:rPr>
  </w:style>
  <w:style w:type="paragraph" w:styleId="Heading4">
    <w:name w:val="heading 4"/>
    <w:basedOn w:val="Standard"/>
    <w:next w:val="Standard"/>
    <w:uiPriority w:val="9"/>
    <w:semiHidden/>
    <w:unhideWhenUsed/>
    <w:qFormat/>
    <w:pPr>
      <w:keepNext/>
      <w:numPr>
        <w:ilvl w:val="3"/>
        <w:numId w:val="1"/>
      </w:numPr>
      <w:spacing w:before="240" w:after="60"/>
      <w:outlineLvl w:val="3"/>
    </w:pPr>
    <w:rPr>
      <w:b/>
      <w:sz w:val="28"/>
    </w:rPr>
  </w:style>
  <w:style w:type="paragraph" w:styleId="Heading5">
    <w:name w:val="heading 5"/>
    <w:basedOn w:val="Standard"/>
    <w:next w:val="Standard"/>
    <w:uiPriority w:val="9"/>
    <w:semiHidden/>
    <w:unhideWhenUsed/>
    <w:qFormat/>
    <w:pPr>
      <w:numPr>
        <w:ilvl w:val="4"/>
        <w:numId w:val="1"/>
      </w:numPr>
      <w:spacing w:before="240" w:after="60"/>
      <w:outlineLvl w:val="4"/>
    </w:pPr>
    <w:rPr>
      <w:b/>
    </w:rPr>
  </w:style>
  <w:style w:type="paragraph" w:styleId="Heading6">
    <w:name w:val="heading 6"/>
    <w:basedOn w:val="Standard"/>
    <w:next w:val="Standard"/>
    <w:uiPriority w:val="9"/>
    <w:semiHidden/>
    <w:unhideWhenUsed/>
    <w:qFormat/>
    <w:pPr>
      <w:numPr>
        <w:ilvl w:val="5"/>
        <w:numId w:val="1"/>
      </w:numPr>
      <w:spacing w:before="240" w:after="60"/>
      <w:outlineLvl w:val="5"/>
    </w:pPr>
    <w:rPr>
      <w:i/>
    </w:rPr>
  </w:style>
  <w:style w:type="paragraph" w:styleId="Heading7">
    <w:name w:val="heading 7"/>
    <w:basedOn w:val="Standard"/>
    <w:next w:val="Standard"/>
    <w:pPr>
      <w:numPr>
        <w:ilvl w:val="6"/>
        <w:numId w:val="1"/>
      </w:numPr>
      <w:spacing w:before="240" w:after="60"/>
      <w:outlineLvl w:val="6"/>
    </w:pPr>
    <w:rPr>
      <w:rFonts w:ascii="Arial" w:eastAsia="Arial" w:hAnsi="Arial" w:cs="Arial"/>
      <w:sz w:val="20"/>
    </w:rPr>
  </w:style>
  <w:style w:type="paragraph" w:styleId="Heading8">
    <w:name w:val="heading 8"/>
    <w:basedOn w:val="Standard"/>
    <w:next w:val="Standard"/>
    <w:pPr>
      <w:numPr>
        <w:ilvl w:val="7"/>
        <w:numId w:val="1"/>
      </w:numPr>
      <w:spacing w:before="240" w:after="60"/>
      <w:outlineLvl w:val="7"/>
    </w:pPr>
    <w:rPr>
      <w:rFonts w:ascii="Arial" w:eastAsia="Arial" w:hAnsi="Arial" w:cs="Arial"/>
      <w:i/>
      <w:sz w:val="20"/>
    </w:rPr>
  </w:style>
  <w:style w:type="paragraph" w:styleId="Heading9">
    <w:name w:val="heading 9"/>
    <w:basedOn w:val="Standard"/>
    <w:next w:val="Standard"/>
    <w:pPr>
      <w:numPr>
        <w:ilvl w:val="8"/>
        <w:numId w:val="1"/>
      </w:numPr>
      <w:spacing w:before="240" w:after="60"/>
      <w:outlineLvl w:val="8"/>
    </w:pPr>
    <w:rPr>
      <w:rFonts w:ascii="Arial" w:eastAsia="Arial" w:hAnsi="Arial" w:cs="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suppressAutoHyphens w:val="0"/>
    </w:pPr>
    <w:rPr>
      <w:rFonts w:eastAsia="Times New Roman" w:cs="Times New Roman"/>
      <w:szCs w:val="20"/>
      <w:lang w:bidi="ar-SA"/>
    </w:rPr>
  </w:style>
  <w:style w:type="paragraph" w:customStyle="1" w:styleId="Heading">
    <w:name w:val="Heading"/>
    <w:basedOn w:val="Standard"/>
    <w:next w:val="Textbody"/>
    <w:pPr>
      <w:spacing w:before="240" w:after="60"/>
    </w:pPr>
    <w:rPr>
      <w:rFonts w:ascii="Arial" w:eastAsia="Arial" w:hAnsi="Arial" w:cs="Arial"/>
      <w:b/>
      <w:bCs/>
      <w:sz w:val="28"/>
      <w:szCs w:val="28"/>
    </w:rPr>
  </w:style>
  <w:style w:type="paragraph" w:customStyle="1" w:styleId="Textbody">
    <w:name w:val="Text body"/>
    <w:basedOn w:val="Standard"/>
    <w:pPr>
      <w:spacing w:before="240"/>
    </w:pPr>
  </w:style>
  <w:style w:type="paragraph" w:styleId="List">
    <w:name w:val="List"/>
    <w:basedOn w:val="Standard"/>
    <w:pPr>
      <w:ind w:left="283" w:hanging="283"/>
      <w:jc w:val="both"/>
    </w:pPr>
    <w:rPr>
      <w:rFonts w:ascii="Arial" w:eastAsia="Arial" w:hAnsi="Arial" w:cs="Arial"/>
      <w:sz w:val="20"/>
    </w:rPr>
  </w:style>
  <w:style w:type="paragraph" w:styleId="Caption">
    <w:name w:val="caption"/>
    <w:basedOn w:val="Standard"/>
    <w:next w:val="Standard"/>
    <w:pPr>
      <w:suppressAutoHyphens/>
      <w:spacing w:before="120" w:after="120"/>
      <w:jc w:val="both"/>
    </w:pPr>
    <w:rPr>
      <w:i/>
    </w:rPr>
  </w:style>
  <w:style w:type="paragraph" w:customStyle="1" w:styleId="Index">
    <w:name w:val="Index"/>
    <w:basedOn w:val="Standard"/>
    <w:pPr>
      <w:suppressLineNumbers/>
    </w:pPr>
    <w:rPr>
      <w:rFonts w:cs="Lohit Devanagari"/>
    </w:rPr>
  </w:style>
  <w:style w:type="paragraph" w:styleId="ListBullet">
    <w:name w:val="List Bullet"/>
    <w:basedOn w:val="Standard"/>
    <w:pPr>
      <w:numPr>
        <w:numId w:val="20"/>
      </w:numPr>
    </w:pPr>
  </w:style>
  <w:style w:type="paragraph" w:customStyle="1" w:styleId="Contents2">
    <w:name w:val="Contents 2"/>
    <w:basedOn w:val="Standard"/>
    <w:next w:val="Standard"/>
    <w:pPr>
      <w:ind w:left="240"/>
    </w:pPr>
    <w:rPr>
      <w:rFonts w:ascii="Arial" w:eastAsia="Arial" w:hAnsi="Arial" w:cs="Arial"/>
      <w:sz w:val="20"/>
    </w:rPr>
  </w:style>
  <w:style w:type="paragraph" w:customStyle="1" w:styleId="Footnote">
    <w:name w:val="Footnote"/>
    <w:basedOn w:val="Standard"/>
    <w:rPr>
      <w:rFonts w:ascii="Arial" w:eastAsia="Arial" w:hAnsi="Arial" w:cs="Arial"/>
      <w:i/>
      <w:sz w:val="20"/>
    </w:rPr>
  </w:style>
  <w:style w:type="paragraph" w:customStyle="1" w:styleId="Contents1">
    <w:name w:val="Contents 1"/>
    <w:basedOn w:val="Standard"/>
    <w:next w:val="Standard"/>
    <w:autoRedefine/>
    <w:rPr>
      <w:rFonts w:ascii="Arial" w:eastAsia="Arial" w:hAnsi="Arial" w:cs="Arial"/>
      <w:b/>
      <w:sz w:val="20"/>
    </w:rPr>
  </w:style>
  <w:style w:type="paragraph" w:customStyle="1" w:styleId="Contents3">
    <w:name w:val="Contents 3"/>
    <w:basedOn w:val="Standard"/>
    <w:next w:val="Standard"/>
    <w:pPr>
      <w:ind w:left="480"/>
    </w:pPr>
    <w:rPr>
      <w:rFonts w:ascii="Arial" w:eastAsia="Arial" w:hAnsi="Arial" w:cs="Arial"/>
      <w:i/>
      <w:sz w:val="20"/>
    </w:rPr>
  </w:style>
  <w:style w:type="paragraph" w:customStyle="1" w:styleId="Contents4">
    <w:name w:val="Contents 4"/>
    <w:basedOn w:val="Standard"/>
    <w:next w:val="Standard"/>
    <w:pPr>
      <w:ind w:left="720"/>
    </w:pPr>
    <w:rPr>
      <w:sz w:val="18"/>
    </w:rPr>
  </w:style>
  <w:style w:type="paragraph" w:customStyle="1" w:styleId="Contents5">
    <w:name w:val="Contents 5"/>
    <w:basedOn w:val="Standard"/>
    <w:next w:val="Standard"/>
    <w:pPr>
      <w:ind w:left="960"/>
    </w:pPr>
    <w:rPr>
      <w:sz w:val="18"/>
    </w:rPr>
  </w:style>
  <w:style w:type="paragraph" w:customStyle="1" w:styleId="Contents6">
    <w:name w:val="Contents 6"/>
    <w:basedOn w:val="Standard"/>
    <w:next w:val="Standard"/>
    <w:pPr>
      <w:ind w:left="1200"/>
    </w:pPr>
    <w:rPr>
      <w:sz w:val="18"/>
    </w:rPr>
  </w:style>
  <w:style w:type="paragraph" w:customStyle="1" w:styleId="Contents7">
    <w:name w:val="Contents 7"/>
    <w:basedOn w:val="Standard"/>
    <w:next w:val="Standard"/>
    <w:pPr>
      <w:ind w:left="1440"/>
    </w:pPr>
    <w:rPr>
      <w:sz w:val="18"/>
    </w:rPr>
  </w:style>
  <w:style w:type="paragraph" w:customStyle="1" w:styleId="Contents8">
    <w:name w:val="Contents 8"/>
    <w:basedOn w:val="Standard"/>
    <w:next w:val="Standard"/>
    <w:pPr>
      <w:ind w:left="1680"/>
    </w:pPr>
    <w:rPr>
      <w:sz w:val="18"/>
    </w:rPr>
  </w:style>
  <w:style w:type="paragraph" w:customStyle="1" w:styleId="Contents9">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customStyle="1" w:styleId="Figurtekst">
    <w:name w:val="Figurtekst"/>
    <w:basedOn w:val="Standard"/>
    <w:next w:val="Standard"/>
    <w:pPr>
      <w:numPr>
        <w:numId w:val="3"/>
      </w:numPr>
    </w:pPr>
    <w:rPr>
      <w:i/>
    </w:rPr>
  </w:style>
  <w:style w:type="paragraph" w:styleId="DocumentMap">
    <w:name w:val="Document Map"/>
    <w:basedOn w:val="Standard"/>
    <w:pPr>
      <w:shd w:val="clear" w:color="auto" w:fill="000080"/>
    </w:pPr>
    <w:rPr>
      <w:rFonts w:ascii="Tahoma" w:eastAsia="Tahoma" w:hAnsi="Tahoma" w:cs="Tahoma"/>
    </w:rPr>
  </w:style>
  <w:style w:type="paragraph" w:customStyle="1" w:styleId="WBDescriptionHeading">
    <w:name w:val="WB Description Heading"/>
    <w:basedOn w:val="Standard"/>
    <w:pPr>
      <w:pageBreakBefore/>
      <w:spacing w:after="240"/>
      <w:jc w:val="center"/>
    </w:pPr>
    <w:rPr>
      <w:rFonts w:ascii="Arial" w:eastAsia="Arial" w:hAnsi="Arial" w:cs="Arial"/>
    </w:rPr>
  </w:style>
  <w:style w:type="paragraph" w:customStyle="1" w:styleId="titresecondaire">
    <w:name w:val="titre secondaire"/>
    <w:basedOn w:val="Standard"/>
    <w:next w:val="Heading1"/>
    <w:pPr>
      <w:keepNext/>
      <w:pBdr>
        <w:top w:val="double" w:sz="6" w:space="1" w:color="000000"/>
        <w:bottom w:val="double" w:sz="6" w:space="1" w:color="000000"/>
      </w:pBdr>
      <w:shd w:val="clear" w:color="auto" w:fill="E5E5E5"/>
      <w:spacing w:before="120" w:after="360" w:line="240" w:lineRule="atLeast"/>
      <w:jc w:val="center"/>
    </w:pPr>
    <w:rPr>
      <w:rFonts w:ascii="Garamond" w:eastAsia="Garamond" w:hAnsi="Garamond" w:cs="Garamond"/>
      <w:b/>
      <w:caps/>
      <w:sz w:val="28"/>
      <w:lang w:val="fr-FR"/>
    </w:rPr>
  </w:style>
  <w:style w:type="paragraph" w:styleId="NormalIndent">
    <w:name w:val="Normal Indent"/>
    <w:basedOn w:val="Standard"/>
    <w:pPr>
      <w:ind w:left="720"/>
    </w:pPr>
  </w:style>
  <w:style w:type="paragraph" w:customStyle="1" w:styleId="Retraita">
    <w:name w:val="Retrait a"/>
    <w:basedOn w:val="NormalIndent"/>
    <w:pPr>
      <w:spacing w:before="120" w:after="120"/>
      <w:ind w:left="1418" w:hanging="709"/>
      <w:jc w:val="both"/>
    </w:pPr>
    <w:rPr>
      <w:rFonts w:ascii="Garamond" w:eastAsia="Garamond" w:hAnsi="Garamond" w:cs="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before="240" w:after="120"/>
    </w:pPr>
    <w:rPr>
      <w:b/>
    </w:rPr>
  </w:style>
  <w:style w:type="paragraph" w:styleId="Index1">
    <w:name w:val="index 1"/>
    <w:basedOn w:val="IndexHeading"/>
    <w:next w:val="Standard"/>
    <w:pPr>
      <w:tabs>
        <w:tab w:val="left" w:leader="dot" w:pos="6804"/>
      </w:tabs>
      <w:spacing w:before="0" w:after="0"/>
    </w:pPr>
    <w:rPr>
      <w:b w:val="0"/>
    </w:rPr>
  </w:style>
  <w:style w:type="paragraph" w:styleId="BodyText2">
    <w:name w:val="Body Text 2"/>
    <w:basedOn w:val="Standard"/>
    <w:pPr>
      <w:jc w:val="both"/>
    </w:pPr>
  </w:style>
  <w:style w:type="paragraph" w:customStyle="1" w:styleId="Textbodyindent">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customStyle="1" w:styleId="Paragraphe">
    <w:name w:val="Paragraphe"/>
    <w:basedOn w:val="Standard"/>
    <w:pPr>
      <w:widowControl w:val="0"/>
      <w:spacing w:after="144"/>
    </w:pPr>
    <w:rPr>
      <w:rFonts w:ascii="Times" w:eastAsia="Times" w:hAnsi="Times" w:cs="Times"/>
      <w:color w:val="000000"/>
      <w:lang w:val="en-US"/>
    </w:rPr>
  </w:style>
  <w:style w:type="paragraph" w:customStyle="1" w:styleId="WPDescription">
    <w:name w:val="WP Description"/>
    <w:basedOn w:val="Standard"/>
    <w:pPr>
      <w:jc w:val="both"/>
    </w:pPr>
    <w:rPr>
      <w:rFonts w:ascii="Arial" w:eastAsia="Arial" w:hAnsi="Arial" w:cs="Arial"/>
      <w:sz w:val="20"/>
    </w:rPr>
  </w:style>
  <w:style w:type="paragraph" w:styleId="CommentText">
    <w:name w:val="annotation text"/>
    <w:basedOn w:val="Standard"/>
    <w:pPr>
      <w:spacing w:after="240"/>
      <w:jc w:val="both"/>
    </w:pPr>
    <w:rPr>
      <w:sz w:val="20"/>
    </w:rPr>
  </w:style>
  <w:style w:type="paragraph" w:styleId="TableofFigures">
    <w:name w:val="table of figures"/>
    <w:basedOn w:val="Standard"/>
    <w:next w:val="Standard"/>
    <w:pPr>
      <w:ind w:left="480" w:hanging="480"/>
    </w:pPr>
    <w:rPr>
      <w:rFonts w:ascii="Arial" w:eastAsia="Arial" w:hAnsi="Arial" w:cs="Arial"/>
      <w:sz w:val="20"/>
    </w:rPr>
  </w:style>
  <w:style w:type="paragraph" w:styleId="BodyText3">
    <w:name w:val="Body Text 3"/>
    <w:basedOn w:val="Standard"/>
    <w:rPr>
      <w:rFonts w:ascii="Arial" w:eastAsia="Arial" w:hAnsi="Arial" w:cs="Arial"/>
      <w:sz w:val="20"/>
      <w:lang w:val="en-US"/>
    </w:rPr>
  </w:style>
  <w:style w:type="paragraph" w:styleId="PlainText">
    <w:name w:val="Plain Text"/>
    <w:basedOn w:val="Standard"/>
    <w:rPr>
      <w:rFonts w:ascii="Courier New" w:eastAsia="Courier New" w:hAnsi="Courier New" w:cs="Courier New"/>
      <w:sz w:val="20"/>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paragraph" w:styleId="Date">
    <w:name w:val="Date"/>
    <w:basedOn w:val="Standard"/>
    <w:next w:val="Standard"/>
    <w:rPr>
      <w:sz w:val="20"/>
    </w:rPr>
  </w:style>
  <w:style w:type="paragraph" w:customStyle="1" w:styleId="CommentSubject1">
    <w:name w:val="Comment Subject1"/>
    <w:basedOn w:val="CommentText"/>
    <w:next w:val="CommentText"/>
    <w:pPr>
      <w:spacing w:after="0"/>
      <w:jc w:val="left"/>
    </w:pPr>
    <w:rPr>
      <w:b/>
      <w:bCs/>
    </w:rPr>
  </w:style>
  <w:style w:type="paragraph" w:customStyle="1" w:styleId="WW-TableHeading">
    <w:name w:val="WW-Table Heading"/>
    <w:basedOn w:val="Standard"/>
    <w:pPr>
      <w:widowControl w:val="0"/>
      <w:suppressLineNumbers/>
      <w:suppressAutoHyphens/>
      <w:spacing w:after="120"/>
      <w:jc w:val="center"/>
    </w:pPr>
    <w:rPr>
      <w:rFonts w:ascii="Nimbus Roman No9 L" w:eastAsia="Bitstream Vera Sans" w:hAnsi="Nimbus Roman No9 L" w:cs="Nimbus Roman No9 L"/>
      <w:b/>
      <w:bCs/>
      <w:i/>
      <w:iCs/>
      <w:lang w:val="en-US"/>
    </w:rPr>
  </w:style>
  <w:style w:type="paragraph" w:customStyle="1" w:styleId="Illustration">
    <w:name w:val="Illustration"/>
    <w:basedOn w:val="Standard"/>
    <w:pPr>
      <w:suppressLineNumbers/>
      <w:spacing w:before="120" w:after="120"/>
    </w:pPr>
    <w:rPr>
      <w:rFonts w:cs="Lucidasans, 'Times New Roman'"/>
      <w:i/>
      <w:iCs/>
      <w:szCs w:val="24"/>
    </w:rPr>
  </w:style>
  <w:style w:type="paragraph" w:customStyle="1" w:styleId="BalloonText1">
    <w:name w:val="Balloon Text1"/>
    <w:basedOn w:val="Standard"/>
    <w:rPr>
      <w:rFonts w:ascii="Tahoma" w:eastAsia="Tahoma" w:hAnsi="Tahoma" w:cs="Tahoma"/>
      <w:sz w:val="16"/>
      <w:szCs w:val="16"/>
    </w:rPr>
  </w:style>
  <w:style w:type="paragraph" w:styleId="BalloonText">
    <w:name w:val="Balloon Text"/>
    <w:basedOn w:val="Standard"/>
    <w:rPr>
      <w:rFonts w:ascii="Tahoma" w:eastAsia="Tahoma" w:hAnsi="Tahoma" w:cs="Tahoma"/>
      <w:sz w:val="16"/>
      <w:szCs w:val="16"/>
    </w:rPr>
  </w:style>
  <w:style w:type="paragraph" w:customStyle="1" w:styleId="cell">
    <w:name w:val="cell"/>
    <w:basedOn w:val="Standard"/>
    <w:pPr>
      <w:spacing w:line="198" w:lineRule="atLeast"/>
    </w:pPr>
    <w:rPr>
      <w:rFonts w:ascii="Courier, 'Courier New'" w:eastAsia="Courier, 'Courier New'" w:hAnsi="Courier, 'Courier New'" w:cs="Courier, 'Courier New'"/>
      <w:color w:val="000000"/>
      <w:sz w:val="20"/>
    </w:rPr>
  </w:style>
  <w:style w:type="paragraph" w:styleId="BlockText">
    <w:name w:val="Block Text"/>
    <w:basedOn w:val="Standard"/>
    <w:pPr>
      <w:tabs>
        <w:tab w:val="left" w:pos="9639"/>
      </w:tabs>
      <w:ind w:left="567" w:right="567"/>
      <w:jc w:val="both"/>
    </w:pPr>
    <w:rPr>
      <w:rFonts w:ascii="Arial" w:eastAsia="Arial" w:hAnsi="Arial" w:cs="Arial"/>
      <w:i/>
      <w:sz w:val="18"/>
    </w:rPr>
  </w:style>
  <w:style w:type="paragraph" w:styleId="BodyTextFirstIndent">
    <w:name w:val="Body Text First Indent"/>
    <w:basedOn w:val="Textbody"/>
    <w:pPr>
      <w:spacing w:before="0" w:after="120"/>
      <w:ind w:firstLine="210"/>
      <w:jc w:val="both"/>
    </w:pPr>
    <w:rPr>
      <w:rFonts w:ascii="Arial" w:eastAsia="Arial" w:hAnsi="Arial" w:cs="Arial"/>
      <w:sz w:val="20"/>
    </w:rPr>
  </w:style>
  <w:style w:type="paragraph" w:styleId="BodyTextFirstIndent2">
    <w:name w:val="Body Text First Indent 2"/>
    <w:basedOn w:val="Textbodyindent"/>
    <w:pPr>
      <w:widowControl/>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eastAsia="Arial" w:hAnsi="Arial" w:cs="Arial"/>
      <w:sz w:val="20"/>
    </w:rPr>
  </w:style>
  <w:style w:type="paragraph" w:styleId="BodyTextIndent2">
    <w:name w:val="Body Text Indent 2"/>
    <w:basedOn w:val="Standard"/>
    <w:pPr>
      <w:spacing w:after="120" w:line="480" w:lineRule="auto"/>
      <w:ind w:left="283"/>
      <w:jc w:val="both"/>
    </w:pPr>
    <w:rPr>
      <w:rFonts w:ascii="Arial" w:eastAsia="Arial" w:hAnsi="Arial" w:cs="Arial"/>
      <w:sz w:val="20"/>
    </w:rPr>
  </w:style>
  <w:style w:type="paragraph" w:styleId="BodyTextIndent3">
    <w:name w:val="Body Text Indent 3"/>
    <w:basedOn w:val="Standard"/>
    <w:pPr>
      <w:spacing w:after="120"/>
      <w:ind w:left="283"/>
      <w:jc w:val="both"/>
    </w:pPr>
    <w:rPr>
      <w:rFonts w:ascii="Arial" w:eastAsia="Arial" w:hAnsi="Arial" w:cs="Arial"/>
      <w:sz w:val="16"/>
      <w:szCs w:val="16"/>
    </w:rPr>
  </w:style>
  <w:style w:type="paragraph" w:styleId="Closing">
    <w:name w:val="Closing"/>
    <w:basedOn w:val="Standard"/>
    <w:pPr>
      <w:ind w:left="4252"/>
      <w:jc w:val="both"/>
    </w:pPr>
    <w:rPr>
      <w:rFonts w:ascii="Arial" w:eastAsia="Arial" w:hAnsi="Arial" w:cs="Arial"/>
      <w:sz w:val="20"/>
    </w:rPr>
  </w:style>
  <w:style w:type="paragraph" w:styleId="E-mailSignature">
    <w:name w:val="E-mail Signature"/>
    <w:basedOn w:val="Standard"/>
    <w:pPr>
      <w:jc w:val="both"/>
    </w:pPr>
    <w:rPr>
      <w:rFonts w:ascii="Arial" w:eastAsia="Arial" w:hAnsi="Arial" w:cs="Arial"/>
      <w:sz w:val="20"/>
    </w:rPr>
  </w:style>
  <w:style w:type="paragraph" w:customStyle="1" w:styleId="Addressee">
    <w:name w:val="Addressee"/>
    <w:basedOn w:val="Standard"/>
    <w:pPr>
      <w:ind w:left="2880"/>
      <w:jc w:val="both"/>
    </w:pPr>
    <w:rPr>
      <w:rFonts w:ascii="Arial" w:eastAsia="Arial" w:hAnsi="Arial" w:cs="Arial"/>
      <w:szCs w:val="24"/>
    </w:rPr>
  </w:style>
  <w:style w:type="paragraph" w:customStyle="1" w:styleId="Sender">
    <w:name w:val="Sender"/>
    <w:basedOn w:val="Standard"/>
    <w:pPr>
      <w:jc w:val="both"/>
    </w:pPr>
    <w:rPr>
      <w:rFonts w:ascii="Arial" w:eastAsia="Arial" w:hAnsi="Arial" w:cs="Arial"/>
      <w:sz w:val="20"/>
    </w:rPr>
  </w:style>
  <w:style w:type="paragraph" w:styleId="HTMLAddress">
    <w:name w:val="HTML Address"/>
    <w:basedOn w:val="Standard"/>
    <w:pPr>
      <w:jc w:val="both"/>
    </w:pPr>
    <w:rPr>
      <w:rFonts w:ascii="Arial" w:eastAsia="Arial" w:hAnsi="Arial" w:cs="Arial"/>
      <w:i/>
      <w:iCs/>
      <w:sz w:val="20"/>
    </w:rPr>
  </w:style>
  <w:style w:type="paragraph" w:styleId="List2">
    <w:name w:val="List 2"/>
    <w:basedOn w:val="Standard"/>
    <w:pPr>
      <w:ind w:left="566" w:hanging="283"/>
      <w:jc w:val="both"/>
    </w:pPr>
    <w:rPr>
      <w:rFonts w:ascii="Arial" w:eastAsia="Arial" w:hAnsi="Arial" w:cs="Arial"/>
      <w:sz w:val="20"/>
    </w:rPr>
  </w:style>
  <w:style w:type="paragraph" w:styleId="List3">
    <w:name w:val="List 3"/>
    <w:basedOn w:val="Standard"/>
    <w:pPr>
      <w:ind w:left="849" w:hanging="283"/>
      <w:jc w:val="both"/>
    </w:pPr>
    <w:rPr>
      <w:rFonts w:ascii="Arial" w:eastAsia="Arial" w:hAnsi="Arial" w:cs="Arial"/>
      <w:sz w:val="20"/>
    </w:rPr>
  </w:style>
  <w:style w:type="paragraph" w:styleId="List4">
    <w:name w:val="List 4"/>
    <w:basedOn w:val="Standard"/>
    <w:pPr>
      <w:ind w:left="1132" w:hanging="283"/>
      <w:jc w:val="both"/>
    </w:pPr>
    <w:rPr>
      <w:rFonts w:ascii="Arial" w:eastAsia="Arial" w:hAnsi="Arial" w:cs="Arial"/>
      <w:sz w:val="20"/>
    </w:rPr>
  </w:style>
  <w:style w:type="paragraph" w:styleId="List5">
    <w:name w:val="List 5"/>
    <w:basedOn w:val="Standard"/>
    <w:pPr>
      <w:ind w:left="1415" w:hanging="283"/>
      <w:jc w:val="both"/>
    </w:pPr>
    <w:rPr>
      <w:rFonts w:ascii="Arial" w:eastAsia="Arial" w:hAnsi="Arial" w:cs="Arial"/>
      <w:sz w:val="20"/>
    </w:rPr>
  </w:style>
  <w:style w:type="paragraph" w:styleId="ListBullet2">
    <w:name w:val="List Bullet 2"/>
    <w:basedOn w:val="Standard"/>
    <w:pPr>
      <w:tabs>
        <w:tab w:val="left" w:pos="1286"/>
      </w:tabs>
      <w:ind w:left="643" w:hanging="360"/>
      <w:jc w:val="both"/>
    </w:pPr>
    <w:rPr>
      <w:rFonts w:ascii="Arial" w:eastAsia="Arial" w:hAnsi="Arial" w:cs="Arial"/>
      <w:sz w:val="20"/>
    </w:rPr>
  </w:style>
  <w:style w:type="paragraph" w:styleId="ListBullet3">
    <w:name w:val="List Bullet 3"/>
    <w:basedOn w:val="Standard"/>
    <w:pPr>
      <w:tabs>
        <w:tab w:val="left" w:pos="1852"/>
      </w:tabs>
      <w:ind w:left="926" w:hanging="360"/>
      <w:jc w:val="both"/>
    </w:pPr>
    <w:rPr>
      <w:rFonts w:ascii="Arial" w:eastAsia="Arial" w:hAnsi="Arial" w:cs="Arial"/>
      <w:sz w:val="20"/>
    </w:rPr>
  </w:style>
  <w:style w:type="paragraph" w:styleId="ListBullet4">
    <w:name w:val="List Bullet 4"/>
    <w:basedOn w:val="Standard"/>
    <w:pPr>
      <w:tabs>
        <w:tab w:val="left" w:pos="2418"/>
      </w:tabs>
      <w:ind w:left="1209" w:hanging="360"/>
      <w:jc w:val="both"/>
    </w:pPr>
    <w:rPr>
      <w:rFonts w:ascii="Arial" w:eastAsia="Arial" w:hAnsi="Arial" w:cs="Arial"/>
      <w:sz w:val="20"/>
    </w:rPr>
  </w:style>
  <w:style w:type="paragraph" w:styleId="ListBullet5">
    <w:name w:val="List Bullet 5"/>
    <w:basedOn w:val="Standard"/>
    <w:pPr>
      <w:tabs>
        <w:tab w:val="left" w:pos="2984"/>
      </w:tabs>
      <w:ind w:left="1492" w:hanging="360"/>
      <w:jc w:val="both"/>
    </w:pPr>
    <w:rPr>
      <w:rFonts w:ascii="Arial" w:eastAsia="Arial" w:hAnsi="Arial" w:cs="Arial"/>
      <w:sz w:val="20"/>
    </w:rPr>
  </w:style>
  <w:style w:type="paragraph" w:styleId="ListContinue">
    <w:name w:val="List Continue"/>
    <w:basedOn w:val="Standard"/>
    <w:pPr>
      <w:spacing w:after="120"/>
      <w:ind w:left="283"/>
      <w:jc w:val="both"/>
    </w:pPr>
    <w:rPr>
      <w:rFonts w:ascii="Arial" w:eastAsia="Arial" w:hAnsi="Arial" w:cs="Arial"/>
      <w:sz w:val="20"/>
    </w:rPr>
  </w:style>
  <w:style w:type="paragraph" w:styleId="ListContinue2">
    <w:name w:val="List Continue 2"/>
    <w:basedOn w:val="Standard"/>
    <w:pPr>
      <w:spacing w:after="120"/>
      <w:ind w:left="566"/>
      <w:jc w:val="both"/>
    </w:pPr>
    <w:rPr>
      <w:rFonts w:ascii="Arial" w:eastAsia="Arial" w:hAnsi="Arial" w:cs="Arial"/>
      <w:sz w:val="20"/>
    </w:rPr>
  </w:style>
  <w:style w:type="paragraph" w:styleId="ListContinue3">
    <w:name w:val="List Continue 3"/>
    <w:basedOn w:val="Standard"/>
    <w:pPr>
      <w:spacing w:after="120"/>
      <w:ind w:left="849"/>
      <w:jc w:val="both"/>
    </w:pPr>
    <w:rPr>
      <w:rFonts w:ascii="Arial" w:eastAsia="Arial" w:hAnsi="Arial" w:cs="Arial"/>
      <w:sz w:val="20"/>
    </w:rPr>
  </w:style>
  <w:style w:type="paragraph" w:styleId="ListContinue4">
    <w:name w:val="List Continue 4"/>
    <w:basedOn w:val="Standard"/>
    <w:pPr>
      <w:spacing w:after="120"/>
      <w:ind w:left="1132"/>
      <w:jc w:val="both"/>
    </w:pPr>
    <w:rPr>
      <w:rFonts w:ascii="Arial" w:eastAsia="Arial" w:hAnsi="Arial" w:cs="Arial"/>
      <w:sz w:val="20"/>
    </w:rPr>
  </w:style>
  <w:style w:type="paragraph" w:styleId="ListContinue5">
    <w:name w:val="List Continue 5"/>
    <w:basedOn w:val="Standard"/>
    <w:pPr>
      <w:spacing w:after="120"/>
      <w:ind w:left="1415"/>
      <w:jc w:val="both"/>
    </w:pPr>
    <w:rPr>
      <w:rFonts w:ascii="Arial" w:eastAsia="Arial" w:hAnsi="Arial" w:cs="Arial"/>
      <w:sz w:val="20"/>
    </w:rPr>
  </w:style>
  <w:style w:type="paragraph" w:styleId="ListNumber">
    <w:name w:val="List Number"/>
    <w:basedOn w:val="Standard"/>
    <w:pPr>
      <w:tabs>
        <w:tab w:val="left" w:pos="720"/>
      </w:tabs>
      <w:ind w:left="360" w:hanging="360"/>
      <w:jc w:val="both"/>
    </w:pPr>
    <w:rPr>
      <w:rFonts w:ascii="Arial" w:eastAsia="Arial" w:hAnsi="Arial" w:cs="Arial"/>
      <w:sz w:val="20"/>
    </w:rPr>
  </w:style>
  <w:style w:type="paragraph" w:styleId="ListNumber2">
    <w:name w:val="List Number 2"/>
    <w:basedOn w:val="Standard"/>
    <w:pPr>
      <w:tabs>
        <w:tab w:val="left" w:pos="1286"/>
      </w:tabs>
      <w:ind w:left="643" w:hanging="360"/>
      <w:jc w:val="both"/>
    </w:pPr>
    <w:rPr>
      <w:rFonts w:ascii="Arial" w:eastAsia="Arial" w:hAnsi="Arial" w:cs="Arial"/>
      <w:sz w:val="20"/>
    </w:rPr>
  </w:style>
  <w:style w:type="paragraph" w:styleId="ListNumber3">
    <w:name w:val="List Number 3"/>
    <w:basedOn w:val="Standard"/>
    <w:pPr>
      <w:tabs>
        <w:tab w:val="left" w:pos="1852"/>
      </w:tabs>
      <w:ind w:left="926" w:hanging="360"/>
      <w:jc w:val="both"/>
    </w:pPr>
    <w:rPr>
      <w:rFonts w:ascii="Arial" w:eastAsia="Arial" w:hAnsi="Arial" w:cs="Arial"/>
      <w:sz w:val="20"/>
    </w:rPr>
  </w:style>
  <w:style w:type="paragraph" w:styleId="ListNumber4">
    <w:name w:val="List Number 4"/>
    <w:basedOn w:val="Standard"/>
    <w:pPr>
      <w:tabs>
        <w:tab w:val="left" w:pos="2418"/>
      </w:tabs>
      <w:ind w:left="1209" w:hanging="360"/>
      <w:jc w:val="both"/>
    </w:pPr>
    <w:rPr>
      <w:rFonts w:ascii="Arial" w:eastAsia="Arial" w:hAnsi="Arial" w:cs="Arial"/>
      <w:sz w:val="20"/>
    </w:rPr>
  </w:style>
  <w:style w:type="paragraph" w:styleId="ListNumber5">
    <w:name w:val="List Number 5"/>
    <w:basedOn w:val="Standard"/>
    <w:pPr>
      <w:tabs>
        <w:tab w:val="left" w:pos="2984"/>
      </w:tabs>
      <w:ind w:left="1492" w:hanging="360"/>
      <w:jc w:val="both"/>
    </w:pPr>
    <w:rPr>
      <w:rFonts w:ascii="Arial" w:eastAsia="Arial" w:hAnsi="Arial" w:cs="Arial"/>
      <w:sz w:val="20"/>
    </w:rPr>
  </w:style>
  <w:style w:type="paragraph" w:styleId="MessageHeader">
    <w:name w:val="Message Header"/>
    <w:basedOn w:val="Standard"/>
    <w:pPr>
      <w:pBdr>
        <w:top w:val="single" w:sz="6" w:space="1" w:color="000000"/>
        <w:left w:val="single" w:sz="6" w:space="1" w:color="000000"/>
        <w:bottom w:val="single" w:sz="6" w:space="1" w:color="000000"/>
        <w:right w:val="single" w:sz="6" w:space="1" w:color="000000"/>
      </w:pBdr>
      <w:shd w:val="clear" w:color="auto" w:fill="CCCCCC"/>
      <w:ind w:left="1134" w:hanging="1134"/>
      <w:jc w:val="both"/>
    </w:pPr>
    <w:rPr>
      <w:rFonts w:ascii="Arial" w:eastAsia="Arial" w:hAnsi="Arial" w:cs="Arial"/>
      <w:szCs w:val="24"/>
    </w:rPr>
  </w:style>
  <w:style w:type="paragraph" w:styleId="NormalWeb">
    <w:name w:val="Normal (Web)"/>
    <w:basedOn w:val="Standard"/>
    <w:pPr>
      <w:jc w:val="both"/>
    </w:pPr>
    <w:rPr>
      <w:szCs w:val="24"/>
    </w:rPr>
  </w:style>
  <w:style w:type="paragraph" w:styleId="NoteHeading">
    <w:name w:val="Note Heading"/>
    <w:basedOn w:val="Standard"/>
    <w:next w:val="Standard"/>
    <w:pPr>
      <w:jc w:val="both"/>
    </w:pPr>
    <w:rPr>
      <w:rFonts w:ascii="Arial" w:eastAsia="Arial" w:hAnsi="Arial" w:cs="Arial"/>
      <w:sz w:val="20"/>
    </w:rPr>
  </w:style>
  <w:style w:type="paragraph" w:customStyle="1" w:styleId="Salutationuser">
    <w:name w:val="Salutation (user)"/>
    <w:basedOn w:val="Standard"/>
    <w:next w:val="Standard"/>
    <w:pPr>
      <w:jc w:val="both"/>
    </w:pPr>
    <w:rPr>
      <w:rFonts w:ascii="Arial" w:eastAsia="Arial" w:hAnsi="Arial" w:cs="Arial"/>
      <w:sz w:val="20"/>
    </w:rPr>
  </w:style>
  <w:style w:type="paragraph" w:styleId="Signature">
    <w:name w:val="Signature"/>
    <w:basedOn w:val="Standard"/>
    <w:pPr>
      <w:ind w:left="4252"/>
      <w:jc w:val="both"/>
    </w:pPr>
    <w:rPr>
      <w:rFonts w:ascii="Arial" w:eastAsia="Arial" w:hAnsi="Arial" w:cs="Arial"/>
      <w:sz w:val="20"/>
    </w:rPr>
  </w:style>
  <w:style w:type="paragraph" w:styleId="Subtitle">
    <w:name w:val="Subtitle"/>
    <w:basedOn w:val="Standard"/>
    <w:next w:val="Textbody"/>
    <w:uiPriority w:val="11"/>
    <w:qFormat/>
    <w:pPr>
      <w:spacing w:after="60"/>
      <w:jc w:val="center"/>
    </w:pPr>
    <w:rPr>
      <w:rFonts w:ascii="Arial" w:eastAsia="Arial" w:hAnsi="Arial" w:cs="Arial"/>
      <w:szCs w:val="24"/>
    </w:rPr>
  </w:style>
  <w:style w:type="paragraph" w:styleId="CommentSubject">
    <w:name w:val="annotation subject"/>
    <w:basedOn w:val="CommentText"/>
    <w:next w:val="CommentText"/>
    <w:pPr>
      <w:spacing w:after="0"/>
    </w:pPr>
    <w:rPr>
      <w:rFonts w:ascii="Arial" w:eastAsia="Arial" w:hAnsi="Arial" w:cs="Arial"/>
      <w:b/>
      <w:bCs/>
    </w:rPr>
  </w:style>
  <w:style w:type="paragraph" w:customStyle="1" w:styleId="StyleHeading2ArialBefore3ptAfter3pt">
    <w:name w:val="Style Heading 2 + Arial Before:  3 pt After:  3 pt"/>
    <w:basedOn w:val="Heading2"/>
    <w:pPr>
      <w:numPr>
        <w:ilvl w:val="0"/>
        <w:numId w:val="0"/>
      </w:numPr>
      <w:spacing w:before="0" w:after="0"/>
    </w:pPr>
    <w:rPr>
      <w:rFonts w:ascii="Arial" w:eastAsia="Arial" w:hAnsi="Arial" w:cs="Arial"/>
      <w:bCs/>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638"/>
      </w:tabs>
      <w:ind w:left="2547"/>
    </w:pPr>
  </w:style>
  <w:style w:type="paragraph" w:customStyle="1" w:styleId="Framecontents">
    <w:name w:val="Frame contents"/>
    <w:basedOn w:val="Textbody"/>
  </w:style>
  <w:style w:type="paragraph" w:customStyle="1" w:styleId="IllustrationIndexHeading">
    <w:name w:val="Illustration Index Heading"/>
    <w:basedOn w:val="Heading"/>
    <w:pPr>
      <w:suppressLineNumbers/>
      <w:jc w:val="center"/>
    </w:pPr>
    <w:rPr>
      <w:sz w:val="32"/>
      <w:szCs w:val="32"/>
    </w:rPr>
  </w:style>
  <w:style w:type="paragraph" w:customStyle="1" w:styleId="ContentsHeading">
    <w:name w:val="Contents Heading"/>
    <w:basedOn w:val="Heading"/>
    <w:pPr>
      <w:suppressLineNumbers/>
      <w:jc w:val="center"/>
    </w:pPr>
    <w:rPr>
      <w:sz w:val="32"/>
      <w:szCs w:val="32"/>
    </w:rPr>
  </w:style>
  <w:style w:type="paragraph" w:customStyle="1" w:styleId="IllustrationIndex1">
    <w:name w:val="Illustration Index 1"/>
    <w:basedOn w:val="IndexHeading"/>
    <w:autoRedefine/>
    <w:pPr>
      <w:tabs>
        <w:tab w:val="clear" w:pos="567"/>
        <w:tab w:val="clear" w:pos="1276"/>
        <w:tab w:val="clear" w:pos="2552"/>
        <w:tab w:val="clear" w:pos="3828"/>
        <w:tab w:val="clear" w:pos="5103"/>
        <w:tab w:val="clear" w:pos="6379"/>
        <w:tab w:val="right" w:leader="dot" w:pos="9070"/>
      </w:tabs>
    </w:pPr>
    <w:rPr>
      <w:rFonts w:ascii="Arial" w:eastAsia="Arial" w:hAnsi="Arial" w:cs="Arial"/>
      <w:b w:val="0"/>
      <w:sz w:val="20"/>
    </w:rPr>
  </w:style>
  <w:style w:type="paragraph" w:customStyle="1" w:styleId="Figure">
    <w:name w:val="Figure"/>
    <w:basedOn w:val="Caption"/>
    <w:autoRedefine/>
    <w:pPr>
      <w:spacing w:before="0" w:after="0"/>
    </w:pPr>
    <w:rPr>
      <w:rFonts w:ascii="Arial" w:eastAsia="Arial" w:hAnsi="Arial" w:cs="Arial"/>
      <w:sz w:val="4"/>
    </w:rPr>
  </w:style>
  <w:style w:type="paragraph" w:customStyle="1" w:styleId="Table">
    <w:name w:val="Table"/>
    <w:basedOn w:val="Caption"/>
  </w:style>
  <w:style w:type="paragraph" w:customStyle="1" w:styleId="Tableindexheading">
    <w:name w:val="Table index heading"/>
    <w:basedOn w:val="Heading"/>
    <w:pPr>
      <w:suppressLineNumbers/>
    </w:pPr>
    <w:rPr>
      <w:sz w:val="32"/>
      <w:szCs w:val="32"/>
    </w:rPr>
  </w:style>
  <w:style w:type="paragraph" w:customStyle="1" w:styleId="Text">
    <w:name w:val="Text"/>
    <w:basedOn w:val="Caption"/>
  </w:style>
  <w:style w:type="paragraph" w:customStyle="1" w:styleId="Endnote">
    <w:name w:val="Endnote"/>
    <w:basedOn w:val="Standard"/>
    <w:pPr>
      <w:suppressLineNumbers/>
      <w:ind w:left="339" w:hanging="339"/>
    </w:pPr>
    <w:rPr>
      <w:sz w:val="20"/>
    </w:rPr>
  </w:style>
  <w:style w:type="character" w:customStyle="1" w:styleId="WW8Num4z0">
    <w:name w:val="WW8Num4z0"/>
    <w:rPr>
      <w:rFonts w:ascii="Symbol" w:eastAsia="Symbol" w:hAnsi="Symbol" w:cs="Symbol"/>
    </w:rPr>
  </w:style>
  <w:style w:type="character" w:customStyle="1" w:styleId="WW8Num5z0">
    <w:name w:val="WW8Num5z0"/>
    <w:rPr>
      <w:rFonts w:ascii="Wingdings" w:eastAsia="Wingdings" w:hAnsi="Wingdings" w:cs="Wingdings"/>
      <w:color w:val="000000"/>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WW8Num6z0">
    <w:name w:val="WW8Num6z0"/>
    <w:rPr>
      <w:rFonts w:ascii="Symbol" w:eastAsia="Symbol" w:hAnsi="Symbol" w:cs="Symbol"/>
    </w:rPr>
  </w:style>
  <w:style w:type="character" w:customStyle="1" w:styleId="WW8Num7z0">
    <w:name w:val="WW8Num7z0"/>
    <w:rPr>
      <w:rFonts w:ascii="Wingdings" w:eastAsia="Wingdings" w:hAnsi="Wingdings" w:cs="Wingdings"/>
    </w:rPr>
  </w:style>
  <w:style w:type="character" w:customStyle="1" w:styleId="WW8Num8z0">
    <w:name w:val="WW8Num8z0"/>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WW8Num9z3">
    <w:name w:val="WW8Num9z3"/>
    <w:rPr>
      <w:rFonts w:ascii="Symbol" w:eastAsia="Symbol" w:hAnsi="Symbol" w:cs="Symbol"/>
    </w:rPr>
  </w:style>
  <w:style w:type="character" w:customStyle="1" w:styleId="WW8Num10z0">
    <w:name w:val="WW8Num10z0"/>
    <w:rPr>
      <w:rFonts w:ascii="Symbol" w:eastAsia="Symbol" w:hAnsi="Symbol" w:cs="Symbol"/>
    </w:rPr>
  </w:style>
  <w:style w:type="character" w:customStyle="1" w:styleId="WW8Num11z0">
    <w:name w:val="WW8Num11z0"/>
    <w:rPr>
      <w:rFonts w:ascii="Symbol" w:eastAsia="Symbol" w:hAnsi="Symbol" w:cs="Symbol"/>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3z0">
    <w:name w:val="WW8Num13z0"/>
    <w:rPr>
      <w:rFonts w:ascii="Courier New" w:eastAsia="Courier New" w:hAnsi="Courier New" w:cs="Courier New"/>
    </w:rPr>
  </w:style>
  <w:style w:type="character" w:customStyle="1" w:styleId="WW8Num13z2">
    <w:name w:val="WW8Num13z2"/>
    <w:rPr>
      <w:rFonts w:ascii="Wingdings" w:eastAsia="Wingdings" w:hAnsi="Wingdings" w:cs="Wingdings"/>
    </w:rPr>
  </w:style>
  <w:style w:type="character" w:customStyle="1" w:styleId="WW8Num13z3">
    <w:name w:val="WW8Num13z3"/>
    <w:rPr>
      <w:rFonts w:ascii="Symbol" w:eastAsia="Symbol" w:hAnsi="Symbol" w:cs="Symbol"/>
    </w:rPr>
  </w:style>
  <w:style w:type="character" w:customStyle="1" w:styleId="WW8Num14z0">
    <w:name w:val="WW8Num14z0"/>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4z3">
    <w:name w:val="WW8Num14z3"/>
    <w:rPr>
      <w:rFonts w:ascii="Symbol" w:eastAsia="Symbol" w:hAnsi="Symbol" w:cs="Symbol"/>
    </w:rPr>
  </w:style>
  <w:style w:type="character" w:customStyle="1" w:styleId="WW8Num15z0">
    <w:name w:val="WW8Num15z0"/>
    <w:rPr>
      <w:rFonts w:ascii="Symbol" w:eastAsia="Symbol" w:hAnsi="Symbol" w:cs="Symbol"/>
    </w:rPr>
  </w:style>
  <w:style w:type="character" w:customStyle="1" w:styleId="WW8Num16z0">
    <w:name w:val="WW8Num16z0"/>
    <w:rPr>
      <w:rFonts w:ascii="Courier New" w:eastAsia="Courier New" w:hAnsi="Courier New" w:cs="Courier New"/>
    </w:rPr>
  </w:style>
  <w:style w:type="character" w:customStyle="1" w:styleId="WW8Num16z2">
    <w:name w:val="WW8Num16z2"/>
    <w:rPr>
      <w:rFonts w:ascii="Wingdings" w:eastAsia="Wingdings" w:hAnsi="Wingdings" w:cs="Wingdings"/>
    </w:rPr>
  </w:style>
  <w:style w:type="character" w:customStyle="1" w:styleId="WW8Num16z3">
    <w:name w:val="WW8Num16z3"/>
    <w:rPr>
      <w:rFonts w:ascii="Symbol" w:eastAsia="Symbol" w:hAnsi="Symbol" w:cs="Symbol"/>
    </w:rPr>
  </w:style>
  <w:style w:type="character" w:customStyle="1" w:styleId="WW8Num17z0">
    <w:name w:val="WW8Num17z0"/>
    <w:rPr>
      <w:rFonts w:ascii="Courier New" w:eastAsia="Courier New" w:hAnsi="Courier New" w:cs="Courier New"/>
    </w:rPr>
  </w:style>
  <w:style w:type="character" w:customStyle="1" w:styleId="WW8Num17z2">
    <w:name w:val="WW8Num17z2"/>
    <w:rPr>
      <w:rFonts w:ascii="Wingdings" w:eastAsia="Wingdings" w:hAnsi="Wingdings" w:cs="Wingdings"/>
    </w:rPr>
  </w:style>
  <w:style w:type="character" w:customStyle="1" w:styleId="WW8Num17z3">
    <w:name w:val="WW8Num17z3"/>
    <w:rPr>
      <w:rFonts w:ascii="Symbol" w:eastAsia="Symbol" w:hAnsi="Symbol" w:cs="Symbol"/>
    </w:rPr>
  </w:style>
  <w:style w:type="character" w:styleId="PageNumber">
    <w:name w:val="page number"/>
    <w:basedOn w:val="DefaultParagraphFont"/>
  </w:style>
  <w:style w:type="character" w:customStyle="1" w:styleId="FootnoteSymbol">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customStyle="1" w:styleId="Internetlink">
    <w:name w:val="Internet link"/>
    <w:basedOn w:val="DefaultParagraphFont"/>
    <w:rPr>
      <w:color w:val="0000FF"/>
      <w:u w:val="single"/>
    </w:rPr>
  </w:style>
  <w:style w:type="character" w:customStyle="1" w:styleId="VisitedInternetLink">
    <w:name w:val="Visited Internet Link"/>
    <w:basedOn w:val="DefaultParagraphFont"/>
    <w:rPr>
      <w:color w:val="800080"/>
      <w:u w:val="single"/>
    </w:rPr>
  </w:style>
  <w:style w:type="character" w:customStyle="1" w:styleId="moz-txt-citetags">
    <w:name w:val="moz-txt-citetags"/>
    <w:basedOn w:val="DefaultParagraphFont"/>
  </w:style>
  <w:style w:type="character" w:customStyle="1" w:styleId="BodyTextChar">
    <w:name w:val="Body Text Char"/>
    <w:basedOn w:val="DefaultParagraphFont"/>
    <w:rPr>
      <w:rFonts w:ascii="Arial" w:eastAsia="Arial" w:hAnsi="Arial" w:cs="Arial"/>
      <w:lang w:val="en-GB" w:bidi="ar-SA"/>
    </w:rPr>
  </w:style>
  <w:style w:type="character" w:customStyle="1" w:styleId="Footnoteanchor">
    <w:name w:val="Footnote anchor"/>
    <w:rPr>
      <w:position w:val="0"/>
      <w:vertAlign w:val="superscript"/>
    </w:rPr>
  </w:style>
  <w:style w:type="character" w:customStyle="1" w:styleId="BulletSymbols">
    <w:name w:val="Bullet Symbols"/>
    <w:rPr>
      <w:rFonts w:ascii="OpenSymbol" w:eastAsia="OpenSymbol" w:hAnsi="OpenSymbol" w:cs="OpenSymbol"/>
    </w:rPr>
  </w:style>
  <w:style w:type="character" w:customStyle="1" w:styleId="Captioncharacters">
    <w:name w:val="Caption characters"/>
  </w:style>
  <w:style w:type="character" w:customStyle="1" w:styleId="Mainindexentry">
    <w:name w:val="Main index entry"/>
    <w:rPr>
      <w:b/>
      <w:bCs/>
    </w:rPr>
  </w:style>
  <w:style w:type="character" w:customStyle="1" w:styleId="NumberingSymbols">
    <w:name w:val="Numbering Symbols"/>
  </w:style>
  <w:style w:type="character" w:customStyle="1" w:styleId="EndnoteSymbol">
    <w:name w:val="Endnote Symbol"/>
  </w:style>
  <w:style w:type="character" w:customStyle="1" w:styleId="Endnoteanchor">
    <w:name w:val="Endnote anchor"/>
    <w:rPr>
      <w:position w:val="0"/>
      <w:vertAlign w:val="superscript"/>
    </w:rPr>
  </w:style>
  <w:style w:type="numbering" w:customStyle="1" w:styleId="WW8Num1">
    <w:name w:val="WW8Num1"/>
    <w:basedOn w:val="NoList"/>
    <w:pPr>
      <w:numPr>
        <w:numId w:val="2"/>
      </w:numPr>
    </w:pPr>
  </w:style>
  <w:style w:type="numbering" w:customStyle="1" w:styleId="WW8Num2">
    <w:name w:val="WW8Num2"/>
    <w:basedOn w:val="NoList"/>
    <w:pPr>
      <w:numPr>
        <w:numId w:val="3"/>
      </w:numPr>
    </w:pPr>
  </w:style>
  <w:style w:type="numbering" w:customStyle="1" w:styleId="WW8Num3">
    <w:name w:val="WW8Num3"/>
    <w:basedOn w:val="NoList"/>
    <w:pPr>
      <w:numPr>
        <w:numId w:val="4"/>
      </w:numPr>
    </w:pPr>
  </w:style>
  <w:style w:type="numbering" w:customStyle="1" w:styleId="WW8Num4">
    <w:name w:val="WW8Num4"/>
    <w:basedOn w:val="NoList"/>
    <w:pPr>
      <w:numPr>
        <w:numId w:val="5"/>
      </w:numPr>
    </w:pPr>
  </w:style>
  <w:style w:type="numbering" w:customStyle="1" w:styleId="WW8Num5">
    <w:name w:val="WW8Num5"/>
    <w:basedOn w:val="NoList"/>
    <w:pPr>
      <w:numPr>
        <w:numId w:val="6"/>
      </w:numPr>
    </w:pPr>
  </w:style>
  <w:style w:type="numbering" w:customStyle="1" w:styleId="WW8Num6">
    <w:name w:val="WW8Num6"/>
    <w:basedOn w:val="NoList"/>
    <w:pPr>
      <w:numPr>
        <w:numId w:val="7"/>
      </w:numPr>
    </w:pPr>
  </w:style>
  <w:style w:type="numbering" w:customStyle="1" w:styleId="WW8Num7">
    <w:name w:val="WW8Num7"/>
    <w:basedOn w:val="NoList"/>
    <w:pPr>
      <w:numPr>
        <w:numId w:val="8"/>
      </w:numPr>
    </w:pPr>
  </w:style>
  <w:style w:type="numbering" w:customStyle="1" w:styleId="WW8Num8">
    <w:name w:val="WW8Num8"/>
    <w:basedOn w:val="NoList"/>
    <w:pPr>
      <w:numPr>
        <w:numId w:val="9"/>
      </w:numPr>
    </w:pPr>
  </w:style>
  <w:style w:type="numbering" w:customStyle="1" w:styleId="WW8Num9">
    <w:name w:val="WW8Num9"/>
    <w:basedOn w:val="NoList"/>
    <w:pPr>
      <w:numPr>
        <w:numId w:val="10"/>
      </w:numPr>
    </w:pPr>
  </w:style>
  <w:style w:type="numbering" w:customStyle="1" w:styleId="WW8Num10">
    <w:name w:val="WW8Num10"/>
    <w:basedOn w:val="NoList"/>
    <w:pPr>
      <w:numPr>
        <w:numId w:val="11"/>
      </w:numPr>
    </w:pPr>
  </w:style>
  <w:style w:type="numbering" w:customStyle="1" w:styleId="WW8Num11">
    <w:name w:val="WW8Num11"/>
    <w:basedOn w:val="NoList"/>
    <w:pPr>
      <w:numPr>
        <w:numId w:val="12"/>
      </w:numPr>
    </w:pPr>
  </w:style>
  <w:style w:type="numbering" w:customStyle="1" w:styleId="WW8Num12">
    <w:name w:val="WW8Num12"/>
    <w:basedOn w:val="NoList"/>
    <w:pPr>
      <w:numPr>
        <w:numId w:val="13"/>
      </w:numPr>
    </w:pPr>
  </w:style>
  <w:style w:type="numbering" w:customStyle="1" w:styleId="WW8Num13">
    <w:name w:val="WW8Num13"/>
    <w:basedOn w:val="NoList"/>
    <w:pPr>
      <w:numPr>
        <w:numId w:val="14"/>
      </w:numPr>
    </w:pPr>
  </w:style>
  <w:style w:type="numbering" w:customStyle="1" w:styleId="WW8Num14">
    <w:name w:val="WW8Num14"/>
    <w:basedOn w:val="NoList"/>
    <w:pPr>
      <w:numPr>
        <w:numId w:val="15"/>
      </w:numPr>
    </w:pPr>
  </w:style>
  <w:style w:type="numbering" w:customStyle="1" w:styleId="WW8Num15">
    <w:name w:val="WW8Num15"/>
    <w:basedOn w:val="NoList"/>
    <w:pPr>
      <w:numPr>
        <w:numId w:val="16"/>
      </w:numPr>
    </w:pPr>
  </w:style>
  <w:style w:type="numbering" w:customStyle="1" w:styleId="WW8Num16">
    <w:name w:val="WW8Num16"/>
    <w:basedOn w:val="NoList"/>
    <w:pPr>
      <w:numPr>
        <w:numId w:val="17"/>
      </w:numPr>
    </w:pPr>
  </w:style>
  <w:style w:type="numbering" w:customStyle="1" w:styleId="WW8Num17">
    <w:name w:val="WW8Num17"/>
    <w:basedOn w:val="NoList"/>
    <w:pPr>
      <w:numPr>
        <w:numId w:val="18"/>
      </w:numPr>
    </w:pPr>
  </w:style>
  <w:style w:type="numbering" w:customStyle="1" w:styleId="WW8Num18">
    <w:name w:val="WW8Num18"/>
    <w:basedOn w:val="NoList"/>
    <w:pPr>
      <w:numPr>
        <w:numId w:val="19"/>
      </w:numPr>
    </w:pPr>
  </w:style>
  <w:style w:type="numbering" w:customStyle="1" w:styleId="WW8StyleNum">
    <w:name w:val="WW8StyleNum"/>
    <w:basedOn w:val="NoList"/>
    <w:pPr>
      <w:numPr>
        <w:numId w:val="20"/>
      </w:numPr>
    </w:p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rsid w:val="00107262"/>
    <w:pPr>
      <w:widowControl/>
      <w:suppressAutoHyphens w:val="0"/>
      <w:autoSpaceDN/>
      <w:textAlignment w:val="auto"/>
    </w:pPr>
    <w:rPr>
      <w:rFonts w:ascii="Courier, 'Courier New'" w:eastAsia="Courier, 'Courier New'" w:hAnsi="Courier, 'Courier New'" w:cs="Mangal"/>
      <w:color w:val="000000"/>
      <w:sz w:val="20"/>
    </w:rPr>
  </w:style>
  <w:style w:type="paragraph" w:styleId="ListParagraph">
    <w:name w:val="List Paragraph"/>
    <w:basedOn w:val="Normal"/>
    <w:uiPriority w:val="34"/>
    <w:qFormat/>
    <w:rsid w:val="000B147C"/>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5860">
      <w:bodyDiv w:val="1"/>
      <w:marLeft w:val="0"/>
      <w:marRight w:val="0"/>
      <w:marTop w:val="0"/>
      <w:marBottom w:val="0"/>
      <w:divBdr>
        <w:top w:val="none" w:sz="0" w:space="0" w:color="auto"/>
        <w:left w:val="none" w:sz="0" w:space="0" w:color="auto"/>
        <w:bottom w:val="none" w:sz="0" w:space="0" w:color="auto"/>
        <w:right w:val="none" w:sz="0" w:space="0" w:color="auto"/>
      </w:divBdr>
    </w:div>
    <w:div w:id="161044520">
      <w:bodyDiv w:val="1"/>
      <w:marLeft w:val="0"/>
      <w:marRight w:val="0"/>
      <w:marTop w:val="0"/>
      <w:marBottom w:val="0"/>
      <w:divBdr>
        <w:top w:val="none" w:sz="0" w:space="0" w:color="auto"/>
        <w:left w:val="none" w:sz="0" w:space="0" w:color="auto"/>
        <w:bottom w:val="none" w:sz="0" w:space="0" w:color="auto"/>
        <w:right w:val="none" w:sz="0" w:space="0" w:color="auto"/>
      </w:divBdr>
    </w:div>
    <w:div w:id="942955217">
      <w:bodyDiv w:val="1"/>
      <w:marLeft w:val="0"/>
      <w:marRight w:val="0"/>
      <w:marTop w:val="0"/>
      <w:marBottom w:val="0"/>
      <w:divBdr>
        <w:top w:val="none" w:sz="0" w:space="0" w:color="auto"/>
        <w:left w:val="none" w:sz="0" w:space="0" w:color="auto"/>
        <w:bottom w:val="none" w:sz="0" w:space="0" w:color="auto"/>
        <w:right w:val="none" w:sz="0" w:space="0" w:color="auto"/>
      </w:divBdr>
    </w:div>
    <w:div w:id="1215890419">
      <w:bodyDiv w:val="1"/>
      <w:marLeft w:val="0"/>
      <w:marRight w:val="0"/>
      <w:marTop w:val="0"/>
      <w:marBottom w:val="0"/>
      <w:divBdr>
        <w:top w:val="none" w:sz="0" w:space="0" w:color="auto"/>
        <w:left w:val="none" w:sz="0" w:space="0" w:color="auto"/>
        <w:bottom w:val="none" w:sz="0" w:space="0" w:color="auto"/>
        <w:right w:val="none" w:sz="0" w:space="0" w:color="auto"/>
      </w:divBdr>
    </w:div>
    <w:div w:id="1926259321">
      <w:bodyDiv w:val="1"/>
      <w:marLeft w:val="0"/>
      <w:marRight w:val="0"/>
      <w:marTop w:val="0"/>
      <w:marBottom w:val="0"/>
      <w:divBdr>
        <w:top w:val="none" w:sz="0" w:space="0" w:color="auto"/>
        <w:left w:val="none" w:sz="0" w:space="0" w:color="auto"/>
        <w:bottom w:val="none" w:sz="0" w:space="0" w:color="auto"/>
        <w:right w:val="none" w:sz="0" w:space="0" w:color="auto"/>
      </w:divBdr>
    </w:div>
    <w:div w:id="2113088093">
      <w:bodyDiv w:val="1"/>
      <w:marLeft w:val="0"/>
      <w:marRight w:val="0"/>
      <w:marTop w:val="0"/>
      <w:marBottom w:val="0"/>
      <w:divBdr>
        <w:top w:val="none" w:sz="0" w:space="0" w:color="auto"/>
        <w:left w:val="none" w:sz="0" w:space="0" w:color="auto"/>
        <w:bottom w:val="none" w:sz="0" w:space="0" w:color="auto"/>
        <w:right w:val="none" w:sz="0" w:space="0" w:color="auto"/>
      </w:divBdr>
      <w:divsChild>
        <w:div w:id="405030600">
          <w:marLeft w:val="0"/>
          <w:marRight w:val="0"/>
          <w:marTop w:val="0"/>
          <w:marBottom w:val="0"/>
          <w:divBdr>
            <w:top w:val="none" w:sz="0" w:space="0" w:color="auto"/>
            <w:left w:val="none" w:sz="0" w:space="0" w:color="auto"/>
            <w:bottom w:val="none" w:sz="0" w:space="0" w:color="auto"/>
            <w:right w:val="none" w:sz="0" w:space="0" w:color="auto"/>
          </w:divBdr>
        </w:div>
        <w:div w:id="1178446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romsaf.org/" TargetMode="External"/><Relationship Id="rId13" Type="http://schemas.openxmlformats.org/officeDocument/2006/relationships/hyperlink" Target="http://www.unidata.ucar.edu/packages/netcdf/" TargetMode="External"/><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www.wmo.int/e-catalog/detail_en.php?PUB_ID=498&amp;SORT=N&amp;q" TargetMode="Externa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mo.int/pages/prog/www/WMOCodes/WMO306_vI2/LatestVERSION/LatestVERSION.html"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hyperlink" Target="http://www.wmo.int/pages/prog/www/WMOCodes/WMO306_vI2/VolumeI.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wmo.int/pages/prog/www/WMOCodes.html" TargetMode="External"/><Relationship Id="rId14" Type="http://schemas.openxmlformats.org/officeDocument/2006/relationships/image" Target="media/image2.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ceos.org/meetings/wgclimate-9" TargetMode="External"/><Relationship Id="rId2" Type="http://schemas.openxmlformats.org/officeDocument/2006/relationships/hyperlink" Target="http://climatemonitoring.info/home/terminology/" TargetMode="External"/><Relationship Id="rId1" Type="http://schemas.openxmlformats.org/officeDocument/2006/relationships/hyperlink" Target="http://www.wmo.int/pages/prog/sat/dataandproducts_en.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38</Pages>
  <Words>12137</Words>
  <Characters>69187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WMO FM-94 (BUFR) Specification of Radio Occulation Data</vt:lpstr>
    </vt:vector>
  </TitlesOfParts>
  <Company/>
  <LinksUpToDate>false</LinksUpToDate>
  <CharactersWithSpaces>81162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FM-94 (BUFR) Specification of Radio Occulation Data</dc:title>
  <dc:subject>BUFR template for RO</dc:subject>
  <dc:creator>Kent B. Lauritsen</dc:creator>
  <cp:keywords>BUFR,Radio Occultation,ROM SAF,CDOP-2</cp:keywords>
  <dc:description>Ref: SAF/ROM/METO/FMT/BUFR/001</dc:description>
  <cp:lastModifiedBy>Bowler, Neill</cp:lastModifiedBy>
  <cp:revision>34</cp:revision>
  <cp:lastPrinted>2013-08-19T17:11:00Z</cp:lastPrinted>
  <dcterms:created xsi:type="dcterms:W3CDTF">2023-01-20T10:30:00Z</dcterms:created>
  <dcterms:modified xsi:type="dcterms:W3CDTF">2023-01-20T14:44:00Z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