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wp:posOffset>
            </wp:positionH>
            <wp:positionV relativeFrom="paragraph">
              <wp:posOffset>0</wp:posOffset>
            </wp:positionV>
            <wp:extent cx="5759256" cy="2390790"/>
            <wp:effectExtent b="0" l="0" r="0" t="0"/>
            <wp:wrapSquare wrapText="bothSides" distB="0" distT="0" distL="114300" distR="11430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9256" cy="2390790"/>
                    </a:xfrm>
                    <a:prstGeom prst="rect"/>
                    <a:ln/>
                  </pic:spPr>
                </pic:pic>
              </a:graphicData>
            </a:graphic>
          </wp:anchor>
        </w:drawing>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24"/>
          <w:szCs w:val="24"/>
        </w:rPr>
      </w:pPr>
      <w:r w:rsidDel="00000000" w:rsidR="00000000" w:rsidRPr="00000000">
        <w:rPr>
          <w:rtl w:val="0"/>
        </w:rPr>
      </w:r>
    </w:p>
    <w:bookmarkStart w:colFirst="0" w:colLast="0" w:name="bookmark=id.gjdgxs" w:id="0"/>
    <w:bookmarkEnd w:id="0"/>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WMO FM94 (BUFR) Specification</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44"/>
          <w:szCs w:val="44"/>
          <w:rtl w:val="0"/>
        </w:rPr>
        <w:t xml:space="preserve">For Radio Occultation Data</w:t>
      </w: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32"/>
          <w:szCs w:val="32"/>
          <w:rtl w:val="0"/>
        </w:rPr>
        <w:t xml:space="preserve">Version 2.7</w:t>
      </w: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32"/>
          <w:szCs w:val="32"/>
          <w:rtl w:val="0"/>
        </w:rPr>
        <w:t xml:space="preserve">31</w:t>
      </w:r>
      <w:r w:rsidDel="00000000" w:rsidR="00000000" w:rsidRPr="00000000">
        <w:rPr>
          <w:rFonts w:ascii="Arial" w:cs="Arial" w:eastAsia="Arial" w:hAnsi="Arial"/>
          <w:b w:val="1"/>
          <w:sz w:val="32"/>
          <w:szCs w:val="32"/>
          <w:vertAlign w:val="superscript"/>
          <w:rtl w:val="0"/>
        </w:rPr>
        <w:t xml:space="preserve">st</w:t>
      </w:r>
      <w:r w:rsidDel="00000000" w:rsidR="00000000" w:rsidRPr="00000000">
        <w:rPr>
          <w:rFonts w:ascii="Arial" w:cs="Arial" w:eastAsia="Arial" w:hAnsi="Arial"/>
          <w:b w:val="1"/>
          <w:sz w:val="32"/>
          <w:szCs w:val="32"/>
          <w:rtl w:val="0"/>
        </w:rPr>
        <w:t xml:space="preserve"> December 2021</w:t>
      </w: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ROM SAF Consortium</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Danish Meteorological Institute (DMI)</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European Centre for Medium-Range Weather Forecasts (ECMWF)</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Institut d’Estudis Espacials de Catalunya (IEEC)</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Met Office (MetO)</w:t>
      </w:r>
    </w:p>
    <w:bookmarkStart w:colFirst="0" w:colLast="0" w:name="bookmark=id.30j0zll" w:id="1"/>
    <w:bookmarkEnd w:id="1"/>
    <w:p w:rsidR="00000000" w:rsidDel="00000000" w:rsidP="00000000" w:rsidRDefault="00000000" w:rsidRPr="00000000" w14:paraId="0000001E">
      <w:pPr>
        <w:pageBreakBefore w:val="1"/>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e0e0e0" w:val="clea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DOCUMENT AUTHOR TABLE</w:t>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24"/>
          <w:szCs w:val="24"/>
        </w:rPr>
      </w:pPr>
      <w:r w:rsidDel="00000000" w:rsidR="00000000" w:rsidRPr="00000000">
        <w:rPr>
          <w:rtl w:val="0"/>
        </w:rPr>
      </w:r>
    </w:p>
    <w:tbl>
      <w:tblPr>
        <w:tblStyle w:val="Table1"/>
        <w:tblW w:w="9087.0" w:type="dxa"/>
        <w:jc w:val="left"/>
        <w:tblLayout w:type="fixed"/>
        <w:tblLook w:val="0000"/>
      </w:tblPr>
      <w:tblGrid>
        <w:gridCol w:w="1418"/>
        <w:gridCol w:w="2629"/>
        <w:gridCol w:w="2974"/>
        <w:gridCol w:w="2066"/>
        <w:tblGridChange w:id="0">
          <w:tblGrid>
            <w:gridCol w:w="1418"/>
            <w:gridCol w:w="2629"/>
            <w:gridCol w:w="2974"/>
            <w:gridCol w:w="2066"/>
          </w:tblGrid>
        </w:tblGridChange>
      </w:tblGrid>
      <w:tr>
        <w:trPr>
          <w:cantSplit w:val="1"/>
          <w:tblHeader w:val="0"/>
        </w:trPr>
        <w:tc>
          <w:tcPr>
            <w:tcBorders>
              <w:top w:color="000000" w:space="0" w:sz="6" w:val="single"/>
              <w:left w:color="000000" w:space="0" w:sz="6" w:val="single"/>
              <w:bottom w:color="000000" w:space="0" w:sz="6" w:val="single"/>
            </w:tcBorders>
            <w:shd w:fill="e6e6e6" w:val="clear"/>
            <w:tcMar>
              <w:top w:w="0.0" w:type="dxa"/>
              <w:left w:w="70.0" w:type="dxa"/>
              <w:bottom w:w="0.0" w:type="dxa"/>
              <w:right w:w="70.0" w:type="dxa"/>
            </w:tcMar>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Author(s)</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Function</w:t>
            </w:r>
          </w:p>
        </w:tc>
        <w:tc>
          <w:tcPr>
            <w:tcBorders>
              <w:top w:color="000000" w:space="0" w:sz="6" w:val="single"/>
              <w:left w:color="000000" w:space="0" w:sz="6" w:val="single"/>
              <w:bottom w:color="000000" w:space="0" w:sz="6" w:val="single"/>
              <w:right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Date</w:t>
            </w:r>
          </w:p>
        </w:tc>
      </w:tr>
      <w:tr>
        <w:trPr>
          <w:cantSplit w:val="1"/>
          <w:trHeight w:val="549"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Prepared by:</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Ian Culverwell</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ROM SAF Project Team</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rPr>
            </w:pPr>
            <w:r w:rsidDel="00000000" w:rsidR="00000000" w:rsidRPr="00000000">
              <w:rPr>
                <w:rFonts w:ascii="Arial" w:cs="Arial" w:eastAsia="Arial" w:hAnsi="Arial"/>
                <w:rtl w:val="0"/>
              </w:rPr>
              <w:t xml:space="preserve">31/12/2021</w:t>
            </w:r>
          </w:p>
        </w:tc>
      </w:tr>
      <w:tr>
        <w:trPr>
          <w:cantSplit w:val="1"/>
          <w:trHeight w:val="542"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Reviewed by (internal):</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Axel von Engeln</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EUMETSAT Secretariat</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rPr>
            </w:pPr>
            <w:r w:rsidDel="00000000" w:rsidR="00000000" w:rsidRPr="00000000">
              <w:rPr>
                <w:rFonts w:ascii="Arial" w:cs="Arial" w:eastAsia="Arial" w:hAnsi="Arial"/>
                <w:rtl w:val="0"/>
              </w:rPr>
              <w:t xml:space="preserve">31/12/2021</w:t>
            </w:r>
          </w:p>
        </w:tc>
      </w:tr>
      <w:tr>
        <w:trPr>
          <w:cantSplit w:val="1"/>
          <w:trHeight w:val="605"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Approved by:</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Kent Bækgaard Lauritsen</w:t>
            </w:r>
            <w:r w:rsidDel="00000000" w:rsidR="00000000" w:rsidRPr="00000000">
              <w:rPr>
                <w:rtl w:val="0"/>
              </w:rPr>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ROM SAF Project Manager</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rPr>
            </w:pPr>
            <w:r w:rsidDel="00000000" w:rsidR="00000000" w:rsidRPr="00000000">
              <w:rPr>
                <w:rFonts w:ascii="Arial" w:cs="Arial" w:eastAsia="Arial" w:hAnsi="Arial"/>
                <w:rtl w:val="0"/>
              </w:rPr>
              <w:t xml:space="preserve">31/12/2021</w:t>
            </w:r>
          </w:p>
        </w:tc>
      </w:tr>
    </w:tbl>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e0e0e0" w:val="clea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DOCUMENT CHANGE RECORD</w:t>
      </w: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tbl>
      <w:tblPr>
        <w:tblStyle w:val="Table2"/>
        <w:tblW w:w="9078.0" w:type="dxa"/>
        <w:jc w:val="left"/>
        <w:tblInd w:w="1.0" w:type="dxa"/>
        <w:tblLayout w:type="fixed"/>
        <w:tblLook w:val="0000"/>
      </w:tblPr>
      <w:tblGrid>
        <w:gridCol w:w="896"/>
        <w:gridCol w:w="1260"/>
        <w:gridCol w:w="637"/>
        <w:gridCol w:w="6285"/>
        <w:tblGridChange w:id="0">
          <w:tblGrid>
            <w:gridCol w:w="896"/>
            <w:gridCol w:w="1260"/>
            <w:gridCol w:w="637"/>
            <w:gridCol w:w="6285"/>
          </w:tblGrid>
        </w:tblGridChange>
      </w:tblGrid>
      <w:tr>
        <w:trPr>
          <w:cantSplit w:val="1"/>
          <w:tblHeader w:val="0"/>
        </w:trPr>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Version</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Date</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By</w:t>
            </w:r>
          </w:p>
        </w:tc>
        <w:tc>
          <w:tcPr>
            <w:tcBorders>
              <w:top w:color="000000" w:space="0" w:sz="6" w:val="single"/>
              <w:left w:color="000000" w:space="0" w:sz="6" w:val="single"/>
              <w:bottom w:color="000000" w:space="0" w:sz="6" w:val="single"/>
              <w:right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Description</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10/12/2003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First release version for general user community comment.</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23/01/2004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presented to MetDB Team for submission to WMO</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11/05/2004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Arial" w:cs="Arial" w:eastAsia="Arial" w:hAnsi="Arial"/>
                <w:rtl w:val="0"/>
              </w:rPr>
              <w:t xml:space="preserve">Updates after feedback from MetDB Team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26/05/2004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on which formal proposal to WMO/CBS is based (see [RD.10])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29/07/2004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tabs>
                <w:tab w:val="left" w:leader="none" w:pos="214"/>
              </w:tabs>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Arial" w:cs="Arial" w:eastAsia="Arial" w:hAnsi="Arial"/>
                <w:b w:val="1"/>
                <w:rtl w:val="0"/>
              </w:rPr>
              <w:t xml:space="preserve">Version on which final proposal to 13</w:t>
            </w:r>
            <w:r w:rsidDel="00000000" w:rsidR="00000000" w:rsidRPr="00000000">
              <w:rPr>
                <w:rFonts w:ascii="Arial" w:cs="Arial" w:eastAsia="Arial" w:hAnsi="Arial"/>
                <w:b w:val="1"/>
                <w:vertAlign w:val="superscript"/>
                <w:rtl w:val="0"/>
              </w:rPr>
              <w:t xml:space="preserve">th</w:t>
            </w:r>
            <w:r w:rsidDel="00000000" w:rsidR="00000000" w:rsidRPr="00000000">
              <w:rPr>
                <w:rFonts w:ascii="Arial" w:cs="Arial" w:eastAsia="Arial" w:hAnsi="Arial"/>
                <w:b w:val="1"/>
                <w:rtl w:val="0"/>
              </w:rPr>
              <w:t xml:space="preserve"> Session of WMO/CBS is based.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27/05/2005</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General updates</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23/03/2006</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Minor editorial changes</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20/02/2007</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ROPP-1 (v1.0)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01/03/2008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ROPP-1 (v1.1)</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14/112008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ROPP-2 (v2.0)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19/05/2011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5">
            <w:pPr>
              <w:widowControl w:val="1"/>
              <w:numPr>
                <w:ilvl w:val="0"/>
                <w:numId w:val="13"/>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Apply updated GRAS SAF document template &amp; logos</w:t>
            </w:r>
          </w:p>
          <w:p w:rsidR="00000000" w:rsidDel="00000000" w:rsidP="00000000" w:rsidRDefault="00000000" w:rsidRPr="00000000" w14:paraId="00000066">
            <w:pPr>
              <w:widowControl w:val="1"/>
              <w:numPr>
                <w:ilvl w:val="0"/>
                <w:numId w:val="1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Split BUFR Sections &amp; Template into a separate Section 4 with new tables showing BUFR Section 0, 1, 3 &amp; 5 details.</w:t>
            </w:r>
            <w:r w:rsidDel="00000000" w:rsidR="00000000" w:rsidRPr="00000000">
              <w:rPr>
                <w:rtl w:val="0"/>
              </w:rPr>
            </w:r>
          </w:p>
          <w:p w:rsidR="00000000" w:rsidDel="00000000" w:rsidP="00000000" w:rsidRDefault="00000000" w:rsidRPr="00000000" w14:paraId="00000067">
            <w:pPr>
              <w:widowControl w:val="1"/>
              <w:numPr>
                <w:ilvl w:val="0"/>
                <w:numId w:val="1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Added new Satellite ID and instrument codes</w:t>
            </w:r>
            <w:r w:rsidDel="00000000" w:rsidR="00000000" w:rsidRPr="00000000">
              <w:rPr>
                <w:rtl w:val="0"/>
              </w:rPr>
            </w:r>
          </w:p>
          <w:p w:rsidR="00000000" w:rsidDel="00000000" w:rsidP="00000000" w:rsidRDefault="00000000" w:rsidRPr="00000000" w14:paraId="00000068">
            <w:pPr>
              <w:widowControl w:val="1"/>
              <w:numPr>
                <w:ilvl w:val="0"/>
                <w:numId w:val="1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New geographical area designator code table</w:t>
            </w:r>
          </w:p>
          <w:p w:rsidR="00000000" w:rsidDel="00000000" w:rsidP="00000000" w:rsidRDefault="00000000" w:rsidRPr="00000000" w14:paraId="00000069">
            <w:pPr>
              <w:widowControl w:val="1"/>
              <w:numPr>
                <w:ilvl w:val="0"/>
                <w:numId w:val="1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General body text updates</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ROPP-5 (v5.0)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2.2</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18/02/2013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E">
            <w:pPr>
              <w:widowControl w:val="1"/>
              <w:numPr>
                <w:ilvl w:val="0"/>
                <w:numId w:val="6"/>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Times New Roman" w:cs="Times New Roman" w:eastAsia="Times New Roman" w:hAnsi="Times New Roman"/>
              </w:rPr>
            </w:pPr>
            <w:r w:rsidDel="00000000" w:rsidR="00000000" w:rsidRPr="00000000">
              <w:rPr>
                <w:rFonts w:ascii="Arial" w:cs="Arial" w:eastAsia="Arial" w:hAnsi="Arial"/>
                <w:rtl w:val="0"/>
              </w:rPr>
              <w:t xml:space="preserve">Change branding (name &amp; logos) from </w:t>
            </w:r>
            <w:r w:rsidDel="00000000" w:rsidR="00000000" w:rsidRPr="00000000">
              <w:rPr>
                <w:rFonts w:ascii="Arial" w:cs="Arial" w:eastAsia="Arial" w:hAnsi="Arial"/>
                <w:i w:val="1"/>
                <w:rtl w:val="0"/>
              </w:rPr>
              <w:t xml:space="preserve">GRAS SAF</w:t>
            </w:r>
            <w:r w:rsidDel="00000000" w:rsidR="00000000" w:rsidRPr="00000000">
              <w:rPr>
                <w:rFonts w:ascii="Arial" w:cs="Arial" w:eastAsia="Arial" w:hAnsi="Arial"/>
                <w:rtl w:val="0"/>
              </w:rPr>
              <w:t xml:space="preserve"> to </w:t>
            </w:r>
            <w:r w:rsidDel="00000000" w:rsidR="00000000" w:rsidRPr="00000000">
              <w:rPr>
                <w:rFonts w:ascii="Arial" w:cs="Arial" w:eastAsia="Arial" w:hAnsi="Arial"/>
                <w:i w:val="1"/>
                <w:rtl w:val="0"/>
              </w:rPr>
              <w:t xml:space="preserve">ROM SAF</w:t>
            </w:r>
            <w:r w:rsidDel="00000000" w:rsidR="00000000" w:rsidRPr="00000000">
              <w:rPr>
                <w:rtl w:val="0"/>
              </w:rPr>
            </w:r>
          </w:p>
          <w:p w:rsidR="00000000" w:rsidDel="00000000" w:rsidP="00000000" w:rsidRDefault="00000000" w:rsidRPr="00000000" w14:paraId="0000006F">
            <w:pPr>
              <w:widowControl w:val="1"/>
              <w:numPr>
                <w:ilvl w:val="0"/>
                <w:numId w:val="6"/>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Times New Roman" w:cs="Times New Roman" w:eastAsia="Times New Roman" w:hAnsi="Times New Roman"/>
              </w:rPr>
            </w:pPr>
            <w:r w:rsidDel="00000000" w:rsidR="00000000" w:rsidRPr="00000000">
              <w:rPr>
                <w:rFonts w:ascii="Arial" w:cs="Arial" w:eastAsia="Arial" w:hAnsi="Arial"/>
                <w:rtl w:val="0"/>
              </w:rPr>
              <w:t xml:space="preserve">Note that BUFR Edition 4 is now in use; information on the previous Edition 3 is retained to document settings for older BUFR messages.</w:t>
            </w:r>
            <w:r w:rsidDel="00000000" w:rsidR="00000000" w:rsidRPr="00000000">
              <w:rPr>
                <w:rtl w:val="0"/>
              </w:rPr>
            </w:r>
          </w:p>
          <w:p w:rsidR="00000000" w:rsidDel="00000000" w:rsidP="00000000" w:rsidRDefault="00000000" w:rsidRPr="00000000" w14:paraId="00000070">
            <w:pPr>
              <w:widowControl w:val="1"/>
              <w:numPr>
                <w:ilvl w:val="0"/>
                <w:numId w:val="6"/>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Arial" w:cs="Arial" w:eastAsia="Arial" w:hAnsi="Arial"/>
              </w:rPr>
            </w:pPr>
            <w:r w:rsidDel="00000000" w:rsidR="00000000" w:rsidRPr="00000000">
              <w:rPr>
                <w:rFonts w:ascii="Arial" w:cs="Arial" w:eastAsia="Arial" w:hAnsi="Arial"/>
                <w:rtl w:val="0"/>
              </w:rPr>
              <w:t xml:space="preserve">Updated WMO URL links</w:t>
            </w:r>
          </w:p>
          <w:p w:rsidR="00000000" w:rsidDel="00000000" w:rsidP="00000000" w:rsidRDefault="00000000" w:rsidRPr="00000000" w14:paraId="00000071">
            <w:pPr>
              <w:widowControl w:val="1"/>
              <w:numPr>
                <w:ilvl w:val="0"/>
                <w:numId w:val="6"/>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Arial" w:cs="Arial" w:eastAsia="Arial" w:hAnsi="Arial"/>
              </w:rPr>
            </w:pPr>
            <w:r w:rsidDel="00000000" w:rsidR="00000000" w:rsidRPr="00000000">
              <w:rPr>
                <w:rFonts w:ascii="Arial" w:cs="Arial" w:eastAsia="Arial" w:hAnsi="Arial"/>
                <w:rtl w:val="0"/>
              </w:rPr>
              <w:t xml:space="preserve">Added to Acronyms list</w:t>
            </w:r>
          </w:p>
          <w:p w:rsidR="00000000" w:rsidDel="00000000" w:rsidP="00000000" w:rsidRDefault="00000000" w:rsidRPr="00000000" w14:paraId="00000072">
            <w:pPr>
              <w:widowControl w:val="1"/>
              <w:numPr>
                <w:ilvl w:val="0"/>
                <w:numId w:val="3"/>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Arial" w:cs="Arial" w:eastAsia="Arial" w:hAnsi="Arial"/>
              </w:rPr>
            </w:pPr>
            <w:r w:rsidDel="00000000" w:rsidR="00000000" w:rsidRPr="00000000">
              <w:rPr>
                <w:rFonts w:ascii="Arial" w:cs="Arial" w:eastAsia="Arial" w:hAnsi="Arial"/>
                <w:rtl w:val="0"/>
              </w:rPr>
              <w:t xml:space="preserve">Included new satellite ID code for Megha-Tropiques in Table 6</w:t>
            </w:r>
          </w:p>
          <w:p w:rsidR="00000000" w:rsidDel="00000000" w:rsidP="00000000" w:rsidRDefault="00000000" w:rsidRPr="00000000" w14:paraId="00000073">
            <w:pPr>
              <w:widowControl w:val="1"/>
              <w:numPr>
                <w:ilvl w:val="0"/>
                <w:numId w:val="3"/>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Arial" w:cs="Arial" w:eastAsia="Arial" w:hAnsi="Arial"/>
              </w:rPr>
            </w:pPr>
            <w:r w:rsidDel="00000000" w:rsidR="00000000" w:rsidRPr="00000000">
              <w:rPr>
                <w:rFonts w:ascii="Arial" w:cs="Arial" w:eastAsia="Arial" w:hAnsi="Arial"/>
                <w:rtl w:val="0"/>
              </w:rPr>
              <w:t xml:space="preserve">General body text updates</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Arial" w:cs="Arial" w:eastAsia="Arial" w:hAnsi="Arial"/>
                <w:b w:val="1"/>
                <w:rtl w:val="0"/>
              </w:rPr>
              <w:t xml:space="preserve">Version for ROPP-6 (v6.1)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3/8/2013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78">
            <w:pPr>
              <w:widowControl w:val="1"/>
              <w:numPr>
                <w:ilvl w:val="0"/>
                <w:numId w:val="8"/>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Inserted new ROM SAF document standard text on page 3 &amp; Section 1.5</w:t>
            </w:r>
            <w:r w:rsidDel="00000000" w:rsidR="00000000" w:rsidRPr="00000000">
              <w:rPr>
                <w:rtl w:val="0"/>
              </w:rPr>
            </w:r>
          </w:p>
          <w:p w:rsidR="00000000" w:rsidDel="00000000" w:rsidP="00000000" w:rsidRDefault="00000000" w:rsidRPr="00000000" w14:paraId="00000079">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MetO MetDB can now handle messages up to 500,000 bytes, so removed text indicating the old 27,000 byte limit from Section 2.5</w:t>
            </w:r>
            <w:r w:rsidDel="00000000" w:rsidR="00000000" w:rsidRPr="00000000">
              <w:rPr>
                <w:rtl w:val="0"/>
              </w:rPr>
            </w:r>
          </w:p>
          <w:p w:rsidR="00000000" w:rsidDel="00000000" w:rsidP="00000000" w:rsidRDefault="00000000" w:rsidRPr="00000000" w14:paraId="0000007A">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Updated meaning of ‘Levels’ in Section 3.4 consistent with new Section 1.5</w:t>
            </w:r>
            <w:r w:rsidDel="00000000" w:rsidR="00000000" w:rsidRPr="00000000">
              <w:rPr>
                <w:rtl w:val="0"/>
              </w:rPr>
            </w:r>
          </w:p>
          <w:p w:rsidR="00000000" w:rsidDel="00000000" w:rsidP="00000000" w:rsidRDefault="00000000" w:rsidRPr="00000000" w14:paraId="0000007B">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Split Section 5 into sub-sections</w:t>
            </w:r>
          </w:p>
          <w:p w:rsidR="00000000" w:rsidDel="00000000" w:rsidP="00000000" w:rsidRDefault="00000000" w:rsidRPr="00000000" w14:paraId="0000007C">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Corrected some typos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Arial" w:cs="Arial" w:eastAsia="Arial" w:hAnsi="Arial"/>
                <w:b w:val="1"/>
                <w:rtl w:val="0"/>
              </w:rPr>
              <w:t xml:space="preserve">Version for ROPP-7 (v7.0)</w:t>
            </w:r>
            <w:r w:rsidDel="00000000" w:rsidR="00000000" w:rsidRPr="00000000">
              <w:rPr>
                <w:rtl w:val="0"/>
              </w:rPr>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2.4</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1/12/2016</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81">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Inserted new Table 6 'Satellite Classification' showing GNSS/Tx satellite codes</w:t>
            </w:r>
          </w:p>
          <w:p w:rsidR="00000000" w:rsidDel="00000000" w:rsidP="00000000" w:rsidRDefault="00000000" w:rsidRPr="00000000" w14:paraId="00000082">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 7 'Satellite Identifier' including new LEO/Rx satellite codes</w:t>
            </w:r>
          </w:p>
          <w:p w:rsidR="00000000" w:rsidDel="00000000" w:rsidP="00000000" w:rsidRDefault="00000000" w:rsidRPr="00000000" w14:paraId="00000083">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 8 'Satellite Instruments' with apporved code for GPSOS (was provisional)</w:t>
            </w:r>
          </w:p>
          <w:p w:rsidR="00000000" w:rsidDel="00000000" w:rsidP="00000000" w:rsidRDefault="00000000" w:rsidRPr="00000000" w14:paraId="00000084">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Tables 12 &amp; 14 with actual ARHs from EUMETSAT (was provisional)</w:t>
            </w:r>
          </w:p>
          <w:p w:rsidR="00000000" w:rsidDel="00000000" w:rsidP="00000000" w:rsidRDefault="00000000" w:rsidRPr="00000000" w14:paraId="00000085">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Minor editorial changes to body text</w:t>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tabs>
                <w:tab w:val="left" w:leader="none" w:pos="214"/>
              </w:tabs>
              <w:spacing w:line="240" w:lineRule="auto"/>
              <w:rPr>
                <w:rFonts w:ascii="Arial" w:cs="Arial" w:eastAsia="Arial" w:hAnsi="Arial"/>
              </w:rPr>
            </w:pPr>
            <w:r w:rsidDel="00000000" w:rsidR="00000000" w:rsidRPr="00000000">
              <w:rPr>
                <w:rFonts w:ascii="Arial" w:cs="Arial" w:eastAsia="Arial" w:hAnsi="Arial"/>
                <w:b w:val="1"/>
                <w:rtl w:val="0"/>
              </w:rPr>
              <w:t xml:space="preserve">Version for ROPP-9 (v9.0)</w:t>
            </w:r>
            <w:r w:rsidDel="00000000" w:rsidR="00000000" w:rsidRPr="00000000">
              <w:rPr>
                <w:rtl w:val="0"/>
              </w:rPr>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2.5</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30/06/2019</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8A">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Tables 2, 3, 7, 8 and 14 to include new GNSS, LEO and generating centre codes, even if only provisional.</w:t>
            </w:r>
          </w:p>
          <w:p w:rsidR="00000000" w:rsidDel="00000000" w:rsidP="00000000" w:rsidRDefault="00000000" w:rsidRPr="00000000" w14:paraId="0000008B">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LEO and GNSS POD definitions clarified in Table 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tabs>
                <w:tab w:val="left" w:leader="none" w:pos="214"/>
              </w:tabs>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ROPP-9 (v9.1)</w:t>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2.6</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30/09/2020</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90">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Tables 12 and 14 to include ARHs for PAZ data.</w:t>
            </w:r>
          </w:p>
          <w:p w:rsidR="00000000" w:rsidDel="00000000" w:rsidP="00000000" w:rsidRDefault="00000000" w:rsidRPr="00000000" w14:paraId="00000091">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Revised definition of NRT product in Sec 1.4.</w:t>
            </w:r>
          </w:p>
          <w:p w:rsidR="00000000" w:rsidDel="00000000" w:rsidP="00000000" w:rsidRDefault="00000000" w:rsidRPr="00000000" w14:paraId="00000092">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Specify WGS-84 and EGM-96 as the ellipsoid and geoid references.</w:t>
            </w:r>
          </w:p>
          <w:p w:rsidR="00000000" w:rsidDel="00000000" w:rsidP="00000000" w:rsidRDefault="00000000" w:rsidRPr="00000000" w14:paraId="00000093">
            <w:pPr>
              <w:widowControl w:val="1"/>
              <w:numPr>
                <w:ilvl w:val="0"/>
                <w:numId w:val="4"/>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Confirmed satellite ID of 104 for Tri-G receiver in Table 8.</w:t>
            </w:r>
          </w:p>
          <w:p w:rsidR="00000000" w:rsidDel="00000000" w:rsidP="00000000" w:rsidRDefault="00000000" w:rsidRPr="00000000" w14:paraId="00000094">
            <w:pPr>
              <w:widowControl w:val="1"/>
              <w:numPr>
                <w:ilvl w:val="0"/>
                <w:numId w:val="7"/>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Master Table Version Number in Table 3.</w:t>
            </w:r>
          </w:p>
          <w:p w:rsidR="00000000" w:rsidDel="00000000" w:rsidP="00000000" w:rsidRDefault="00000000" w:rsidRPr="00000000" w14:paraId="00000095">
            <w:pPr>
              <w:widowControl w:val="1"/>
              <w:numPr>
                <w:ilvl w:val="0"/>
                <w:numId w:val="7"/>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Provisional status of bits 8-10 of Quality Flag in Table 9 stressed.</w:t>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tabs>
                <w:tab w:val="left" w:leader="none" w:pos="286"/>
              </w:tabs>
              <w:spacing w:line="240" w:lineRule="auto"/>
              <w:ind w:left="72" w:firstLine="0"/>
              <w:rPr>
                <w:rFonts w:ascii="Arial" w:cs="Arial" w:eastAsia="Arial" w:hAnsi="Arial"/>
                <w:b w:val="1"/>
              </w:rPr>
            </w:pPr>
            <w:r w:rsidDel="00000000" w:rsidR="00000000" w:rsidRPr="00000000">
              <w:rPr>
                <w:rFonts w:ascii="Arial" w:cs="Arial" w:eastAsia="Arial" w:hAnsi="Arial"/>
                <w:b w:val="1"/>
                <w:rtl w:val="0"/>
              </w:rPr>
              <w:t xml:space="preserve">Version for ROPP-10 (v10.0)</w:t>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2.7</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31/12/2021</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9A">
            <w:pPr>
              <w:widowControl w:val="1"/>
              <w:numPr>
                <w:ilvl w:val="0"/>
                <w:numId w:val="7"/>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Remove comment about provisional status of bits 8-10 of Quality Flag (Table 9) following their adoption by WMO on 15/11/2021.</w:t>
            </w:r>
          </w:p>
          <w:p w:rsidR="00000000" w:rsidDel="00000000" w:rsidP="00000000" w:rsidRDefault="00000000" w:rsidRPr="00000000" w14:paraId="0000009B">
            <w:pPr>
              <w:widowControl w:val="1"/>
              <w:numPr>
                <w:ilvl w:val="0"/>
                <w:numId w:val="7"/>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Metop-A and COSMIC-1 marked as no longer operational.</w:t>
            </w:r>
          </w:p>
          <w:p w:rsidR="00000000" w:rsidDel="00000000" w:rsidP="00000000" w:rsidRDefault="00000000" w:rsidRPr="00000000" w14:paraId="0000009C">
            <w:pPr>
              <w:widowControl w:val="1"/>
              <w:numPr>
                <w:ilvl w:val="0"/>
                <w:numId w:val="7"/>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Include new LEO satellite and instrument IDs in Tables 7 and 8.</w:t>
            </w:r>
          </w:p>
          <w:p w:rsidR="00000000" w:rsidDel="00000000" w:rsidP="00000000" w:rsidRDefault="00000000" w:rsidRPr="00000000" w14:paraId="0000009D">
            <w:pPr>
              <w:widowControl w:val="1"/>
              <w:numPr>
                <w:ilvl w:val="0"/>
                <w:numId w:val="7"/>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COSMIC-2 polar satellites removed from Table 7.</w:t>
            </w:r>
          </w:p>
          <w:p w:rsidR="00000000" w:rsidDel="00000000" w:rsidP="00000000" w:rsidRDefault="00000000" w:rsidRPr="00000000" w14:paraId="0000009E">
            <w:pPr>
              <w:widowControl w:val="1"/>
              <w:numPr>
                <w:ilvl w:val="0"/>
                <w:numId w:val="7"/>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Sentinel-6 ARHs added to Table 14.</w:t>
            </w:r>
          </w:p>
          <w:p w:rsidR="00000000" w:rsidDel="00000000" w:rsidP="00000000" w:rsidRDefault="00000000" w:rsidRPr="00000000" w14:paraId="0000009F">
            <w:pPr>
              <w:widowControl w:val="1"/>
              <w:numPr>
                <w:ilvl w:val="0"/>
                <w:numId w:val="7"/>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A few small, future-proofing, editorial changes.</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tabs>
                <w:tab w:val="left" w:leader="none" w:pos="286"/>
              </w:tabs>
              <w:spacing w:line="240" w:lineRule="auto"/>
              <w:ind w:left="72" w:firstLine="0"/>
              <w:rPr>
                <w:rFonts w:ascii="Arial" w:cs="Arial" w:eastAsia="Arial" w:hAnsi="Arial"/>
                <w:b w:val="1"/>
              </w:rPr>
            </w:pPr>
            <w:r w:rsidDel="00000000" w:rsidR="00000000" w:rsidRPr="00000000">
              <w:rPr>
                <w:rFonts w:ascii="Arial" w:cs="Arial" w:eastAsia="Arial" w:hAnsi="Arial"/>
                <w:b w:val="1"/>
                <w:rtl w:val="0"/>
              </w:rPr>
              <w:t xml:space="preserve">Version for ROPP-11 (v11.0)</w:t>
            </w:r>
          </w:p>
        </w:tc>
      </w:tr>
    </w:tbl>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pageBreakBefore w:val="1"/>
        <w:widowControl w:val="1"/>
        <w:pBdr>
          <w:top w:space="0" w:sz="0" w:val="nil"/>
          <w:left w:space="0" w:sz="0" w:val="nil"/>
          <w:bottom w:space="0" w:sz="0" w:val="nil"/>
          <w:right w:space="0" w:sz="0" w:val="nil"/>
          <w:between w:space="0" w:sz="0" w:val="nil"/>
        </w:pBdr>
        <w:spacing w:line="360" w:lineRule="auto"/>
        <w:rPr>
          <w:rFonts w:ascii="Arial" w:cs="Arial" w:eastAsia="Arial" w:hAnsi="Arial"/>
          <w:b w:val="1"/>
        </w:rPr>
      </w:pPr>
      <w:r w:rsidDel="00000000" w:rsidR="00000000" w:rsidRPr="00000000">
        <w:rPr>
          <w:rFonts w:ascii="Arial" w:cs="Arial" w:eastAsia="Arial" w:hAnsi="Arial"/>
          <w:b w:val="1"/>
          <w:rtl w:val="0"/>
        </w:rPr>
        <w:t xml:space="preserve">ROM SAF</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The Radio Occultation Meteorology Satellite Application Facility (ROM SAF) is a decentralised processing centre under EUMETSAT which is responsible for operational processing of radio occultation (RO) data from the Metop, Metop-SG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The ROM SAF also maintains the Radio Occultation Processing Package (ROPP) which contains software modules that aid users wishing to process, quality-control and assimilate radio occultation data from any radio occultation mission into NWP and other models.</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The ROM SAF Leading Entity is the Danish Meteorological Institute (DMI), with Cooperating Entities: i) European Centre for Medium-Range Weather Forecasts (ECMWF) in Reading, United Kingdom, ii) Institut D'Estudis Espacials de Catalunya (IEEC) in Barcelona, Spain, and iii) Met Office in Exeter, United Kingdom. To get access to our products or to read more about the ROM SAF please go to: </w:t>
      </w:r>
      <w:hyperlink r:id="rId12">
        <w:r w:rsidDel="00000000" w:rsidR="00000000" w:rsidRPr="00000000">
          <w:rPr>
            <w:rFonts w:ascii="Arial" w:cs="Arial" w:eastAsia="Arial" w:hAnsi="Arial"/>
            <w:rtl w:val="0"/>
          </w:rPr>
          <w:t xml:space="preserve">http://www.romsaf.org</w:t>
        </w:r>
      </w:hyperlink>
      <w:r w:rsidDel="00000000" w:rsidR="00000000" w:rsidRPr="00000000">
        <w:rPr>
          <w:rFonts w:ascii="Arial" w:cs="Arial" w:eastAsia="Arial" w:hAnsi="Arial"/>
          <w:rtl w:val="0"/>
        </w:rPr>
        <w:t xml:space="preserve">.</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pacing w:line="360" w:lineRule="auto"/>
        <w:rPr>
          <w:rFonts w:ascii="Arial" w:cs="Arial" w:eastAsia="Arial" w:hAnsi="Arial"/>
          <w:b w:val="1"/>
        </w:rPr>
      </w:pPr>
      <w:r w:rsidDel="00000000" w:rsidR="00000000" w:rsidRPr="00000000">
        <w:rPr>
          <w:rFonts w:ascii="Arial" w:cs="Arial" w:eastAsia="Arial" w:hAnsi="Arial"/>
          <w:b w:val="1"/>
          <w:rtl w:val="0"/>
        </w:rPr>
        <w:t xml:space="preserve">Intellectual Property Rights</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All intellectual property rights of the ROM SAF products belong to EUMETSAT.  The use of these products is granted to every interested user, free of charge.  If you wish to use these products, EUMETSAT's copyright credit must be shown by displaying the words ”copyright (year) EUMETSAT'' on each of the products used.</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E">
      <w:pPr>
        <w:pageBreakBefore w:val="1"/>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tabs>
              <w:tab w:val="right" w:leader="none" w:pos="9360"/>
            </w:tabs>
            <w:spacing w:after="60" w:before="240" w:line="240" w:lineRule="auto"/>
            <w:jc w:val="center"/>
            <w:rPr>
              <w:rFonts w:ascii="Arial" w:cs="Arial" w:eastAsia="Arial" w:hAnsi="Arial"/>
              <w:b w:val="1"/>
              <w:sz w:val="32"/>
              <w:szCs w:val="32"/>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sz w:val="32"/>
              <w:szCs w:val="32"/>
              <w:rtl w:val="0"/>
            </w:rPr>
            <w:t xml:space="preserve">List of Contents</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 Executive Summary</w:t>
            <w:tab/>
            <w:t xml:space="preserve">7</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1.  Introduction</w:t>
            <w:tab/>
            <w:t xml:space="preserve">8</w:t>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1.1  Purpose of document</w:t>
            <w:tab/>
            <w:t xml:space="preserve">8</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1.2  Applicable and reference documents</w:t>
            <w:tab/>
            <w:t xml:space="preserve">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1.2.1  Applicable documents</w:t>
            <w:tab/>
            <w:t xml:space="preserve">8</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1.2.2  Reference documents</w:t>
            <w:tab/>
            <w:t xml:space="preserve">8</w:t>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1.3  Acronyms and abbreviations</w:t>
            <w:tab/>
            <w:t xml:space="preserve">10</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1.4  Definitions, levels and types</w:t>
            <w:tab/>
            <w:t xml:space="preserve">12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1.5  Overview of this document</w:t>
            <w:tab/>
            <w:t xml:space="preserve">13</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2.  BUFR – a brief overview</w:t>
            <w:tab/>
            <w:t xml:space="preserve">14</w:t>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2.1  What is BUFR?</w:t>
            <w:tab/>
            <w:t xml:space="preserve">14</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2.2  Sections of a BUFR message</w:t>
            <w:tab/>
            <w:t xml:space="preserve">14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2.3  BUFR Tables</w:t>
            <w:tab/>
            <w:t xml:space="preserve">15</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2.4  BUFR descriptors</w:t>
            <w:tab/>
            <w:t xml:space="preserve">15</w:t>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2.5  BUFR compression</w:t>
            <w:tab/>
            <w:t xml:space="preserve">16</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2.6  BUFR message length</w:t>
            <w:tab/>
            <w:t xml:space="preserve">16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3.  Radio occultation data in BUFR</w:t>
            <w:tab/>
            <w:t xml:space="preserve">17</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3.1  Key Parameters</w:t>
            <w:tab/>
            <w:t xml:space="preserve">17</w:t>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3.2  Design Guidelines</w:t>
            <w:tab/>
            <w:t xml:space="preserve">17</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3.3  Rationale</w:t>
            <w:tab/>
            <w:t xml:space="preserve">18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3.4  Levels and Steps</w:t>
            <w:tab/>
            <w:t xml:space="preserve">19</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4.  BUFR Template Specification</w:t>
            <w:tab/>
            <w:t xml:space="preserve">20</w:t>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4.1  BUFR Section 0 (Indicator)</w:t>
            <w:tab/>
            <w:t xml:space="preserve">20</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4.2  BUFR Section 1 (Identification)</w:t>
            <w:tab/>
            <w:t xml:space="preserve">20</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4.3  BUFR Section 2 (Optional Data)</w:t>
            <w:tab/>
            <w:t xml:space="preserve">22</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4.4  BUFR Section 3 (Data Description)</w:t>
            <w:tab/>
            <w:t xml:space="preserve">22</w:t>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4.5  BUFR Section 4 (Data Template)</w:t>
            <w:tab/>
            <w:t xml:space="preserve">22</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4.5.1  New Satellite and Instrument Codes</w:t>
            <w:tab/>
            <w:t xml:space="preserve">26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4.5.2  Quality Flags</w:t>
            <w:tab/>
            <w:t xml:space="preserve">28</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4.5.3  Quality parameter</w:t>
            <w:tab/>
            <w:t xml:space="preserve">28</w:t>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4.6  BUFR Section 5 (End of Message)</w:t>
            <w:tab/>
            <w:t xml:space="preserve">29</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4.7  Indicative BUFR Message Lengths</w:t>
            <w:tab/>
            <w:t xml:space="preserve">29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5.  GTS dissemination</w:t>
            <w:tab/>
            <w:t xml:space="preserve">30</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5.1  Channel Sequence Number</w:t>
            <w:tab/>
            <w:t xml:space="preserve">30</w:t>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5.2  Geographic Area Designator</w:t>
            <w:tab/>
            <w:t xml:space="preserve">30</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5.3  Data Identifier</w:t>
            <w:tab/>
            <w:t xml:space="preserve">30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5.4  ICAO Location Indicator</w:t>
            <w:tab/>
            <w:t xml:space="preserve">32</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5.5  Date and Time</w:t>
            <w:tab/>
            <w:t xml:space="preserve">32</w:t>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5.6  Current routing headers</w:t>
            <w:tab/>
            <w:t xml:space="preserve">32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6.  Software Applications</w:t>
            <w:tab/>
            <w:t xml:space="preserve">33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tabs>
              <w:tab w:val="right" w:leader="none" w:pos="9061"/>
            </w:tabs>
            <w:spacing w:line="240" w:lineRule="auto"/>
            <w:jc w:val="center"/>
            <w:rPr>
              <w:rFonts w:ascii="Arial" w:cs="Arial" w:eastAsia="Arial" w:hAnsi="Arial"/>
              <w:b w:val="1"/>
              <w:sz w:val="36"/>
              <w:szCs w:val="3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tabs>
          <w:tab w:val="right" w:leader="none" w:pos="9061"/>
        </w:tabs>
        <w:spacing w:line="24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DB">
      <w:pPr>
        <w:pageBreakBefore w:val="1"/>
        <w:widowControl w:val="1"/>
        <w:pBdr>
          <w:top w:space="0" w:sz="0" w:val="nil"/>
          <w:left w:space="0" w:sz="0" w:val="nil"/>
          <w:bottom w:space="0" w:sz="0" w:val="nil"/>
          <w:right w:space="0" w:sz="0" w:val="nil"/>
          <w:between w:space="0" w:sz="0" w:val="nil"/>
        </w:pBdr>
        <w:spacing w:after="60" w:before="24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List of Figures</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tabs>
          <w:tab w:val="right" w:leader="none" w:pos="9070"/>
        </w:tabs>
        <w:spacing w:after="120" w:before="240" w:line="240" w:lineRule="auto"/>
        <w:rPr>
          <w:rFonts w:ascii="Arial" w:cs="Arial" w:eastAsia="Arial" w:hAnsi="Arial"/>
        </w:rPr>
      </w:pPr>
      <w:r w:rsidDel="00000000" w:rsidR="00000000" w:rsidRPr="00000000">
        <w:rPr>
          <w:rFonts w:ascii="Arial" w:cs="Arial" w:eastAsia="Arial" w:hAnsi="Arial"/>
          <w:rtl w:val="0"/>
        </w:rPr>
        <w:t xml:space="preserve">Figure 1. Schematic picture of the radio occultation geometry</w:t>
        <w:tab/>
        <w:t xml:space="preserve">17</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pacing w:after="60" w:before="24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List of Tables</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 BUFR Section 0 (Indicator)</w:t>
        <w:tab/>
        <w:t xml:space="preserve">20</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2. BUFR Section 1 (Identification) for older Edition 3 messages</w:t>
        <w:tab/>
        <w:t xml:space="preserve">21</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3. BUFR Section 1 (Identification) for current Edition 4 messages</w:t>
        <w:tab/>
        <w:t xml:space="preserve">21</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4. BUFR Section 3 (Data Description)</w:t>
        <w:tab/>
        <w:t xml:space="preserve">22</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5. BUFR Section 4 (Data Template)</w:t>
        <w:tab/>
        <w:t xml:space="preserve">23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6. Satellite Classification (Code Table 002020)</w:t>
        <w:tab/>
        <w:t xml:space="preserve">26</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7. GNSS RO Satellite Identifier (Common Code Table C–5)</w:t>
        <w:tab/>
        <w:t xml:space="preserve">27</w:t>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8. GNSS RO Satellite Instrument Identifier (Common Code Table C–8)</w:t>
        <w:tab/>
        <w:t xml:space="preserve">27</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9. Quality Flags for RO Data (16-bit Flag Table)</w:t>
        <w:tab/>
        <w:t xml:space="preserve">28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10. BUFR Section 5 (End of Message)</w:t>
        <w:tab/>
        <w:t xml:space="preserve">29</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11. Indicative BUFR message lengths</w:t>
        <w:tab/>
        <w:t xml:space="preserve">29</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12. WMO Bulletin Routing Header/Trailer elements</w:t>
        <w:tab/>
        <w:t xml:space="preserve">31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13. Geographical Area Designator (A2) codes</w:t>
        <w:tab/>
        <w:t xml:space="preserve">31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14. Summary of ARHs for RO data on the GTS</w:t>
        <w:tab/>
        <w:t xml:space="preserve">32</w:t>
      </w:r>
    </w:p>
    <w:p w:rsidR="00000000" w:rsidDel="00000000" w:rsidP="00000000" w:rsidRDefault="00000000" w:rsidRPr="00000000" w14:paraId="000000ED">
      <w:pPr>
        <w:pStyle w:val="Heading1"/>
        <w:numPr>
          <w:ilvl w:val="0"/>
          <w:numId w:val="9"/>
        </w:numPr>
        <w:tabs>
          <w:tab w:val="right" w:leader="none" w:pos="9061"/>
        </w:tabs>
        <w:ind w:left="360" w:hanging="360"/>
        <w:jc w:val="both"/>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Executive Summary</w:t>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This document describes the template specification for encoding ROM SAF processed radio occultation (RO) data into the WMO </w:t>
      </w:r>
      <w:r w:rsidDel="00000000" w:rsidR="00000000" w:rsidRPr="00000000">
        <w:rPr>
          <w:rFonts w:ascii="Arial" w:cs="Arial" w:eastAsia="Arial" w:hAnsi="Arial"/>
          <w:b w:val="1"/>
          <w:sz w:val="24"/>
          <w:szCs w:val="24"/>
          <w:rtl w:val="0"/>
        </w:rPr>
        <w:t xml:space="preserve">BUFR</w:t>
      </w:r>
      <w:r w:rsidDel="00000000" w:rsidR="00000000" w:rsidRPr="00000000">
        <w:rPr>
          <w:rFonts w:ascii="Arial" w:cs="Arial" w:eastAsia="Arial" w:hAnsi="Arial"/>
          <w:sz w:val="24"/>
          <w:szCs w:val="24"/>
          <w:rtl w:val="0"/>
        </w:rPr>
        <w:t xml:space="preserve"> format. This formatting is a requirement for dissemination of near real-time ROM SAF products over the GTS or EUMETCast. The specification is generic to support the encoding of data from other RO missions (COSMIC, CHAMP, GRACE…) and by other RO processing centres (EUMETSAT, UCAR, GFZ…).</w:t>
      </w:r>
      <w:r w:rsidDel="00000000" w:rsidR="00000000" w:rsidRPr="00000000">
        <w:rPr>
          <w:rtl w:val="0"/>
        </w:rPr>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sz w:val="24"/>
          <w:szCs w:val="24"/>
          <w:rtl w:val="0"/>
        </w:rPr>
        <w:t xml:space="preserve">The WMO FM94 format (otherwise known as BUFR – Binary Universal Format for data Representation) is a standard for encoding meteorological and other (mainly) observational data for efficient transmission and storage. The data in a BUFR ‘message’ is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any data within BUFR ‘messages’ is self-defining and can be encoded and decoded by generic routines</w:t>
      </w: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The BUFR format (with suitable wrappers for routing of WMO bulletins) may be used for general exchange of any RO data via the Global Telecommunication System (GTS) including the Regional Meteorological Data Communications Network (RMDCN).</w:t>
      </w:r>
      <w:r w:rsidDel="00000000" w:rsidR="00000000" w:rsidRPr="00000000">
        <w:rPr>
          <w:rtl w:val="0"/>
        </w:rPr>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sz w:val="24"/>
          <w:szCs w:val="24"/>
          <w:rtl w:val="0"/>
        </w:rPr>
        <w:t xml:space="preserve">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from the GPS/Met experimental mission.</w:t>
      </w: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A proposal for a BUFR specification for RO data was developed in consultation with the RO data producer and user communities and had been demonstrated to work in a practical implementation. The proposal was submitted to the WMO/CBS for approval in 2004, and – after some minor modification – formal ratification was granted at the 13</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Session, St. Petersburg, 23 February – 3 March 2005. The RO specification was published in WMO BUFR tables at Version 12, and approved for use on the GTS from November 2005.</w:t>
      </w:r>
      <w:r w:rsidDel="00000000" w:rsidR="00000000" w:rsidRPr="00000000">
        <w:rPr>
          <w:rtl w:val="0"/>
        </w:rPr>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pStyle w:val="Heading1"/>
        <w:numPr>
          <w:ilvl w:val="0"/>
          <w:numId w:val="15"/>
        </w:numPr>
        <w:ind w:left="0" w:firstLine="0"/>
        <w:rPr/>
      </w:pPr>
      <w:bookmarkStart w:colFirst="0" w:colLast="0" w:name="_heading=h.3znysh7" w:id="3"/>
      <w:bookmarkEnd w:id="3"/>
      <w:r w:rsidDel="00000000" w:rsidR="00000000" w:rsidRPr="00000000">
        <w:rPr>
          <w:rtl w:val="0"/>
        </w:rPr>
        <w:t xml:space="preserve">Introduction</w:t>
      </w:r>
    </w:p>
    <w:p w:rsidR="00000000" w:rsidDel="00000000" w:rsidP="00000000" w:rsidRDefault="00000000" w:rsidRPr="00000000" w14:paraId="000000F9">
      <w:pPr>
        <w:pStyle w:val="Heading2"/>
        <w:numPr>
          <w:ilvl w:val="1"/>
          <w:numId w:val="15"/>
        </w:numPr>
        <w:ind w:left="0" w:firstLine="0"/>
        <w:rPr/>
      </w:pPr>
      <w:bookmarkStart w:colFirst="0" w:colLast="0" w:name="_heading=h.2et92p0" w:id="4"/>
      <w:bookmarkEnd w:id="4"/>
      <w:r w:rsidDel="00000000" w:rsidR="00000000" w:rsidRPr="00000000">
        <w:rPr>
          <w:rtl w:val="0"/>
        </w:rPr>
        <w:t xml:space="preserve">Purpose of document</w:t>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document describes the template specification for encoding ROM SAF processed radio occultation (RO) data into the WMO FM-94 (BUFR) format [RD.3]. This formatting is a requirement for dissemination of near real-time ROM SAF products ([AD.1]) over the GTS or EUMETCast. The specification is generic, to support the encoding of data from other than the GRAS instrument (COSMIC, CHAMP, GRACE…), and by other RO processing centres (EUMETSAT, UCAR, GFZ…)</w:t>
      </w:r>
      <w:r w:rsidDel="00000000" w:rsidR="00000000" w:rsidRPr="00000000">
        <w:rPr>
          <w:rtl w:val="0"/>
        </w:rPr>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BUFR formatting is a requirement for dissemination of near real-time RO data – and most other observational data types – over the WMO Global Telecommunication System (GTS)</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rtl w:val="0"/>
        </w:rPr>
        <w:t xml:space="preserve">, Regional Meteorological Data Communications Network (RMDCN) [RD.4] or future WMO Information System (WIS) [RD.5] – although we should note that WIS may allow the transmission of certain other formats, such as netCDF [RD.15].  BUFR is also the sole or principal storage/archive and interface format for assimilation into NWP models at many operational centres.  Therefore there is a requirement for BUFR, whatever the original format in which the centre may receive the data.</w:t>
      </w:r>
      <w:r w:rsidDel="00000000" w:rsidR="00000000" w:rsidRPr="00000000">
        <w:rPr>
          <w:rtl w:val="0"/>
        </w:rPr>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 proposal for a BUFR specification for RO data was developed in consultation with the RO data producer and user communities and had been demonstrated to work in a practical implementation. The proposal ([RD.10]) was submitted to the WMO/CBS for approval in 2004, and – after some minor modification – formal ratification was granted at the 13</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Session, St. Petersburg, 23 February – 3 March 2005. The RO specification was published in WMO BUFR tables from Version 12 ([RD.4]), and approved for use on the GTS from November 2005.</w:t>
      </w:r>
      <w:r w:rsidDel="00000000" w:rsidR="00000000" w:rsidRPr="00000000">
        <w:rPr>
          <w:rtl w:val="0"/>
        </w:rPr>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document is intended for users wishing to encode or decode RO data. Whilst all of the information to do this is available in the published WMO manuals and extracted tables (downloadable from the WMO website), this document provides a convenient ‘one-stop-shop’ to bring all the RO-specific BUFR table details (and more) into one place.</w:t>
      </w:r>
      <w:r w:rsidDel="00000000" w:rsidR="00000000" w:rsidRPr="00000000">
        <w:rPr>
          <w:rtl w:val="0"/>
        </w:rPr>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2"/>
        <w:numPr>
          <w:ilvl w:val="1"/>
          <w:numId w:val="15"/>
        </w:numPr>
        <w:ind w:left="0" w:firstLine="0"/>
        <w:rPr/>
      </w:pPr>
      <w:bookmarkStart w:colFirst="0" w:colLast="0" w:name="_heading=h.tyjcwt" w:id="5"/>
      <w:bookmarkEnd w:id="5"/>
      <w:r w:rsidDel="00000000" w:rsidR="00000000" w:rsidRPr="00000000">
        <w:rPr>
          <w:rtl w:val="0"/>
        </w:rPr>
        <w:t xml:space="preserve">Applicable and reference documents</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3"/>
        <w:numPr>
          <w:ilvl w:val="2"/>
          <w:numId w:val="15"/>
        </w:numPr>
        <w:ind w:left="0" w:firstLine="0"/>
        <w:rPr/>
      </w:pPr>
      <w:bookmarkStart w:colFirst="0" w:colLast="0" w:name="_heading=h.3dy6vkm" w:id="6"/>
      <w:bookmarkEnd w:id="6"/>
      <w:r w:rsidDel="00000000" w:rsidR="00000000" w:rsidRPr="00000000">
        <w:rPr>
          <w:rtl w:val="0"/>
        </w:rPr>
        <w:t xml:space="preserve">Applicable documents</w:t>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The following documents have a direct bearing on the contents of this document.</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062.0" w:type="dxa"/>
        <w:jc w:val="left"/>
        <w:tblInd w:w="17.0" w:type="dxa"/>
        <w:tblLayout w:type="fixed"/>
        <w:tblLook w:val="0000"/>
      </w:tblPr>
      <w:tblGrid>
        <w:gridCol w:w="831"/>
        <w:gridCol w:w="8231"/>
        <w:tblGridChange w:id="0">
          <w:tblGrid>
            <w:gridCol w:w="831"/>
            <w:gridCol w:w="8231"/>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[AD.1]</w:t>
            </w:r>
          </w:p>
        </w:tc>
        <w:tc>
          <w:tcPr>
            <w:tcMar>
              <w:top w:w="0.0" w:type="dxa"/>
              <w:left w:w="108.0" w:type="dxa"/>
              <w:bottom w:w="0.0" w:type="dxa"/>
              <w:right w:w="108.0" w:type="dxa"/>
            </w:tcMar>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CDOP-3 Proposal: Proposal for the Third Continuous Development and Operations Phase (CDOP-3); Ref: SAF/ROM/DMI/MGT/CDOP3/001 Version 1.2 of 31 March 2016, Ref: EUM/C/85/16/DOC/15,  approved by the EUMETSAT Council at its 85th meeting on 28-29 June 2016</w:t>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highlight w:val="yellow"/>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[AD.2]</w:t>
            </w:r>
          </w:p>
        </w:tc>
        <w:tc>
          <w:tcPr>
            <w:tcMar>
              <w:top w:w="0.0" w:type="dxa"/>
              <w:left w:w="108.0" w:type="dxa"/>
              <w:bottom w:w="0.0" w:type="dxa"/>
              <w:right w:w="108.0" w:type="dxa"/>
            </w:tcMar>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[AD.3]</w:t>
            </w:r>
          </w:p>
        </w:tc>
        <w:tc>
          <w:tcPr>
            <w:tcMar>
              <w:top w:w="0.0" w:type="dxa"/>
              <w:left w:w="108.0" w:type="dxa"/>
              <w:bottom w:w="0.0" w:type="dxa"/>
              <w:right w:w="108.0" w:type="dxa"/>
            </w:tcMar>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ROM SAF Product Requirements Document, Ref: SAF/ROM/DMI/MGT/PRD/001</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r>
      <w:tr>
        <w:trPr>
          <w:cantSplit w:val="0"/>
          <w:trHeight w:val="454" w:hRule="atLeast"/>
          <w:tblHeader w:val="0"/>
        </w:trPr>
        <w:tc>
          <w:tcPr>
            <w:tcMar>
              <w:top w:w="0.0" w:type="dxa"/>
              <w:left w:w="108.0" w:type="dxa"/>
              <w:bottom w:w="0.0" w:type="dxa"/>
              <w:right w:w="108.0" w:type="dxa"/>
            </w:tcMar>
          </w:tcPr>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[AD.4]</w:t>
            </w:r>
          </w:p>
        </w:tc>
        <w:tc>
          <w:tcPr>
            <w:tcMar>
              <w:top w:w="0.0" w:type="dxa"/>
              <w:left w:w="108.0" w:type="dxa"/>
              <w:bottom w:w="0.0" w:type="dxa"/>
              <w:right w:w="108.0" w:type="dxa"/>
            </w:tcMar>
          </w:tcPr>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ROM SAF Service Specifications, Ref: SAF/ROM/DMI/RQ/SESP/001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15">
      <w:pPr>
        <w:pStyle w:val="Heading3"/>
        <w:numPr>
          <w:ilvl w:val="2"/>
          <w:numId w:val="15"/>
        </w:numPr>
        <w:ind w:left="0" w:firstLine="0"/>
        <w:rPr/>
      </w:pPr>
      <w:bookmarkStart w:colFirst="0" w:colLast="0" w:name="_heading=h.1t3h5sf" w:id="7"/>
      <w:bookmarkEnd w:id="7"/>
      <w:r w:rsidDel="00000000" w:rsidR="00000000" w:rsidRPr="00000000">
        <w:rPr>
          <w:rtl w:val="0"/>
        </w:rPr>
        <w:t xml:space="preserve">Reference documents</w:t>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following documents provide supplementary or background information and could be helpful in conjunction with this document.</w:t>
      </w:r>
      <w:r w:rsidDel="00000000" w:rsidR="00000000" w:rsidRPr="00000000">
        <w:rPr>
          <w:rtl w:val="0"/>
        </w:rPr>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461.0" w:type="dxa"/>
        <w:jc w:val="left"/>
        <w:tblInd w:w="-5.0" w:type="dxa"/>
        <w:tblLayout w:type="fixed"/>
        <w:tblLook w:val="0000"/>
      </w:tblPr>
      <w:tblGrid>
        <w:gridCol w:w="852"/>
        <w:gridCol w:w="8609"/>
        <w:tblGridChange w:id="0">
          <w:tblGrid>
            <w:gridCol w:w="852"/>
            <w:gridCol w:w="8609"/>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w:t>
            </w:r>
          </w:p>
        </w:tc>
        <w:tc>
          <w:tcPr>
            <w:tcMar>
              <w:top w:w="0.0" w:type="dxa"/>
              <w:left w:w="108.0" w:type="dxa"/>
              <w:bottom w:w="0.0" w:type="dxa"/>
              <w:right w:w="108.0" w:type="dxa"/>
            </w:tcMar>
          </w:tcPr>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CLIMAP data format definitions. CLIMAP Technical Report</w:t>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 TERMA/CLIMAP/TN/3101, October 1999.</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[RD.2]</w:t>
            </w:r>
          </w:p>
        </w:tc>
        <w:tc>
          <w:tcPr>
            <w:tcMar>
              <w:top w:w="0.0" w:type="dxa"/>
              <w:left w:w="108.0" w:type="dxa"/>
              <w:bottom w:w="0.0" w:type="dxa"/>
              <w:right w:w="108.0" w:type="dxa"/>
            </w:tcMar>
          </w:tcPr>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GPS data in WMO FM94 (BUFR) format. CLIMAP Technical report</w:t>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 METOFFICE/CLIMAP/TN/05, May 2000</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[RD.3]</w:t>
            </w:r>
          </w:p>
        </w:tc>
        <w:tc>
          <w:tcPr>
            <w:tcMar>
              <w:top w:w="0.0" w:type="dxa"/>
              <w:left w:w="108.0" w:type="dxa"/>
              <w:bottom w:w="0.0" w:type="dxa"/>
              <w:right w:w="108.0" w:type="dxa"/>
            </w:tcMar>
          </w:tcPr>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WMO. </w:t>
            </w:r>
            <w:r w:rsidDel="00000000" w:rsidR="00000000" w:rsidRPr="00000000">
              <w:rPr>
                <w:rFonts w:ascii="Arial" w:cs="Arial" w:eastAsia="Arial" w:hAnsi="Arial"/>
                <w:i w:val="1"/>
                <w:sz w:val="18"/>
                <w:szCs w:val="18"/>
                <w:rtl w:val="0"/>
              </w:rPr>
              <w:t xml:space="preserve">Guide to WMO Table-Driven Code Forms</w:t>
            </w:r>
            <w:r w:rsidDel="00000000" w:rsidR="00000000" w:rsidRPr="00000000">
              <w:rPr>
                <w:rFonts w:ascii="Arial" w:cs="Arial" w:eastAsia="Arial" w:hAnsi="Arial"/>
                <w:sz w:val="18"/>
                <w:szCs w:val="18"/>
                <w:rtl w:val="0"/>
              </w:rPr>
              <w:t xml:space="preserve">. Copy available via link at:</w:t>
            </w: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hyperlink r:id="rId13">
              <w:r w:rsidDel="00000000" w:rsidR="00000000" w:rsidRPr="00000000">
                <w:rPr>
                  <w:rFonts w:ascii="Arial" w:cs="Arial" w:eastAsia="Arial" w:hAnsi="Arial"/>
                  <w:color w:val="0000ff"/>
                  <w:sz w:val="18"/>
                  <w:szCs w:val="18"/>
                  <w:u w:val="single"/>
                  <w:rtl w:val="0"/>
                </w:rPr>
                <w:t xml:space="preserve">http://www.wmo.int/pages/prog/www/WMOCodes.html</w:t>
              </w:r>
            </w:hyperlink>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[RD.4]</w:t>
            </w:r>
          </w:p>
        </w:tc>
        <w:tc>
          <w:tcPr>
            <w:tcMar>
              <w:top w:w="0.0" w:type="dxa"/>
              <w:left w:w="108.0" w:type="dxa"/>
              <w:bottom w:w="0.0" w:type="dxa"/>
              <w:right w:w="108.0" w:type="dxa"/>
            </w:tcMar>
          </w:tcPr>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WMO. </w:t>
            </w:r>
            <w:r w:rsidDel="00000000" w:rsidR="00000000" w:rsidRPr="00000000">
              <w:rPr>
                <w:rFonts w:ascii="Arial" w:cs="Arial" w:eastAsia="Arial" w:hAnsi="Arial"/>
                <w:i w:val="1"/>
                <w:sz w:val="18"/>
                <w:szCs w:val="18"/>
                <w:rtl w:val="0"/>
              </w:rPr>
              <w:t xml:space="preserve">Manual on Cod</w:t>
            </w:r>
            <w:r w:rsidDel="00000000" w:rsidR="00000000" w:rsidRPr="00000000">
              <w:rPr>
                <w:rFonts w:ascii="Arial" w:cs="Arial" w:eastAsia="Arial" w:hAnsi="Arial"/>
                <w:sz w:val="18"/>
                <w:szCs w:val="18"/>
                <w:rtl w:val="0"/>
              </w:rPr>
              <w:t xml:space="preserve">es. WMO-306, Vol. 1.2, Part B. Copy available via link at:</w:t>
            </w: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hyperlink r:id="rId14">
              <w:r w:rsidDel="00000000" w:rsidR="00000000" w:rsidRPr="00000000">
                <w:rPr>
                  <w:rFonts w:ascii="Arial" w:cs="Arial" w:eastAsia="Arial" w:hAnsi="Arial"/>
                  <w:color w:val="0000ff"/>
                  <w:sz w:val="18"/>
                  <w:szCs w:val="18"/>
                  <w:u w:val="single"/>
                  <w:rtl w:val="0"/>
                </w:rPr>
                <w:t xml:space="preserve">http://www.wmo.int/pages/prog/www/WMOCodes/WMO306_vI2/VolumeI.2.html</w:t>
              </w:r>
            </w:hyperlink>
            <w:r w:rsidDel="00000000" w:rsidR="00000000" w:rsidRPr="00000000">
              <w:rPr>
                <w:rtl w:val="0"/>
              </w:rPr>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[RD.5]</w:t>
            </w:r>
          </w:p>
        </w:tc>
        <w:tc>
          <w:tcPr>
            <w:tcMar>
              <w:top w:w="0.0" w:type="dxa"/>
              <w:left w:w="108.0" w:type="dxa"/>
              <w:bottom w:w="0.0" w:type="dxa"/>
              <w:right w:w="108.0" w:type="dxa"/>
            </w:tcMar>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WMO. Documentation on recent, current and upcoming operational BUFR tables is</w:t>
            </w: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available from the WMO web site at:</w:t>
            </w:r>
            <w:r w:rsidDel="00000000" w:rsidR="00000000" w:rsidRPr="00000000">
              <w:rPr>
                <w:rtl w:val="0"/>
              </w:rPr>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hyperlink r:id="rId15">
              <w:r w:rsidDel="00000000" w:rsidR="00000000" w:rsidRPr="00000000">
                <w:rPr>
                  <w:rFonts w:ascii="Arial" w:cs="Arial" w:eastAsia="Arial" w:hAnsi="Arial"/>
                  <w:color w:val="0000ff"/>
                  <w:sz w:val="18"/>
                  <w:szCs w:val="18"/>
                  <w:u w:val="single"/>
                  <w:rtl w:val="0"/>
                </w:rPr>
                <w:t xml:space="preserve">http://www.wmo.int/pages/prog/www/WMOCodes/WMO306_vI2/LatestVERSION/LatestVERSION.html</w:t>
              </w:r>
            </w:hyperlink>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[RD.6]</w:t>
            </w:r>
          </w:p>
        </w:tc>
        <w:tc>
          <w:tcPr>
            <w:tcMar>
              <w:top w:w="0.0" w:type="dxa"/>
              <w:left w:w="108.0" w:type="dxa"/>
              <w:bottom w:w="0.0" w:type="dxa"/>
              <w:right w:w="108.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line="240" w:lineRule="auto"/>
              <w:ind w:left="17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WMO (2009). </w:t>
            </w:r>
            <w:r w:rsidDel="00000000" w:rsidR="00000000" w:rsidRPr="00000000">
              <w:rPr>
                <w:rFonts w:ascii="Arial" w:cs="Arial" w:eastAsia="Arial" w:hAnsi="Arial"/>
                <w:i w:val="1"/>
                <w:sz w:val="18"/>
                <w:szCs w:val="18"/>
                <w:rtl w:val="0"/>
              </w:rPr>
              <w:t xml:space="preserve">Manual on the Global Telecommunications System</w:t>
            </w:r>
            <w:r w:rsidDel="00000000" w:rsidR="00000000" w:rsidRPr="00000000">
              <w:rPr>
                <w:rFonts w:ascii="Arial" w:cs="Arial" w:eastAsia="Arial" w:hAnsi="Arial"/>
                <w:sz w:val="18"/>
                <w:szCs w:val="18"/>
                <w:rtl w:val="0"/>
              </w:rPr>
              <w:t xml:space="preserve">. WMO-386, Vol.1, Part II,</w:t>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line="240" w:lineRule="auto"/>
              <w:ind w:left="17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Attachment II-5 (Data Designators T</w:t>
            </w:r>
            <w:r w:rsidDel="00000000" w:rsidR="00000000" w:rsidRPr="00000000">
              <w:rPr>
                <w:rFonts w:ascii="Arial" w:cs="Arial" w:eastAsia="Arial" w:hAnsi="Arial"/>
                <w:sz w:val="18"/>
                <w:szCs w:val="18"/>
                <w:vertAlign w:val="subscript"/>
                <w:rtl w:val="0"/>
              </w:rPr>
              <w:t xml:space="preserve">1</w:t>
            </w:r>
            <w:r w:rsidDel="00000000" w:rsidR="00000000" w:rsidRPr="00000000">
              <w:rPr>
                <w:rFonts w:ascii="Arial" w:cs="Arial" w:eastAsia="Arial" w:hAnsi="Arial"/>
                <w:sz w:val="18"/>
                <w:szCs w:val="18"/>
                <w:rtl w:val="0"/>
              </w:rPr>
              <w:t xml:space="preserve">T</w:t>
            </w:r>
            <w:r w:rsidDel="00000000" w:rsidR="00000000" w:rsidRPr="00000000">
              <w:rPr>
                <w:rFonts w:ascii="Arial" w:cs="Arial" w:eastAsia="Arial" w:hAnsi="Arial"/>
                <w:sz w:val="18"/>
                <w:szCs w:val="18"/>
                <w:vertAlign w:val="subscript"/>
                <w:rtl w:val="0"/>
              </w:rPr>
              <w:t xml:space="preserve">2</w:t>
            </w:r>
            <w:r w:rsidDel="00000000" w:rsidR="00000000" w:rsidRPr="00000000">
              <w:rPr>
                <w:rFonts w:ascii="Arial" w:cs="Arial" w:eastAsia="Arial" w:hAnsi="Arial"/>
                <w:sz w:val="18"/>
                <w:szCs w:val="18"/>
                <w:rtl w:val="0"/>
              </w:rPr>
              <w:t xml:space="preserve">A</w:t>
            </w:r>
            <w:r w:rsidDel="00000000" w:rsidR="00000000" w:rsidRPr="00000000">
              <w:rPr>
                <w:rFonts w:ascii="Arial" w:cs="Arial" w:eastAsia="Arial" w:hAnsi="Arial"/>
                <w:sz w:val="18"/>
                <w:szCs w:val="18"/>
                <w:vertAlign w:val="subscript"/>
                <w:rtl w:val="0"/>
              </w:rPr>
              <w:t xml:space="preserve">1</w:t>
            </w:r>
            <w:r w:rsidDel="00000000" w:rsidR="00000000" w:rsidRPr="00000000">
              <w:rPr>
                <w:rFonts w:ascii="Arial" w:cs="Arial" w:eastAsia="Arial" w:hAnsi="Arial"/>
                <w:sz w:val="18"/>
                <w:szCs w:val="18"/>
                <w:rtl w:val="0"/>
              </w:rPr>
              <w:t xml:space="preserve">A</w:t>
            </w:r>
            <w:r w:rsidDel="00000000" w:rsidR="00000000" w:rsidRPr="00000000">
              <w:rPr>
                <w:rFonts w:ascii="Arial" w:cs="Arial" w:eastAsia="Arial" w:hAnsi="Arial"/>
                <w:sz w:val="18"/>
                <w:szCs w:val="18"/>
                <w:vertAlign w:val="subscript"/>
                <w:rtl w:val="0"/>
              </w:rPr>
              <w:t xml:space="preserve">2</w:t>
            </w:r>
            <w:r w:rsidDel="00000000" w:rsidR="00000000" w:rsidRPr="00000000">
              <w:rPr>
                <w:rFonts w:ascii="Arial" w:cs="Arial" w:eastAsia="Arial" w:hAnsi="Arial"/>
                <w:sz w:val="18"/>
                <w:szCs w:val="18"/>
                <w:rtl w:val="0"/>
              </w:rPr>
              <w:t xml:space="preserve">ii in Abbreviated Headings), 2009.</w:t>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line="240" w:lineRule="auto"/>
              <w:ind w:left="17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WMO, Geneva. ISBN: 978-92-63-10386-4.  Latest (2011) version available for purchase via link at: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tabs>
                <w:tab w:val="left" w:leader="none" w:pos="776"/>
              </w:tabs>
              <w:spacing w:line="240" w:lineRule="auto"/>
              <w:ind w:left="175" w:firstLine="0"/>
              <w:rPr>
                <w:rFonts w:ascii="Times New Roman" w:cs="Times New Roman" w:eastAsia="Times New Roman" w:hAnsi="Times New Roman"/>
                <w:sz w:val="24"/>
                <w:szCs w:val="24"/>
              </w:rPr>
            </w:pPr>
            <w:hyperlink r:id="rId16">
              <w:r w:rsidDel="00000000" w:rsidR="00000000" w:rsidRPr="00000000">
                <w:rPr>
                  <w:rFonts w:ascii="Arial" w:cs="Arial" w:eastAsia="Arial" w:hAnsi="Arial"/>
                  <w:color w:val="0000ff"/>
                  <w:sz w:val="18"/>
                  <w:szCs w:val="18"/>
                  <w:u w:val="single"/>
                  <w:rtl w:val="0"/>
                </w:rPr>
                <w:t xml:space="preserve">http://www.wmo.int/e-catalog/detail_en.php?PUB_ID=498&amp;SORT=N&amp;q</w:t>
              </w:r>
            </w:hyperlink>
            <w:r w:rsidDel="00000000" w:rsidR="00000000" w:rsidRPr="00000000">
              <w:rPr>
                <w:rFonts w:ascii="Arial" w:cs="Arial" w:eastAsia="Arial" w:hAnsi="Arial"/>
                <w:sz w:val="18"/>
                <w:szCs w:val="18"/>
                <w:u w:val="single"/>
                <w:rtl w:val="0"/>
              </w:rPr>
              <w:t xml:space="preserve">=</w:t>
            </w: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tabs>
                <w:tab w:val="left" w:leader="none" w:pos="776"/>
              </w:tabs>
              <w:spacing w:line="240" w:lineRule="auto"/>
              <w:ind w:left="175"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[RD.7]</w:t>
            </w:r>
          </w:p>
        </w:tc>
        <w:tc>
          <w:tcPr>
            <w:tcMar>
              <w:top w:w="0.0" w:type="dxa"/>
              <w:left w:w="108.0" w:type="dxa"/>
              <w:bottom w:w="0.0" w:type="dxa"/>
              <w:right w:w="108.0" w:type="dxa"/>
            </w:tcMar>
          </w:tcPr>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ROPP Input/Output Module User Guide.</w:t>
            </w:r>
            <w:r w:rsidDel="00000000" w:rsidR="00000000" w:rsidRPr="00000000">
              <w:rPr>
                <w:rtl w:val="0"/>
              </w:rPr>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Ref: SAF/ROM/METO/UG/ROPP/002</w:t>
            </w: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[RD.8]</w:t>
            </w:r>
          </w:p>
        </w:tc>
        <w:tc>
          <w:tcPr>
            <w:tcMar>
              <w:top w:w="0.0" w:type="dxa"/>
              <w:left w:w="108.0" w:type="dxa"/>
              <w:bottom w:w="0.0" w:type="dxa"/>
              <w:right w:w="108.0" w:type="dxa"/>
            </w:tcMar>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Unidata NetCDF website </w:t>
            </w:r>
            <w:hyperlink r:id="rId17">
              <w:r w:rsidDel="00000000" w:rsidR="00000000" w:rsidRPr="00000000">
                <w:rPr>
                  <w:rFonts w:ascii="Arial" w:cs="Arial" w:eastAsia="Arial" w:hAnsi="Arial"/>
                  <w:sz w:val="18"/>
                  <w:szCs w:val="18"/>
                  <w:u w:val="single"/>
                  <w:rtl w:val="0"/>
                </w:rPr>
                <w:t xml:space="preserve">http://www.unidata.ucar.edu/packages/netcdf/</w:t>
              </w:r>
            </w:hyperlink>
            <w:r w:rsidDel="00000000" w:rsidR="00000000" w:rsidRPr="00000000">
              <w:rPr>
                <w:rtl w:val="0"/>
              </w:rPr>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[RD.9]</w:t>
            </w:r>
          </w:p>
        </w:tc>
        <w:tc>
          <w:tcPr>
            <w:tcMar>
              <w:top w:w="0.0" w:type="dxa"/>
              <w:left w:w="108.0" w:type="dxa"/>
              <w:bottom w:w="0.0" w:type="dxa"/>
              <w:right w:w="108.0" w:type="dxa"/>
            </w:tcMar>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Kursinski, ER, </w:t>
            </w:r>
            <w:r w:rsidDel="00000000" w:rsidR="00000000" w:rsidRPr="00000000">
              <w:rPr>
                <w:rFonts w:ascii="Arial" w:cs="Arial" w:eastAsia="Arial" w:hAnsi="Arial"/>
                <w:i w:val="1"/>
                <w:sz w:val="18"/>
                <w:szCs w:val="18"/>
                <w:rtl w:val="0"/>
              </w:rPr>
              <w:t xml:space="preserve">et al</w:t>
            </w:r>
            <w:r w:rsidDel="00000000" w:rsidR="00000000" w:rsidRPr="00000000">
              <w:rPr>
                <w:rFonts w:ascii="Arial" w:cs="Arial" w:eastAsia="Arial" w:hAnsi="Arial"/>
                <w:sz w:val="18"/>
                <w:szCs w:val="18"/>
                <w:rtl w:val="0"/>
              </w:rPr>
              <w:t xml:space="preserve"> (1997). </w:t>
            </w:r>
            <w:r w:rsidDel="00000000" w:rsidR="00000000" w:rsidRPr="00000000">
              <w:rPr>
                <w:rFonts w:ascii="Arial" w:cs="Arial" w:eastAsia="Arial" w:hAnsi="Arial"/>
                <w:i w:val="1"/>
                <w:sz w:val="18"/>
                <w:szCs w:val="18"/>
                <w:rtl w:val="0"/>
              </w:rPr>
              <w:t xml:space="preserve">Observing earth’s atmosphere with radio occultation measurements</w:t>
              <w:br w:type="textWrapping"/>
              <w:t xml:space="preserve">using GPS.</w:t>
            </w:r>
            <w:r w:rsidDel="00000000" w:rsidR="00000000" w:rsidRPr="00000000">
              <w:rPr>
                <w:rFonts w:ascii="Arial" w:cs="Arial" w:eastAsia="Arial" w:hAnsi="Arial"/>
                <w:sz w:val="18"/>
                <w:szCs w:val="18"/>
                <w:rtl w:val="0"/>
              </w:rPr>
              <w:t xml:space="preserve"> J.Geophys.Res., </w:t>
            </w:r>
            <w:r w:rsidDel="00000000" w:rsidR="00000000" w:rsidRPr="00000000">
              <w:rPr>
                <w:rFonts w:ascii="Arial" w:cs="Arial" w:eastAsia="Arial" w:hAnsi="Arial"/>
                <w:b w:val="1"/>
                <w:sz w:val="18"/>
                <w:szCs w:val="18"/>
                <w:rtl w:val="0"/>
              </w:rPr>
              <w:t xml:space="preserve">102</w:t>
            </w:r>
            <w:r w:rsidDel="00000000" w:rsidR="00000000" w:rsidRPr="00000000">
              <w:rPr>
                <w:rFonts w:ascii="Arial" w:cs="Arial" w:eastAsia="Arial" w:hAnsi="Arial"/>
                <w:sz w:val="18"/>
                <w:szCs w:val="18"/>
                <w:rtl w:val="0"/>
              </w:rPr>
              <w:t xml:space="preserve">(D19), pp23429–23465.</w:t>
            </w: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[RD.10]</w:t>
            </w:r>
          </w:p>
        </w:tc>
        <w:tc>
          <w:tcPr>
            <w:tcMar>
              <w:top w:w="0.0" w:type="dxa"/>
              <w:left w:w="108.0" w:type="dxa"/>
              <w:bottom w:w="0.0" w:type="dxa"/>
              <w:right w:w="108.0" w:type="dxa"/>
            </w:tcMar>
          </w:tcPr>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i w:val="1"/>
                <w:sz w:val="18"/>
                <w:szCs w:val="18"/>
                <w:rtl w:val="0"/>
              </w:rPr>
              <w:t xml:space="preserve">New BUFR Table D sequence and associated Table B entries for Satellite Radio Occultation data.</w:t>
            </w:r>
            <w:r w:rsidDel="00000000" w:rsidR="00000000" w:rsidRPr="00000000">
              <w:rPr>
                <w:rFonts w:ascii="Arial" w:cs="Arial" w:eastAsia="Arial" w:hAnsi="Arial"/>
                <w:sz w:val="18"/>
                <w:szCs w:val="18"/>
                <w:rtl w:val="0"/>
              </w:rPr>
              <w:t xml:space="preserve"> Document submitted by Brian Barwell (Met Office) at meetings of WMO/CBS Expert Team on Data Representation and Codes, held in Kuala Lumpur, Malaysia, 21–26 June 2004</w:t>
            </w: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[RD.11]</w:t>
            </w:r>
          </w:p>
        </w:tc>
        <w:tc>
          <w:tcPr>
            <w:tcMar>
              <w:top w:w="0.0" w:type="dxa"/>
              <w:left w:w="108.0" w:type="dxa"/>
              <w:bottom w:w="0.0" w:type="dxa"/>
              <w:right w:w="108.0" w:type="dxa"/>
            </w:tcMar>
          </w:tcPr>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ECMWF (2013) </w:t>
            </w:r>
            <w:r w:rsidDel="00000000" w:rsidR="00000000" w:rsidRPr="00000000">
              <w:rPr>
                <w:rFonts w:ascii="Arial" w:cs="Arial" w:eastAsia="Arial" w:hAnsi="Arial"/>
                <w:i w:val="1"/>
                <w:sz w:val="18"/>
                <w:szCs w:val="18"/>
                <w:rtl w:val="0"/>
              </w:rPr>
              <w:t xml:space="preserve">BUFR encoding/decoding software</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u w:val="single"/>
                <w:rtl w:val="0"/>
              </w:rPr>
              <w:t xml:space="preserve">https://software.ecmwf.int/wiki/display/BUFR</w:t>
            </w: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[RD.12]</w:t>
            </w:r>
          </w:p>
        </w:tc>
        <w:tc>
          <w:tcPr>
            <w:tcMar>
              <w:top w:w="0.0" w:type="dxa"/>
              <w:left w:w="108.0" w:type="dxa"/>
              <w:bottom w:w="0.0" w:type="dxa"/>
              <w:right w:w="108.0" w:type="dxa"/>
            </w:tcMar>
          </w:tcPr>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Cygwin website </w:t>
            </w:r>
            <w:r w:rsidDel="00000000" w:rsidR="00000000" w:rsidRPr="00000000">
              <w:rPr>
                <w:rFonts w:ascii="Arial" w:cs="Arial" w:eastAsia="Arial" w:hAnsi="Arial"/>
                <w:sz w:val="18"/>
                <w:szCs w:val="18"/>
                <w:u w:val="single"/>
                <w:rtl w:val="0"/>
              </w:rPr>
              <w:t xml:space="preserve">http://www.cygwin.com</w:t>
            </w: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[RD.14]</w:t>
            </w:r>
          </w:p>
        </w:tc>
        <w:tc>
          <w:tcPr>
            <w:tcMar>
              <w:top w:w="0.0" w:type="dxa"/>
              <w:left w:w="108.0" w:type="dxa"/>
              <w:bottom w:w="0.0" w:type="dxa"/>
              <w:right w:w="108.0" w:type="dxa"/>
            </w:tcMar>
          </w:tcPr>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ROM SAF website </w:t>
            </w:r>
            <w:r w:rsidDel="00000000" w:rsidR="00000000" w:rsidRPr="00000000">
              <w:rPr>
                <w:rFonts w:ascii="Arial" w:cs="Arial" w:eastAsia="Arial" w:hAnsi="Arial"/>
                <w:sz w:val="18"/>
                <w:szCs w:val="18"/>
                <w:u w:val="single"/>
                <w:rtl w:val="0"/>
              </w:rPr>
              <w:t xml:space="preserve">http://www.romsaf.org</w:t>
            </w:r>
            <w:r w:rsidDel="00000000" w:rsidR="00000000" w:rsidRPr="00000000">
              <w:rPr>
                <w:rtl w:val="0"/>
              </w:rPr>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ROPP Overview.</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 SAF/ROM/METO/UG/ROPP/001</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0">
      <w:pPr>
        <w:pStyle w:val="Heading1"/>
        <w:numPr>
          <w:ilvl w:val="0"/>
          <w:numId w:val="9"/>
        </w:numPr>
        <w:spacing w:after="120" w:lineRule="auto"/>
        <w:ind w:left="360" w:hanging="36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1">
      <w:pPr>
        <w:pStyle w:val="Heading2"/>
        <w:numPr>
          <w:ilvl w:val="1"/>
          <w:numId w:val="15"/>
        </w:numPr>
        <w:ind w:left="0" w:firstLine="0"/>
        <w:rPr/>
      </w:pPr>
      <w:bookmarkStart w:colFirst="0" w:colLast="0" w:name="_heading=h.4d34og8" w:id="8"/>
      <w:bookmarkEnd w:id="8"/>
      <w:r w:rsidDel="00000000" w:rsidR="00000000" w:rsidRPr="00000000">
        <w:rPr>
          <w:rtl w:val="0"/>
        </w:rPr>
        <w:t xml:space="preserve">Acronyms and abbreviations</w:t>
      </w:r>
    </w:p>
    <w:tbl>
      <w:tblPr>
        <w:tblStyle w:val="Table5"/>
        <w:tblW w:w="9056.0" w:type="dxa"/>
        <w:jc w:val="left"/>
        <w:tblInd w:w="13.0" w:type="dxa"/>
        <w:tblLayout w:type="fixed"/>
        <w:tblLook w:val="0000"/>
      </w:tblPr>
      <w:tblGrid>
        <w:gridCol w:w="1431"/>
        <w:gridCol w:w="7625"/>
        <w:tblGridChange w:id="0">
          <w:tblGrid>
            <w:gridCol w:w="1431"/>
            <w:gridCol w:w="7625"/>
          </w:tblGrid>
        </w:tblGridChange>
      </w:tblGrid>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ARH</w:t>
            </w:r>
          </w:p>
        </w:tc>
        <w:tc>
          <w:tcPr>
            <w:tcMar>
              <w:top w:w="0.0" w:type="dxa"/>
              <w:left w:w="108.0" w:type="dxa"/>
              <w:bottom w:w="0.0" w:type="dxa"/>
              <w:right w:w="108.0" w:type="dxa"/>
            </w:tcMar>
            <w:vAlign w:val="center"/>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Abbreviated Routing Header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Beidou</w:t>
            </w:r>
          </w:p>
        </w:tc>
        <w:tc>
          <w:tcPr>
            <w:tcMar>
              <w:top w:w="0.0" w:type="dxa"/>
              <w:left w:w="108.0" w:type="dxa"/>
              <w:bottom w:w="0.0" w:type="dxa"/>
              <w:right w:w="108.0" w:type="dxa"/>
            </w:tcMar>
            <w:vAlign w:val="center"/>
          </w:tcPr>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Chinese GNSS navigation system.  Beidou-2 also known as COMPASS.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BUFR</w:t>
            </w:r>
          </w:p>
        </w:tc>
        <w:tc>
          <w:tcPr>
            <w:tcMar>
              <w:top w:w="0.0" w:type="dxa"/>
              <w:left w:w="108.0" w:type="dxa"/>
              <w:bottom w:w="0.0" w:type="dxa"/>
              <w:right w:w="108.0" w:type="dxa"/>
            </w:tcMar>
            <w:vAlign w:val="center"/>
          </w:tcPr>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Binary Universal Format for the Representation of data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CBS</w:t>
            </w:r>
          </w:p>
        </w:tc>
        <w:tc>
          <w:tcPr>
            <w:tcMar>
              <w:top w:w="0.0" w:type="dxa"/>
              <w:left w:w="108.0" w:type="dxa"/>
              <w:bottom w:w="0.0" w:type="dxa"/>
              <w:right w:w="108.0" w:type="dxa"/>
            </w:tcMar>
            <w:vAlign w:val="center"/>
          </w:tcPr>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Committee for Basic Systems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CDR</w:t>
            </w:r>
          </w:p>
        </w:tc>
        <w:tc>
          <w:tcPr>
            <w:tcMar>
              <w:top w:w="0.0" w:type="dxa"/>
              <w:left w:w="108.0" w:type="dxa"/>
              <w:bottom w:w="0.0" w:type="dxa"/>
              <w:right w:w="108.0" w:type="dxa"/>
            </w:tcMar>
            <w:vAlign w:val="center"/>
          </w:tcPr>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Climate Data Record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CCT</w:t>
            </w:r>
          </w:p>
        </w:tc>
        <w:tc>
          <w:tcPr>
            <w:tcMar>
              <w:top w:w="0.0" w:type="dxa"/>
              <w:left w:w="108.0" w:type="dxa"/>
              <w:bottom w:w="0.0" w:type="dxa"/>
              <w:right w:w="108.0" w:type="dxa"/>
            </w:tcMar>
            <w:vAlign w:val="center"/>
          </w:tcPr>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Common Code Table (WMO)</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CHAMP</w:t>
            </w:r>
          </w:p>
        </w:tc>
        <w:tc>
          <w:tcPr>
            <w:tcMar>
              <w:top w:w="0.0" w:type="dxa"/>
              <w:left w:w="108.0" w:type="dxa"/>
              <w:bottom w:w="0.0" w:type="dxa"/>
              <w:right w:w="108.0" w:type="dxa"/>
            </w:tcMar>
            <w:vAlign w:val="center"/>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CHallenging Mini-satellite Payload (Germany)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CLIMAP</w:t>
            </w:r>
          </w:p>
        </w:tc>
        <w:tc>
          <w:tcPr>
            <w:tcMar>
              <w:top w:w="0.0" w:type="dxa"/>
              <w:left w:w="108.0" w:type="dxa"/>
              <w:bottom w:w="0.0" w:type="dxa"/>
              <w:right w:w="108.0" w:type="dxa"/>
            </w:tcMar>
            <w:vAlign w:val="center"/>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Climate and Environment Monitoring with GPS-based Atmospheric Profiling (EU)</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CMA</w:t>
            </w:r>
          </w:p>
        </w:tc>
        <w:tc>
          <w:tcPr>
            <w:tcMar>
              <w:top w:w="0.0" w:type="dxa"/>
              <w:left w:w="108.0" w:type="dxa"/>
              <w:bottom w:w="0.0" w:type="dxa"/>
              <w:right w:w="108.0" w:type="dxa"/>
            </w:tcMar>
            <w:vAlign w:val="center"/>
          </w:tcPr>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Chinese Meteorological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C/NOFS</w:t>
            </w:r>
          </w:p>
        </w:tc>
        <w:tc>
          <w:tcPr>
            <w:tcMar>
              <w:top w:w="0.0" w:type="dxa"/>
              <w:left w:w="108.0" w:type="dxa"/>
              <w:bottom w:w="0.0" w:type="dxa"/>
              <w:right w:w="108.0" w:type="dxa"/>
            </w:tcMar>
            <w:vAlign w:val="center"/>
          </w:tcPr>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Communications/Navigation Outage Forecasting System (US)</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COSMIC</w:t>
            </w:r>
          </w:p>
        </w:tc>
        <w:tc>
          <w:tcPr>
            <w:tcMar>
              <w:top w:w="0.0" w:type="dxa"/>
              <w:left w:w="108.0" w:type="dxa"/>
              <w:bottom w:w="0.0" w:type="dxa"/>
              <w:right w:w="108.0" w:type="dxa"/>
            </w:tcMar>
            <w:vAlign w:val="center"/>
          </w:tcPr>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Constellation Observing System for Meteorology Ionosphere and Climate (USA/Taiwan)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CREX</w:t>
            </w:r>
          </w:p>
        </w:tc>
        <w:tc>
          <w:tcPr>
            <w:tcMar>
              <w:top w:w="0.0" w:type="dxa"/>
              <w:left w:w="108.0" w:type="dxa"/>
              <w:bottom w:w="0.0" w:type="dxa"/>
              <w:right w:w="108.0" w:type="dxa"/>
            </w:tcMar>
            <w:vAlign w:val="center"/>
          </w:tcPr>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Character form for the Representation and EXchange of data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ECMWF</w:t>
            </w:r>
          </w:p>
        </w:tc>
        <w:tc>
          <w:tcPr>
            <w:tcMar>
              <w:top w:w="0.0" w:type="dxa"/>
              <w:left w:w="108.0" w:type="dxa"/>
              <w:bottom w:w="0.0" w:type="dxa"/>
              <w:right w:w="108.0" w:type="dxa"/>
            </w:tcMar>
            <w:vAlign w:val="center"/>
          </w:tcPr>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Centre for Medium-range Weather Forecasts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ESA</w:t>
            </w:r>
          </w:p>
        </w:tc>
        <w:tc>
          <w:tcPr>
            <w:tcMar>
              <w:top w:w="0.0" w:type="dxa"/>
              <w:left w:w="108.0" w:type="dxa"/>
              <w:bottom w:w="0.0" w:type="dxa"/>
              <w:right w:w="108.0" w:type="dxa"/>
            </w:tcMar>
            <w:vAlign w:val="center"/>
          </w:tcPr>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Space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EU</w:t>
            </w:r>
          </w:p>
        </w:tc>
        <w:tc>
          <w:tcPr>
            <w:tcMar>
              <w:top w:w="0.0" w:type="dxa"/>
              <w:left w:w="108.0" w:type="dxa"/>
              <w:bottom w:w="0.0" w:type="dxa"/>
              <w:right w:w="108.0" w:type="dxa"/>
            </w:tcMar>
            <w:vAlign w:val="center"/>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Union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EUMETSAT</w:t>
            </w:r>
          </w:p>
        </w:tc>
        <w:tc>
          <w:tcPr>
            <w:tcMar>
              <w:top w:w="0.0" w:type="dxa"/>
              <w:left w:w="108.0" w:type="dxa"/>
              <w:bottom w:w="0.0" w:type="dxa"/>
              <w:right w:w="108.0" w:type="dxa"/>
            </w:tcMar>
            <w:vAlign w:val="center"/>
          </w:tcPr>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organisation for the exploitation of METeorological SATellites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FM94</w:t>
            </w:r>
          </w:p>
        </w:tc>
        <w:tc>
          <w:tcPr>
            <w:tcMar>
              <w:top w:w="0.0" w:type="dxa"/>
              <w:left w:w="108.0" w:type="dxa"/>
              <w:bottom w:w="0.0" w:type="dxa"/>
              <w:right w:w="108.0" w:type="dxa"/>
            </w:tcMar>
            <w:vAlign w:val="center"/>
          </w:tcPr>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WMO Form no. 94 (i.e. BUFR)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FY-3C/D</w:t>
            </w:r>
          </w:p>
        </w:tc>
        <w:tc>
          <w:tcPr>
            <w:tcMar>
              <w:top w:w="0.0" w:type="dxa"/>
              <w:left w:w="108.0" w:type="dxa"/>
              <w:bottom w:w="0.0" w:type="dxa"/>
              <w:right w:w="108.0" w:type="dxa"/>
            </w:tcMar>
            <w:vAlign w:val="center"/>
          </w:tcPr>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GNSS radio occultation receivers (CMA)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Galileo</w:t>
            </w:r>
          </w:p>
        </w:tc>
        <w:tc>
          <w:tcPr>
            <w:tcMar>
              <w:top w:w="0.0" w:type="dxa"/>
              <w:left w:w="108.0" w:type="dxa"/>
              <w:bottom w:w="0.0" w:type="dxa"/>
              <w:right w:w="108.0" w:type="dxa"/>
            </w:tcMar>
            <w:vAlign w:val="center"/>
          </w:tcPr>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GNSS system from 2006 (EU/ESA)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RO</w:t>
            </w:r>
          </w:p>
        </w:tc>
        <w:tc>
          <w:tcPr>
            <w:tcMar>
              <w:top w:w="0.0" w:type="dxa"/>
              <w:left w:w="108.0" w:type="dxa"/>
              <w:bottom w:w="0.0" w:type="dxa"/>
              <w:right w:w="108.0" w:type="dxa"/>
            </w:tcMar>
            <w:vAlign w:val="center"/>
          </w:tcPr>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pacing w:line="31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Radio Occultation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GFZ</w:t>
            </w:r>
          </w:p>
        </w:tc>
        <w:tc>
          <w:tcPr>
            <w:tcMar>
              <w:top w:w="0.0" w:type="dxa"/>
              <w:left w:w="108.0" w:type="dxa"/>
              <w:bottom w:w="0.0" w:type="dxa"/>
              <w:right w:w="108.0" w:type="dxa"/>
            </w:tcMar>
            <w:vAlign w:val="center"/>
          </w:tcPr>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GFZ Helmholtz Centre (Potsdam, Germany)</w:t>
            </w:r>
            <w:r w:rsidDel="00000000" w:rsidR="00000000" w:rsidRPr="00000000">
              <w:rPr>
                <w:rtl w:val="0"/>
              </w:rPr>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pacing w:line="312" w:lineRule="auto"/>
              <w:rPr>
                <w:rFonts w:ascii="Arial" w:cs="Arial" w:eastAsia="Arial" w:hAnsi="Arial"/>
                <w:sz w:val="18"/>
                <w:szCs w:val="18"/>
              </w:rPr>
            </w:pP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GLONASS</w:t>
            </w:r>
          </w:p>
        </w:tc>
        <w:tc>
          <w:tcPr>
            <w:tcMar>
              <w:top w:w="0.0" w:type="dxa"/>
              <w:left w:w="108.0" w:type="dxa"/>
              <w:bottom w:w="0.0" w:type="dxa"/>
              <w:right w:w="108.0" w:type="dxa"/>
            </w:tcMar>
            <w:vAlign w:val="center"/>
          </w:tcPr>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pacing w:line="31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Globalnaya Navigatsionnaya Sputnikovaya Sistema (Russia)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GNSS</w:t>
            </w:r>
          </w:p>
        </w:tc>
        <w:tc>
          <w:tcPr>
            <w:tcMar>
              <w:top w:w="0.0" w:type="dxa"/>
              <w:left w:w="108.0" w:type="dxa"/>
              <w:bottom w:w="0.0" w:type="dxa"/>
              <w:right w:w="108.0" w:type="dxa"/>
            </w:tcMar>
            <w:vAlign w:val="center"/>
          </w:tcPr>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Global Navigation Satellite System (generic GPS/GLONASS/Galileo/Beidou)</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GPS</w:t>
            </w:r>
          </w:p>
        </w:tc>
        <w:tc>
          <w:tcPr>
            <w:tcMar>
              <w:top w:w="0.0" w:type="dxa"/>
              <w:left w:w="108.0" w:type="dxa"/>
              <w:bottom w:w="0.0" w:type="dxa"/>
              <w:right w:w="108.0" w:type="dxa"/>
            </w:tcMar>
            <w:vAlign w:val="center"/>
          </w:tcPr>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Global Positioning System (USA)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GRACE</w:t>
            </w:r>
          </w:p>
        </w:tc>
        <w:tc>
          <w:tcPr>
            <w:tcMar>
              <w:top w:w="0.0" w:type="dxa"/>
              <w:left w:w="108.0" w:type="dxa"/>
              <w:bottom w:w="0.0" w:type="dxa"/>
              <w:right w:w="108.0" w:type="dxa"/>
            </w:tcMar>
            <w:vAlign w:val="center"/>
          </w:tcPr>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Gravity Recovery And Climate Experiment (Germany/USA)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GRACE-FO</w:t>
            </w:r>
          </w:p>
        </w:tc>
        <w:tc>
          <w:tcPr>
            <w:tcMar>
              <w:top w:w="0.0" w:type="dxa"/>
              <w:left w:w="108.0" w:type="dxa"/>
              <w:bottom w:w="0.0" w:type="dxa"/>
              <w:right w:w="108.0" w:type="dxa"/>
            </w:tcMar>
            <w:vAlign w:val="center"/>
          </w:tcPr>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GRACE Follow-on experiment (Germany/USA)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GRAS</w:t>
            </w:r>
          </w:p>
        </w:tc>
        <w:tc>
          <w:tcPr>
            <w:tcMar>
              <w:top w:w="0.0" w:type="dxa"/>
              <w:left w:w="108.0" w:type="dxa"/>
              <w:bottom w:w="0.0" w:type="dxa"/>
              <w:right w:w="108.0" w:type="dxa"/>
            </w:tcMar>
            <w:vAlign w:val="center"/>
          </w:tcPr>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GNSS Receiver for Atmospheric Sounding (on Metop satellite)</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GRIB</w:t>
            </w:r>
          </w:p>
        </w:tc>
        <w:tc>
          <w:tcPr>
            <w:tcMar>
              <w:top w:w="0.0" w:type="dxa"/>
              <w:left w:w="108.0" w:type="dxa"/>
              <w:bottom w:w="0.0" w:type="dxa"/>
              <w:right w:w="108.0" w:type="dxa"/>
            </w:tcMar>
            <w:vAlign w:val="center"/>
          </w:tcPr>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GRIdded Binary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GSN</w:t>
            </w:r>
          </w:p>
        </w:tc>
        <w:tc>
          <w:tcPr>
            <w:tcMar>
              <w:top w:w="0.0" w:type="dxa"/>
              <w:left w:w="108.0" w:type="dxa"/>
              <w:bottom w:w="0.0" w:type="dxa"/>
              <w:right w:w="108.0" w:type="dxa"/>
            </w:tcMar>
            <w:vAlign w:val="center"/>
          </w:tcPr>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Ground Support Network</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GTS</w:t>
            </w:r>
          </w:p>
        </w:tc>
        <w:tc>
          <w:tcPr>
            <w:tcMar>
              <w:top w:w="0.0" w:type="dxa"/>
              <w:left w:w="108.0" w:type="dxa"/>
              <w:bottom w:w="0.0" w:type="dxa"/>
              <w:right w:w="108.0" w:type="dxa"/>
            </w:tcMar>
            <w:vAlign w:val="center"/>
          </w:tcPr>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Global Telecommunications System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ICDR</w:t>
            </w:r>
          </w:p>
        </w:tc>
        <w:tc>
          <w:tcPr>
            <w:tcMar>
              <w:top w:w="0.0" w:type="dxa"/>
              <w:left w:w="108.0" w:type="dxa"/>
              <w:bottom w:w="0.0" w:type="dxa"/>
              <w:right w:w="108.0" w:type="dxa"/>
            </w:tcMar>
            <w:vAlign w:val="center"/>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Interim Climate Data Record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ISRO</w:t>
            </w:r>
          </w:p>
        </w:tc>
        <w:tc>
          <w:tcPr>
            <w:tcMar>
              <w:top w:w="0.0" w:type="dxa"/>
              <w:left w:w="108.0" w:type="dxa"/>
              <w:bottom w:w="0.0" w:type="dxa"/>
              <w:right w:w="108.0" w:type="dxa"/>
            </w:tcMar>
            <w:vAlign w:val="center"/>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Indian Space Research Organisation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JPL</w:t>
            </w:r>
          </w:p>
        </w:tc>
        <w:tc>
          <w:tcPr>
            <w:tcMar>
              <w:top w:w="0.0" w:type="dxa"/>
              <w:left w:w="108.0" w:type="dxa"/>
              <w:bottom w:w="0.0" w:type="dxa"/>
              <w:right w:w="108.0" w:type="dxa"/>
            </w:tcMar>
            <w:vAlign w:val="center"/>
          </w:tcPr>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Jet Propulsion Laboratory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KMA</w:t>
            </w:r>
          </w:p>
        </w:tc>
        <w:tc>
          <w:tcPr>
            <w:tcMar>
              <w:top w:w="0.0" w:type="dxa"/>
              <w:left w:w="108.0" w:type="dxa"/>
              <w:bottom w:w="0.0" w:type="dxa"/>
              <w:right w:w="108.0" w:type="dxa"/>
            </w:tcMar>
            <w:vAlign w:val="center"/>
          </w:tcPr>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Korean Meteorological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KOMPSAT-5</w:t>
            </w:r>
          </w:p>
        </w:tc>
        <w:tc>
          <w:tcPr>
            <w:tcMar>
              <w:top w:w="0.0" w:type="dxa"/>
              <w:left w:w="108.0" w:type="dxa"/>
              <w:bottom w:w="0.0" w:type="dxa"/>
              <w:right w:w="108.0" w:type="dxa"/>
            </w:tcMar>
            <w:vAlign w:val="center"/>
          </w:tcPr>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GNSS radio occultation receiver (KMA)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Megha-</w:t>
            </w:r>
          </w:p>
        </w:tc>
        <w:tc>
          <w:tcPr>
            <w:tcMar>
              <w:top w:w="0.0" w:type="dxa"/>
              <w:left w:w="108.0" w:type="dxa"/>
              <w:bottom w:w="0.0" w:type="dxa"/>
              <w:right w:w="108.0" w:type="dxa"/>
            </w:tcMar>
            <w:vAlign w:val="center"/>
          </w:tcPr>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Tropical water cycle (and RO) experiment (India/France)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Tropiques</w:t>
            </w:r>
          </w:p>
        </w:tc>
        <w:tc>
          <w:tcPr>
            <w:tcMar>
              <w:top w:w="0.0" w:type="dxa"/>
              <w:left w:w="108.0" w:type="dxa"/>
              <w:bottom w:w="0.0" w:type="dxa"/>
              <w:right w:w="108.0" w:type="dxa"/>
            </w:tcMar>
            <w:vAlign w:val="center"/>
          </w:tcPr>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MetDB</w:t>
            </w:r>
          </w:p>
        </w:tc>
        <w:tc>
          <w:tcPr>
            <w:tcMar>
              <w:top w:w="0.0" w:type="dxa"/>
              <w:left w:w="108.0" w:type="dxa"/>
              <w:bottom w:w="0.0" w:type="dxa"/>
              <w:right w:w="108.0" w:type="dxa"/>
            </w:tcMar>
            <w:vAlign w:val="center"/>
          </w:tcPr>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Meteorological Data Base (Met Office)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Metop</w:t>
            </w:r>
          </w:p>
        </w:tc>
        <w:tc>
          <w:tcPr>
            <w:tcMar>
              <w:top w:w="0.0" w:type="dxa"/>
              <w:left w:w="108.0" w:type="dxa"/>
              <w:bottom w:w="0.0" w:type="dxa"/>
              <w:right w:w="108.0" w:type="dxa"/>
            </w:tcMar>
            <w:vAlign w:val="center"/>
          </w:tcPr>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METeorological Operational satellite (EUMETSAT)</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NASA</w:t>
            </w:r>
          </w:p>
        </w:tc>
        <w:tc>
          <w:tcPr>
            <w:tcMar>
              <w:top w:w="0.0" w:type="dxa"/>
              <w:left w:w="108.0" w:type="dxa"/>
              <w:bottom w:w="0.0" w:type="dxa"/>
              <w:right w:w="108.0" w:type="dxa"/>
            </w:tcMar>
            <w:vAlign w:val="center"/>
          </w:tcPr>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National Aeronautics and Space Administration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netCDF</w:t>
            </w:r>
          </w:p>
        </w:tc>
        <w:tc>
          <w:tcPr>
            <w:tcMar>
              <w:top w:w="0.0" w:type="dxa"/>
              <w:left w:w="108.0" w:type="dxa"/>
              <w:bottom w:w="0.0" w:type="dxa"/>
              <w:right w:w="108.0" w:type="dxa"/>
            </w:tcMar>
            <w:vAlign w:val="center"/>
          </w:tcPr>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network Common Data Form (Unidata)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NMS</w:t>
            </w:r>
          </w:p>
        </w:tc>
        <w:tc>
          <w:tcPr>
            <w:tcMar>
              <w:top w:w="0.0" w:type="dxa"/>
              <w:left w:w="108.0" w:type="dxa"/>
              <w:bottom w:w="0.0" w:type="dxa"/>
              <w:right w:w="108.0" w:type="dxa"/>
            </w:tcMar>
            <w:vAlign w:val="center"/>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National Meteorological Service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NOAA</w:t>
            </w:r>
          </w:p>
        </w:tc>
        <w:tc>
          <w:tcPr>
            <w:tcMar>
              <w:top w:w="0.0" w:type="dxa"/>
              <w:left w:w="108.0" w:type="dxa"/>
              <w:bottom w:w="0.0" w:type="dxa"/>
              <w:right w:w="108.0" w:type="dxa"/>
            </w:tcMar>
            <w:vAlign w:val="center"/>
          </w:tcPr>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National Oceanographic and Atmospheric Administration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NWP</w:t>
            </w:r>
          </w:p>
        </w:tc>
        <w:tc>
          <w:tcPr>
            <w:tcMar>
              <w:top w:w="0.0" w:type="dxa"/>
              <w:left w:w="108.0" w:type="dxa"/>
              <w:bottom w:w="0.0" w:type="dxa"/>
              <w:right w:w="108.0" w:type="dxa"/>
            </w:tcMar>
            <w:vAlign w:val="center"/>
          </w:tcPr>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Numerical Weather Prediction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PAZ</w:t>
            </w:r>
          </w:p>
        </w:tc>
        <w:tc>
          <w:tcPr>
            <w:tcMar>
              <w:top w:w="0.0" w:type="dxa"/>
              <w:left w:w="108.0" w:type="dxa"/>
              <w:bottom w:w="0.0" w:type="dxa"/>
              <w:right w:w="108.0" w:type="dxa"/>
            </w:tcMar>
            <w:vAlign w:val="center"/>
          </w:tcPr>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Spanish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PCD</w:t>
            </w:r>
          </w:p>
        </w:tc>
        <w:tc>
          <w:tcPr>
            <w:tcMar>
              <w:top w:w="0.0" w:type="dxa"/>
              <w:left w:w="108.0" w:type="dxa"/>
              <w:bottom w:w="0.0" w:type="dxa"/>
              <w:right w:w="108.0" w:type="dxa"/>
            </w:tcMar>
            <w:vAlign w:val="center"/>
          </w:tcPr>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Product Confidence Data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POD</w:t>
            </w:r>
          </w:p>
        </w:tc>
        <w:tc>
          <w:tcPr>
            <w:tcMar>
              <w:top w:w="0.0" w:type="dxa"/>
              <w:left w:w="108.0" w:type="dxa"/>
              <w:bottom w:w="0.0" w:type="dxa"/>
              <w:right w:w="108.0" w:type="dxa"/>
            </w:tcMar>
            <w:vAlign w:val="center"/>
          </w:tcPr>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Precision Orbit Determination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RMDCN</w:t>
            </w:r>
          </w:p>
        </w:tc>
        <w:tc>
          <w:tcPr>
            <w:tcMar>
              <w:top w:w="0.0" w:type="dxa"/>
              <w:left w:w="108.0" w:type="dxa"/>
              <w:bottom w:w="0.0" w:type="dxa"/>
              <w:right w:w="108.0" w:type="dxa"/>
            </w:tcMar>
            <w:vAlign w:val="center"/>
          </w:tcPr>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Regional Meteorological Data Communications Network (WMO)</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ROPP</w:t>
            </w:r>
          </w:p>
        </w:tc>
        <w:tc>
          <w:tcPr>
            <w:tcMar>
              <w:top w:w="0.0" w:type="dxa"/>
              <w:left w:w="108.0" w:type="dxa"/>
              <w:bottom w:w="0.0" w:type="dxa"/>
              <w:right w:w="108.0" w:type="dxa"/>
            </w:tcMar>
            <w:vAlign w:val="center"/>
          </w:tcPr>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Radio Occultation Processing Package (ROM SAF software deliverable)</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ROM</w:t>
            </w:r>
          </w:p>
        </w:tc>
        <w:tc>
          <w:tcPr>
            <w:tcMar>
              <w:top w:w="0.0" w:type="dxa"/>
              <w:left w:w="108.0" w:type="dxa"/>
              <w:bottom w:w="0.0" w:type="dxa"/>
              <w:right w:w="108.0" w:type="dxa"/>
            </w:tcMar>
            <w:vAlign w:val="center"/>
          </w:tcPr>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Radio Occultation Meteorology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ROSA</w:t>
            </w:r>
          </w:p>
        </w:tc>
        <w:tc>
          <w:tcPr>
            <w:tcMar>
              <w:top w:w="0.0" w:type="dxa"/>
              <w:left w:w="108.0" w:type="dxa"/>
              <w:bottom w:w="0.0" w:type="dxa"/>
              <w:right w:w="108.0" w:type="dxa"/>
            </w:tcMar>
            <w:vAlign w:val="center"/>
          </w:tcPr>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Radio Occultation for Sounding of the Atmosphere (Italy/India)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SAF</w:t>
            </w:r>
          </w:p>
        </w:tc>
        <w:tc>
          <w:tcPr>
            <w:tcMar>
              <w:top w:w="0.0" w:type="dxa"/>
              <w:left w:w="108.0" w:type="dxa"/>
              <w:bottom w:w="0.0" w:type="dxa"/>
              <w:right w:w="108.0" w:type="dxa"/>
            </w:tcMar>
            <w:vAlign w:val="center"/>
          </w:tcPr>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Satellite Application Facility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SNR</w:t>
            </w:r>
          </w:p>
        </w:tc>
        <w:tc>
          <w:tcPr>
            <w:tcMar>
              <w:top w:w="0.0" w:type="dxa"/>
              <w:left w:w="108.0" w:type="dxa"/>
              <w:bottom w:w="0.0" w:type="dxa"/>
              <w:right w:w="108.0" w:type="dxa"/>
            </w:tcMar>
            <w:vAlign w:val="center"/>
          </w:tcPr>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Signal to Noise Ratio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TanDEM-X</w:t>
            </w:r>
          </w:p>
        </w:tc>
        <w:tc>
          <w:tcPr>
            <w:tcMar>
              <w:top w:w="0.0" w:type="dxa"/>
              <w:left w:w="108.0" w:type="dxa"/>
              <w:bottom w:w="0.0" w:type="dxa"/>
              <w:right w:w="108.0" w:type="dxa"/>
            </w:tcMar>
            <w:vAlign w:val="center"/>
          </w:tcPr>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German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TBC</w:t>
            </w:r>
          </w:p>
        </w:tc>
        <w:tc>
          <w:tcPr>
            <w:tcMar>
              <w:top w:w="0.0" w:type="dxa"/>
              <w:left w:w="108.0" w:type="dxa"/>
              <w:bottom w:w="0.0" w:type="dxa"/>
              <w:right w:w="108.0" w:type="dxa"/>
            </w:tcMar>
            <w:vAlign w:val="center"/>
          </w:tcPr>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 Be Confirmed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TBD</w:t>
            </w:r>
          </w:p>
        </w:tc>
        <w:tc>
          <w:tcPr>
            <w:tcMar>
              <w:top w:w="0.0" w:type="dxa"/>
              <w:left w:w="108.0" w:type="dxa"/>
              <w:bottom w:w="0.0" w:type="dxa"/>
              <w:right w:w="108.0" w:type="dxa"/>
            </w:tcMar>
            <w:vAlign w:val="center"/>
          </w:tcPr>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 Be Determined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TerraSAR-X</w:t>
            </w:r>
          </w:p>
        </w:tc>
        <w:tc>
          <w:tcPr>
            <w:tcMar>
              <w:top w:w="0.0" w:type="dxa"/>
              <w:left w:w="108.0" w:type="dxa"/>
              <w:bottom w:w="0.0" w:type="dxa"/>
              <w:right w:w="108.0" w:type="dxa"/>
            </w:tcMar>
            <w:vAlign w:val="center"/>
          </w:tcPr>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German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TP</w:t>
            </w:r>
          </w:p>
        </w:tc>
        <w:tc>
          <w:tcPr>
            <w:tcMar>
              <w:top w:w="0.0" w:type="dxa"/>
              <w:left w:w="108.0" w:type="dxa"/>
              <w:bottom w:w="0.0" w:type="dxa"/>
              <w:right w:w="108.0" w:type="dxa"/>
            </w:tcMar>
            <w:vAlign w:val="center"/>
          </w:tcPr>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Tangent Point</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UCAR</w:t>
            </w:r>
          </w:p>
        </w:tc>
        <w:tc>
          <w:tcPr>
            <w:tcMar>
              <w:top w:w="0.0" w:type="dxa"/>
              <w:left w:w="108.0" w:type="dxa"/>
              <w:bottom w:w="0.0" w:type="dxa"/>
              <w:right w:w="108.0" w:type="dxa"/>
            </w:tcMar>
            <w:vAlign w:val="center"/>
          </w:tcPr>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University Center for Atmospheric Research (Boulder, CO, 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VAR</w:t>
            </w:r>
          </w:p>
        </w:tc>
        <w:tc>
          <w:tcPr>
            <w:tcMar>
              <w:top w:w="0.0" w:type="dxa"/>
              <w:left w:w="108.0" w:type="dxa"/>
              <w:bottom w:w="0.0" w:type="dxa"/>
              <w:right w:w="108.0" w:type="dxa"/>
            </w:tcMar>
            <w:vAlign w:val="center"/>
          </w:tcPr>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Variational (NWP data assimilation technique)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WMO</w:t>
            </w:r>
          </w:p>
        </w:tc>
        <w:tc>
          <w:tcPr>
            <w:tcMar>
              <w:top w:w="0.0" w:type="dxa"/>
              <w:left w:w="108.0" w:type="dxa"/>
              <w:bottom w:w="0.0" w:type="dxa"/>
              <w:right w:w="108.0" w:type="dxa"/>
            </w:tcMar>
            <w:vAlign w:val="center"/>
          </w:tcPr>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World Meteorological Organisation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WWW</w:t>
            </w:r>
          </w:p>
        </w:tc>
        <w:tc>
          <w:tcPr>
            <w:tcMar>
              <w:top w:w="0.0" w:type="dxa"/>
              <w:left w:w="108.0" w:type="dxa"/>
              <w:bottom w:w="0.0" w:type="dxa"/>
              <w:right w:w="108.0" w:type="dxa"/>
            </w:tcMar>
            <w:vAlign w:val="center"/>
          </w:tcPr>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World Weather Watch (WMO Programme)</w:t>
            </w:r>
          </w:p>
        </w:tc>
      </w:tr>
    </w:tbl>
    <w:p w:rsidR="00000000" w:rsidDel="00000000" w:rsidP="00000000" w:rsidRDefault="00000000" w:rsidRPr="00000000" w14:paraId="000001CF">
      <w:pPr>
        <w:pStyle w:val="Heading2"/>
        <w:numPr>
          <w:ilvl w:val="1"/>
          <w:numId w:val="9"/>
        </w:numPr>
        <w:spacing w:after="120" w:before="0" w:lineRule="auto"/>
        <w:ind w:left="1080" w:hanging="360"/>
        <w:jc w:val="both"/>
        <w:rPr>
          <w:rFonts w:ascii="Arial" w:cs="Arial" w:eastAsia="Arial" w:hAnsi="Arial"/>
        </w:rPr>
      </w:pPr>
      <w:r w:rsidDel="00000000" w:rsidR="00000000" w:rsidRPr="00000000">
        <w:rPr>
          <w:rtl w:val="0"/>
        </w:rPr>
      </w:r>
    </w:p>
    <w:p w:rsidR="00000000" w:rsidDel="00000000" w:rsidP="00000000" w:rsidRDefault="00000000" w:rsidRPr="00000000" w14:paraId="000001D0">
      <w:pPr>
        <w:pageBreakBefore w:val="1"/>
        <w:widowControl w:val="1"/>
        <w:pBdr>
          <w:top w:space="0" w:sz="0" w:val="nil"/>
          <w:left w:space="0" w:sz="0" w:val="nil"/>
          <w:bottom w:space="0" w:sz="0" w:val="nil"/>
          <w:right w:space="0" w:sz="0" w:val="nil"/>
          <w:between w:space="0" w:sz="0" w:val="nil"/>
        </w:pBdr>
        <w:spacing w:after="12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1">
      <w:pPr>
        <w:pStyle w:val="Heading2"/>
        <w:numPr>
          <w:ilvl w:val="1"/>
          <w:numId w:val="15"/>
        </w:numPr>
        <w:ind w:left="0" w:firstLine="0"/>
        <w:rPr/>
      </w:pPr>
      <w:bookmarkStart w:colFirst="0" w:colLast="0" w:name="_heading=h.2s8eyo1" w:id="9"/>
      <w:bookmarkEnd w:id="9"/>
      <w:r w:rsidDel="00000000" w:rsidR="00000000" w:rsidRPr="00000000">
        <w:rPr>
          <w:rtl w:val="0"/>
        </w:rPr>
        <w:t xml:space="preserve">Definitions, levels and types</w:t>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RO data products from the Metop, Metop-SG and Sentinel-6 satellites and RO data from other missions are grouped in data levels (Level 0, 1, 2, or 3) and product types (NRT, offline, NTC, CDR, or ICDR). The data levels and product types are defined below.</w:t>
      </w:r>
      <w:r w:rsidDel="00000000" w:rsidR="00000000" w:rsidRPr="00000000">
        <w:rPr>
          <w:rFonts w:ascii="Arial" w:cs="Arial" w:eastAsia="Arial" w:hAnsi="Arial"/>
          <w:vertAlign w:val="superscript"/>
        </w:rPr>
        <w:footnoteReference w:customMarkFollows="0" w:id="1"/>
      </w:r>
      <w:r w:rsidDel="00000000" w:rsidR="00000000" w:rsidRPr="00000000">
        <w:rPr>
          <w:rFonts w:ascii="Arial" w:cs="Arial" w:eastAsia="Arial" w:hAnsi="Arial"/>
          <w:rtl w:val="0"/>
        </w:rPr>
        <w:t xml:space="preserve">  The lists of variables should not be considered as the complete contents of a given data level, and not all data may be contained in a given data level.</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Data levels: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pacing w:line="240" w:lineRule="auto"/>
        <w:ind w:left="426" w:firstLine="0"/>
        <w:rPr>
          <w:rFonts w:ascii="Arial" w:cs="Arial" w:eastAsia="Arial" w:hAnsi="Arial"/>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0</w:t>
      </w:r>
      <w:r w:rsidDel="00000000" w:rsidR="00000000" w:rsidRPr="00000000">
        <w:rPr>
          <w:rFonts w:ascii="Arial" w:cs="Arial" w:eastAsia="Arial" w:hAnsi="Arial"/>
          <w:rtl w:val="0"/>
        </w:rPr>
        <w:t xml:space="preserve">: Raw sounding, tracking and ancillary data, and other GNSS data before clock correction and reconstruction;</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1A</w:t>
      </w:r>
      <w:r w:rsidDel="00000000" w:rsidR="00000000" w:rsidRPr="00000000">
        <w:rPr>
          <w:rFonts w:ascii="Arial" w:cs="Arial" w:eastAsia="Arial" w:hAnsi="Arial"/>
          <w:rtl w:val="0"/>
        </w:rPr>
        <w:t xml:space="preserve">: Reconstructed full resolution excess phases, total phases, pseudo ranges, SNRs, orbit information, I, Q values, NCO (carrier) phases, navigation bits, and quality information;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1B</w:t>
      </w:r>
      <w:r w:rsidDel="00000000" w:rsidR="00000000" w:rsidRPr="00000000">
        <w:rPr>
          <w:rFonts w:ascii="Arial" w:cs="Arial" w:eastAsia="Arial" w:hAnsi="Arial"/>
          <w:rtl w:val="0"/>
        </w:rPr>
        <w:t xml:space="preserve">: Bending angles and impact parameters, tangent point location, and quality information;</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2</w:t>
      </w:r>
      <w:r w:rsidDel="00000000" w:rsidR="00000000" w:rsidRPr="00000000">
        <w:rPr>
          <w:rFonts w:ascii="Arial" w:cs="Arial" w:eastAsia="Arial" w:hAnsi="Arial"/>
          <w:rtl w:val="0"/>
        </w:rPr>
        <w:t xml:space="preserve">: Refractivity, geopotential height, ”dry'' temperature profiles (Level 2A), pressure, temperature, specific humidity profiles (Level 2B), surface pressure, tropopause height, planetary boundary layer height (Level 2C), ECMWF model level coefficients (Level 2D), quality information;</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3</w:t>
      </w:r>
      <w:r w:rsidDel="00000000" w:rsidR="00000000" w:rsidRPr="00000000">
        <w:rPr>
          <w:rFonts w:ascii="Arial" w:cs="Arial" w:eastAsia="Arial" w:hAnsi="Arial"/>
          <w:rtl w:val="0"/>
        </w:rPr>
        <w:t xml:space="preserve">: Gridded or resampled data, that are processed from Level 1 or 2 data, and that are provided as, e.g., daily, monthly, or seasonal means on a spatiotemporal grid, including metadata, uncertainties and quality information.</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Product types: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NRT product</w:t>
      </w:r>
      <w:r w:rsidDel="00000000" w:rsidR="00000000" w:rsidRPr="00000000">
        <w:rPr>
          <w:rFonts w:ascii="Arial" w:cs="Arial" w:eastAsia="Arial" w:hAnsi="Arial"/>
          <w:rtl w:val="0"/>
        </w:rPr>
        <w:t xml:space="preserve">: Data product delivered less than: (i) 3 hours after measurement (ROM SAF Level 2 for EPS); (ii) 150 min after measurement (ROM SAF Level 2 for EPS-SG Global Mission); (iii) 125 min after measurement (ROM SAF Level 2 for EPS-SG Regional Mission);</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Offline and NTC products</w:t>
      </w:r>
      <w:r w:rsidDel="00000000" w:rsidR="00000000" w:rsidRPr="00000000">
        <w:rPr>
          <w:rFonts w:ascii="Arial" w:cs="Arial" w:eastAsia="Arial" w:hAnsi="Arial"/>
          <w:rtl w:val="0"/>
        </w:rPr>
        <w:t xml:space="preserve">: Data product delivered from about 5 days to up to 6 months after measurement, depending on the requirements. The evolution of this type of product is driven by new scientific developments and subsequent product upgrades;</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CDR</w:t>
      </w:r>
      <w:r w:rsidDel="00000000" w:rsidR="00000000" w:rsidRPr="00000000">
        <w:rPr>
          <w:rFonts w:ascii="Arial" w:cs="Arial" w:eastAsia="Arial" w:hAnsi="Arial"/>
          <w:rtl w:val="0"/>
        </w:rPr>
        <w:t xml:space="preserve">: Climate Data Record generated from a dedicated reprocessing activity using a fixed set of processing sofftware</w:t>
      </w:r>
      <w:r w:rsidDel="00000000" w:rsidR="00000000" w:rsidRPr="00000000">
        <w:rPr>
          <w:rFonts w:ascii="Arial" w:cs="Arial" w:eastAsia="Arial" w:hAnsi="Arial"/>
          <w:vertAlign w:val="superscript"/>
        </w:rPr>
        <w:footnoteReference w:customMarkFollows="0" w:id="2"/>
      </w:r>
      <w:r w:rsidDel="00000000" w:rsidR="00000000" w:rsidRPr="00000000">
        <w:rPr>
          <w:rFonts w:ascii="Arial" w:cs="Arial" w:eastAsia="Arial" w:hAnsi="Arial"/>
          <w:rtl w:val="0"/>
        </w:rPr>
        <w:t xml:space="preserve">.  The data record covers an extended time period of several years (with a fixed end point) and constitutes a homogeneous data record appropriate for climate usage;</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ICDR</w:t>
      </w:r>
      <w:r w:rsidDel="00000000" w:rsidR="00000000" w:rsidRPr="00000000">
        <w:rPr>
          <w:rFonts w:ascii="Arial" w:cs="Arial" w:eastAsia="Arial" w:hAnsi="Arial"/>
          <w:rtl w:val="0"/>
        </w:rPr>
        <w:t xml:space="preserve">: An Interim Climate Data Record (ICDR) regularly extends in time a (Fundamental or Thematic) CDR using a system having optimum consistency with and lower latency than the system used to generate the CDR</w:t>
      </w:r>
      <w:r w:rsidDel="00000000" w:rsidR="00000000" w:rsidRPr="00000000">
        <w:rPr>
          <w:rFonts w:ascii="Arial" w:cs="Arial" w:eastAsia="Arial" w:hAnsi="Arial"/>
          <w:vertAlign w:val="superscript"/>
        </w:rPr>
        <w:footnoteReference w:customMarkFollows="0" w:id="3"/>
      </w:r>
      <w:r w:rsidDel="00000000" w:rsidR="00000000" w:rsidRPr="00000000">
        <w:rPr>
          <w:rFonts w:ascii="Arial" w:cs="Arial" w:eastAsia="Arial" w:hAnsi="Arial"/>
          <w:rtl w:val="0"/>
        </w:rPr>
        <w:t xml:space="preserv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pageBreakBefore w:val="1"/>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pStyle w:val="Heading2"/>
        <w:numPr>
          <w:ilvl w:val="1"/>
          <w:numId w:val="15"/>
        </w:numPr>
        <w:ind w:left="0" w:firstLine="0"/>
        <w:rPr/>
      </w:pPr>
      <w:bookmarkStart w:colFirst="0" w:colLast="0" w:name="_heading=h.17dp8vu" w:id="10"/>
      <w:bookmarkEnd w:id="10"/>
      <w:r w:rsidDel="00000000" w:rsidR="00000000" w:rsidRPr="00000000">
        <w:rPr>
          <w:rtl w:val="0"/>
        </w:rPr>
        <w:t xml:space="preserve">Overview of this document</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This document is organized as follows:</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Chapter 1 </w:t>
      </w:r>
      <w:r w:rsidDel="00000000" w:rsidR="00000000" w:rsidRPr="00000000">
        <w:rPr>
          <w:rFonts w:ascii="Arial" w:cs="Arial" w:eastAsia="Arial" w:hAnsi="Arial"/>
          <w:rtl w:val="0"/>
        </w:rPr>
        <w:t xml:space="preserve">contains the introduction;</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2</w:t>
      </w:r>
      <w:r w:rsidDel="00000000" w:rsidR="00000000" w:rsidRPr="00000000">
        <w:rPr>
          <w:rFonts w:ascii="Arial" w:cs="Arial" w:eastAsia="Arial" w:hAnsi="Arial"/>
          <w:rtl w:val="0"/>
        </w:rPr>
        <w:t xml:space="preserve"> contains a general description of BUFR data;</w:t>
      </w:r>
      <w:r w:rsidDel="00000000" w:rsidR="00000000" w:rsidRPr="00000000">
        <w:rPr>
          <w:rtl w:val="0"/>
        </w:rPr>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3 </w:t>
      </w:r>
      <w:r w:rsidDel="00000000" w:rsidR="00000000" w:rsidRPr="00000000">
        <w:rPr>
          <w:rFonts w:ascii="Arial" w:cs="Arial" w:eastAsia="Arial" w:hAnsi="Arial"/>
          <w:rtl w:val="0"/>
        </w:rPr>
        <w:t xml:space="preserve">describes the elements of a radio occultation profile that are encoded in BUFR;</w:t>
      </w:r>
      <w:r w:rsidDel="00000000" w:rsidR="00000000" w:rsidRPr="00000000">
        <w:rPr>
          <w:rtl w:val="0"/>
        </w:rPr>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4 </w:t>
      </w:r>
      <w:r w:rsidDel="00000000" w:rsidR="00000000" w:rsidRPr="00000000">
        <w:rPr>
          <w:rFonts w:ascii="Arial" w:cs="Arial" w:eastAsia="Arial" w:hAnsi="Arial"/>
          <w:rtl w:val="0"/>
        </w:rPr>
        <w:t xml:space="preserve">specifies the BUFR data elements used to encode RO data;</w:t>
      </w:r>
      <w:r w:rsidDel="00000000" w:rsidR="00000000" w:rsidRPr="00000000">
        <w:rPr>
          <w:rtl w:val="0"/>
        </w:rPr>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5 </w:t>
      </w:r>
      <w:r w:rsidDel="00000000" w:rsidR="00000000" w:rsidRPr="00000000">
        <w:rPr>
          <w:rFonts w:ascii="Arial" w:cs="Arial" w:eastAsia="Arial" w:hAnsi="Arial"/>
          <w:rtl w:val="0"/>
        </w:rPr>
        <w:t xml:space="preserve">describes the extra data headers that need to be added to a BUFR file before it can be distributed over the GTS;</w:t>
      </w:r>
      <w:r w:rsidDel="00000000" w:rsidR="00000000" w:rsidRPr="00000000">
        <w:rPr>
          <w:rtl w:val="0"/>
        </w:rPr>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6 </w:t>
      </w:r>
      <w:r w:rsidDel="00000000" w:rsidR="00000000" w:rsidRPr="00000000">
        <w:rPr>
          <w:rFonts w:ascii="Arial" w:cs="Arial" w:eastAsia="Arial" w:hAnsi="Arial"/>
          <w:rtl w:val="0"/>
        </w:rPr>
        <w:t xml:space="preserve">briefly describes the BUFR encoding and decoding tools that are available in the ROM SAF-produced software package ROPP.</w:t>
      </w:r>
      <w:r w:rsidDel="00000000" w:rsidR="00000000" w:rsidRPr="00000000">
        <w:rPr>
          <w:rtl w:val="0"/>
        </w:rPr>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C">
      <w:pPr>
        <w:pStyle w:val="Heading1"/>
        <w:numPr>
          <w:ilvl w:val="0"/>
          <w:numId w:val="15"/>
        </w:numPr>
        <w:ind w:left="0" w:firstLine="0"/>
        <w:rPr/>
      </w:pPr>
      <w:bookmarkStart w:colFirst="0" w:colLast="0" w:name="_heading=h.3rdcrjn" w:id="11"/>
      <w:bookmarkEnd w:id="11"/>
      <w:r w:rsidDel="00000000" w:rsidR="00000000" w:rsidRPr="00000000">
        <w:rPr>
          <w:rtl w:val="0"/>
        </w:rPr>
        <w:t xml:space="preserve">BUFR – a brief overview</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reader is referred to WMO publications [RD.3] and [RD.4] for more detailed guidance on using BUFR and for the full specification of the BUFR format and tables etc. Documentation on the latest tables is available via the WMO's web pages [RD.5]. See also the User Guide to the ECMWF BUFR library software [RD.11].</w:t>
      </w: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F">
      <w:pPr>
        <w:pStyle w:val="Heading2"/>
        <w:numPr>
          <w:ilvl w:val="1"/>
          <w:numId w:val="15"/>
        </w:numPr>
        <w:ind w:left="0" w:firstLine="0"/>
        <w:rPr/>
      </w:pPr>
      <w:bookmarkStart w:colFirst="0" w:colLast="0" w:name="_heading=h.26in1rg" w:id="12"/>
      <w:bookmarkEnd w:id="12"/>
      <w:r w:rsidDel="00000000" w:rsidR="00000000" w:rsidRPr="00000000">
        <w:rPr>
          <w:rtl w:val="0"/>
        </w:rPr>
        <w:t xml:space="preserve">What is BUFR?</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The WMO FM94 format (otherwise known as BUFR – Binary Universal Format for data Representation) [RD.3] is a standard for encoding meteorological and other (mainly) observational data for efficient transmission and storage. The data in a BUFR ‘message’ are encoded into a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(see [RD.5]), any data within BUFR ‘messages’ is self-defining and can be encoded &amp; decoded by generic routines and (with suitable wrappers for routing of WMO bulletins) be transmitted via GTS links.</w:t>
      </w:r>
      <w:r w:rsidDel="00000000" w:rsidR="00000000" w:rsidRPr="00000000">
        <w:rPr>
          <w:rtl w:val="0"/>
        </w:rPr>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([RD.2]) from the GPS/Met experimental mission.</w:t>
      </w:r>
      <w:r w:rsidDel="00000000" w:rsidR="00000000" w:rsidRPr="00000000">
        <w:rPr>
          <w:rtl w:val="0"/>
        </w:rPr>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As part of the early GRAS SAF Development Phase activities (1999–2007), the Met Office developed an RO data assimilation capability in order to assess the impact of RO data in its global NWP system. These data first needed to be encoded into BUFR and added to the local on-line meteorological synoptic database, known as the ‘MetDB’. This required a prototype BUFR definition for the RO data type, which was implemented for initial assimilation trials.</w:t>
      </w:r>
      <w:r w:rsidDel="00000000" w:rsidR="00000000" w:rsidRPr="00000000">
        <w:rPr>
          <w:rtl w:val="0"/>
        </w:rPr>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However, it was always acknowledged that this prototype would not be suitable for more general dissemination to, and use by, other centres. This document describes the final BUFR specification which is better suited to general user needs for RO data. The original prototype description was retained in prior releases of this document (V1.7 and earlier) to highlight the differences, but since it is now obsolete and the WMO-approved version has been in use for several years, this prototype template description has been removed.</w:t>
      </w:r>
      <w:r w:rsidDel="00000000" w:rsidR="00000000" w:rsidRPr="00000000">
        <w:rPr>
          <w:rtl w:val="0"/>
        </w:rPr>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The final BUFR specification was derived in close consultation with suppliers of processed RO data (including the ROM SAF and UCAR) and a wide set of potential users in (mostly, but not limited to) the NWP community. This specification has been implemented via Fortran 95 (Met Office) and Perl (UCAR) interfaces to a suite of Met Office generic BUFR kernel encoder and decoder Fortran code, and was demonstrated to work as intended with real CHAMP data processed by GFZ and UCAR. Sample messages were also correctly decoded with the freely-available ECMWF BUFR package ([RD.11]).</w:t>
      </w:r>
      <w:r w:rsidDel="00000000" w:rsidR="00000000" w:rsidRPr="00000000">
        <w:rPr>
          <w:rtl w:val="0"/>
        </w:rPr>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At the time of writing, operational data is being exchanged over the GTS in this BUFR template from the Metop-B /C, Sentinel-6, COSMIC-2, TerraSAR-X, TanDEM-X, KOMPSAT-5, GRACE-FO (follow-on), PAZ and FY-3C/D RO missions, and will also be used for data from proposed future missions like Metop-SG. Data from terminated missions Metop-A, COSMIC-1, CHAMP, C/NOFS, GRACE-A/B and SAC-C were also provided in the same BUFR template. See Section 5 for details of the GTS routing headers.</w:t>
      </w:r>
      <w:r w:rsidDel="00000000" w:rsidR="00000000" w:rsidRPr="00000000">
        <w:rPr>
          <w:rtl w:val="0"/>
        </w:rPr>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pacing w:after="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pacing w:after="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E">
      <w:pPr>
        <w:pStyle w:val="Heading2"/>
        <w:numPr>
          <w:ilvl w:val="1"/>
          <w:numId w:val="15"/>
        </w:numPr>
        <w:ind w:left="0" w:firstLine="0"/>
        <w:rPr/>
      </w:pPr>
      <w:bookmarkStart w:colFirst="0" w:colLast="0" w:name="_heading=h.lnxbz9" w:id="13"/>
      <w:bookmarkEnd w:id="13"/>
      <w:r w:rsidDel="00000000" w:rsidR="00000000" w:rsidRPr="00000000">
        <w:rPr>
          <w:rtl w:val="0"/>
        </w:rPr>
        <w:t xml:space="preserve">Sections of a BUFR message</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A complete BUFR message consists of six sections:</w:t>
      </w:r>
    </w:p>
    <w:p w:rsidR="00000000" w:rsidDel="00000000" w:rsidP="00000000" w:rsidRDefault="00000000" w:rsidRPr="00000000" w14:paraId="00000210">
      <w:pPr>
        <w:widowControl w:val="1"/>
        <w:numPr>
          <w:ilvl w:val="0"/>
          <w:numId w:val="16"/>
        </w:numPr>
        <w:pBdr>
          <w:top w:space="0" w:sz="0" w:val="nil"/>
          <w:left w:space="0" w:sz="0" w:val="nil"/>
          <w:bottom w:space="0" w:sz="0" w:val="nil"/>
          <w:right w:space="0" w:sz="0" w:val="nil"/>
          <w:between w:space="0" w:sz="0" w:val="nil"/>
        </w:pBdr>
        <w:spacing w:line="240" w:lineRule="auto"/>
        <w:ind w:left="862" w:hanging="360"/>
        <w:jc w:val="both"/>
        <w:rPr>
          <w:rFonts w:ascii="Courier New" w:cs="Courier New" w:eastAsia="Courier New" w:hAnsi="Courier New"/>
        </w:rPr>
      </w:pPr>
      <w:r w:rsidDel="00000000" w:rsidR="00000000" w:rsidRPr="00000000">
        <w:rPr>
          <w:rFonts w:ascii="Arial" w:cs="Arial" w:eastAsia="Arial" w:hAnsi="Arial"/>
          <w:rtl w:val="0"/>
        </w:rPr>
        <w:t xml:space="preserve">Section 0 starts with the characters ‘BUFR’ and contains the total message length and Edition number</w:t>
      </w:r>
      <w:r w:rsidDel="00000000" w:rsidR="00000000" w:rsidRPr="00000000">
        <w:rPr>
          <w:rtl w:val="0"/>
        </w:rPr>
      </w:r>
    </w:p>
    <w:p w:rsidR="00000000" w:rsidDel="00000000" w:rsidP="00000000" w:rsidRDefault="00000000" w:rsidRPr="00000000" w14:paraId="00000211">
      <w:pPr>
        <w:widowControl w:val="1"/>
        <w:numPr>
          <w:ilvl w:val="0"/>
          <w:numId w:val="11"/>
        </w:numPr>
        <w:pBdr>
          <w:top w:space="0" w:sz="0" w:val="nil"/>
          <w:left w:space="0" w:sz="0" w:val="nil"/>
          <w:bottom w:space="0" w:sz="0" w:val="nil"/>
          <w:right w:space="0" w:sz="0" w:val="nil"/>
          <w:between w:space="0" w:sz="0" w:val="nil"/>
        </w:pBdr>
        <w:spacing w:line="240" w:lineRule="auto"/>
        <w:ind w:left="862" w:hanging="360"/>
        <w:jc w:val="both"/>
        <w:rPr>
          <w:rFonts w:ascii="Courier New" w:cs="Courier New" w:eastAsia="Courier New" w:hAnsi="Courier New"/>
        </w:rPr>
      </w:pPr>
      <w:r w:rsidDel="00000000" w:rsidR="00000000" w:rsidRPr="00000000">
        <w:rPr>
          <w:rFonts w:ascii="Arial" w:cs="Arial" w:eastAsia="Arial" w:hAnsi="Arial"/>
          <w:rtl w:val="0"/>
        </w:rPr>
        <w:t xml:space="preserve">Section 1 is the identifier section and contains header information, type of data, date etc., the detailed content depending on the Edition.</w:t>
      </w:r>
      <w:r w:rsidDel="00000000" w:rsidR="00000000" w:rsidRPr="00000000">
        <w:rPr>
          <w:rtl w:val="0"/>
        </w:rPr>
      </w:r>
    </w:p>
    <w:p w:rsidR="00000000" w:rsidDel="00000000" w:rsidP="00000000" w:rsidRDefault="00000000" w:rsidRPr="00000000" w14:paraId="00000212">
      <w:pPr>
        <w:widowControl w:val="1"/>
        <w:numPr>
          <w:ilvl w:val="0"/>
          <w:numId w:val="11"/>
        </w:numPr>
        <w:pBdr>
          <w:top w:space="0" w:sz="0" w:val="nil"/>
          <w:left w:space="0" w:sz="0" w:val="nil"/>
          <w:bottom w:space="0" w:sz="0" w:val="nil"/>
          <w:right w:space="0" w:sz="0" w:val="nil"/>
          <w:between w:space="0" w:sz="0" w:val="nil"/>
        </w:pBdr>
        <w:spacing w:line="240" w:lineRule="auto"/>
        <w:ind w:left="862" w:hanging="360"/>
        <w:jc w:val="both"/>
        <w:rPr>
          <w:rFonts w:ascii="Arial" w:cs="Arial" w:eastAsia="Arial" w:hAnsi="Arial"/>
        </w:rPr>
      </w:pPr>
      <w:r w:rsidDel="00000000" w:rsidR="00000000" w:rsidRPr="00000000">
        <w:rPr>
          <w:rFonts w:ascii="Arial" w:cs="Arial" w:eastAsia="Arial" w:hAnsi="Arial"/>
          <w:rtl w:val="0"/>
        </w:rPr>
        <w:t xml:space="preserve">Section 2 is optional, and is not used in this application</w:t>
      </w:r>
    </w:p>
    <w:p w:rsidR="00000000" w:rsidDel="00000000" w:rsidP="00000000" w:rsidRDefault="00000000" w:rsidRPr="00000000" w14:paraId="00000213">
      <w:pPr>
        <w:widowControl w:val="1"/>
        <w:numPr>
          <w:ilvl w:val="0"/>
          <w:numId w:val="11"/>
        </w:numPr>
        <w:pBdr>
          <w:top w:space="0" w:sz="0" w:val="nil"/>
          <w:left w:space="0" w:sz="0" w:val="nil"/>
          <w:bottom w:space="0" w:sz="0" w:val="nil"/>
          <w:right w:space="0" w:sz="0" w:val="nil"/>
          <w:between w:space="0" w:sz="0" w:val="nil"/>
        </w:pBdr>
        <w:spacing w:line="240" w:lineRule="auto"/>
        <w:ind w:left="862" w:hanging="360"/>
        <w:jc w:val="both"/>
        <w:rPr>
          <w:rFonts w:ascii="Courier New" w:cs="Courier New" w:eastAsia="Courier New" w:hAnsi="Courier New"/>
        </w:rPr>
      </w:pPr>
      <w:r w:rsidDel="00000000" w:rsidR="00000000" w:rsidRPr="00000000">
        <w:rPr>
          <w:rFonts w:ascii="Arial" w:cs="Arial" w:eastAsia="Arial" w:hAnsi="Arial"/>
          <w:rtl w:val="0"/>
        </w:rPr>
        <w:t xml:space="preserve">Section 3 contains one or more ‘descriptors’ (see later) which are entries to the look-up tables</w:t>
      </w:r>
      <w:r w:rsidDel="00000000" w:rsidR="00000000" w:rsidRPr="00000000">
        <w:rPr>
          <w:rtl w:val="0"/>
        </w:rPr>
      </w:r>
    </w:p>
    <w:p w:rsidR="00000000" w:rsidDel="00000000" w:rsidP="00000000" w:rsidRDefault="00000000" w:rsidRPr="00000000" w14:paraId="00000214">
      <w:pPr>
        <w:widowControl w:val="1"/>
        <w:numPr>
          <w:ilvl w:val="0"/>
          <w:numId w:val="11"/>
        </w:numPr>
        <w:pBdr>
          <w:top w:space="0" w:sz="0" w:val="nil"/>
          <w:left w:space="0" w:sz="0" w:val="nil"/>
          <w:bottom w:space="0" w:sz="0" w:val="nil"/>
          <w:right w:space="0" w:sz="0" w:val="nil"/>
          <w:between w:space="0" w:sz="0" w:val="nil"/>
        </w:pBdr>
        <w:spacing w:line="240" w:lineRule="auto"/>
        <w:ind w:left="862" w:hanging="360"/>
        <w:jc w:val="both"/>
        <w:rPr>
          <w:rFonts w:ascii="Arial" w:cs="Arial" w:eastAsia="Arial" w:hAnsi="Arial"/>
        </w:rPr>
      </w:pPr>
      <w:r w:rsidDel="00000000" w:rsidR="00000000" w:rsidRPr="00000000">
        <w:rPr>
          <w:rFonts w:ascii="Arial" w:cs="Arial" w:eastAsia="Arial" w:hAnsi="Arial"/>
          <w:rtl w:val="0"/>
        </w:rPr>
        <w:t xml:space="preserve">Section 4 contains the encoded (observation) data</w:t>
      </w:r>
    </w:p>
    <w:p w:rsidR="00000000" w:rsidDel="00000000" w:rsidP="00000000" w:rsidRDefault="00000000" w:rsidRPr="00000000" w14:paraId="00000215">
      <w:pPr>
        <w:widowControl w:val="1"/>
        <w:numPr>
          <w:ilvl w:val="0"/>
          <w:numId w:val="11"/>
        </w:numPr>
        <w:pBdr>
          <w:top w:space="0" w:sz="0" w:val="nil"/>
          <w:left w:space="0" w:sz="0" w:val="nil"/>
          <w:bottom w:space="0" w:sz="0" w:val="nil"/>
          <w:right w:space="0" w:sz="0" w:val="nil"/>
          <w:between w:space="0" w:sz="0" w:val="nil"/>
        </w:pBdr>
        <w:spacing w:line="240" w:lineRule="auto"/>
        <w:ind w:left="862" w:hanging="360"/>
        <w:jc w:val="both"/>
        <w:rPr>
          <w:rFonts w:ascii="Arial" w:cs="Arial" w:eastAsia="Arial" w:hAnsi="Arial"/>
        </w:rPr>
      </w:pPr>
      <w:r w:rsidDel="00000000" w:rsidR="00000000" w:rsidRPr="00000000">
        <w:rPr>
          <w:rFonts w:ascii="Arial" w:cs="Arial" w:eastAsia="Arial" w:hAnsi="Arial"/>
          <w:rtl w:val="0"/>
        </w:rPr>
        <w:t xml:space="preserve">Section 5 is a terminator with the characters ‘7777’</w:t>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pacing w:line="240" w:lineRule="auto"/>
        <w:ind w:left="142" w:firstLine="0"/>
        <w:rPr>
          <w:rFonts w:ascii="Arial" w:cs="Arial" w:eastAsia="Arial" w:hAnsi="Arial"/>
        </w:rPr>
      </w:pPr>
      <w:r w:rsidDel="00000000" w:rsidR="00000000" w:rsidRPr="00000000">
        <w:rPr>
          <w:rtl w:val="0"/>
        </w:rPr>
      </w:r>
    </w:p>
    <w:p w:rsidR="00000000" w:rsidDel="00000000" w:rsidP="00000000" w:rsidRDefault="00000000" w:rsidRPr="00000000" w14:paraId="00000217">
      <w:pPr>
        <w:pStyle w:val="Heading2"/>
        <w:numPr>
          <w:ilvl w:val="1"/>
          <w:numId w:val="15"/>
        </w:numPr>
        <w:ind w:left="0" w:firstLine="0"/>
        <w:rPr/>
      </w:pPr>
      <w:bookmarkStart w:colFirst="0" w:colLast="0" w:name="_heading=h.35nkun2" w:id="14"/>
      <w:bookmarkEnd w:id="14"/>
      <w:r w:rsidDel="00000000" w:rsidR="00000000" w:rsidRPr="00000000">
        <w:rPr>
          <w:rtl w:val="0"/>
        </w:rPr>
        <w:t xml:space="preserve">BUFR Tables</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BUFR is driven by a set of tables, known as Tables A, B, C, D and the Code/Flag Tables. Some code tables are common with other WMO forms (notably CREX) and are published as ‘Common Code Tables’. The latest ratified tables are published by WMO [RD.4][RD.5] and computer-compatible versions may be used in the encoding and decoding process.</w:t>
      </w:r>
      <w:r w:rsidDel="00000000" w:rsidR="00000000" w:rsidRPr="00000000">
        <w:rPr>
          <w:rtl w:val="0"/>
        </w:rPr>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A">
      <w:pPr>
        <w:widowControl w:val="1"/>
        <w:numPr>
          <w:ilvl w:val="0"/>
          <w:numId w:val="17"/>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Table A</w:t>
      </w:r>
      <w:r w:rsidDel="00000000" w:rsidR="00000000" w:rsidRPr="00000000">
        <w:rPr>
          <w:rFonts w:ascii="Arial" w:cs="Arial" w:eastAsia="Arial" w:hAnsi="Arial"/>
          <w:rtl w:val="0"/>
        </w:rPr>
        <w:t xml:space="preserve"> contains a list of codes for generic data categories, such as ‘satellite sounding’ or ‘surface observations’ as coded in BUFR Section 1. Common Code Table C-13 lists data sub-categories associated with Table A entries, also coded in Section 1 (BUFR Edition 4 only). These tables are not necessary for encoding and are only used when interpreting</w:t>
      </w:r>
      <w:r w:rsidDel="00000000" w:rsidR="00000000" w:rsidRPr="00000000">
        <w:rPr>
          <w:rFonts w:ascii="Arial" w:cs="Arial" w:eastAsia="Arial" w:hAnsi="Arial"/>
          <w:vertAlign w:val="superscript"/>
        </w:rPr>
        <w:footnoteReference w:customMarkFollows="0" w:id="4"/>
      </w:r>
      <w:r w:rsidDel="00000000" w:rsidR="00000000" w:rsidRPr="00000000">
        <w:rPr>
          <w:rFonts w:ascii="Arial" w:cs="Arial" w:eastAsia="Arial" w:hAnsi="Arial"/>
          <w:rtl w:val="0"/>
        </w:rPr>
        <w:t xml:space="preserve"> a decoded message.</w:t>
      </w:r>
      <w:r w:rsidDel="00000000" w:rsidR="00000000" w:rsidRPr="00000000">
        <w:rPr>
          <w:rtl w:val="0"/>
        </w:rPr>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pacing w:line="240" w:lineRule="auto"/>
        <w:ind w:left="1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1C">
      <w:pPr>
        <w:widowControl w:val="1"/>
        <w:numPr>
          <w:ilvl w:val="0"/>
          <w:numId w:val="9"/>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Table B</w:t>
      </w:r>
      <w:r w:rsidDel="00000000" w:rsidR="00000000" w:rsidRPr="00000000">
        <w:rPr>
          <w:rFonts w:ascii="Arial" w:cs="Arial" w:eastAsia="Arial" w:hAnsi="Arial"/>
          <w:rtl w:val="0"/>
        </w:rPr>
        <w:t xml:space="preserve"> defines data elements (parameters) such as ‘temperature’ by an ‘element descriptor’ (see below). The descriptor points to meta-data such as the parameter’s name, units, a scaling factor, reference offset value and the number of bits needed to represent the valid range of scaled values for that parameter. Some elements refer to a ‘code’ or ‘flag’ table; the former is a coded integer value (e.g. satellite identifier) and the latter a related set of flag (binary) bits, such as quality information. Most meteorological variables are already defined, but some parameters, such as ‘Bending Angle’ and RO-specific code/flag tables did not exist so needed to be defined and added to Table B.</w:t>
      </w:r>
      <w:r w:rsidDel="00000000" w:rsidR="00000000" w:rsidRPr="00000000">
        <w:rPr>
          <w:rtl w:val="0"/>
        </w:rPr>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E">
      <w:pPr>
        <w:widowControl w:val="1"/>
        <w:numPr>
          <w:ilvl w:val="0"/>
          <w:numId w:val="9"/>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Table C</w:t>
      </w:r>
      <w:r w:rsidDel="00000000" w:rsidR="00000000" w:rsidRPr="00000000">
        <w:rPr>
          <w:rFonts w:ascii="Arial" w:cs="Arial" w:eastAsia="Arial" w:hAnsi="Arial"/>
          <w:rtl w:val="0"/>
        </w:rPr>
        <w:t xml:space="preserve"> defines the meaning and usage of ‘operator descriptors’. This table is not directly used by encoders or decoders and is not normally implemented for computer-compatible use, as the functions defined by Table C are implemented in the core encoding and decoding software.</w:t>
      </w:r>
      <w:r w:rsidDel="00000000" w:rsidR="00000000" w:rsidRPr="00000000">
        <w:rPr>
          <w:rtl w:val="0"/>
        </w:rPr>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0">
      <w:pPr>
        <w:widowControl w:val="1"/>
        <w:numPr>
          <w:ilvl w:val="0"/>
          <w:numId w:val="9"/>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Table D</w:t>
      </w:r>
      <w:r w:rsidDel="00000000" w:rsidR="00000000" w:rsidRPr="00000000">
        <w:rPr>
          <w:rFonts w:ascii="Arial" w:cs="Arial" w:eastAsia="Arial" w:hAnsi="Arial"/>
          <w:rtl w:val="0"/>
        </w:rPr>
        <w:t xml:space="preserve"> contains ‘sequence descriptors’ which define short, commonly used sub-sequences (such as date and time) up to the whole ‘observation’ (e.g. a sounding). An entry in Table D can be defined for each new data type or the sequence can be put into Section 3 of the BUFR message. If the complete sequence is defined in Table D, then Section 3 contains just the single master sequence descriptor for that data.</w:t>
      </w:r>
      <w:r w:rsidDel="00000000" w:rsidR="00000000" w:rsidRPr="00000000">
        <w:rPr>
          <w:rtl w:val="0"/>
        </w:rPr>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2">
      <w:pPr>
        <w:widowControl w:val="1"/>
        <w:numPr>
          <w:ilvl w:val="0"/>
          <w:numId w:val="9"/>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Code/Flag</w:t>
      </w:r>
      <w:r w:rsidDel="00000000" w:rsidR="00000000" w:rsidRPr="00000000">
        <w:rPr>
          <w:rFonts w:ascii="Arial" w:cs="Arial" w:eastAsia="Arial" w:hAnsi="Arial"/>
          <w:rtl w:val="0"/>
        </w:rPr>
        <w:t xml:space="preserve"> tables (and the Common Code Tables) contain the textual meaning of code values and flag bits, e.g. that a satellite classification code of 401 means GPS. As for Table A, the Code/Flag Table is not used for encoding, and is only used for interpreting a decoded message.</w:t>
      </w:r>
      <w:r w:rsidDel="00000000" w:rsidR="00000000" w:rsidRPr="00000000">
        <w:rPr>
          <w:rtl w:val="0"/>
        </w:rPr>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Both Table B and Table D are split into two areas: the ‘global’ set and the ‘local’ set. The global area is where internationally agreed and published descriptors [RD.4] are placed, and these descriptors should appear in all implementations. Global descriptors have a ‘</w:t>
      </w:r>
      <w:r w:rsidDel="00000000" w:rsidR="00000000" w:rsidRPr="00000000">
        <w:rPr>
          <w:rFonts w:ascii="Arial" w:cs="Arial" w:eastAsia="Arial" w:hAnsi="Arial"/>
          <w:i w:val="1"/>
          <w:rtl w:val="0"/>
        </w:rPr>
        <w:t xml:space="preserve">YYY</w:t>
      </w:r>
      <w:r w:rsidDel="00000000" w:rsidR="00000000" w:rsidRPr="00000000">
        <w:rPr>
          <w:rFonts w:ascii="Arial" w:cs="Arial" w:eastAsia="Arial" w:hAnsi="Arial"/>
          <w:rtl w:val="0"/>
        </w:rPr>
        <w:t xml:space="preserve">’ value (see below) of less than 192. Local descriptors (</w:t>
      </w:r>
      <w:r w:rsidDel="00000000" w:rsidR="00000000" w:rsidRPr="00000000">
        <w:rPr>
          <w:rFonts w:ascii="Arial" w:cs="Arial" w:eastAsia="Arial" w:hAnsi="Arial"/>
          <w:i w:val="1"/>
          <w:rtl w:val="0"/>
        </w:rPr>
        <w:t xml:space="preserve">YYY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192) can be defined for temporary or internal use. Since there is no central regulation for local descriptors, exchange of BUFR messages containing them could be problematic if the other centre has already defined that descriptor to be a different parameter having incompatible Table B meta-data or implies a different expanded Table D sequence. For this reason, BUFR messages using local descriptors should not be transmitted on the GTS.</w:t>
      </w:r>
      <w:r w:rsidDel="00000000" w:rsidR="00000000" w:rsidRPr="00000000">
        <w:rPr>
          <w:rtl w:val="0"/>
        </w:rPr>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5">
      <w:pPr>
        <w:pStyle w:val="Heading2"/>
        <w:numPr>
          <w:ilvl w:val="1"/>
          <w:numId w:val="15"/>
        </w:numPr>
        <w:ind w:left="0" w:firstLine="0"/>
        <w:rPr/>
      </w:pPr>
      <w:bookmarkStart w:colFirst="0" w:colLast="0" w:name="_heading=h.1ksv4uv" w:id="15"/>
      <w:bookmarkEnd w:id="15"/>
      <w:r w:rsidDel="00000000" w:rsidR="00000000" w:rsidRPr="00000000">
        <w:rPr>
          <w:rtl w:val="0"/>
        </w:rPr>
        <w:t xml:space="preserve">BUFR descriptors</w:t>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 BUFR descriptor is a three-part integer denoted by </w:t>
      </w:r>
      <w:r w:rsidDel="00000000" w:rsidR="00000000" w:rsidRPr="00000000">
        <w:rPr>
          <w:rFonts w:ascii="Arial" w:cs="Arial" w:eastAsia="Arial" w:hAnsi="Arial"/>
          <w:b w:val="1"/>
          <w:i w:val="1"/>
          <w:sz w:val="18"/>
          <w:szCs w:val="18"/>
          <w:rtl w:val="0"/>
        </w:rPr>
        <w:t xml:space="preserve">F XX YYY</w:t>
      </w:r>
      <w:r w:rsidDel="00000000" w:rsidR="00000000" w:rsidRPr="00000000">
        <w:rPr>
          <w:rFonts w:ascii="Arial" w:cs="Arial" w:eastAsia="Arial" w:hAnsi="Arial"/>
          <w:sz w:val="18"/>
          <w:szCs w:val="18"/>
          <w:rtl w:val="0"/>
        </w:rPr>
        <w:t xml:space="preserve">. The first part, </w:t>
      </w: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sz w:val="18"/>
          <w:szCs w:val="18"/>
          <w:rtl w:val="0"/>
        </w:rPr>
        <w:t xml:space="preserve">, defines the descriptor type and the interpretation of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sz w:val="18"/>
          <w:szCs w:val="18"/>
          <w:rtl w:val="0"/>
        </w:rPr>
        <w:t xml:space="preserve"> depend on</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tbl>
      <w:tblPr>
        <w:tblStyle w:val="Table6"/>
        <w:tblW w:w="8930.0" w:type="dxa"/>
        <w:jc w:val="center"/>
        <w:tblLayout w:type="fixed"/>
        <w:tblLook w:val="0000"/>
      </w:tblPr>
      <w:tblGrid>
        <w:gridCol w:w="850"/>
        <w:gridCol w:w="8080"/>
        <w:tblGridChange w:id="0">
          <w:tblGrid>
            <w:gridCol w:w="850"/>
            <w:gridCol w:w="8080"/>
          </w:tblGrid>
        </w:tblGridChange>
      </w:tblGrid>
      <w:tr>
        <w:trPr>
          <w:cantSplit w:val="0"/>
          <w:trHeight w:val="525" w:hRule="atLeast"/>
          <w:tblHeader w:val="0"/>
        </w:trPr>
        <w:tc>
          <w:tcPr>
            <w:tcMar>
              <w:top w:w="0.0" w:type="dxa"/>
              <w:left w:w="108.0" w:type="dxa"/>
              <w:bottom w:w="0.0" w:type="dxa"/>
              <w:right w:w="108.0" w:type="dxa"/>
            </w:tcMar>
          </w:tcPr>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b w:val="1"/>
                <w:sz w:val="18"/>
                <w:szCs w:val="18"/>
                <w:rtl w:val="0"/>
              </w:rPr>
              <w:t xml:space="preserve"> = 0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an element descriptor (an entry in Table B).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is the element class and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the entry within the class.</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b w:val="1"/>
                <w:sz w:val="18"/>
                <w:szCs w:val="18"/>
                <w:rtl w:val="0"/>
              </w:rPr>
              <w:t xml:space="preserve"> = 1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 repetition descriptor, which specifies how many times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sz w:val="18"/>
                <w:szCs w:val="18"/>
                <w:rtl w:val="0"/>
              </w:rPr>
              <w:t xml:space="preserve">) the following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descriptors are to be repeated.</w:t>
            </w:r>
            <w:r w:rsidDel="00000000" w:rsidR="00000000" w:rsidRPr="00000000">
              <w:rPr>
                <w:rtl w:val="0"/>
              </w:rPr>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b w:val="1"/>
                <w:sz w:val="18"/>
                <w:szCs w:val="18"/>
                <w:rtl w:val="0"/>
              </w:rPr>
              <w:t xml:space="preserve"> = 2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An operator descriptor for the temporary change of, most commonly, scale, bit width or reference value.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identifies what meta-data to change and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is the modifying value.</w:t>
            </w:r>
            <w:r w:rsidDel="00000000" w:rsidR="00000000" w:rsidRPr="00000000">
              <w:rPr>
                <w:rtl w:val="0"/>
              </w:rPr>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b w:val="1"/>
                <w:sz w:val="18"/>
                <w:szCs w:val="18"/>
                <w:rtl w:val="0"/>
              </w:rPr>
              <w:t xml:space="preserve"> = 3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 sequence descriptor (an entry in Table D).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is the class of descriptor and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the entry within the class. The expansion of the sequence is a set of descriptors, which may recursively include other sequence descriptors as long as the definition is not circular.</w:t>
            </w:r>
            <w:r w:rsidDel="00000000" w:rsidR="00000000" w:rsidRPr="00000000">
              <w:rPr>
                <w:rtl w:val="0"/>
              </w:rPr>
            </w:r>
          </w:p>
        </w:tc>
      </w:tr>
    </w:tbl>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BUFR encoders and decoders internally expand all sequence descriptors (</w:t>
      </w:r>
      <w:r w:rsidDel="00000000" w:rsidR="00000000" w:rsidRPr="00000000">
        <w:rPr>
          <w:rFonts w:ascii="Arial" w:cs="Arial" w:eastAsia="Arial" w:hAnsi="Arial"/>
          <w:b w:val="1"/>
          <w:i w:val="1"/>
          <w:sz w:val="18"/>
          <w:szCs w:val="18"/>
          <w:rtl w:val="0"/>
        </w:rPr>
        <w:t xml:space="preserve">F </w:t>
      </w:r>
      <w:r w:rsidDel="00000000" w:rsidR="00000000" w:rsidRPr="00000000">
        <w:rPr>
          <w:rFonts w:ascii="Arial" w:cs="Arial" w:eastAsia="Arial" w:hAnsi="Arial"/>
          <w:b w:val="1"/>
          <w:sz w:val="18"/>
          <w:szCs w:val="18"/>
          <w:rtl w:val="0"/>
        </w:rPr>
        <w:t xml:space="preserve">= 3</w:t>
      </w:r>
      <w:r w:rsidDel="00000000" w:rsidR="00000000" w:rsidRPr="00000000">
        <w:rPr>
          <w:rFonts w:ascii="Arial" w:cs="Arial" w:eastAsia="Arial" w:hAnsi="Arial"/>
          <w:sz w:val="18"/>
          <w:szCs w:val="18"/>
          <w:rtl w:val="0"/>
        </w:rPr>
        <w:t xml:space="preserve">) recursively. The resulting number of element descriptors (</w:t>
      </w:r>
      <w:r w:rsidDel="00000000" w:rsidR="00000000" w:rsidRPr="00000000">
        <w:rPr>
          <w:rFonts w:ascii="Arial" w:cs="Arial" w:eastAsia="Arial" w:hAnsi="Arial"/>
          <w:b w:val="1"/>
          <w:i w:val="1"/>
          <w:sz w:val="18"/>
          <w:szCs w:val="18"/>
          <w:rtl w:val="0"/>
        </w:rPr>
        <w:t xml:space="preserve">F </w:t>
      </w:r>
      <w:r w:rsidDel="00000000" w:rsidR="00000000" w:rsidRPr="00000000">
        <w:rPr>
          <w:rFonts w:ascii="Arial" w:cs="Arial" w:eastAsia="Arial" w:hAnsi="Arial"/>
          <w:b w:val="1"/>
          <w:sz w:val="18"/>
          <w:szCs w:val="18"/>
          <w:rtl w:val="0"/>
        </w:rPr>
        <w:t xml:space="preserve">= 0</w:t>
      </w:r>
      <w:r w:rsidDel="00000000" w:rsidR="00000000" w:rsidRPr="00000000">
        <w:rPr>
          <w:rFonts w:ascii="Arial" w:cs="Arial" w:eastAsia="Arial" w:hAnsi="Arial"/>
          <w:sz w:val="18"/>
          <w:szCs w:val="18"/>
          <w:rtl w:val="0"/>
        </w:rPr>
        <w:t xml:space="preserve">) – allowing for repetitions (</w:t>
      </w:r>
      <w:r w:rsidDel="00000000" w:rsidR="00000000" w:rsidRPr="00000000">
        <w:rPr>
          <w:rFonts w:ascii="Arial" w:cs="Arial" w:eastAsia="Arial" w:hAnsi="Arial"/>
          <w:b w:val="1"/>
          <w:i w:val="1"/>
          <w:sz w:val="18"/>
          <w:szCs w:val="18"/>
          <w:rtl w:val="0"/>
        </w:rPr>
        <w:t xml:space="preserve">F </w:t>
      </w:r>
      <w:r w:rsidDel="00000000" w:rsidR="00000000" w:rsidRPr="00000000">
        <w:rPr>
          <w:rFonts w:ascii="Arial" w:cs="Arial" w:eastAsia="Arial" w:hAnsi="Arial"/>
          <w:b w:val="1"/>
          <w:sz w:val="18"/>
          <w:szCs w:val="18"/>
          <w:rtl w:val="0"/>
        </w:rPr>
        <w:t xml:space="preserve">= 1</w:t>
      </w:r>
      <w:r w:rsidDel="00000000" w:rsidR="00000000" w:rsidRPr="00000000">
        <w:rPr>
          <w:rFonts w:ascii="Arial" w:cs="Arial" w:eastAsia="Arial" w:hAnsi="Arial"/>
          <w:sz w:val="18"/>
          <w:szCs w:val="18"/>
          <w:rtl w:val="0"/>
        </w:rPr>
        <w:t xml:space="preserve">) and ignoring modifying descriptors (</w:t>
      </w:r>
      <w:r w:rsidDel="00000000" w:rsidR="00000000" w:rsidRPr="00000000">
        <w:rPr>
          <w:rFonts w:ascii="Arial" w:cs="Arial" w:eastAsia="Arial" w:hAnsi="Arial"/>
          <w:b w:val="1"/>
          <w:i w:val="1"/>
          <w:sz w:val="18"/>
          <w:szCs w:val="18"/>
          <w:rtl w:val="0"/>
        </w:rPr>
        <w:t xml:space="preserve">F </w:t>
      </w:r>
      <w:r w:rsidDel="00000000" w:rsidR="00000000" w:rsidRPr="00000000">
        <w:rPr>
          <w:rFonts w:ascii="Arial" w:cs="Arial" w:eastAsia="Arial" w:hAnsi="Arial"/>
          <w:b w:val="1"/>
          <w:sz w:val="18"/>
          <w:szCs w:val="18"/>
          <w:rtl w:val="0"/>
        </w:rPr>
        <w:t xml:space="preserve">= 2</w:t>
      </w:r>
      <w:r w:rsidDel="00000000" w:rsidR="00000000" w:rsidRPr="00000000">
        <w:rPr>
          <w:rFonts w:ascii="Arial" w:cs="Arial" w:eastAsia="Arial" w:hAnsi="Arial"/>
          <w:sz w:val="18"/>
          <w:szCs w:val="18"/>
          <w:rtl w:val="0"/>
        </w:rPr>
        <w:t xml:space="preserve">) – must be equal to the total number of data fields to be encoded or decoded.</w:t>
      </w:r>
      <w:r w:rsidDel="00000000" w:rsidR="00000000" w:rsidRPr="00000000">
        <w:rPr>
          <w:rtl w:val="0"/>
        </w:rPr>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5">
      <w:pPr>
        <w:pStyle w:val="Heading2"/>
        <w:numPr>
          <w:ilvl w:val="1"/>
          <w:numId w:val="15"/>
        </w:numPr>
        <w:ind w:left="0" w:firstLine="0"/>
        <w:rPr/>
      </w:pPr>
      <w:bookmarkStart w:colFirst="0" w:colLast="0" w:name="_heading=h.44sinio" w:id="16"/>
      <w:bookmarkEnd w:id="16"/>
      <w:r w:rsidDel="00000000" w:rsidR="00000000" w:rsidRPr="00000000">
        <w:rPr>
          <w:rtl w:val="0"/>
        </w:rPr>
        <w:t xml:space="preserve">BUFR compression</w:t>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BUFR has a built-in compression mechanism that can give modest reductions in the encoded message volume (typically 2:1). This is achieved by encoding several observations together; the smallest value of each parameter (over all the observations) is first encoded, and then only the increments from this are encoded, thus requiring fewer bits than the full bit width allowed in Table B. This is automatic as far as the user is concerned and does not form part of the BUFR data (descriptor) definition. If there are significant element values which are constant (all observations from one station, for instance, where the station details are duplicated for all observations, or a parameter is unvarying – perhaps 'missing'</w:t>
      </w:r>
      <w:r w:rsidDel="00000000" w:rsidR="00000000" w:rsidRPr="00000000">
        <w:rPr>
          <w:rFonts w:ascii="Arial" w:cs="Arial" w:eastAsia="Arial" w:hAnsi="Arial"/>
          <w:vertAlign w:val="superscript"/>
        </w:rPr>
        <w:footnoteReference w:customMarkFollows="0" w:id="5"/>
      </w:r>
      <w:r w:rsidDel="00000000" w:rsidR="00000000" w:rsidRPr="00000000">
        <w:rPr>
          <w:rFonts w:ascii="Arial" w:cs="Arial" w:eastAsia="Arial" w:hAnsi="Arial"/>
          <w:rtl w:val="0"/>
        </w:rPr>
        <w:t xml:space="preserve">) then compression for that parameter will be maximal, as the value is encoded only once and automatically replicated on decoding.</w:t>
      </w:r>
      <w:r w:rsidDel="00000000" w:rsidR="00000000" w:rsidRPr="00000000">
        <w:rPr>
          <w:rtl w:val="0"/>
        </w:rPr>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8">
      <w:pPr>
        <w:pStyle w:val="Heading2"/>
        <w:numPr>
          <w:ilvl w:val="1"/>
          <w:numId w:val="15"/>
        </w:numPr>
        <w:ind w:left="0" w:firstLine="0"/>
        <w:rPr/>
      </w:pPr>
      <w:bookmarkStart w:colFirst="0" w:colLast="0" w:name="_heading=h.2jxsxqh" w:id="17"/>
      <w:bookmarkEnd w:id="17"/>
      <w:r w:rsidDel="00000000" w:rsidR="00000000" w:rsidRPr="00000000">
        <w:rPr>
          <w:rtl w:val="0"/>
        </w:rPr>
        <w:t xml:space="preserve">BUFR message length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Compression will be greatest when the range of values for a particular parameter is small over all the observations and smallest when the whole range of possible values is present. In general, it is not possible to predict the message length, as it will depend on the number of observations and the range of each parameter. Uncompressed messages (including single observations, which by definition cannot be compressed), however, are deterministic in their length, since all the parameter bit widths are known from Table B and can be summed together with the fixed and known ‘overheads’ of Sections 0–3 and Section 5.</w:t>
      </w: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There is no theoretical limit to the size of a BUFR message. The largest that can be accommodated in practice by the current (Edition 4) Section 0 header would be almost 17 mega-octets (megabytes) but a single bulletin of that size would be far too big for the GTS. By international agreement, as specified in [RD.6], single bulletins</w:t>
      </w:r>
      <w:r w:rsidDel="00000000" w:rsidR="00000000" w:rsidRPr="00000000">
        <w:rPr>
          <w:rFonts w:ascii="Arial" w:cs="Arial" w:eastAsia="Arial" w:hAnsi="Arial"/>
          <w:vertAlign w:val="superscript"/>
        </w:rPr>
        <w:footnoteReference w:customMarkFollows="0" w:id="6"/>
      </w:r>
      <w:r w:rsidDel="00000000" w:rsidR="00000000" w:rsidRPr="00000000">
        <w:rPr>
          <w:rFonts w:ascii="Arial" w:cs="Arial" w:eastAsia="Arial" w:hAnsi="Arial"/>
          <w:rtl w:val="0"/>
        </w:rPr>
        <w:t xml:space="preserve"> must be no longer than 500,000 octets (bytes). Prior to 5 November 2007, the GTS limit was 15,000 bytes. Since there are legacy transmission and storage systems not yet able to handle the significantly larger limit, 25,000 bytes is a good safe upper size to use in practice for the time being.</w:t>
      </w:r>
      <w:r w:rsidDel="00000000" w:rsidR="00000000" w:rsidRPr="00000000">
        <w:rPr>
          <w:rtl w:val="0"/>
        </w:rPr>
      </w:r>
    </w:p>
    <w:p w:rsidR="00000000" w:rsidDel="00000000" w:rsidP="00000000" w:rsidRDefault="00000000" w:rsidRPr="00000000" w14:paraId="0000023C">
      <w:pPr>
        <w:pStyle w:val="Heading1"/>
        <w:numPr>
          <w:ilvl w:val="0"/>
          <w:numId w:val="15"/>
        </w:numPr>
        <w:ind w:left="0" w:firstLine="0"/>
        <w:rPr/>
      </w:pPr>
      <w:bookmarkStart w:colFirst="0" w:colLast="0" w:name="_heading=h.z337ya" w:id="18"/>
      <w:bookmarkEnd w:id="18"/>
      <w:r w:rsidDel="00000000" w:rsidR="00000000" w:rsidRPr="00000000">
        <w:rPr>
          <w:rtl w:val="0"/>
        </w:rPr>
        <w:t xml:space="preserve">Radio occultation data in BUFR</w:t>
      </w:r>
    </w:p>
    <w:p w:rsidR="00000000" w:rsidDel="00000000" w:rsidP="00000000" w:rsidRDefault="00000000" w:rsidRPr="00000000" w14:paraId="0000023D">
      <w:pPr>
        <w:pStyle w:val="Heading2"/>
        <w:numPr>
          <w:ilvl w:val="1"/>
          <w:numId w:val="15"/>
        </w:numPr>
        <w:ind w:left="0" w:firstLine="0"/>
        <w:rPr/>
      </w:pPr>
      <w:bookmarkStart w:colFirst="0" w:colLast="0" w:name="_heading=h.3j2qqm3" w:id="19"/>
      <w:bookmarkEnd w:id="19"/>
      <w:r w:rsidDel="00000000" w:rsidR="00000000" w:rsidRPr="00000000">
        <w:rPr>
          <w:rtl w:val="0"/>
        </w:rPr>
        <w:t xml:space="preserve">Key Parameters</w:t>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basic geometry for Radio Occultation soundings is indicated in Figure 1. As the two satellites move, the ray – shown in red – ‘scans‘ through the atmosphere either downwards (a ‘setting’ occultation) or upwards (a ‘rising’ occultation). The ray is refracted (‘bent’) by density gradients in the atmosphere. By comparing the </w:t>
      </w:r>
      <w:r w:rsidDel="00000000" w:rsidR="00000000" w:rsidRPr="00000000">
        <w:rPr>
          <w:rFonts w:ascii="Arial" w:cs="Arial" w:eastAsia="Arial" w:hAnsi="Arial"/>
          <w:b w:val="1"/>
          <w:rtl w:val="0"/>
        </w:rPr>
        <w:t xml:space="preserve">phase (</w:t>
      </w:r>
      <w:r w:rsidDel="00000000" w:rsidR="00000000" w:rsidRPr="00000000">
        <w:rPr>
          <w:rFonts w:ascii="Arial" w:cs="Arial" w:eastAsia="Arial" w:hAnsi="Arial"/>
          <w:rtl w:val="0"/>
        </w:rPr>
        <w:t xml:space="preserve">or</w:t>
      </w:r>
      <w:r w:rsidDel="00000000" w:rsidR="00000000" w:rsidRPr="00000000">
        <w:rPr>
          <w:rFonts w:ascii="Arial" w:cs="Arial" w:eastAsia="Arial" w:hAnsi="Arial"/>
          <w:b w:val="1"/>
          <w:rtl w:val="0"/>
        </w:rPr>
        <w:t xml:space="preserve"> Doppler) </w:t>
      </w:r>
      <w:r w:rsidDel="00000000" w:rsidR="00000000" w:rsidRPr="00000000">
        <w:rPr>
          <w:rFonts w:ascii="Arial" w:cs="Arial" w:eastAsia="Arial" w:hAnsi="Arial"/>
          <w:rtl w:val="0"/>
        </w:rPr>
        <w:t xml:space="preserve">of the received radio signal with that expected from the </w:t>
      </w:r>
      <w:r w:rsidDel="00000000" w:rsidR="00000000" w:rsidRPr="00000000">
        <w:rPr>
          <w:rFonts w:ascii="Arial" w:cs="Arial" w:eastAsia="Arial" w:hAnsi="Arial"/>
          <w:i w:val="1"/>
          <w:rtl w:val="0"/>
        </w:rPr>
        <w:t xml:space="preserve">in vacuuo</w:t>
      </w:r>
      <w:r w:rsidDel="00000000" w:rsidR="00000000" w:rsidRPr="00000000">
        <w:rPr>
          <w:rFonts w:ascii="Arial" w:cs="Arial" w:eastAsia="Arial" w:hAnsi="Arial"/>
          <w:rtl w:val="0"/>
        </w:rPr>
        <w:t xml:space="preserve"> straight line path between the satellites, the total integrated </w:t>
      </w:r>
      <w:r w:rsidDel="00000000" w:rsidR="00000000" w:rsidRPr="00000000">
        <w:rPr>
          <w:rFonts w:ascii="Arial" w:cs="Arial" w:eastAsia="Arial" w:hAnsi="Arial"/>
          <w:b w:val="1"/>
          <w:rtl w:val="0"/>
        </w:rPr>
        <w:t xml:space="preserve">bending angle</w:t>
      </w:r>
      <w:r w:rsidDel="00000000" w:rsidR="00000000" w:rsidRPr="00000000">
        <w:rPr>
          <w:rFonts w:ascii="Arial" w:cs="Arial" w:eastAsia="Arial" w:hAnsi="Arial"/>
          <w:rtl w:val="0"/>
        </w:rPr>
        <w:t xml:space="preserve"> can be calculated.</w:t>
      </w:r>
      <w:r w:rsidDel="00000000" w:rsidR="00000000" w:rsidRPr="00000000">
        <w:rPr>
          <w:rtl w:val="0"/>
        </w:rPr>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r w:rsidDel="00000000" w:rsidR="00000000" w:rsidRPr="00000000">
        <w:rPr>
          <w:rFonts w:ascii="Arial" w:cs="Arial" w:eastAsia="Arial" w:hAnsi="Arial"/>
          <w:b w:val="1"/>
          <w:i w:val="1"/>
          <w:rtl w:val="0"/>
        </w:rPr>
        <w:t xml:space="preserve">Figure 1. Schematic picture of the radio occultation geometry</w:t>
      </w:r>
      <w:r w:rsidDel="00000000" w:rsidR="00000000" w:rsidRPr="00000000">
        <w:rPr>
          <w:rtl w:val="0"/>
        </w:rPr>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bookmarkStart w:colFirst="0" w:colLast="0" w:name="_heading=h.1y810tw" w:id="20"/>
      <w:bookmarkEnd w:id="20"/>
      <w:r w:rsidDel="00000000" w:rsidR="00000000" w:rsidRPr="00000000">
        <w:rPr>
          <w:rFonts w:ascii="Arial" w:cs="Arial" w:eastAsia="Arial" w:hAnsi="Arial"/>
          <w:rtl w:val="0"/>
        </w:rPr>
        <w:t xml:space="preserve">From the ‘profile’ of </w:t>
      </w:r>
      <w:r w:rsidDel="00000000" w:rsidR="00000000" w:rsidRPr="00000000">
        <w:rPr>
          <w:rFonts w:ascii="Arial" w:cs="Arial" w:eastAsia="Arial" w:hAnsi="Arial"/>
          <w:b w:val="1"/>
          <w:rtl w:val="0"/>
        </w:rPr>
        <w:t xml:space="preserve">bending angle</w:t>
      </w:r>
      <w:r w:rsidDel="00000000" w:rsidR="00000000" w:rsidRPr="00000000">
        <w:rPr>
          <w:rFonts w:ascii="Arial" w:cs="Arial" w:eastAsia="Arial" w:hAnsi="Arial"/>
          <w:rtl w:val="0"/>
        </w:rPr>
        <w:t xml:space="preserve"> as a function of </w:t>
      </w:r>
      <w:r w:rsidDel="00000000" w:rsidR="00000000" w:rsidRPr="00000000">
        <w:rPr>
          <w:rFonts w:ascii="Arial" w:cs="Arial" w:eastAsia="Arial" w:hAnsi="Arial"/>
          <w:b w:val="1"/>
          <w:rtl w:val="0"/>
        </w:rPr>
        <w:t xml:space="preserve">impact parameter</w:t>
      </w:r>
      <w:r w:rsidDel="00000000" w:rsidR="00000000" w:rsidRPr="00000000">
        <w:rPr>
          <w:rFonts w:ascii="Arial" w:cs="Arial" w:eastAsia="Arial" w:hAnsi="Arial"/>
          <w:rtl w:val="0"/>
        </w:rPr>
        <w:t xml:space="preserve">, a profile of </w:t>
      </w:r>
      <w:r w:rsidDel="00000000" w:rsidR="00000000" w:rsidRPr="00000000">
        <w:rPr>
          <w:rFonts w:ascii="Arial" w:cs="Arial" w:eastAsia="Arial" w:hAnsi="Arial"/>
          <w:b w:val="1"/>
          <w:rtl w:val="0"/>
        </w:rPr>
        <w:t xml:space="preserve">refractivity</w:t>
      </w:r>
      <w:r w:rsidDel="00000000" w:rsidR="00000000" w:rsidRPr="00000000">
        <w:rPr>
          <w:rFonts w:ascii="Arial" w:cs="Arial" w:eastAsia="Arial" w:hAnsi="Arial"/>
          <w:rtl w:val="0"/>
        </w:rPr>
        <w:t xml:space="preserve"> as a function of </w:t>
      </w:r>
      <w:r w:rsidDel="00000000" w:rsidR="00000000" w:rsidRPr="00000000">
        <w:rPr>
          <w:rFonts w:ascii="Arial" w:cs="Arial" w:eastAsia="Arial" w:hAnsi="Arial"/>
          <w:b w:val="1"/>
          <w:rtl w:val="0"/>
        </w:rPr>
        <w:t xml:space="preserve">geometric height</w:t>
      </w:r>
      <w:r w:rsidDel="00000000" w:rsidR="00000000" w:rsidRPr="00000000">
        <w:rPr>
          <w:rFonts w:ascii="Arial" w:cs="Arial" w:eastAsia="Arial" w:hAnsi="Arial"/>
          <w:rtl w:val="0"/>
        </w:rPr>
        <w:t xml:space="preserve"> can be obtained, and thence profiles of </w:t>
      </w:r>
      <w:r w:rsidDel="00000000" w:rsidR="00000000" w:rsidRPr="00000000">
        <w:rPr>
          <w:rFonts w:ascii="Arial" w:cs="Arial" w:eastAsia="Arial" w:hAnsi="Arial"/>
          <w:b w:val="1"/>
          <w:rtl w:val="0"/>
        </w:rPr>
        <w:t xml:space="preserve">pressure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temperature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humidity</w:t>
      </w:r>
      <w:r w:rsidDel="00000000" w:rsidR="00000000" w:rsidRPr="00000000">
        <w:rPr>
          <w:rFonts w:ascii="Arial" w:cs="Arial" w:eastAsia="Arial" w:hAnsi="Arial"/>
          <w:rtl w:val="0"/>
        </w:rPr>
        <w:t xml:space="preserve"> with</w:t>
      </w:r>
      <w:r w:rsidDel="00000000" w:rsidR="00000000" w:rsidRPr="00000000">
        <w:rPr>
          <w:rFonts w:ascii="Arial" w:cs="Arial" w:eastAsia="Arial" w:hAnsi="Arial"/>
          <w:b w:val="1"/>
          <w:rtl w:val="0"/>
        </w:rPr>
        <w:t xml:space="preserve"> geopotential height</w:t>
      </w:r>
      <w:r w:rsidDel="00000000" w:rsidR="00000000" w:rsidRPr="00000000">
        <w:rPr>
          <w:rFonts w:ascii="Arial" w:cs="Arial" w:eastAsia="Arial" w:hAnsi="Arial"/>
          <w:rtl w:val="0"/>
        </w:rPr>
        <w:t xml:space="preserve">. It is out of the scope of this document to describe the details of these steps, but see for instance [RD.9] for a description of the RO technique and the derivation of geophysical quantities.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wp:posOffset>
                </wp:positionH>
                <wp:positionV relativeFrom="paragraph">
                  <wp:posOffset>-20845</wp:posOffset>
                </wp:positionV>
                <wp:extent cx="5759988" cy="1897928"/>
                <wp:wrapSquare wrapText="bothSides" distB="0" distT="0" distL="114300" distR="114300"/>
                <wp:docPr id="11" name=""/>
                <a:graphic>
                  <a:graphicData uri="http://schemas.microsoft.com/office/word/2010/wordprocessingShape">
                    <wps:wsp>
                      <wps:cNvSpPr txBox="1"/>
                      <wps:spPr>
                        <a:xfrm>
                          <a:off x="0" y="0"/>
                          <a:ext cx="5759988" cy="1897928"/>
                        </a:xfrm>
                        <a:prstGeom prst="rect">
                          <a:avLst/>
                        </a:prstGeom>
                        <a:noFill/>
                      </wps:spPr>
                      <wps:txbx>
                        <w:txbxContent>
                          <w:p w:rsidR="00000000" w:rsidDel="00000000" w:rsidP="00000000" w:rsidRDefault="00000000" w:rsidRPr="00000000" w14:paraId="76808F3B" w14:textId="77777777">
                            <w:pPr>
                              <w:pStyle w:val="Figure"/>
                            </w:pPr>
                            <w:r w:rsidDel="00000000" w:rsidR="00000000" w:rsidRPr="00000000">
                              <w:rPr>
                                <w:noProof w:val="1"/>
                              </w:rPr>
                              <w:drawing>
                                <wp:inline distB="0" distT="0" distL="0" distR="0">
                                  <wp:extent cx="5759256" cy="1846447"/>
                                  <wp:effectExtent b="20453" l="19050" r="12894" t="19050"/>
                                  <wp:docPr id="3" name="Figure 1"/>
                                  <wp:cNvGraphicFramePr/>
                                  <a:graphic>
                                    <a:graphicData uri="http://schemas.openxmlformats.org/drawingml/2006/picture">
                                      <pic:pic>
                                        <pic:nvPicPr>
                                          <pic:cNvPr id="0" name=""/>
                                          <pic:cNvPicPr/>
                                        </pic:nvPicPr>
                                        <pic:blipFill>
                                          <a:blip r:embed="rId1">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0" w:type="dxa"/>
                              <w:jc w:val="center"/>
                              <w:tblLayout w:type="fixed"/>
                              <w:tblCellMar>
                                <w:left w:w="10.0" w:type="dxa"/>
                                <w:right w:w="10.0" w:type="dxa"/>
                              </w:tblCellMar>
                              <w:tblLook w:val="0000"/>
                            </w:tblPr>
                            <w:tblGrid>
                              <w:gridCol w:w="850"/>
                              <w:gridCol w:w="2978"/>
                              <w:gridCol w:w="709"/>
                              <w:gridCol w:w="2380"/>
                            </w:tblGrid>
                            <w:tr w:rsidR="00086DB9">
                              <w:trPr>
                                <w:jc w:val="center"/>
                              </w:trPr>
                              <w:tc>
                                <w:tcPr>
                                  <w:tcW w:w="850.0" w:type="dxa"/>
                                  <w:tcMar>
                                    <w:top w:w="0.0" w:type="dxa"/>
                                    <w:left w:w="108.0" w:type="dxa"/>
                                    <w:bottom w:w="0.0" w:type="dxa"/>
                                    <w:right w:w="108.0" w:type="dxa"/>
                                  </w:tcMar>
                                </w:tcPr>
                                <w:p w:rsidR="00000000" w:rsidDel="00000000" w:rsidP="00000000" w:rsidRDefault="00000000" w:rsidRPr="00000000" w14:paraId="76808F3C" w14:textId="77777777">
                                  <w:pPr>
                                    <w:pStyle w:val="Standard"/>
                                    <w:snapToGrid w:val="0"/>
                                    <w:jc w:val="center"/>
                                    <w:rPr>
                                      <w:rFonts w:ascii="Arial" w:cs="Arial" w:hAnsi="Arial"/>
                                      <w:b w:val="1"/>
                                      <w:i w:val="1"/>
                                      <w:sz w:val="18"/>
                                      <w:szCs w:val="18"/>
                                    </w:rPr>
                                  </w:pPr>
                                  <w:r w:rsidDel="00000000" w:rsidR="00000000" w:rsidRPr="00000000">
                                    <w:rPr>
                                      <w:rFonts w:ascii="Arial" w:cs="Arial" w:hAnsi="Arial"/>
                                      <w:b w:val="1"/>
                                      <w:i w:val="1"/>
                                      <w:sz w:val="18"/>
                                      <w:szCs w:val="18"/>
                                    </w:rPr>
                                    <w:t>a</w:t>
                                  </w:r>
                                </w:p>
                              </w:tc>
                              <w:tc>
                                <w:tcPr>
                                  <w:tcW w:w="2978.0" w:type="dxa"/>
                                  <w:tcMar>
                                    <w:top w:w="0.0" w:type="dxa"/>
                                    <w:left w:w="108.0" w:type="dxa"/>
                                    <w:bottom w:w="0.0" w:type="dxa"/>
                                    <w:right w:w="108.0" w:type="dxa"/>
                                  </w:tcMar>
                                </w:tcPr>
                                <w:p w:rsidR="00000000" w:rsidDel="00000000" w:rsidP="00000000" w:rsidRDefault="00000000" w:rsidRPr="00000000" w14:paraId="76808F3D" w14:textId="77777777">
                                  <w:pPr>
                                    <w:pStyle w:val="Standard"/>
                                    <w:snapToGrid w:val="0"/>
                                  </w:pPr>
                                  <w:r w:rsidDel="00000000" w:rsidR="00000000" w:rsidRPr="00000000">
                                    <w:rPr>
                                      <w:rFonts w:ascii="Arial" w:cs="Arial" w:hAnsi="Arial"/>
                                      <w:sz w:val="18"/>
                                      <w:szCs w:val="18"/>
                                    </w:rPr>
                                    <w:t>Impact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parameter</w:t>
                                  </w:r>
                                </w:p>
                              </w:tc>
                              <w:tc>
                                <w:tcPr>
                                  <w:tcW w:w="709.0" w:type="dxa"/>
                                  <w:tcMar>
                                    <w:top w:w="0.0" w:type="dxa"/>
                                    <w:left w:w="108.0" w:type="dxa"/>
                                    <w:bottom w:w="0.0" w:type="dxa"/>
                                    <w:right w:w="108.0" w:type="dxa"/>
                                  </w:tcMar>
                                </w:tcPr>
                                <w:p w:rsidR="00000000" w:rsidDel="00000000" w:rsidP="00000000" w:rsidRDefault="00000000" w:rsidRPr="00000000" w14:paraId="76808F3E" w14:textId="77777777">
                                  <w:pPr>
                                    <w:pStyle w:val="Standard"/>
                                    <w:snapToGrid w:val="0"/>
                                    <w:jc w:val="center"/>
                                    <w:rPr>
                                      <w:rFonts w:ascii="Arial" w:cs="Arial" w:hAnsi="Arial"/>
                                      <w:b w:val="1"/>
                                      <w:i w:val="1"/>
                                      <w:sz w:val="18"/>
                                      <w:szCs w:val="18"/>
                                    </w:rPr>
                                  </w:pPr>
                                  <w:r w:rsidDel="00000000" w:rsidR="00000000" w:rsidRPr="00000000">
                                    <w:rPr>
                                      <w:rFonts w:ascii="Arial" w:cs="Arial" w:hAnsi="Arial"/>
                                      <w:b w:val="1"/>
                                      <w:i w:val="1"/>
                                      <w:sz w:val="18"/>
                                      <w:szCs w:val="18"/>
                                    </w:rPr>
                                    <w:t>α</w:t>
                                  </w:r>
                                </w:p>
                              </w:tc>
                              <w:tc>
                                <w:tcPr>
                                  <w:tcW w:w="2380.0" w:type="dxa"/>
                                  <w:tcMar>
                                    <w:top w:w="0.0" w:type="dxa"/>
                                    <w:left w:w="108.0" w:type="dxa"/>
                                    <w:bottom w:w="0.0" w:type="dxa"/>
                                    <w:right w:w="108.0" w:type="dxa"/>
                                  </w:tcMar>
                                </w:tcPr>
                                <w:p w:rsidR="00000000" w:rsidDel="00000000" w:rsidP="00000000" w:rsidRDefault="00000000" w:rsidRPr="00000000" w14:paraId="76808F3F" w14:textId="77777777">
                                  <w:pPr>
                                    <w:pStyle w:val="Standard"/>
                                    <w:snapToGrid w:val="0"/>
                                  </w:pPr>
                                  <w:r w:rsidDel="00000000" w:rsidR="00000000" w:rsidRPr="00000000">
                                    <w:rPr>
                                      <w:rFonts w:ascii="Arial" w:cs="Arial" w:hAnsi="Arial"/>
                                      <w:sz w:val="18"/>
                                      <w:szCs w:val="18"/>
                                    </w:rPr>
                                    <w:t>Bending</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angle</w:t>
                                  </w:r>
                                </w:p>
                              </w:tc>
                            </w:tr>
                            <w:tr w:rsidR="00086DB9">
                              <w:trPr>
                                <w:jc w:val="center"/>
                              </w:trPr>
                              <w:tc>
                                <w:tcPr>
                                  <w:tcW w:w="850.0" w:type="dxa"/>
                                  <w:tcMar>
                                    <w:top w:w="0.0" w:type="dxa"/>
                                    <w:left w:w="108.0" w:type="dxa"/>
                                    <w:bottom w:w="0.0" w:type="dxa"/>
                                    <w:right w:w="108.0" w:type="dxa"/>
                                  </w:tcMar>
                                </w:tcPr>
                                <w:p w:rsidR="00000000" w:rsidDel="00000000" w:rsidP="00000000" w:rsidRDefault="00000000" w:rsidRPr="00000000" w14:paraId="76808F41" w14:textId="77777777">
                                  <w:pPr>
                                    <w:pStyle w:val="Standard"/>
                                    <w:snapToGrid w:val="0"/>
                                    <w:jc w:val="center"/>
                                  </w:pPr>
                                  <w:r w:rsidDel="00000000" w:rsidR="00000000" w:rsidRPr="00000000">
                                    <w:rPr>
                                      <w:rFonts w:ascii="Arial" w:cs="Arial" w:hAnsi="Arial"/>
                                      <w:b w:val="1"/>
                                      <w:i w:val="1"/>
                                      <w:sz w:val="18"/>
                                      <w:szCs w:val="18"/>
                                    </w:rPr>
                                    <w:t>r</w:t>
                                  </w:r>
                                  <w:r w:rsidDel="00000000" w:rsidR="00000000" w:rsidRPr="00000000">
                                    <w:rPr>
                                      <w:rFonts w:ascii="Arial" w:cs="Arial" w:hAnsi="Arial"/>
                                      <w:b w:val="1"/>
                                      <w:i w:val="1"/>
                                      <w:sz w:val="18"/>
                                      <w:szCs w:val="18"/>
                                      <w:vertAlign w:val="subscript"/>
                                    </w:rPr>
                                    <w:t>t</w:t>
                                  </w:r>
                                </w:p>
                              </w:tc>
                              <w:tc>
                                <w:tcPr>
                                  <w:tcW w:w="2978.0" w:type="dxa"/>
                                  <w:tcMar>
                                    <w:top w:w="0.0" w:type="dxa"/>
                                    <w:left w:w="108.0" w:type="dxa"/>
                                    <w:bottom w:w="0.0" w:type="dxa"/>
                                    <w:right w:w="108.0" w:type="dxa"/>
                                  </w:tcMar>
                                </w:tcPr>
                                <w:p w:rsidR="00000000" w:rsidDel="00000000" w:rsidP="00000000" w:rsidRDefault="00000000" w:rsidRPr="00000000" w14:paraId="76808F42" w14:textId="77777777">
                                  <w:pPr>
                                    <w:pStyle w:val="Standard"/>
                                    <w:snapToGrid w:val="0"/>
                                    <w:rPr>
                                      <w:rFonts w:ascii="Arial" w:cs="Arial" w:hAnsi="Arial"/>
                                      <w:sz w:val="18"/>
                                      <w:szCs w:val="18"/>
                                    </w:rPr>
                                  </w:pPr>
                                  <w:r w:rsidDel="00000000" w:rsidR="00000000" w:rsidRPr="00000000">
                                    <w:rPr>
                                      <w:rFonts w:ascii="Arial" w:cs="Arial" w:hAnsi="Arial"/>
                                      <w:sz w:val="18"/>
                                      <w:szCs w:val="18"/>
                                    </w:rPr>
                                    <w:t>Height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of</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ray</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tangent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point</w:t>
                                  </w:r>
                                </w:p>
                              </w:tc>
                              <w:tc>
                                <w:tcPr>
                                  <w:tcW w:w="709.0" w:type="dxa"/>
                                  <w:tcMar>
                                    <w:top w:w="0.0" w:type="dxa"/>
                                    <w:left w:w="108.0" w:type="dxa"/>
                                    <w:bottom w:w="0.0" w:type="dxa"/>
                                    <w:right w:w="108.0" w:type="dxa"/>
                                  </w:tcMar>
                                </w:tcPr>
                                <w:p w:rsidR="00000000" w:rsidDel="00000000" w:rsidP="00000000" w:rsidRDefault="00000000" w:rsidRPr="00000000" w14:paraId="76808F43"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TP</w:t>
                                  </w:r>
                                </w:p>
                              </w:tc>
                              <w:tc>
                                <w:tcPr>
                                  <w:tcW w:w="2380.0" w:type="dxa"/>
                                  <w:tcMar>
                                    <w:top w:w="0.0" w:type="dxa"/>
                                    <w:left w:w="108.0" w:type="dxa"/>
                                    <w:bottom w:w="0.0" w:type="dxa"/>
                                    <w:right w:w="108.0" w:type="dxa"/>
                                  </w:tcMar>
                                </w:tcPr>
                                <w:p w:rsidR="00000000" w:rsidDel="00000000" w:rsidP="00000000" w:rsidRDefault="00000000" w:rsidRPr="00000000" w14:paraId="76808F44" w14:textId="77777777">
                                  <w:pPr>
                                    <w:pStyle w:val="Standard"/>
                                    <w:snapToGrid w:val="0"/>
                                    <w:rPr>
                                      <w:rFonts w:ascii="Arial" w:cs="Arial" w:hAnsi="Arial"/>
                                      <w:sz w:val="18"/>
                                      <w:szCs w:val="18"/>
                                    </w:rPr>
                                  </w:pPr>
                                  <w:r w:rsidDel="00000000" w:rsidR="00000000" w:rsidRPr="00000000">
                                    <w:rPr>
                                      <w:rFonts w:ascii="Arial" w:cs="Arial" w:hAnsi="Arial"/>
                                      <w:sz w:val="18"/>
                                      <w:szCs w:val="18"/>
                                    </w:rPr>
                                    <w:t>Tangent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Point</w:t>
                                  </w:r>
                                </w:p>
                              </w:tc>
                            </w:tr>
                            <w:tr w:rsidR="00086DB9">
                              <w:trPr>
                                <w:jc w:val="center"/>
                              </w:trPr>
                              <w:tc>
                                <w:tcPr>
                                  <w:tcW w:w="850.0" w:type="dxa"/>
                                  <w:tcMar>
                                    <w:top w:w="0.0" w:type="dxa"/>
                                    <w:left w:w="108.0" w:type="dxa"/>
                                    <w:bottom w:w="0.0" w:type="dxa"/>
                                    <w:right w:w="108.0" w:type="dxa"/>
                                  </w:tcMar>
                                </w:tcPr>
                                <w:p w:rsidR="00000000" w:rsidDel="00000000" w:rsidP="00000000" w:rsidRDefault="00000000" w:rsidRPr="00000000" w14:paraId="76808F46"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GNSS</w:t>
                                  </w:r>
                                </w:p>
                              </w:tc>
                              <w:tc>
                                <w:tcPr>
                                  <w:tcW w:w="2978.0" w:type="dxa"/>
                                  <w:tcMar>
                                    <w:top w:w="0.0" w:type="dxa"/>
                                    <w:left w:w="108.0" w:type="dxa"/>
                                    <w:bottom w:w="0.0" w:type="dxa"/>
                                    <w:right w:w="108.0" w:type="dxa"/>
                                  </w:tcMar>
                                </w:tcPr>
                                <w:p w:rsidR="00000000" w:rsidDel="00000000" w:rsidP="00000000" w:rsidRDefault="00000000" w:rsidRPr="00000000" w14:paraId="76808F47" w14:textId="77777777">
                                  <w:pPr>
                                    <w:pStyle w:val="Standard"/>
                                    <w:snapToGrid w:val="0"/>
                                    <w:rPr>
                                      <w:rFonts w:ascii="Arial" w:cs="Arial" w:hAnsi="Arial"/>
                                      <w:sz w:val="18"/>
                                      <w:szCs w:val="18"/>
                                    </w:rPr>
                                  </w:pPr>
                                  <w:r w:rsidDel="00000000" w:rsidR="00000000" w:rsidRPr="00000000">
                                    <w:rPr>
                                      <w:rFonts w:ascii="Arial" w:cs="Arial" w:hAnsi="Arial"/>
                                      <w:sz w:val="18"/>
                                      <w:szCs w:val="18"/>
                                    </w:rPr>
                                    <w:t>GNSS</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transmitter</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satellite</w:t>
                                  </w:r>
                                </w:p>
                              </w:tc>
                              <w:tc>
                                <w:tcPr>
                                  <w:tcW w:w="709.0" w:type="dxa"/>
                                  <w:tcMar>
                                    <w:top w:w="0.0" w:type="dxa"/>
                                    <w:left w:w="108.0" w:type="dxa"/>
                                    <w:bottom w:w="0.0" w:type="dxa"/>
                                    <w:right w:w="108.0" w:type="dxa"/>
                                  </w:tcMar>
                                </w:tcPr>
                                <w:p w:rsidR="00000000" w:rsidDel="00000000" w:rsidP="00000000" w:rsidRDefault="00000000" w:rsidRPr="00000000" w14:paraId="76808F48"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LEO</w:t>
                                  </w:r>
                                </w:p>
                              </w:tc>
                              <w:tc>
                                <w:tcPr>
                                  <w:tcW w:w="2380.0" w:type="dxa"/>
                                  <w:tcMar>
                                    <w:top w:w="0.0" w:type="dxa"/>
                                    <w:left w:w="108.0" w:type="dxa"/>
                                    <w:bottom w:w="0.0" w:type="dxa"/>
                                    <w:right w:w="108.0" w:type="dxa"/>
                                  </w:tcMar>
                                </w:tcPr>
                                <w:p w:rsidR="00000000" w:rsidDel="00000000" w:rsidP="00000000" w:rsidRDefault="00000000" w:rsidRPr="00000000" w14:paraId="76808F49" w14:textId="77777777">
                                  <w:pPr>
                                    <w:pStyle w:val="Standard"/>
                                    <w:snapToGrid w:val="0"/>
                                    <w:rPr>
                                      <w:rFonts w:ascii="Arial" w:cs="Arial" w:hAnsi="Arial"/>
                                      <w:sz w:val="18"/>
                                      <w:szCs w:val="18"/>
                                    </w:rPr>
                                  </w:pPr>
                                  <w:r w:rsidDel="00000000" w:rsidR="00000000" w:rsidRPr="00000000">
                                    <w:rPr>
                                      <w:rFonts w:ascii="Arial" w:cs="Arial" w:hAnsi="Arial"/>
                                      <w:sz w:val="18"/>
                                      <w:szCs w:val="18"/>
                                    </w:rPr>
                                    <w:t>Low</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Earth</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Orbit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receiver</w:t>
                                  </w:r>
                                </w:p>
                              </w:tc>
                            </w:tr>
                          </w:tbl>
                          <w:p w:rsidR="00000000" w:rsidDel="00000000" w:rsidP="00000000" w:rsidRDefault="00000000" w:rsidRPr="00000000" w14:paraId="76808F4B" w14:textId="77777777">
                            <w:pPr>
                              <w:pStyle w:val="Standard"/>
                            </w:pPr>
                          </w:p>
                        </w:txbxContent>
                      </wps:txbx>
                      <wps:bodyPr bIns="0" compatLnSpc="0" lIns="0" rIns="0" vert="horz" wrap="none" tIns="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-20845</wp:posOffset>
                </wp:positionV>
                <wp:extent cx="5759988" cy="1897928"/>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59988" cy="1897928"/>
                        </a:xfrm>
                        <a:prstGeom prst="rect"/>
                        <a:ln/>
                      </pic:spPr>
                    </pic:pic>
                  </a:graphicData>
                </a:graphic>
              </wp:anchor>
            </w:drawing>
          </mc:Fallback>
        </mc:AlternateContent>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3">
      <w:pPr>
        <w:pStyle w:val="Heading2"/>
        <w:numPr>
          <w:ilvl w:val="1"/>
          <w:numId w:val="15"/>
        </w:numPr>
        <w:ind w:left="0" w:firstLine="0"/>
        <w:rPr/>
      </w:pPr>
      <w:bookmarkStart w:colFirst="0" w:colLast="0" w:name="_heading=h.4i7ojhp" w:id="21"/>
      <w:bookmarkEnd w:id="21"/>
      <w:r w:rsidDel="00000000" w:rsidR="00000000" w:rsidRPr="00000000">
        <w:rPr>
          <w:rtl w:val="0"/>
        </w:rPr>
        <w:t xml:space="preserve">Design Guidelines</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guiding principles, assumptions and objectives for developing the BUFR user requirements – and hence definitions in this document – were:</w:t>
      </w:r>
      <w:r w:rsidDel="00000000" w:rsidR="00000000" w:rsidRPr="00000000">
        <w:rPr>
          <w:rtl w:val="0"/>
        </w:rPr>
      </w:r>
    </w:p>
    <w:p w:rsidR="00000000" w:rsidDel="00000000" w:rsidP="00000000" w:rsidRDefault="00000000" w:rsidRPr="00000000" w14:paraId="00000245">
      <w:pPr>
        <w:widowControl w:val="1"/>
        <w:numPr>
          <w:ilvl w:val="0"/>
          <w:numId w:val="18"/>
        </w:numPr>
        <w:pBdr>
          <w:top w:space="0" w:sz="0" w:val="nil"/>
          <w:left w:space="0" w:sz="0" w:val="nil"/>
          <w:bottom w:space="0" w:sz="0" w:val="nil"/>
          <w:right w:space="0" w:sz="0" w:val="nil"/>
          <w:between w:space="0" w:sz="0" w:val="nil"/>
        </w:pBdr>
        <w:spacing w:line="240" w:lineRule="auto"/>
        <w:ind w:left="360" w:hanging="218"/>
        <w:jc w:val="both"/>
        <w:rPr>
          <w:rFonts w:ascii="Arial" w:cs="Arial" w:eastAsia="Arial" w:hAnsi="Arial"/>
        </w:rPr>
      </w:pPr>
      <w:r w:rsidDel="00000000" w:rsidR="00000000" w:rsidRPr="00000000">
        <w:rPr>
          <w:rFonts w:ascii="Arial" w:cs="Arial" w:eastAsia="Arial" w:hAnsi="Arial"/>
          <w:rtl w:val="0"/>
        </w:rPr>
        <w:t xml:space="preserve">the BUFR-encoded version of RO data is intended for dissemination in near real-time via the GTS, and to be used operationally by NWP centres;</w:t>
      </w:r>
    </w:p>
    <w:p w:rsidR="00000000" w:rsidDel="00000000" w:rsidP="00000000" w:rsidRDefault="00000000" w:rsidRPr="00000000" w14:paraId="00000246">
      <w:pPr>
        <w:widowControl w:val="1"/>
        <w:numPr>
          <w:ilvl w:val="0"/>
          <w:numId w:val="1"/>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if the BUFR is not suitable for other users/applications, these will be able to use other formats via other dissemination methods;</w:t>
      </w:r>
      <w:r w:rsidDel="00000000" w:rsidR="00000000" w:rsidRPr="00000000">
        <w:rPr>
          <w:rtl w:val="0"/>
        </w:rPr>
      </w:r>
    </w:p>
    <w:p w:rsidR="00000000" w:rsidDel="00000000" w:rsidP="00000000" w:rsidRDefault="00000000" w:rsidRPr="00000000" w14:paraId="00000247">
      <w:pPr>
        <w:widowControl w:val="1"/>
        <w:numPr>
          <w:ilvl w:val="0"/>
          <w:numId w:val="1"/>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majority of NWP users will apply variational assimilation methods (either full 3- or 4DVAR or 1DVAR pre-processing), using as input Refractivity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rtl w:val="0"/>
        </w:rPr>
        <w:t xml:space="preserve">) or sub-sampled Bending Angles (</w:t>
      </w:r>
      <w:r w:rsidDel="00000000" w:rsidR="00000000" w:rsidRPr="00000000">
        <w:rPr>
          <w:rFonts w:ascii="Arial" w:cs="Arial" w:eastAsia="Arial" w:hAnsi="Arial"/>
          <w:i w:val="1"/>
          <w:rtl w:val="0"/>
        </w:rPr>
        <w:t xml:space="preserve">α</w:t>
      </w:r>
      <w:r w:rsidDel="00000000" w:rsidR="00000000" w:rsidRPr="00000000">
        <w:rPr>
          <w:rFonts w:ascii="Arial" w:cs="Arial" w:eastAsia="Arial" w:hAnsi="Arial"/>
          <w:rtl w:val="0"/>
        </w:rPr>
        <w:t xml:space="preserve">) in preference to pre-retrieved pressure (</w:t>
      </w:r>
      <w:r w:rsidDel="00000000" w:rsidR="00000000" w:rsidRPr="00000000">
        <w:rPr>
          <w:rFonts w:ascii="Arial" w:cs="Arial" w:eastAsia="Arial" w:hAnsi="Arial"/>
          <w:i w:val="1"/>
          <w:rtl w:val="0"/>
        </w:rPr>
        <w:t xml:space="preserve">P</w:t>
      </w:r>
      <w:r w:rsidDel="00000000" w:rsidR="00000000" w:rsidRPr="00000000">
        <w:rPr>
          <w:rFonts w:ascii="Arial" w:cs="Arial" w:eastAsia="Arial" w:hAnsi="Arial"/>
          <w:rtl w:val="0"/>
        </w:rPr>
        <w:t xml:space="preserve">), temperature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rtl w:val="0"/>
        </w:rPr>
        <w:t xml:space="preserve">) and humidity (</w:t>
      </w:r>
      <w:r w:rsidDel="00000000" w:rsidR="00000000" w:rsidRPr="00000000">
        <w:rPr>
          <w:rFonts w:ascii="Arial" w:cs="Arial" w:eastAsia="Arial" w:hAnsi="Arial"/>
          <w:i w:val="1"/>
          <w:rtl w:val="0"/>
        </w:rPr>
        <w:t xml:space="preserve">q</w:t>
      </w:r>
      <w:r w:rsidDel="00000000" w:rsidR="00000000" w:rsidRPr="00000000">
        <w:rPr>
          <w:rFonts w:ascii="Arial" w:cs="Arial" w:eastAsia="Arial" w:hAnsi="Arial"/>
          <w:rtl w:val="0"/>
        </w:rPr>
        <w:t xml:space="preserve">) profiles or profiles of excess Doppler or phase time-series. While the final retrieved </w:t>
      </w:r>
      <w:r w:rsidDel="00000000" w:rsidR="00000000" w:rsidRPr="00000000">
        <w:rPr>
          <w:rFonts w:ascii="Arial" w:cs="Arial" w:eastAsia="Arial" w:hAnsi="Arial"/>
          <w:i w:val="1"/>
          <w:rtl w:val="0"/>
        </w:rPr>
        <w:t xml:space="preserve">P,T,q</w:t>
      </w:r>
      <w:r w:rsidDel="00000000" w:rsidR="00000000" w:rsidRPr="00000000">
        <w:rPr>
          <w:rFonts w:ascii="Arial" w:cs="Arial" w:eastAsia="Arial" w:hAnsi="Arial"/>
          <w:rtl w:val="0"/>
        </w:rPr>
        <w:t xml:space="preserve"> values are useful for comparison purposes (and should be included), the 'raw' data are unlikely to be useful for NWP users given the (at the time) BUFR limitations on message length and precision (critical for POD), and so will be excluded from the BUFR definition;</w:t>
      </w:r>
      <w:r w:rsidDel="00000000" w:rsidR="00000000" w:rsidRPr="00000000">
        <w:rPr>
          <w:rtl w:val="0"/>
        </w:rPr>
      </w:r>
    </w:p>
    <w:p w:rsidR="00000000" w:rsidDel="00000000" w:rsidP="00000000" w:rsidRDefault="00000000" w:rsidRPr="00000000" w14:paraId="00000248">
      <w:pPr>
        <w:widowControl w:val="1"/>
        <w:numPr>
          <w:ilvl w:val="0"/>
          <w:numId w:val="1"/>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minimise the number new BUFR descriptors and any associated code/flag tables; re-use existing descriptors where possible, using temporary scale/bit-width changes if needed, or extend existing code tables;</w:t>
      </w:r>
      <w:r w:rsidDel="00000000" w:rsidR="00000000" w:rsidRPr="00000000">
        <w:rPr>
          <w:rtl w:val="0"/>
        </w:rPr>
      </w:r>
    </w:p>
    <w:p w:rsidR="00000000" w:rsidDel="00000000" w:rsidP="00000000" w:rsidRDefault="00000000" w:rsidRPr="00000000" w14:paraId="00000249">
      <w:pPr>
        <w:widowControl w:val="1"/>
        <w:numPr>
          <w:ilvl w:val="0"/>
          <w:numId w:val="1"/>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not to include static 'meta-data' parameters and flags into the BUFR, as these are of little practical use to operational NWP, and in any case could be provided off-line e.g. as a look-up table;</w:t>
      </w:r>
      <w:r w:rsidDel="00000000" w:rsidR="00000000" w:rsidRPr="00000000">
        <w:rPr>
          <w:rtl w:val="0"/>
        </w:rPr>
      </w:r>
    </w:p>
    <w:p w:rsidR="00000000" w:rsidDel="00000000" w:rsidP="00000000" w:rsidRDefault="00000000" w:rsidRPr="00000000" w14:paraId="0000024A">
      <w:pPr>
        <w:widowControl w:val="1"/>
        <w:numPr>
          <w:ilvl w:val="0"/>
          <w:numId w:val="1"/>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definition should be as generic as possible, so that RO data from different missions and instruments (e.g. GRAS, CHAMP, COSMIC, etc) and from different processing centres can be accommodated without needing mission-specific descriptors or code/flag tables;</w:t>
      </w:r>
      <w:r w:rsidDel="00000000" w:rsidR="00000000" w:rsidRPr="00000000">
        <w:rPr>
          <w:rtl w:val="0"/>
        </w:rPr>
      </w:r>
    </w:p>
    <w:p w:rsidR="00000000" w:rsidDel="00000000" w:rsidP="00000000" w:rsidRDefault="00000000" w:rsidRPr="00000000" w14:paraId="0000024B">
      <w:pPr>
        <w:widowControl w:val="1"/>
        <w:numPr>
          <w:ilvl w:val="0"/>
          <w:numId w:val="1"/>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definition should be as future-proof as possible i.e. all likely (useful) data is included now, even if initially 'missing', to avoid having to go back to WMO for modifications later;</w:t>
      </w:r>
      <w:r w:rsidDel="00000000" w:rsidR="00000000" w:rsidRPr="00000000">
        <w:rPr>
          <w:rtl w:val="0"/>
        </w:rPr>
      </w:r>
    </w:p>
    <w:p w:rsidR="00000000" w:rsidDel="00000000" w:rsidP="00000000" w:rsidRDefault="00000000" w:rsidRPr="00000000" w14:paraId="0000024C">
      <w:pPr>
        <w:widowControl w:val="1"/>
        <w:numPr>
          <w:ilvl w:val="0"/>
          <w:numId w:val="1"/>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definition should be kept as simple as possible to minimise software development for the BUFR encoding and decoding interfaces and to minimise the complexity of any proposal to WMO and to end-users not familiar with the RO processing details;</w:t>
      </w:r>
      <w:r w:rsidDel="00000000" w:rsidR="00000000" w:rsidRPr="00000000">
        <w:rPr>
          <w:rtl w:val="0"/>
        </w:rPr>
      </w:r>
    </w:p>
    <w:p w:rsidR="00000000" w:rsidDel="00000000" w:rsidP="00000000" w:rsidRDefault="00000000" w:rsidRPr="00000000" w14:paraId="0000024D">
      <w:pPr>
        <w:widowControl w:val="1"/>
        <w:numPr>
          <w:ilvl w:val="0"/>
          <w:numId w:val="1"/>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definition to be based on the content of the (now obsolete) text-based ROPP format [RD.7] (itself modified from an earlier CLIMAP format, [RD.1]) and developed from a prototype BUFR template implemented in the Met Office using local descriptors.</w:t>
      </w: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F">
      <w:pPr>
        <w:pStyle w:val="Heading2"/>
        <w:numPr>
          <w:ilvl w:val="1"/>
          <w:numId w:val="15"/>
        </w:numPr>
        <w:ind w:left="0" w:firstLine="0"/>
        <w:rPr/>
      </w:pPr>
      <w:bookmarkStart w:colFirst="0" w:colLast="0" w:name="_heading=h.2xcytpi" w:id="22"/>
      <w:bookmarkEnd w:id="22"/>
      <w:r w:rsidDel="00000000" w:rsidR="00000000" w:rsidRPr="00000000">
        <w:rPr>
          <w:rtl w:val="0"/>
        </w:rPr>
        <w:t xml:space="preserve">Rationale</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Our starting point for generating RO data in BUFR was the ‘CLIMAP RO format’ [RD.1], which was the form agreed for distribution of GPS/Met RO data within that project for validation and NWP trial assimilation. For widest portability, CLIMAP files contained a simple formatted ASCII representation. This format was later more widely reviewed by potential users and data suppliers, and evolved to the ‘ROPP-format’ [RD.7]. Similar data from non-CLIMAP format sources (e.g. in netCDF [RD.8]) only require a suitable front-end file interface for a BUFR encoder application.</w:t>
      </w:r>
      <w:r w:rsidDel="00000000" w:rsidR="00000000" w:rsidRPr="00000000">
        <w:rPr>
          <w:rtl w:val="0"/>
        </w:rPr>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Some of the parameters specified in the CLIMAP format files were not likely to be required for near real-time, operational NWP use, so not all parameters were included in the BUFR specification. Omitted parameters include static meta-data such as the POD processing method and the ‘raw’ parameters such as SNR and excess phase and Doppler.</w:t>
      </w: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To minimise the number of new elements needing definition in Table B, as many of the existing ones as is practical have been re-used. Some existing BUFR element entries (such as time in seconds) did not have the required precision (scaling) and/or (re-)scaled valid range (bit-width); BUFR sequences can allow for this by defining temporary changes to the Table B definitions. In some cases, an element existed which is a code table entry (e.g. a list of satellite classifiers), so the code value definitions need extending in the relevant table.</w:t>
      </w:r>
      <w:r w:rsidDel="00000000" w:rsidR="00000000" w:rsidRPr="00000000">
        <w:rPr>
          <w:rtl w:val="0"/>
        </w:rPr>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In BUFR, as in many other areas, there is often more than one way to do something. For instance for the RO template, we employ a delayed replication count for the profiles. RO systems typically generate raw occultation data at a sample rate of 50Hz; this is far in excess of the requirements for NWP, for which no more than 5Hz or equivalent vertical sampling is sufficient. The lower rate means that up to 500 vertical samples are more than adequate to meet the requirements of NWP [AD.1], while a maximum of only 254 samples could be accommodated within the fixed replication count used for the prototype BUFR. (At the time, 200 samples for bending angles and 150</w:t>
      </w:r>
      <w:r w:rsidDel="00000000" w:rsidR="00000000" w:rsidRPr="00000000">
        <w:rPr>
          <w:rFonts w:ascii="Arial" w:cs="Arial" w:eastAsia="Arial" w:hAnsi="Arial"/>
          <w:i w:val="1"/>
          <w:rtl w:val="0"/>
        </w:rPr>
        <w:t xml:space="preserve"> P,T,q</w:t>
      </w:r>
      <w:r w:rsidDel="00000000" w:rsidR="00000000" w:rsidRPr="00000000">
        <w:rPr>
          <w:rFonts w:ascii="Arial" w:cs="Arial" w:eastAsia="Arial" w:hAnsi="Arial"/>
          <w:rtl w:val="0"/>
        </w:rPr>
        <w:t xml:space="preserve"> samples were felt to be adequate for current NWP systems, but that is now seen as too inflexible for future use.)</w:t>
      </w:r>
      <w:r w:rsidDel="00000000" w:rsidR="00000000" w:rsidRPr="00000000">
        <w:rPr>
          <w:rtl w:val="0"/>
        </w:rPr>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Since the nature of RO data is that profiles are independent and widely separated, and their number per day is small (around 500 per day per receiver) it was proposed that only one observation (occultation profile) be encoded per BUFR message. This implies that compression is not used. Tests using sample CHAMP data confirmed that RO BUFR messages, encoded using the final BUFR sequence are approximately 12Kbytes</w:t>
      </w:r>
      <w:r w:rsidDel="00000000" w:rsidR="00000000" w:rsidRPr="00000000">
        <w:rPr>
          <w:rFonts w:ascii="Arial" w:cs="Arial" w:eastAsia="Arial" w:hAnsi="Arial"/>
          <w:b w:val="1"/>
          <w:color w:val="ff0000"/>
          <w:rtl w:val="0"/>
        </w:rPr>
        <w:t xml:space="preserve"> </w:t>
      </w:r>
      <w:r w:rsidDel="00000000" w:rsidR="00000000" w:rsidRPr="00000000">
        <w:rPr>
          <w:rFonts w:ascii="Arial" w:cs="Arial" w:eastAsia="Arial" w:hAnsi="Arial"/>
          <w:rtl w:val="0"/>
        </w:rPr>
        <w:t xml:space="preserve">for a nominal message containing 200 samples (L1+L2+Corrected) for bending angle and 150 samples for refractivity and </w:t>
      </w:r>
      <w:r w:rsidDel="00000000" w:rsidR="00000000" w:rsidRPr="00000000">
        <w:rPr>
          <w:rFonts w:ascii="Arial" w:cs="Arial" w:eastAsia="Arial" w:hAnsi="Arial"/>
          <w:i w:val="1"/>
          <w:rtl w:val="0"/>
        </w:rPr>
        <w:t xml:space="preserve">P,T,q</w:t>
      </w:r>
      <w:r w:rsidDel="00000000" w:rsidR="00000000" w:rsidRPr="00000000">
        <w:rPr>
          <w:rFonts w:ascii="Arial" w:cs="Arial" w:eastAsia="Arial" w:hAnsi="Arial"/>
          <w:rtl w:val="0"/>
        </w:rPr>
        <w:t xml:space="preserve">. Since we have also employed delayed replication for the L1+L2+Corrected bending angles, L1+L2 data can be skipped, or indeed data from additional future frequencies included, as desired, giving flexibility and a trade-off between vertical resolution (number of samples) and message length. Indicative message lengths for other combinations of samples are shown in Table 11.</w:t>
      </w:r>
      <w:r w:rsidDel="00000000" w:rsidR="00000000" w:rsidRPr="00000000">
        <w:rPr>
          <w:rtl w:val="0"/>
        </w:rPr>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In summary, we have therefore kept the definition as simple and as generic as possible, consistent with likely operational NWP usage in the future, only defining new elements and sequences where necessary, which were all initially placed in the local areas of the BUFR tables. Wider use of RO data in a proto-operational environment required that these new descriptors be proposed to WMO for inclusion in the global tables for GTS dissemination. With some minor modifications (reflected in this document), the proposal was accepted and is now published in the WMO BUFR Tables [RD.5], for approved use on the GTS as from November 2005 (Version 12).</w:t>
      </w: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7">
      <w:pPr>
        <w:pStyle w:val="Heading2"/>
        <w:numPr>
          <w:ilvl w:val="1"/>
          <w:numId w:val="15"/>
        </w:numPr>
        <w:ind w:left="0" w:firstLine="0"/>
        <w:rPr/>
      </w:pPr>
      <w:bookmarkStart w:colFirst="0" w:colLast="0" w:name="_heading=h.1ci93xb" w:id="23"/>
      <w:bookmarkEnd w:id="23"/>
      <w:r w:rsidDel="00000000" w:rsidR="00000000" w:rsidRPr="00000000">
        <w:rPr>
          <w:rtl w:val="0"/>
        </w:rPr>
        <w:t xml:space="preserve">Levels and Steps</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Arial" w:cs="Arial" w:eastAsia="Arial" w:hAnsi="Arial"/>
        </w:rPr>
      </w:pPr>
      <w:r w:rsidDel="00000000" w:rsidR="00000000" w:rsidRPr="00000000">
        <w:rPr>
          <w:rFonts w:ascii="Arial" w:cs="Arial" w:eastAsia="Arial" w:hAnsi="Arial"/>
          <w:rtl w:val="0"/>
        </w:rPr>
        <w:t xml:space="preserve">Following CEOS practice, RO data processing is conventionally split into ‘levels’:</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Arial" w:cs="Arial" w:eastAsia="Arial" w:hAnsi="Arial"/>
          <w:sz w:val="24"/>
          <w:szCs w:val="24"/>
        </w:rPr>
      </w:pPr>
      <w:r w:rsidDel="00000000" w:rsidR="00000000" w:rsidRPr="00000000">
        <w:rPr>
          <w:rtl w:val="0"/>
        </w:rPr>
      </w:r>
    </w:p>
    <w:tbl>
      <w:tblPr>
        <w:tblStyle w:val="Table7"/>
        <w:tblW w:w="9101.0" w:type="dxa"/>
        <w:jc w:val="left"/>
        <w:tblInd w:w="-5.0" w:type="dxa"/>
        <w:tblLayout w:type="fixed"/>
        <w:tblLook w:val="0000"/>
      </w:tblPr>
      <w:tblGrid>
        <w:gridCol w:w="1057"/>
        <w:gridCol w:w="3690"/>
        <w:gridCol w:w="4354"/>
        <w:tblGridChange w:id="0">
          <w:tblGrid>
            <w:gridCol w:w="1057"/>
            <w:gridCol w:w="3690"/>
            <w:gridCol w:w="4354"/>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Level</w:t>
            </w:r>
          </w:p>
        </w:tc>
        <w:tc>
          <w:tcPr>
            <w:tcMar>
              <w:top w:w="0.0" w:type="dxa"/>
              <w:left w:w="108.0" w:type="dxa"/>
              <w:bottom w:w="0.0" w:type="dxa"/>
              <w:right w:w="108.0" w:type="dxa"/>
            </w:tcMar>
          </w:tcPr>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Generic definition</w:t>
            </w:r>
          </w:p>
        </w:tc>
        <w:tc>
          <w:tcPr>
            <w:tcMar>
              <w:top w:w="0.0" w:type="dxa"/>
              <w:left w:w="108.0" w:type="dxa"/>
              <w:bottom w:w="0.0" w:type="dxa"/>
              <w:right w:w="108.0" w:type="dxa"/>
            </w:tcMar>
          </w:tcPr>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Applied to RO</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Level 0</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Raw source data</w:t>
            </w:r>
          </w:p>
        </w:tc>
        <w:tc>
          <w:tcPr>
            <w:tcMar>
              <w:top w:w="0.0" w:type="dxa"/>
              <w:left w:w="108.0" w:type="dxa"/>
              <w:bottom w:w="0.0" w:type="dxa"/>
              <w:right w:w="108.0" w:type="dxa"/>
            </w:tcMar>
          </w:tcPr>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Raw sounding, tracking and ancillary data; other GNSS data before clock correction and reconstruction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Level 1a</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Geo-located data in engineering units complete with ancillary data (e.g. calibration information), but not applied to the science data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Reconstructed full-resolution excess phases; SNRs; amplitudes; orbit information; I, Q and NCO values; navigation bits</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Level 1b:</w:t>
            </w:r>
          </w:p>
        </w:tc>
        <w:tc>
          <w:tcPr>
            <w:tcMar>
              <w:top w:w="0.0" w:type="dxa"/>
              <w:left w:w="108.0" w:type="dxa"/>
              <w:bottom w:w="0.0" w:type="dxa"/>
              <w:right w:w="108.0" w:type="dxa"/>
            </w:tcMar>
          </w:tcPr>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Science data with calibration applied</w:t>
            </w:r>
          </w:p>
        </w:tc>
        <w:tc>
          <w:tcPr>
            <w:tcMar>
              <w:top w:w="0.0" w:type="dxa"/>
              <w:left w:w="108.0" w:type="dxa"/>
              <w:bottom w:w="0.0" w:type="dxa"/>
              <w:right w:w="108.0" w:type="dxa"/>
            </w:tcMar>
          </w:tcPr>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Profiles of bending angle as a function of impact parameter; Earth location, metadata and quality information.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Level 2:</w:t>
            </w:r>
          </w:p>
        </w:tc>
        <w:tc>
          <w:tcPr>
            <w:tcMar>
              <w:top w:w="0.0" w:type="dxa"/>
              <w:left w:w="108.0" w:type="dxa"/>
              <w:bottom w:w="0.0" w:type="dxa"/>
              <w:right w:w="108.0" w:type="dxa"/>
            </w:tcMar>
          </w:tcPr>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Calibrated science data ‘retrieved’ to geophysical units</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Profiles of refractivity, pressure, temperature and humidity profiles as functions of height; surface pressure; metadata and quality information.</w:t>
            </w:r>
            <w:r w:rsidDel="00000000" w:rsidR="00000000" w:rsidRPr="00000000">
              <w:rPr>
                <w:rtl w:val="0"/>
              </w:rPr>
            </w:r>
          </w:p>
        </w:tc>
      </w:tr>
    </w:tbl>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However, the nature of RO data processing makes it convenient to further split some of these ‘levels’. To avoid confusion with the CEOS definitions, in this document we use the term ‘step’ with the following definitions (the reader will note the close mapping of ‘steps’ to CEOS-style ‘levels’).</w:t>
      </w:r>
      <w:r w:rsidDel="00000000" w:rsidR="00000000" w:rsidRPr="00000000">
        <w:rPr>
          <w:rtl w:val="0"/>
        </w:rPr>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24"/>
          <w:szCs w:val="24"/>
        </w:rPr>
      </w:pPr>
      <w:r w:rsidDel="00000000" w:rsidR="00000000" w:rsidRPr="00000000">
        <w:rPr>
          <w:rtl w:val="0"/>
        </w:rPr>
      </w:r>
    </w:p>
    <w:tbl>
      <w:tblPr>
        <w:tblStyle w:val="Table8"/>
        <w:tblW w:w="9030.0" w:type="dxa"/>
        <w:jc w:val="left"/>
        <w:tblInd w:w="13.0" w:type="dxa"/>
        <w:tblLayout w:type="fixed"/>
        <w:tblLook w:val="0000"/>
      </w:tblPr>
      <w:tblGrid>
        <w:gridCol w:w="1431"/>
        <w:gridCol w:w="7599"/>
        <w:tblGridChange w:id="0">
          <w:tblGrid>
            <w:gridCol w:w="1431"/>
            <w:gridCol w:w="7599"/>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Step</w:t>
            </w:r>
          </w:p>
        </w:tc>
        <w:tc>
          <w:tcPr>
            <w:tcMar>
              <w:top w:w="0.0" w:type="dxa"/>
              <w:left w:w="108.0" w:type="dxa"/>
              <w:bottom w:w="0.0" w:type="dxa"/>
              <w:right w:w="108.0" w:type="dxa"/>
            </w:tcMar>
          </w:tcPr>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Definition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Step 0</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Instrument source packets, time-tagged and time-ordered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Step 1a</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Time series of excess phase and Doppler plus satellite orbit information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Step 1b:</w:t>
            </w:r>
          </w:p>
        </w:tc>
        <w:tc>
          <w:tcPr>
            <w:tcMar>
              <w:top w:w="0.0" w:type="dxa"/>
              <w:left w:w="108.0" w:type="dxa"/>
              <w:bottom w:w="0.0" w:type="dxa"/>
              <w:right w:w="108.0" w:type="dxa"/>
            </w:tcMar>
          </w:tcPr>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Profiles of L1, L2 and ionospheric-corrected bending angle as functions of impact parameter</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Step 2a:</w:t>
            </w:r>
          </w:p>
        </w:tc>
        <w:tc>
          <w:tcPr>
            <w:tcMar>
              <w:top w:w="0.0" w:type="dxa"/>
              <w:left w:w="108.0" w:type="dxa"/>
              <w:bottom w:w="0.0" w:type="dxa"/>
              <w:right w:w="108.0" w:type="dxa"/>
            </w:tcMar>
          </w:tcPr>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Profiles of refractivity as a function of geometric height</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Step 2b:</w:t>
            </w:r>
          </w:p>
        </w:tc>
        <w:tc>
          <w:tcPr>
            <w:tcMar>
              <w:top w:w="0.0" w:type="dxa"/>
              <w:left w:w="108.0" w:type="dxa"/>
              <w:bottom w:w="0.0" w:type="dxa"/>
              <w:right w:w="108.0" w:type="dxa"/>
            </w:tcMar>
          </w:tcPr>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Profiles of pressure, temperature and humidity as functions of geopotential height</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Step 2c:</w:t>
            </w:r>
          </w:p>
        </w:tc>
        <w:tc>
          <w:tcPr>
            <w:tcMar>
              <w:top w:w="0.0" w:type="dxa"/>
              <w:left w:w="108.0" w:type="dxa"/>
              <w:bottom w:w="0.0" w:type="dxa"/>
              <w:right w:w="108.0" w:type="dxa"/>
            </w:tcMar>
          </w:tcPr>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Surface pressure and geopotential height</w:t>
            </w:r>
            <w:r w:rsidDel="00000000" w:rsidR="00000000" w:rsidRPr="00000000">
              <w:rPr>
                <w:rtl w:val="0"/>
              </w:rPr>
            </w:r>
          </w:p>
        </w:tc>
      </w:tr>
    </w:tbl>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Depending on context, ‘Step n’ may refer to the processing which inputs the data from the previous step to the data resulting from that step, or to the output data of that step itself. These steps (and their intermediate outputs) reflect the generic processing stages for current RO algorithms. Specific algorithms may combine or skip some steps, but the above definition serves to split the BUFR products into convenient sub-sets from which users may choose to use for different applications. For reasons outlined above, the BUFR does not contain any Step 0 or Step 1a data apart from basic annotation and nominal orbit parameters.</w:t>
      </w:r>
      <w:r w:rsidDel="00000000" w:rsidR="00000000" w:rsidRPr="00000000">
        <w:rPr>
          <w:rtl w:val="0"/>
        </w:rPr>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D">
      <w:pPr>
        <w:pStyle w:val="Heading1"/>
        <w:numPr>
          <w:ilvl w:val="0"/>
          <w:numId w:val="15"/>
        </w:numPr>
        <w:ind w:left="0" w:firstLine="0"/>
        <w:rPr/>
      </w:pPr>
      <w:bookmarkStart w:colFirst="0" w:colLast="0" w:name="_heading=h.3whwml4" w:id="24"/>
      <w:bookmarkEnd w:id="24"/>
      <w:r w:rsidDel="00000000" w:rsidR="00000000" w:rsidRPr="00000000">
        <w:rPr>
          <w:rtl w:val="0"/>
        </w:rPr>
        <w:t xml:space="preserve">BUFR Template Specification</w:t>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WMO Manual on Codes [RD.4] provides the formal Regulations for encoding BUFR messages. The following sub-sections give details of the various parts of a BUFR message as they are implemented for radio occultation data.</w:t>
      </w:r>
      <w:r w:rsidDel="00000000" w:rsidR="00000000" w:rsidRPr="00000000">
        <w:rPr>
          <w:rtl w:val="0"/>
        </w:rPr>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pStyle w:val="Heading2"/>
        <w:numPr>
          <w:ilvl w:val="1"/>
          <w:numId w:val="15"/>
        </w:numPr>
        <w:ind w:left="0" w:firstLine="0"/>
        <w:rPr/>
      </w:pPr>
      <w:bookmarkStart w:colFirst="0" w:colLast="0" w:name="_heading=h.2bn6wsx" w:id="25"/>
      <w:bookmarkEnd w:id="25"/>
      <w:r w:rsidDel="00000000" w:rsidR="00000000" w:rsidRPr="00000000">
        <w:rPr>
          <w:rtl w:val="0"/>
        </w:rPr>
        <w:t xml:space="preserve">BUFR Section 0 (Indicator)</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Section 0 provides meta-data about the message itself; it consists of a data introducer, the total length of the message and the Edition number – see Table 1.</w:t>
      </w: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qsh70q" w:id="26"/>
      <w:bookmarkEnd w:id="26"/>
      <w:r w:rsidDel="00000000" w:rsidR="00000000" w:rsidRPr="00000000">
        <w:rPr>
          <w:rFonts w:ascii="Arial" w:cs="Arial" w:eastAsia="Arial" w:hAnsi="Arial"/>
          <w:b w:val="1"/>
          <w:i w:val="1"/>
          <w:rtl w:val="0"/>
        </w:rPr>
        <w:t xml:space="preserve">Table 1. BUFR Section 0 (Indicator)</w:t>
      </w:r>
      <w:r w:rsidDel="00000000" w:rsidR="00000000" w:rsidRPr="00000000">
        <w:rPr>
          <w:rtl w:val="0"/>
        </w:rPr>
      </w:r>
    </w:p>
    <w:tbl>
      <w:tblPr>
        <w:tblStyle w:val="Table9"/>
        <w:tblW w:w="9072.0" w:type="dxa"/>
        <w:jc w:val="left"/>
        <w:tblLayout w:type="fixed"/>
        <w:tblLook w:val="0000"/>
      </w:tblPr>
      <w:tblGrid>
        <w:gridCol w:w="1098"/>
        <w:gridCol w:w="5442"/>
        <w:gridCol w:w="2532"/>
        <w:tblGridChange w:id="0">
          <w:tblGrid>
            <w:gridCol w:w="1098"/>
            <w:gridCol w:w="5442"/>
            <w:gridCol w:w="2532"/>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BUFR (coded in CCITT International Alphabet No. 5)</w:t>
            </w:r>
          </w:p>
        </w:tc>
        <w:tc>
          <w:tcPr>
            <w:shd w:fill="f3f3f3" w:val="clear"/>
            <w:tcMar>
              <w:top w:w="0.0" w:type="dxa"/>
              <w:left w:w="108.0" w:type="dxa"/>
              <w:bottom w:w="0.0" w:type="dxa"/>
              <w:right w:w="108.0" w:type="dxa"/>
            </w:tcMar>
          </w:tcPr>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i w:val="1"/>
                <w:sz w:val="24"/>
                <w:szCs w:val="24"/>
              </w:rPr>
            </w:pPr>
            <w:r w:rsidDel="00000000" w:rsidR="00000000" w:rsidRPr="00000000">
              <w:rPr>
                <w:rFonts w:ascii="Arial" w:cs="Arial" w:eastAsia="Arial" w:hAnsi="Arial"/>
                <w:sz w:val="16"/>
                <w:szCs w:val="16"/>
                <w:rtl w:val="0"/>
              </w:rPr>
              <w:t xml:space="preserve">‘BUFR’</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5–7</w:t>
            </w:r>
          </w:p>
        </w:tc>
        <w:tc>
          <w:tcPr>
            <w:shd w:fill="e0e0e0" w:val="clear"/>
            <w:tcMar>
              <w:top w:w="0.0" w:type="dxa"/>
              <w:left w:w="108.0" w:type="dxa"/>
              <w:bottom w:w="0.0" w:type="dxa"/>
              <w:right w:w="108.0" w:type="dxa"/>
            </w:tcMar>
          </w:tcPr>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Length of whole BUFR message (octets)</w:t>
            </w:r>
          </w:p>
        </w:tc>
        <w:tc>
          <w:tcPr>
            <w:shd w:fill="e0e0e0" w:val="clear"/>
            <w:tcMar>
              <w:top w:w="0.0" w:type="dxa"/>
              <w:left w:w="108.0" w:type="dxa"/>
              <w:bottom w:w="0.0" w:type="dxa"/>
              <w:right w:w="108.0" w:type="dxa"/>
            </w:tcMar>
          </w:tcPr>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Variable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BUFR Edition number</w:t>
            </w:r>
          </w:p>
        </w:tc>
        <w:tc>
          <w:tcPr>
            <w:shd w:fill="f3f3f3" w:val="clear"/>
            <w:tcMar>
              <w:top w:w="0.0" w:type="dxa"/>
              <w:left w:w="108.0" w:type="dxa"/>
              <w:bottom w:w="0.0" w:type="dxa"/>
              <w:right w:w="108.0" w:type="dxa"/>
            </w:tcMar>
          </w:tcPr>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pacing w:after="40" w:before="40" w:line="240" w:lineRule="auto"/>
              <w:jc w:val="both"/>
              <w:rPr>
                <w:rFonts w:ascii="Times New Roman" w:cs="Times New Roman" w:eastAsia="Times New Roman" w:hAnsi="Times New Roman"/>
                <w:i w:val="1"/>
                <w:sz w:val="24"/>
                <w:szCs w:val="24"/>
              </w:rPr>
            </w:pPr>
            <w:r w:rsidDel="00000000" w:rsidR="00000000" w:rsidRPr="00000000">
              <w:rPr>
                <w:rFonts w:ascii="Arial" w:cs="Arial" w:eastAsia="Arial" w:hAnsi="Arial"/>
                <w:sz w:val="16"/>
                <w:szCs w:val="16"/>
                <w:rtl w:val="0"/>
              </w:rPr>
              <w:t xml:space="preserve">3 or 4</w:t>
            </w:r>
            <w:r w:rsidDel="00000000" w:rsidR="00000000" w:rsidRPr="00000000">
              <w:rPr>
                <w:rFonts w:ascii="Arial" w:cs="Arial" w:eastAsia="Arial" w:hAnsi="Arial"/>
                <w:i w:val="1"/>
                <w:sz w:val="16"/>
                <w:szCs w:val="16"/>
                <w:vertAlign w:val="superscript"/>
              </w:rPr>
              <w:footnoteReference w:customMarkFollows="0" w:id="7"/>
            </w:r>
            <w:r w:rsidDel="00000000" w:rsidR="00000000" w:rsidRPr="00000000">
              <w:rPr>
                <w:rtl w:val="0"/>
              </w:rPr>
            </w:r>
          </w:p>
        </w:tc>
      </w:tr>
    </w:tbl>
    <w:p w:rsidR="00000000" w:rsidDel="00000000" w:rsidP="00000000" w:rsidRDefault="00000000" w:rsidRPr="00000000" w14:paraId="00000290">
      <w:pPr>
        <w:pStyle w:val="Heading2"/>
        <w:numPr>
          <w:ilvl w:val="1"/>
          <w:numId w:val="9"/>
        </w:numPr>
        <w:spacing w:before="0" w:lineRule="auto"/>
        <w:ind w:left="1080" w:hanging="360"/>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291">
      <w:pPr>
        <w:pStyle w:val="Heading2"/>
        <w:numPr>
          <w:ilvl w:val="1"/>
          <w:numId w:val="15"/>
        </w:numPr>
        <w:ind w:left="0" w:firstLine="0"/>
        <w:rPr/>
      </w:pPr>
      <w:bookmarkStart w:colFirst="0" w:colLast="0" w:name="_heading=h.3as4poj" w:id="27"/>
      <w:bookmarkEnd w:id="27"/>
      <w:r w:rsidDel="00000000" w:rsidR="00000000" w:rsidRPr="00000000">
        <w:rPr>
          <w:rtl w:val="0"/>
        </w:rPr>
        <w:t xml:space="preserve">BUFR Section 1 (Identification)</w:t>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Section 1 includes information on the BUFR data content (in Section 4), and so is data-type specific. Section 1 information is different between Edition 3 (as previously used to encode older RO data) and the newer Edition 4 (as used currently).</w:t>
      </w:r>
      <w:r w:rsidDel="00000000" w:rsidR="00000000" w:rsidRPr="00000000">
        <w:rPr>
          <w:rtl w:val="0"/>
        </w:rPr>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Table 2 shows the information in Section 1 for older RO data encoded in Edition 3, and </w:t>
      </w:r>
      <w:r w:rsidDel="00000000" w:rsidR="00000000" w:rsidRPr="00000000">
        <w:rPr>
          <w:rFonts w:ascii="Arial" w:cs="Arial" w:eastAsia="Arial" w:hAnsi="Arial"/>
          <w:shd w:fill="cccccc" w:val="clear"/>
          <w:rtl w:val="0"/>
        </w:rPr>
        <w:t xml:space="preserve">Table 3</w:t>
      </w:r>
      <w:r w:rsidDel="00000000" w:rsidR="00000000" w:rsidRPr="00000000">
        <w:rPr>
          <w:rFonts w:ascii="Arial" w:cs="Arial" w:eastAsia="Arial" w:hAnsi="Arial"/>
          <w:rtl w:val="0"/>
        </w:rPr>
        <w:t xml:space="preserve"> likewise for the current Edition 4. The Originating/Generating Centre code is taken from Common Code table C-1 (or C-11 for Edition 4) and the Originating/Generating Sub-Centre code from Common Code Table C-12. The Data Category code is from Table A and the International Data Sub-Category (Edition 4) code from Common Code Table C-13.</w:t>
      </w:r>
      <w:r w:rsidDel="00000000" w:rsidR="00000000" w:rsidRPr="00000000">
        <w:rPr>
          <w:rtl w:val="0"/>
        </w:rPr>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Some encoder/decoder implementations – such as the ECMWF library [RD.11] – use Section 1 information to generate run-time BUFR look-up table file names which depend on the local table version and the originating centre and sub-centre codes. The Section 1 header for RO data indicates that only standard operational global table elements are used, so existing files should be loaded for this type of data whatever the centre/sub-centre code values. Recent releases (v19 or later) of the Met Office decoder uses only the table version number from Section 1, but by default will use the current version of the tables.</w:t>
      </w:r>
      <w:r w:rsidDel="00000000" w:rsidR="00000000" w:rsidRPr="00000000">
        <w:rPr>
          <w:rtl w:val="0"/>
        </w:rPr>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'Originating/Generating Centre' coded into Section 1 would normally be that for the National Meteorological Service (NMS) encoding the data and/or injecting the data onto the GTS. For our purpose, if it is not the RO processing centre doing the encoding, then the code should be that of the NMS of the country disseminating the BUFR via GTS. If the processing centre is also an NMS, the sub-centre is coded as zero. In any case, the Processing Centre identifier is encoded with the observation profile in Section 4.</w:t>
      </w:r>
      <w:r w:rsidDel="00000000" w:rsidR="00000000" w:rsidRPr="00000000">
        <w:rPr>
          <w:rtl w:val="0"/>
        </w:rPr>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Examples of Originating Centres providing RO data on the GTS (in Code Table C-11):</w:t>
      </w:r>
      <w:r w:rsidDel="00000000" w:rsidR="00000000" w:rsidRPr="00000000">
        <w:rPr>
          <w:rtl w:val="0"/>
        </w:rPr>
      </w:r>
    </w:p>
    <w:p w:rsidR="00000000" w:rsidDel="00000000" w:rsidP="00000000" w:rsidRDefault="00000000" w:rsidRPr="00000000" w14:paraId="00000299">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EUMETSAT</w:t>
      </w:r>
      <w:r w:rsidDel="00000000" w:rsidR="00000000" w:rsidRPr="00000000">
        <w:rPr>
          <w:rFonts w:ascii="Arial" w:cs="Arial" w:eastAsia="Arial" w:hAnsi="Arial"/>
          <w:rtl w:val="0"/>
        </w:rPr>
        <w:t xml:space="preserve">, Darmstadt: 254, sub-centre 0, for GRAS data (Level 1b only);</w:t>
      </w:r>
      <w:r w:rsidDel="00000000" w:rsidR="00000000" w:rsidRPr="00000000">
        <w:rPr>
          <w:rtl w:val="0"/>
        </w:rPr>
      </w:r>
    </w:p>
    <w:p w:rsidR="00000000" w:rsidDel="00000000" w:rsidP="00000000" w:rsidRDefault="00000000" w:rsidRPr="00000000" w14:paraId="0000029A">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DMI</w:t>
      </w:r>
      <w:r w:rsidDel="00000000" w:rsidR="00000000" w:rsidRPr="00000000">
        <w:rPr>
          <w:rFonts w:ascii="Arial" w:cs="Arial" w:eastAsia="Arial" w:hAnsi="Arial"/>
          <w:rtl w:val="0"/>
        </w:rPr>
        <w:t xml:space="preserve">, Copenhagen: 094, sub-centre 0, for GRAS data;</w:t>
      </w:r>
      <w:r w:rsidDel="00000000" w:rsidR="00000000" w:rsidRPr="00000000">
        <w:rPr>
          <w:rtl w:val="0"/>
        </w:rPr>
      </w:r>
    </w:p>
    <w:p w:rsidR="00000000" w:rsidDel="00000000" w:rsidP="00000000" w:rsidRDefault="00000000" w:rsidRPr="00000000" w14:paraId="0000029B">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UCAR</w:t>
      </w:r>
      <w:r w:rsidDel="00000000" w:rsidR="00000000" w:rsidRPr="00000000">
        <w:rPr>
          <w:rFonts w:ascii="Arial" w:cs="Arial" w:eastAsia="Arial" w:hAnsi="Arial"/>
          <w:rtl w:val="0"/>
        </w:rPr>
        <w:t xml:space="preserve">, Boulder (via NWS, Washington): 060, sub-centre 0, for COSMIC and KOMPSAT-5;</w:t>
      </w:r>
      <w:r w:rsidDel="00000000" w:rsidR="00000000" w:rsidRPr="00000000">
        <w:rPr>
          <w:rtl w:val="0"/>
        </w:rPr>
      </w:r>
    </w:p>
    <w:p w:rsidR="00000000" w:rsidDel="00000000" w:rsidP="00000000" w:rsidRDefault="00000000" w:rsidRPr="00000000" w14:paraId="0000029C">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GFZ</w:t>
      </w:r>
      <w:r w:rsidDel="00000000" w:rsidR="00000000" w:rsidRPr="00000000">
        <w:rPr>
          <w:rFonts w:ascii="Arial" w:cs="Arial" w:eastAsia="Arial" w:hAnsi="Arial"/>
          <w:rtl w:val="0"/>
        </w:rPr>
        <w:t xml:space="preserve">, Potsdam (via DWD, Offenbach): 078, sub-centre 173, for TerraSAR-X and TanDEM-X;</w:t>
      </w:r>
      <w:r w:rsidDel="00000000" w:rsidR="00000000" w:rsidRPr="00000000">
        <w:rPr>
          <w:rtl w:val="0"/>
        </w:rPr>
      </w:r>
    </w:p>
    <w:p w:rsidR="00000000" w:rsidDel="00000000" w:rsidP="00000000" w:rsidRDefault="00000000" w:rsidRPr="00000000" w14:paraId="0000029D">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CMA</w:t>
      </w:r>
      <w:r w:rsidDel="00000000" w:rsidR="00000000" w:rsidRPr="00000000">
        <w:rPr>
          <w:rFonts w:ascii="Arial" w:cs="Arial" w:eastAsia="Arial" w:hAnsi="Arial"/>
          <w:rtl w:val="0"/>
        </w:rPr>
        <w:t xml:space="preserve">, Beijing: 038, sub-centre 0, for FY-3C/D data;</w:t>
      </w:r>
      <w:r w:rsidDel="00000000" w:rsidR="00000000" w:rsidRPr="00000000">
        <w:rPr>
          <w:rtl w:val="0"/>
        </w:rPr>
      </w:r>
    </w:p>
    <w:p w:rsidR="00000000" w:rsidDel="00000000" w:rsidP="00000000" w:rsidRDefault="00000000" w:rsidRPr="00000000" w14:paraId="0000029E">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sdt>
        <w:sdtPr>
          <w:tag w:val="goog_rdk_0"/>
        </w:sdtPr>
        <w:sdtContent>
          <w:commentRangeStart w:id="0"/>
        </w:sdtContent>
      </w:sdt>
      <w:r w:rsidDel="00000000" w:rsidR="00000000" w:rsidRPr="00000000">
        <w:rPr>
          <w:rFonts w:ascii="Arial" w:cs="Arial" w:eastAsia="Arial" w:hAnsi="Arial"/>
          <w:b w:val="1"/>
          <w:rtl w:val="0"/>
        </w:rPr>
        <w:t xml:space="preserve">SIO, </w:t>
      </w:r>
      <w:r w:rsidDel="00000000" w:rsidR="00000000" w:rsidRPr="00000000">
        <w:rPr>
          <w:rFonts w:ascii="Arial" w:cs="Arial" w:eastAsia="Arial" w:hAnsi="Arial"/>
          <w:rtl w:val="0"/>
        </w:rPr>
        <w:t xml:space="preserve">Scripps Institution of Oceanography, La Jolla: 183, sub-centre 1 CW3E for ARO data (TBC)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i w:val="1"/>
        </w:rPr>
      </w:pPr>
      <w:bookmarkStart w:colFirst="0" w:colLast="0" w:name="_heading=h.1pxezwc" w:id="28"/>
      <w:bookmarkEnd w:id="28"/>
      <w:r w:rsidDel="00000000" w:rsidR="00000000" w:rsidRPr="00000000">
        <w:rPr>
          <w:rtl w:val="0"/>
        </w:rPr>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49x2ik5" w:id="30"/>
      <w:bookmarkEnd w:id="30"/>
      <w:r w:rsidDel="00000000" w:rsidR="00000000" w:rsidRPr="00000000">
        <w:rPr>
          <w:rFonts w:ascii="Arial" w:cs="Arial" w:eastAsia="Arial" w:hAnsi="Arial"/>
          <w:b w:val="1"/>
          <w:i w:val="1"/>
          <w:rtl w:val="0"/>
        </w:rPr>
        <w:t xml:space="preserve">Table  </w:t>
      </w:r>
      <w:bookmarkStart w:colFirst="0" w:colLast="0" w:name="bookmark=id.2p2csry" w:id="29"/>
      <w:bookmarkEnd w:id="29"/>
      <w:r w:rsidDel="00000000" w:rsidR="00000000" w:rsidRPr="00000000">
        <w:rPr>
          <w:rFonts w:ascii="Arial" w:cs="Arial" w:eastAsia="Arial" w:hAnsi="Arial"/>
          <w:b w:val="1"/>
          <w:i w:val="1"/>
          <w:rtl w:val="0"/>
        </w:rPr>
        <w:t xml:space="preserve">3. BUFR Section 1 (Identification) for current Edition 4 messages</w:t>
      </w:r>
      <w:r w:rsidDel="00000000" w:rsidR="00000000" w:rsidRPr="00000000">
        <w:rPr>
          <w:rtl w:val="0"/>
        </w:rPr>
      </w:r>
    </w:p>
    <w:tbl>
      <w:tblPr>
        <w:tblStyle w:val="Table10"/>
        <w:tblW w:w="9072.0" w:type="dxa"/>
        <w:jc w:val="left"/>
        <w:tblLayout w:type="fixed"/>
        <w:tblLook w:val="0000"/>
      </w:tblPr>
      <w:tblGrid>
        <w:gridCol w:w="1097"/>
        <w:gridCol w:w="5430"/>
        <w:gridCol w:w="2545"/>
        <w:tblGridChange w:id="0">
          <w:tblGrid>
            <w:gridCol w:w="1097"/>
            <w:gridCol w:w="5430"/>
            <w:gridCol w:w="2545"/>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Length of Section 1</w:t>
            </w:r>
          </w:p>
        </w:tc>
        <w:tc>
          <w:tcPr>
            <w:shd w:fill="f3f3f3" w:val="clear"/>
            <w:tcMar>
              <w:top w:w="0.0" w:type="dxa"/>
              <w:left w:w="108.0" w:type="dxa"/>
              <w:bottom w:w="0.0" w:type="dxa"/>
              <w:right w:w="108.0" w:type="dxa"/>
            </w:tcMar>
          </w:tcPr>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BUFR Master Table</w:t>
            </w:r>
          </w:p>
        </w:tc>
        <w:tc>
          <w:tcPr>
            <w:shd w:fill="e0e0e0" w:val="clear"/>
            <w:tcMar>
              <w:top w:w="0.0" w:type="dxa"/>
              <w:left w:w="108.0" w:type="dxa"/>
              <w:bottom w:w="0.0" w:type="dxa"/>
              <w:right w:w="108.0" w:type="dxa"/>
            </w:tcMar>
          </w:tcPr>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 (Meteorology)</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shd w:fill="f3f3f3" w:val="clear"/>
            <w:tcMar>
              <w:top w:w="0.0" w:type="dxa"/>
              <w:left w:w="108.0" w:type="dxa"/>
              <w:bottom w:w="0.0" w:type="dxa"/>
              <w:right w:w="108.0" w:type="dxa"/>
            </w:tcMar>
          </w:tcPr>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Identification of Originating/Generating Centre </w:t>
              <w:br w:type="textWrapping"/>
              <w:t xml:space="preserve">(CCT C-1 or C-11)</w:t>
            </w:r>
          </w:p>
        </w:tc>
        <w:tc>
          <w:tcPr>
            <w:shd w:fill="f3f3f3" w:val="clear"/>
            <w:tcMar>
              <w:top w:w="0.0" w:type="dxa"/>
              <w:left w:w="108.0" w:type="dxa"/>
              <w:bottom w:w="0.0" w:type="dxa"/>
              <w:right w:w="108.0" w:type="dxa"/>
            </w:tcMar>
          </w:tcPr>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e.g.</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094 – DMI</w:t>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254 - EUMETSAT</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For more detail see table 7</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sdt>
              <w:sdtPr>
                <w:tag w:val="goog_rdk_1"/>
              </w:sdtPr>
              <w:sdtContent>
                <w:commentRangeStart w:id="1"/>
              </w:sdtContent>
            </w:sdt>
            <w:r w:rsidDel="00000000" w:rsidR="00000000" w:rsidRPr="00000000">
              <w:rPr>
                <w:rFonts w:ascii="Arial" w:cs="Arial" w:eastAsia="Arial" w:hAnsi="Arial"/>
                <w:sz w:val="16"/>
                <w:szCs w:val="16"/>
                <w:rtl w:val="0"/>
              </w:rPr>
              <w:t xml:space="preserve">7–8</w:t>
            </w:r>
          </w:p>
        </w:tc>
        <w:tc>
          <w:tcPr>
            <w:shd w:fill="e0e0e0" w:val="clear"/>
            <w:tcMar>
              <w:top w:w="0.0" w:type="dxa"/>
              <w:left w:w="108.0" w:type="dxa"/>
              <w:bottom w:w="0.0" w:type="dxa"/>
              <w:right w:w="108.0" w:type="dxa"/>
            </w:tcMar>
          </w:tcPr>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Centre Originating/Generating Sub-Centre (CCT C-12)</w:t>
            </w:r>
          </w:p>
        </w:tc>
        <w:tc>
          <w:tcPr>
            <w:shd w:fill="e0e0e0" w:val="clear"/>
            <w:tcMar>
              <w:top w:w="0.0" w:type="dxa"/>
              <w:left w:w="108.0" w:type="dxa"/>
              <w:bottom w:w="0.0" w:type="dxa"/>
              <w:right w:w="108.0" w:type="dxa"/>
            </w:tcMar>
          </w:tcPr>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See separate document</w:t>
            </w:r>
            <w:commentRangeEnd w:id="1"/>
            <w:r w:rsidDel="00000000" w:rsidR="00000000" w:rsidRPr="00000000">
              <w:commentReference w:id="1"/>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Update Sequence Number</w:t>
            </w:r>
          </w:p>
        </w:tc>
        <w:tc>
          <w:tcPr>
            <w:shd w:fill="f3f3f3" w:val="clear"/>
            <w:tcMar>
              <w:top w:w="0.0" w:type="dxa"/>
              <w:left w:w="108.0" w:type="dxa"/>
              <w:bottom w:w="0.0" w:type="dxa"/>
              <w:right w:w="108.0" w:type="dxa"/>
            </w:tcMar>
          </w:tcPr>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Optional Section 2 flag</w:t>
            </w:r>
          </w:p>
        </w:tc>
        <w:tc>
          <w:tcPr>
            <w:shd w:fill="e0e0e0" w:val="clear"/>
            <w:tcMar>
              <w:top w:w="0.0" w:type="dxa"/>
              <w:left w:w="108.0" w:type="dxa"/>
              <w:bottom w:w="0.0" w:type="dxa"/>
              <w:right w:w="108.0" w:type="dxa"/>
            </w:tcMar>
          </w:tcPr>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 (no Section 2 present)</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Data Category (Table A)</w:t>
            </w:r>
          </w:p>
        </w:tc>
        <w:tc>
          <w:tcPr>
            <w:shd w:fill="f3f3f3" w:val="clear"/>
            <w:tcMar>
              <w:top w:w="0.0" w:type="dxa"/>
              <w:left w:w="108.0" w:type="dxa"/>
              <w:bottom w:w="0.0" w:type="dxa"/>
              <w:right w:w="108.0" w:type="dxa"/>
            </w:tcMar>
          </w:tcPr>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3 (vertical sounding–satellite) or</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(vertical sounding–other)</w:t>
            </w:r>
          </w:p>
        </w:tc>
      </w:tr>
      <w:tr>
        <w:trPr>
          <w:cantSplit w:val="0"/>
          <w:tblHeader w:val="0"/>
        </w:trPr>
        <w:tc>
          <w:tcPr>
            <w:shd w:fill="e6e6e6" w:val="clear"/>
            <w:tcMar>
              <w:top w:w="0.0" w:type="dxa"/>
              <w:left w:w="108.0" w:type="dxa"/>
              <w:bottom w:w="0.0" w:type="dxa"/>
              <w:right w:w="108.0" w:type="dxa"/>
            </w:tcMar>
          </w:tcPr>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e6e6e6" w:val="clear"/>
            <w:tcMar>
              <w:top w:w="0.0" w:type="dxa"/>
              <w:left w:w="108.0" w:type="dxa"/>
              <w:bottom w:w="0.0" w:type="dxa"/>
              <w:right w:w="108.0" w:type="dxa"/>
            </w:tcMar>
          </w:tcPr>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sdt>
              <w:sdtPr>
                <w:tag w:val="goog_rdk_2"/>
              </w:sdtPr>
              <w:sdtContent>
                <w:commentRangeStart w:id="2"/>
              </w:sdtContent>
            </w:sdt>
            <w:r w:rsidDel="00000000" w:rsidR="00000000" w:rsidRPr="00000000">
              <w:rPr>
                <w:rFonts w:ascii="Arial" w:cs="Arial" w:eastAsia="Arial" w:hAnsi="Arial"/>
                <w:sz w:val="16"/>
                <w:szCs w:val="16"/>
                <w:rtl w:val="0"/>
              </w:rPr>
              <w:t xml:space="preserve">International Data Sub-Category (CCT C-13)</w:t>
            </w:r>
            <w:commentRangeEnd w:id="2"/>
            <w:r w:rsidDel="00000000" w:rsidR="00000000" w:rsidRPr="00000000">
              <w:commentReference w:id="2"/>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50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Local Data Sub-Category (locally defined by Originating Centre)</w:t>
            </w:r>
          </w:p>
        </w:tc>
        <w:tc>
          <w:tcPr>
            <w:shd w:fill="f3f3f3" w:val="clear"/>
            <w:tcMar>
              <w:top w:w="0.0" w:type="dxa"/>
              <w:left w:w="108.0" w:type="dxa"/>
              <w:bottom w:w="0.0" w:type="dxa"/>
              <w:right w:w="108.0" w:type="dxa"/>
            </w:tcMar>
          </w:tcPr>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sz w:val="16"/>
                <w:szCs w:val="16"/>
                <w:rtl w:val="0"/>
              </w:rPr>
              <w:t xml:space="preserve">14 (GNSS)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Version Number of Master Table</w:t>
            </w:r>
            <w:r w:rsidDel="00000000" w:rsidR="00000000" w:rsidRPr="00000000">
              <w:rPr>
                <w:rFonts w:ascii="Arial" w:cs="Arial" w:eastAsia="Arial" w:hAnsi="Arial"/>
                <w:sz w:val="16"/>
                <w:szCs w:val="16"/>
                <w:vertAlign w:val="superscript"/>
                <w:rtl w:val="0"/>
              </w:rPr>
              <w:t xml:space="preserve">9</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Version Number of Local Table</w:t>
            </w:r>
          </w:p>
        </w:tc>
        <w:tc>
          <w:tcPr>
            <w:shd w:fill="f3f3f3" w:val="clear"/>
            <w:tcMar>
              <w:top w:w="0.0" w:type="dxa"/>
              <w:left w:w="108.0" w:type="dxa"/>
              <w:bottom w:w="0.0" w:type="dxa"/>
              <w:right w:w="108.0" w:type="dxa"/>
            </w:tcMar>
          </w:tcPr>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 (local table not used)</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16-17</w:t>
            </w:r>
          </w:p>
        </w:tc>
        <w:tc>
          <w:tcPr>
            <w:shd w:fill="e0e0e0" w:val="clear"/>
            <w:tcMar>
              <w:top w:w="0.0" w:type="dxa"/>
              <w:left w:w="108.0" w:type="dxa"/>
              <w:bottom w:w="0.0" w:type="dxa"/>
              <w:right w:w="108.0" w:type="dxa"/>
            </w:tcMar>
          </w:tcPr>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Year (4-digit) ‘most typical for BUFR message content’</w:t>
            </w:r>
          </w:p>
        </w:tc>
        <w:tc>
          <w:tcPr>
            <w:shd w:fill="e0e0e0" w:val="clear"/>
            <w:tcMar>
              <w:top w:w="0.0" w:type="dxa"/>
              <w:left w:w="108.0" w:type="dxa"/>
              <w:bottom w:w="0.0" w:type="dxa"/>
              <w:right w:w="108.0" w:type="dxa"/>
            </w:tcMar>
          </w:tcPr>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Year of profile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18-22</w:t>
            </w:r>
          </w:p>
        </w:tc>
        <w:tc>
          <w:tcPr>
            <w:shd w:fill="f3f3f3" w:val="clear"/>
            <w:tcMar>
              <w:top w:w="0.0" w:type="dxa"/>
              <w:left w:w="108.0" w:type="dxa"/>
              <w:bottom w:w="0.0" w:type="dxa"/>
              <w:right w:w="108.0" w:type="dxa"/>
            </w:tcMar>
          </w:tcPr>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Month, Day, Hour, Minute and Second ‘most typical for BUFR message content</w:t>
            </w:r>
          </w:p>
        </w:tc>
        <w:tc>
          <w:tcPr>
            <w:shd w:fill="f3f3f3" w:val="clear"/>
            <w:tcMar>
              <w:top w:w="0.0" w:type="dxa"/>
              <w:left w:w="108.0" w:type="dxa"/>
              <w:bottom w:w="0.0" w:type="dxa"/>
              <w:right w:w="108.0" w:type="dxa"/>
            </w:tcMar>
          </w:tcPr>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Date/Time of profile</w:t>
            </w:r>
          </w:p>
        </w:tc>
      </w:tr>
    </w:tbl>
    <w:p w:rsidR="00000000" w:rsidDel="00000000" w:rsidP="00000000" w:rsidRDefault="00000000" w:rsidRPr="00000000" w14:paraId="000002CF">
      <w:pPr>
        <w:pStyle w:val="Heading2"/>
        <w:numPr>
          <w:ilvl w:val="1"/>
          <w:numId w:val="15"/>
        </w:numPr>
        <w:ind w:left="0" w:firstLine="0"/>
        <w:rPr/>
      </w:pPr>
      <w:bookmarkStart w:colFirst="0" w:colLast="0" w:name="_heading=h.147n2zr" w:id="31"/>
      <w:bookmarkEnd w:id="31"/>
      <w:r w:rsidDel="00000000" w:rsidR="00000000" w:rsidRPr="00000000">
        <w:rPr>
          <w:rtl w:val="0"/>
        </w:rPr>
        <w:t xml:space="preserve">BUFR Section 2 (Optional Data)</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section is not used for RO, and is not present in the BUFR messages.</w:t>
      </w:r>
      <w:r w:rsidDel="00000000" w:rsidR="00000000" w:rsidRPr="00000000">
        <w:rPr>
          <w:rtl w:val="0"/>
        </w:rPr>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2">
      <w:pPr>
        <w:pStyle w:val="Heading2"/>
        <w:numPr>
          <w:ilvl w:val="1"/>
          <w:numId w:val="15"/>
        </w:numPr>
        <w:ind w:left="0" w:firstLine="0"/>
        <w:rPr/>
      </w:pPr>
      <w:bookmarkStart w:colFirst="0" w:colLast="0" w:name="_heading=h.3o7alnk" w:id="32"/>
      <w:bookmarkEnd w:id="32"/>
      <w:r w:rsidDel="00000000" w:rsidR="00000000" w:rsidRPr="00000000">
        <w:rPr>
          <w:rtl w:val="0"/>
        </w:rPr>
        <w:t xml:space="preserve">BUFR Section 3 (Data Description)</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section contains the number of data sets (observations) encoded in Section 4 and flags indicating whether the data is ‘observed’ (</w:t>
      </w:r>
      <w:r w:rsidDel="00000000" w:rsidR="00000000" w:rsidRPr="00000000">
        <w:rPr>
          <w:rFonts w:ascii="Arial" w:cs="Arial" w:eastAsia="Arial" w:hAnsi="Arial"/>
          <w:i w:val="1"/>
          <w:rtl w:val="0"/>
        </w:rPr>
        <w:t xml:space="preserve">yes</w:t>
      </w:r>
      <w:r w:rsidDel="00000000" w:rsidR="00000000" w:rsidRPr="00000000">
        <w:rPr>
          <w:rFonts w:ascii="Arial" w:cs="Arial" w:eastAsia="Arial" w:hAnsi="Arial"/>
          <w:rtl w:val="0"/>
        </w:rPr>
        <w:t xml:space="preserve">) and whether they are encoded with compression or not. This section also contains the single Table D descriptor </w:t>
      </w:r>
      <w:r w:rsidDel="00000000" w:rsidR="00000000" w:rsidRPr="00000000">
        <w:rPr>
          <w:rFonts w:ascii="Courier New" w:cs="Courier New" w:eastAsia="Courier New" w:hAnsi="Courier New"/>
          <w:b w:val="1"/>
          <w:color w:val="3366ff"/>
          <w:rtl w:val="0"/>
        </w:rPr>
        <w:t xml:space="preserve">3 10 026</w:t>
      </w:r>
      <w:r w:rsidDel="00000000" w:rsidR="00000000" w:rsidRPr="00000000">
        <w:rPr>
          <w:rFonts w:ascii="Arial" w:cs="Arial" w:eastAsia="Arial" w:hAnsi="Arial"/>
          <w:rtl w:val="0"/>
        </w:rPr>
        <w:t xml:space="preserve">, this being the master sequence descriptor for the RO data in BUFR Section 4. This is illustrated in Table 4.</w:t>
      </w:r>
      <w:r w:rsidDel="00000000" w:rsidR="00000000" w:rsidRPr="00000000">
        <w:rPr>
          <w:rtl w:val="0"/>
        </w:rPr>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23ckvvd" w:id="33"/>
      <w:bookmarkEnd w:id="33"/>
      <w:r w:rsidDel="00000000" w:rsidR="00000000" w:rsidRPr="00000000">
        <w:rPr>
          <w:rFonts w:ascii="Arial" w:cs="Arial" w:eastAsia="Arial" w:hAnsi="Arial"/>
          <w:b w:val="1"/>
          <w:i w:val="1"/>
          <w:rtl w:val="0"/>
        </w:rPr>
        <w:t xml:space="preserve">Table 4. BUFR Section 3 (Data Description)</w:t>
      </w:r>
      <w:r w:rsidDel="00000000" w:rsidR="00000000" w:rsidRPr="00000000">
        <w:rPr>
          <w:rtl w:val="0"/>
        </w:rPr>
      </w:r>
    </w:p>
    <w:tbl>
      <w:tblPr>
        <w:tblStyle w:val="Table11"/>
        <w:tblW w:w="9072.0" w:type="dxa"/>
        <w:jc w:val="left"/>
        <w:tblLayout w:type="fixed"/>
        <w:tblLook w:val="0000"/>
      </w:tblPr>
      <w:tblGrid>
        <w:gridCol w:w="1098"/>
        <w:gridCol w:w="5281"/>
        <w:gridCol w:w="2693"/>
        <w:tblGridChange w:id="0">
          <w:tblGrid>
            <w:gridCol w:w="1098"/>
            <w:gridCol w:w="5281"/>
            <w:gridCol w:w="2693"/>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Length of Section 3  (octets)</w:t>
            </w:r>
          </w:p>
        </w:tc>
        <w:tc>
          <w:tcPr>
            <w:shd w:fill="f3f3f3" w:val="clear"/>
            <w:tcMar>
              <w:top w:w="0.0" w:type="dxa"/>
              <w:left w:w="108.0" w:type="dxa"/>
              <w:bottom w:w="0.0" w:type="dxa"/>
              <w:right w:w="108.0" w:type="dxa"/>
            </w:tcMar>
          </w:tcPr>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pacing w:after="40" w:before="40" w:line="240" w:lineRule="auto"/>
              <w:jc w:val="both"/>
              <w:rPr>
                <w:rFonts w:ascii="Times New Roman" w:cs="Times New Roman" w:eastAsia="Times New Roman" w:hAnsi="Times New Roman"/>
                <w:i w:val="1"/>
                <w:sz w:val="24"/>
                <w:szCs w:val="24"/>
              </w:rPr>
            </w:pPr>
            <w:r w:rsidDel="00000000" w:rsidR="00000000" w:rsidRPr="00000000">
              <w:rPr>
                <w:rFonts w:ascii="Arial" w:cs="Arial" w:eastAsia="Arial" w:hAnsi="Arial"/>
                <w:sz w:val="16"/>
                <w:szCs w:val="16"/>
                <w:rtl w:val="0"/>
              </w:rPr>
              <w:t xml:space="preserve">9 or 10</w:t>
            </w:r>
            <w:r w:rsidDel="00000000" w:rsidR="00000000" w:rsidRPr="00000000">
              <w:rPr>
                <w:rFonts w:ascii="Arial" w:cs="Arial" w:eastAsia="Arial" w:hAnsi="Arial"/>
                <w:i w:val="1"/>
                <w:sz w:val="16"/>
                <w:szCs w:val="16"/>
                <w:vertAlign w:val="superscript"/>
              </w:rPr>
              <w:footnoteReference w:customMarkFollows="0" w:id="8"/>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Reserved</w:t>
            </w:r>
          </w:p>
        </w:tc>
        <w:tc>
          <w:tcPr>
            <w:shd w:fill="e0e0e0" w:val="clear"/>
            <w:tcMar>
              <w:top w:w="0.0" w:type="dxa"/>
              <w:left w:w="108.0" w:type="dxa"/>
              <w:bottom w:w="0.0" w:type="dxa"/>
              <w:right w:w="108.0" w:type="dxa"/>
            </w:tcMar>
          </w:tcPr>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5–6</w:t>
            </w:r>
          </w:p>
        </w:tc>
        <w:tc>
          <w:tcPr>
            <w:shd w:fill="f3f3f3" w:val="clear"/>
            <w:tcMar>
              <w:top w:w="0.0" w:type="dxa"/>
              <w:left w:w="108.0" w:type="dxa"/>
              <w:bottom w:w="0.0" w:type="dxa"/>
              <w:right w:w="108.0" w:type="dxa"/>
            </w:tcMar>
          </w:tcPr>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Number of datasets (observations)</w:t>
            </w:r>
          </w:p>
        </w:tc>
        <w:tc>
          <w:tcPr>
            <w:shd w:fill="f3f3f3" w:val="clear"/>
            <w:tcMar>
              <w:top w:w="0.0" w:type="dxa"/>
              <w:left w:w="108.0" w:type="dxa"/>
              <w:bottom w:w="0.0" w:type="dxa"/>
              <w:right w:w="108.0" w:type="dxa"/>
            </w:tcMar>
          </w:tcPr>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Integer &gt; 0</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Section 4 Data flags:</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Bit 1 = 1 for Observed data, 0 for Other data</w:t>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Bit 2 = 1 for Compressed, 0 for Uncompressed</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Bits 3–8: Reserved (set to 0)</w:t>
            </w:r>
          </w:p>
        </w:tc>
        <w:tc>
          <w:tcPr>
            <w:shd w:fill="e0e0e0" w:val="clear"/>
            <w:tcMar>
              <w:top w:w="0.0" w:type="dxa"/>
              <w:left w:w="108.0" w:type="dxa"/>
              <w:bottom w:w="0.0" w:type="dxa"/>
              <w:right w:w="108.0" w:type="dxa"/>
            </w:tcMar>
          </w:tcPr>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128 (Observed, Uncompressed) or</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sdt>
              <w:sdtPr>
                <w:tag w:val="goog_rdk_6"/>
              </w:sdtPr>
              <w:sdtContent>
                <w:ins w:author="Stig Syndergaard" w:id="0" w:date="2024-07-15T15:44:00Z">
                  <w:r w:rsidDel="00000000" w:rsidR="00000000" w:rsidRPr="00000000">
                    <w:rPr>
                      <w:rFonts w:ascii="Arial" w:cs="Arial" w:eastAsia="Arial" w:hAnsi="Arial"/>
                      <w:sz w:val="16"/>
                      <w:szCs w:val="16"/>
                      <w:rtl w:val="0"/>
                    </w:rPr>
                    <w:t xml:space="preserve">192 (Observed, Compressed)</w:t>
                  </w:r>
                </w:ins>
              </w:sdtContent>
            </w:sdt>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8–9</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Descriptor</w:t>
              <w:br w:type="textWrapping"/>
            </w:r>
            <w:r w:rsidDel="00000000" w:rsidR="00000000" w:rsidRPr="00000000">
              <w:rPr>
                <w:rFonts w:ascii="Arial" w:cs="Arial" w:eastAsia="Arial" w:hAnsi="Arial"/>
                <w:i w:val="1"/>
                <w:sz w:val="16"/>
                <w:szCs w:val="16"/>
                <w:rtl w:val="0"/>
              </w:rPr>
              <w:t xml:space="preserve">Repeat 2-octets per descriptor</w:t>
              <w:br w:type="textWrapping"/>
            </w:r>
            <w:r w:rsidDel="00000000" w:rsidR="00000000" w:rsidRPr="00000000">
              <w:rPr>
                <w:rFonts w:ascii="Arial" w:cs="Arial" w:eastAsia="Arial" w:hAnsi="Arial"/>
                <w:sz w:val="16"/>
                <w:szCs w:val="16"/>
                <w:rtl w:val="0"/>
              </w:rPr>
              <w:t xml:space="preserve">Total number of descriptors = (Section length - 7) / 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i w:val="1"/>
                <w:sz w:val="24"/>
                <w:szCs w:val="24"/>
              </w:rPr>
            </w:pPr>
            <w:sdt>
              <w:sdtPr>
                <w:tag w:val="goog_rdk_8"/>
              </w:sdtPr>
              <w:sdtContent>
                <w:ins w:author="Stig Syndergaard" w:id="1" w:date="2024-07-15T15:45:00Z">
                  <w:r w:rsidDel="00000000" w:rsidR="00000000" w:rsidRPr="00000000">
                    <w:rPr>
                      <w:rFonts w:ascii="Arial" w:cs="Arial" w:eastAsia="Arial" w:hAnsi="Arial"/>
                      <w:b w:val="1"/>
                      <w:sz w:val="16"/>
                      <w:szCs w:val="16"/>
                      <w:rtl w:val="0"/>
                    </w:rPr>
                    <w:t xml:space="preserve">New</w:t>
                  </w:r>
                  <w:r w:rsidDel="00000000" w:rsidR="00000000" w:rsidRPr="00000000">
                    <w:rPr>
                      <w:rFonts w:ascii="Arial" w:cs="Arial" w:eastAsia="Arial" w:hAnsi="Arial"/>
                      <w:sz w:val="16"/>
                      <w:szCs w:val="16"/>
                      <w:rtl w:val="0"/>
                    </w:rPr>
                    <w:t xml:space="preserve"> </w:t>
                  </w:r>
                </w:ins>
              </w:sdtContent>
            </w:sdt>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color w:val="3366ff"/>
                <w:sz w:val="16"/>
                <w:szCs w:val="16"/>
                <w:rtl w:val="0"/>
              </w:rPr>
              <w:t xml:space="preserve">3 </w:t>
            </w:r>
            <w:r w:rsidDel="00000000" w:rsidR="00000000" w:rsidRPr="00000000">
              <w:rPr>
                <w:rFonts w:ascii="Arial" w:cs="Arial" w:eastAsia="Arial" w:hAnsi="Arial"/>
                <w:sz w:val="16"/>
                <w:szCs w:val="16"/>
                <w:rtl w:val="0"/>
              </w:rPr>
              <w:t xml:space="preserve">x 16384 +</w:t>
            </w:r>
            <w:r w:rsidDel="00000000" w:rsidR="00000000" w:rsidRPr="00000000">
              <w:rPr>
                <w:rFonts w:ascii="Arial" w:cs="Arial" w:eastAsia="Arial" w:hAnsi="Arial"/>
                <w:color w:val="3366ff"/>
                <w:sz w:val="16"/>
                <w:szCs w:val="16"/>
                <w:rtl w:val="0"/>
              </w:rPr>
              <w:t xml:space="preserve"> </w:t>
            </w:r>
            <w:r w:rsidDel="00000000" w:rsidR="00000000" w:rsidRPr="00000000">
              <w:rPr>
                <w:rFonts w:ascii="Arial" w:cs="Arial" w:eastAsia="Arial" w:hAnsi="Arial"/>
                <w:b w:val="1"/>
                <w:color w:val="3366ff"/>
                <w:sz w:val="16"/>
                <w:szCs w:val="16"/>
                <w:rtl w:val="0"/>
              </w:rPr>
              <w:t xml:space="preserve">10 </w:t>
            </w:r>
            <w:r w:rsidDel="00000000" w:rsidR="00000000" w:rsidRPr="00000000">
              <w:rPr>
                <w:rFonts w:ascii="Arial" w:cs="Arial" w:eastAsia="Arial" w:hAnsi="Arial"/>
                <w:sz w:val="16"/>
                <w:szCs w:val="16"/>
                <w:rtl w:val="0"/>
              </w:rPr>
              <w:t xml:space="preserve">x 256 +</w:t>
            </w:r>
            <w:r w:rsidDel="00000000" w:rsidR="00000000" w:rsidRPr="00000000">
              <w:rPr>
                <w:rFonts w:ascii="Arial" w:cs="Arial" w:eastAsia="Arial" w:hAnsi="Arial"/>
                <w:color w:val="3366ff"/>
                <w:sz w:val="16"/>
                <w:szCs w:val="16"/>
                <w:rtl w:val="0"/>
              </w:rPr>
              <w:t xml:space="preserve"> </w:t>
            </w:r>
            <w:sdt>
              <w:sdtPr>
                <w:tag w:val="goog_rdk_9"/>
              </w:sdtPr>
              <w:sdtContent>
                <w:ins w:author="Stig Syndergaard" w:id="2" w:date="2024-07-15T15:45:00Z">
                  <w:r w:rsidDel="00000000" w:rsidR="00000000" w:rsidRPr="00000000">
                    <w:rPr>
                      <w:rFonts w:ascii="Arial" w:cs="Arial" w:eastAsia="Arial" w:hAnsi="Arial"/>
                      <w:b w:val="1"/>
                      <w:color w:val="3366ff"/>
                      <w:sz w:val="16"/>
                      <w:szCs w:val="16"/>
                      <w:rtl w:val="0"/>
                    </w:rPr>
                    <w:t xml:space="preserve">YYY</w:t>
                  </w:r>
                </w:ins>
              </w:sdtContent>
            </w:sdt>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Pad byte (set to 0) – optional for Edition 4</w:t>
            </w:r>
          </w:p>
        </w:tc>
        <w:tc>
          <w:tcPr>
            <w:shd w:fill="e0e0e0" w:val="clear"/>
            <w:tcMar>
              <w:top w:w="0.0" w:type="dxa"/>
              <w:left w:w="108.0" w:type="dxa"/>
              <w:bottom w:w="0.0" w:type="dxa"/>
              <w:right w:w="108.0" w:type="dxa"/>
            </w:tcMar>
          </w:tcPr>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 (if Section length = 10)</w:t>
            </w:r>
          </w:p>
        </w:tc>
      </w:tr>
    </w:tbl>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4">
      <w:pPr>
        <w:pStyle w:val="Heading2"/>
        <w:numPr>
          <w:ilvl w:val="1"/>
          <w:numId w:val="15"/>
        </w:numPr>
        <w:ind w:left="0" w:firstLine="0"/>
        <w:rPr/>
      </w:pPr>
      <w:bookmarkStart w:colFirst="0" w:colLast="0" w:name="_heading=h.ihv636" w:id="34"/>
      <w:bookmarkEnd w:id="34"/>
      <w:r w:rsidDel="00000000" w:rsidR="00000000" w:rsidRPr="00000000">
        <w:rPr>
          <w:rtl w:val="0"/>
        </w:rPr>
        <w:t xml:space="preserve">BUFR Section 4 (Data Template)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i w:val="1"/>
          <w:sz w:val="24"/>
          <w:szCs w:val="24"/>
        </w:rPr>
      </w:pPr>
      <w:bookmarkStart w:colFirst="0" w:colLast="0" w:name="_heading=h.32hioqz" w:id="35"/>
      <w:bookmarkEnd w:id="35"/>
      <w:r w:rsidDel="00000000" w:rsidR="00000000" w:rsidRPr="00000000">
        <w:rPr>
          <w:rFonts w:ascii="Arial" w:cs="Arial" w:eastAsia="Arial" w:hAnsi="Arial"/>
          <w:rtl w:val="0"/>
        </w:rPr>
        <w:t xml:space="preserve">The WMO-approved and published BUFR template sequence definition for RO data is shown in Table 5. This is in the form of the Table D sequence of descriptors and their individual Table B specifications. Entries in </w:t>
      </w:r>
      <w:r w:rsidDel="00000000" w:rsidR="00000000" w:rsidRPr="00000000">
        <w:rPr>
          <w:rFonts w:ascii="Arial" w:cs="Arial" w:eastAsia="Arial" w:hAnsi="Arial"/>
          <w:b w:val="1"/>
          <w:color w:val="3366ff"/>
          <w:rtl w:val="0"/>
        </w:rPr>
        <w:t xml:space="preserve">bold (blue) text</w:t>
      </w:r>
      <w:r w:rsidDel="00000000" w:rsidR="00000000" w:rsidRPr="00000000">
        <w:rPr>
          <w:rFonts w:ascii="Arial" w:cs="Arial" w:eastAsia="Arial" w:hAnsi="Arial"/>
          <w:rtl w:val="0"/>
        </w:rPr>
        <w:t xml:space="preserve"> denote that a new Table B and/or Code/Flag Table entry was required, or that an existing entry in the relevant Code/Flag Table needed to be extended. These are defined in Table 7, Table 8 and Table 9. Note that the Code/Flag Tables are not necessary for correct decoding of BUFR messages, but are used only when interpreting the decoded data.</w:t>
      </w: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i w:val="1"/>
          <w:sz w:val="24"/>
          <w:szCs w:val="24"/>
        </w:rPr>
      </w:pPr>
      <w:r w:rsidDel="00000000" w:rsidR="00000000" w:rsidRPr="00000000">
        <w:rPr>
          <w:rFonts w:ascii="Arial" w:cs="Arial" w:eastAsia="Arial" w:hAnsi="Arial"/>
          <w:rtl w:val="0"/>
        </w:rPr>
        <w:t xml:space="preserve">The complete RO BUFR master sequence of 82 element, sequence and operator descriptors is assigned to the global section of Table D as descriptor </w:t>
      </w:r>
      <w:r w:rsidDel="00000000" w:rsidR="00000000" w:rsidRPr="00000000">
        <w:rPr>
          <w:rFonts w:ascii="Courier New" w:cs="Courier New" w:eastAsia="Courier New" w:hAnsi="Courier New"/>
          <w:b w:val="1"/>
          <w:color w:val="3366ff"/>
          <w:rtl w:val="0"/>
        </w:rPr>
        <w:t xml:space="preserve">3 10 026</w:t>
      </w:r>
      <w:r w:rsidDel="00000000" w:rsidR="00000000" w:rsidRPr="00000000">
        <w:rPr>
          <w:rFonts w:ascii="Arial" w:cs="Arial" w:eastAsia="Arial" w:hAnsi="Arial"/>
          <w:rtl w:val="0"/>
        </w:rPr>
        <w:t xml:space="preserve">. This single sequence descriptor is encoded into Section 3 of the BUFR message.</w:t>
      </w:r>
      <w:r w:rsidDel="00000000" w:rsidR="00000000" w:rsidRPr="00000000">
        <w:rPr>
          <w:rtl w:val="0"/>
        </w:rPr>
      </w:r>
    </w:p>
    <w:p w:rsidR="00000000" w:rsidDel="00000000" w:rsidP="00000000" w:rsidRDefault="00000000" w:rsidRPr="00000000" w14:paraId="000002F7">
      <w:pPr>
        <w:pageBreakBefore w:val="1"/>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1hmsyys" w:id="36"/>
      <w:bookmarkEnd w:id="36"/>
      <w:r w:rsidDel="00000000" w:rsidR="00000000" w:rsidRPr="00000000">
        <w:rPr>
          <w:rFonts w:ascii="Arial" w:cs="Arial" w:eastAsia="Arial" w:hAnsi="Arial"/>
          <w:b w:val="1"/>
          <w:i w:val="1"/>
          <w:rtl w:val="0"/>
        </w:rPr>
        <w:t xml:space="preserve">Table 5. BUFR Section 4 (Data Template)</w:t>
      </w:r>
      <w:r w:rsidDel="00000000" w:rsidR="00000000" w:rsidRPr="00000000">
        <w:rPr>
          <w:rtl w:val="0"/>
        </w:rPr>
      </w:r>
    </w:p>
    <w:tbl>
      <w:tblPr>
        <w:tblStyle w:val="Table12"/>
        <w:tblW w:w="10718.0" w:type="dxa"/>
        <w:jc w:val="center"/>
        <w:tblLayout w:type="fixed"/>
        <w:tblLook w:val="0000"/>
      </w:tblPr>
      <w:tblGrid>
        <w:gridCol w:w="993"/>
        <w:gridCol w:w="2100"/>
        <w:gridCol w:w="1021"/>
        <w:gridCol w:w="856"/>
        <w:gridCol w:w="1274"/>
        <w:gridCol w:w="898"/>
        <w:gridCol w:w="1071"/>
        <w:gridCol w:w="2505"/>
        <w:tblGridChange w:id="0">
          <w:tblGrid>
            <w:gridCol w:w="993"/>
            <w:gridCol w:w="2100"/>
            <w:gridCol w:w="1021"/>
            <w:gridCol w:w="856"/>
            <w:gridCol w:w="1274"/>
            <w:gridCol w:w="898"/>
            <w:gridCol w:w="1071"/>
            <w:gridCol w:w="2505"/>
          </w:tblGrid>
        </w:tblGridChange>
      </w:tblGrid>
      <w:tr>
        <w:trPr>
          <w:cantSplit w:val="1"/>
          <w:tblHeader w:val="1"/>
        </w:trPr>
        <w:tc>
          <w:tcPr>
            <w:shd w:fill="94bd5e" w:val="clear"/>
            <w:tcMar>
              <w:top w:w="0.0" w:type="dxa"/>
              <w:left w:w="108.0" w:type="dxa"/>
              <w:bottom w:w="0.0" w:type="dxa"/>
              <w:right w:w="108.0" w:type="dxa"/>
            </w:tcMar>
            <w:vAlign w:val="center"/>
          </w:tcPr>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Data</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Field</w:t>
            </w:r>
          </w:p>
        </w:tc>
        <w:tc>
          <w:tcPr>
            <w:shd w:fill="94bd5e" w:val="clear"/>
            <w:tcMar>
              <w:top w:w="0.0" w:type="dxa"/>
              <w:left w:w="108.0" w:type="dxa"/>
              <w:bottom w:w="0.0" w:type="dxa"/>
              <w:right w:w="108.0" w:type="dxa"/>
            </w:tcMar>
            <w:vAlign w:val="center"/>
          </w:tcPr>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Element Name</w:t>
            </w:r>
          </w:p>
        </w:tc>
        <w:tc>
          <w:tcPr>
            <w:shd w:fill="94bd5e" w:val="clear"/>
            <w:tcMar>
              <w:top w:w="0.0" w:type="dxa"/>
              <w:left w:w="108.0" w:type="dxa"/>
              <w:bottom w:w="0.0" w:type="dxa"/>
              <w:right w:w="108.0" w:type="dxa"/>
            </w:tcMar>
            <w:vAlign w:val="center"/>
          </w:tcPr>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w:t>
            </w:r>
          </w:p>
        </w:tc>
        <w:tc>
          <w:tcPr>
            <w:shd w:fill="94bd5e" w:val="clear"/>
            <w:tcMar>
              <w:top w:w="0.0" w:type="dxa"/>
              <w:left w:w="108.0" w:type="dxa"/>
              <w:bottom w:w="0.0" w:type="dxa"/>
              <w:right w:w="108.0" w:type="dxa"/>
            </w:tcMar>
            <w:vAlign w:val="center"/>
          </w:tcPr>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Table B</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Scale</w:t>
            </w:r>
          </w:p>
        </w:tc>
        <w:tc>
          <w:tcPr>
            <w:shd w:fill="94bd5e" w:val="clear"/>
            <w:tcMar>
              <w:top w:w="0.0" w:type="dxa"/>
              <w:left w:w="108.0" w:type="dxa"/>
              <w:bottom w:w="0.0" w:type="dxa"/>
              <w:right w:w="108.0" w:type="dxa"/>
            </w:tcMar>
            <w:vAlign w:val="center"/>
          </w:tcPr>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Table B</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Ref. Val.</w:t>
            </w:r>
          </w:p>
        </w:tc>
        <w:tc>
          <w:tcPr>
            <w:shd w:fill="94bd5e" w:val="clear"/>
            <w:tcMar>
              <w:top w:w="0.0" w:type="dxa"/>
              <w:left w:w="108.0" w:type="dxa"/>
              <w:bottom w:w="0.0" w:type="dxa"/>
              <w:right w:w="108.0" w:type="dxa"/>
            </w:tcMar>
            <w:vAlign w:val="center"/>
          </w:tcPr>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Table B</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Width</w:t>
            </w:r>
          </w:p>
        </w:tc>
        <w:tc>
          <w:tcPr>
            <w:shd w:fill="94bd5e" w:val="clear"/>
            <w:tcMar>
              <w:top w:w="0.0" w:type="dxa"/>
              <w:left w:w="108.0" w:type="dxa"/>
              <w:bottom w:w="0.0" w:type="dxa"/>
              <w:right w:w="108.0" w:type="dxa"/>
            </w:tcMar>
            <w:vAlign w:val="center"/>
          </w:tcPr>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Units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Comments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Radio Occultation header</w:t>
            </w:r>
          </w:p>
        </w:tc>
      </w:tr>
      <w:sdt>
        <w:sdtPr>
          <w:tag w:val="goog_rdk_11"/>
        </w:sdtPr>
        <w:sdtContent>
          <w:tr>
            <w:trPr>
              <w:cantSplit w:val="1"/>
              <w:trHeight w:val="20" w:hRule="atLeast"/>
              <w:tblHeader w:val="0"/>
              <w:ins w:author="Stig Syndergaard" w:id="3" w:date="2024-07-15T16:49:00Z"/>
            </w:trPr>
            <w:tc>
              <w:tcPr>
                <w:shd w:fill="f3f3f3" w:val="clear"/>
                <w:tcMar>
                  <w:top w:w="0.0" w:type="dxa"/>
                  <w:left w:w="108.0" w:type="dxa"/>
                  <w:bottom w:w="0.0" w:type="dxa"/>
                  <w:right w:w="108.0" w:type="dxa"/>
                </w:tcMar>
              </w:tcPr>
              <w:sdt>
                <w:sdtPr>
                  <w:tag w:val="goog_rdk_13"/>
                </w:sdtPr>
                <w:sdtContent>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12"/>
                      </w:sdtPr>
                      <w:sdtContent>
                        <w:ins w:author="Stig Syndergaard" w:id="3" w:date="2024-07-15T16:49:00Z">
                          <w:r w:rsidDel="00000000" w:rsidR="00000000" w:rsidRPr="00000000">
                            <w:rPr>
                              <w:rFonts w:ascii="Arial" w:cs="Arial" w:eastAsia="Arial" w:hAnsi="Arial"/>
                              <w:sz w:val="16"/>
                              <w:szCs w:val="16"/>
                              <w:rtl w:val="0"/>
                            </w:rPr>
                            <w:t xml:space="preserve">1–4</w:t>
                          </w:r>
                        </w:ins>
                      </w:sdtContent>
                    </w:sdt>
                  </w:p>
                </w:sdtContent>
              </w:sdt>
            </w:tc>
            <w:tc>
              <w:tcPr>
                <w:shd w:fill="f3f3f3" w:val="clear"/>
                <w:tcMar>
                  <w:top w:w="0.0" w:type="dxa"/>
                  <w:left w:w="108.0" w:type="dxa"/>
                  <w:bottom w:w="0.0" w:type="dxa"/>
                  <w:right w:w="108.0" w:type="dxa"/>
                </w:tcMar>
              </w:tcPr>
              <w:sdt>
                <w:sdtPr>
                  <w:tag w:val="goog_rdk_15"/>
                </w:sdtPr>
                <w:sdtContent>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b w:val="1"/>
                        <w:sz w:val="16"/>
                        <w:szCs w:val="16"/>
                      </w:rPr>
                    </w:pPr>
                    <w:sdt>
                      <w:sdtPr>
                        <w:tag w:val="goog_rdk_14"/>
                      </w:sdtPr>
                      <w:sdtContent>
                        <w:ins w:author="Stig Syndergaard" w:id="3" w:date="2024-07-15T16:49:00Z">
                          <w:r w:rsidDel="00000000" w:rsidR="00000000" w:rsidRPr="00000000">
                            <w:rPr>
                              <w:rFonts w:ascii="Arial" w:cs="Arial" w:eastAsia="Arial" w:hAnsi="Arial"/>
                              <w:b w:val="1"/>
                              <w:sz w:val="16"/>
                              <w:szCs w:val="16"/>
                              <w:rtl w:val="0"/>
                            </w:rPr>
                            <w:t xml:space="preserve">WIGOS station identifier</w:t>
                          </w:r>
                        </w:ins>
                      </w:sdtContent>
                    </w:sdt>
                  </w:p>
                </w:sdtContent>
              </w:sdt>
            </w:tc>
            <w:tc>
              <w:tcPr>
                <w:shd w:fill="f3f3f3" w:val="clear"/>
                <w:tcMar>
                  <w:top w:w="0.0" w:type="dxa"/>
                  <w:left w:w="108.0" w:type="dxa"/>
                  <w:bottom w:w="0.0" w:type="dxa"/>
                  <w:right w:w="108.0" w:type="dxa"/>
                </w:tcMar>
              </w:tcPr>
              <w:sdt>
                <w:sdtPr>
                  <w:tag w:val="goog_rdk_17"/>
                </w:sdtPr>
                <w:sdtContent>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pacing w:line="240" w:lineRule="auto"/>
                      <w:jc w:val="center"/>
                      <w:rPr>
                        <w:ins w:author="Stig Syndergaard" w:id="3" w:date="2024-07-15T16:49:00Z"/>
                        <w:rFonts w:ascii="Arial" w:cs="Arial" w:eastAsia="Arial" w:hAnsi="Arial"/>
                        <w:b w:val="1"/>
                        <w:sz w:val="16"/>
                        <w:szCs w:val="16"/>
                      </w:rPr>
                    </w:pPr>
                    <w:sdt>
                      <w:sdtPr>
                        <w:tag w:val="goog_rdk_16"/>
                      </w:sdtPr>
                      <w:sdtContent>
                        <w:ins w:author="Stig Syndergaard" w:id="3" w:date="2024-07-15T16:49:00Z">
                          <w:r w:rsidDel="00000000" w:rsidR="00000000" w:rsidRPr="00000000">
                            <w:rPr>
                              <w:rFonts w:ascii="Arial" w:cs="Arial" w:eastAsia="Arial" w:hAnsi="Arial"/>
                              <w:b w:val="1"/>
                              <w:sz w:val="16"/>
                              <w:szCs w:val="16"/>
                              <w:rtl w:val="0"/>
                            </w:rPr>
                            <w:t xml:space="preserve">3 01 150 </w:t>
                          </w:r>
                        </w:ins>
                      </w:sdtContent>
                    </w:sdt>
                  </w:p>
                </w:sdtContent>
              </w:sdt>
            </w:tc>
            <w:tc>
              <w:tcPr>
                <w:shd w:fill="f3f3f3" w:val="clear"/>
                <w:tcMar>
                  <w:top w:w="0.0" w:type="dxa"/>
                  <w:left w:w="108.0" w:type="dxa"/>
                  <w:bottom w:w="0.0" w:type="dxa"/>
                  <w:right w:w="108.0" w:type="dxa"/>
                </w:tcMar>
              </w:tcPr>
              <w:sdt>
                <w:sdtPr>
                  <w:tag w:val="goog_rdk_19"/>
                </w:sdtPr>
                <w:sdtContent>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18"/>
                      </w:sdtPr>
                      <w:sdtContent>
                        <w:ins w:author="Stig Syndergaard" w:id="3" w:date="2024-07-15T16:49: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1"/>
                </w:sdtPr>
                <w:sdtContent>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20"/>
                      </w:sdtPr>
                      <w:sdtContent>
                        <w:ins w:author="Stig Syndergaard" w:id="3" w:date="2024-07-15T16:49: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3"/>
                </w:sdtPr>
                <w:sdtContent>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ins w:author="Stig Syndergaard" w:id="3" w:date="2024-07-15T16:49:00Z"/>
                        <w:rFonts w:ascii="Arial" w:cs="Arial" w:eastAsia="Arial" w:hAnsi="Arial"/>
                        <w:sz w:val="16"/>
                        <w:szCs w:val="16"/>
                      </w:rPr>
                    </w:pPr>
                    <w:sdt>
                      <w:sdtPr>
                        <w:tag w:val="goog_rdk_22"/>
                      </w:sdtPr>
                      <w:sdtContent>
                        <w:ins w:author="Stig Syndergaard" w:id="3" w:date="2024-07-15T16:49: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5"/>
                </w:sdtPr>
                <w:sdtContent>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24"/>
                      </w:sdtPr>
                      <w:sdtContent>
                        <w:ins w:author="Stig Syndergaard" w:id="3" w:date="2024-07-15T16:49: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7"/>
                </w:sdtPr>
                <w:sdtContent>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26"/>
                      </w:sdtPr>
                      <w:sdtContent>
                        <w:ins w:author="Stig Syndergaard" w:id="3" w:date="2024-07-15T16:49:00Z">
                          <w:r w:rsidDel="00000000" w:rsidR="00000000" w:rsidRPr="00000000">
                            <w:rPr>
                              <w:rtl w:val="0"/>
                            </w:rPr>
                          </w:r>
                        </w:ins>
                      </w:sdtContent>
                    </w:sdt>
                  </w:p>
                </w:sdtContent>
              </w:sdt>
            </w:tc>
          </w:tr>
        </w:sdtContent>
      </w:sdt>
      <w:sdt>
        <w:sdtPr>
          <w:tag w:val="goog_rdk_28"/>
        </w:sdtPr>
        <w:sdtContent>
          <w:tr>
            <w:trPr>
              <w:cantSplit w:val="1"/>
              <w:trHeight w:val="20" w:hRule="atLeast"/>
              <w:tblHeader w:val="0"/>
              <w:ins w:author="Stig Syndergaard" w:id="3" w:date="2024-07-15T16:49:00Z"/>
            </w:trPr>
            <w:tc>
              <w:tcPr>
                <w:shd w:fill="e0e0e0" w:val="clear"/>
                <w:tcMar>
                  <w:top w:w="0.0" w:type="dxa"/>
                  <w:left w:w="108.0" w:type="dxa"/>
                  <w:bottom w:w="0.0" w:type="dxa"/>
                  <w:right w:w="108.0" w:type="dxa"/>
                </w:tcMar>
              </w:tcPr>
              <w:sdt>
                <w:sdtPr>
                  <w:tag w:val="goog_rdk_30"/>
                </w:sdtPr>
                <w:sdtContent>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i w:val="1"/>
                        <w:sz w:val="16"/>
                        <w:szCs w:val="16"/>
                      </w:rPr>
                    </w:pPr>
                    <w:sdt>
                      <w:sdtPr>
                        <w:tag w:val="goog_rdk_29"/>
                      </w:sdtPr>
                      <w:sdtContent>
                        <w:ins w:author="Stig Syndergaard" w:id="3" w:date="2024-07-15T16:49:00Z">
                          <w:r w:rsidDel="00000000" w:rsidR="00000000" w:rsidRPr="00000000">
                            <w:rPr>
                              <w:rFonts w:ascii="Arial" w:cs="Arial" w:eastAsia="Arial" w:hAnsi="Arial"/>
                              <w:i w:val="1"/>
                              <w:sz w:val="16"/>
                              <w:szCs w:val="16"/>
                              <w:rtl w:val="0"/>
                            </w:rPr>
                            <w:t xml:space="preserve">1</w:t>
                          </w:r>
                        </w:ins>
                      </w:sdtContent>
                    </w:sdt>
                  </w:p>
                </w:sdtContent>
              </w:sdt>
            </w:tc>
            <w:tc>
              <w:tcPr>
                <w:shd w:fill="e0e0e0" w:val="clear"/>
                <w:tcMar>
                  <w:top w:w="0.0" w:type="dxa"/>
                  <w:left w:w="108.0" w:type="dxa"/>
                  <w:bottom w:w="0.0" w:type="dxa"/>
                  <w:right w:w="108.0" w:type="dxa"/>
                </w:tcMar>
              </w:tcPr>
              <w:sdt>
                <w:sdtPr>
                  <w:tag w:val="goog_rdk_32"/>
                </w:sdtPr>
                <w:sdtContent>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pacing w:line="240" w:lineRule="auto"/>
                      <w:ind w:left="129" w:firstLine="0"/>
                      <w:rPr>
                        <w:ins w:author="Stig Syndergaard" w:id="3" w:date="2024-07-15T16:49:00Z"/>
                        <w:rFonts w:ascii="Arial" w:cs="Arial" w:eastAsia="Arial" w:hAnsi="Arial"/>
                        <w:b w:val="1"/>
                        <w:sz w:val="16"/>
                        <w:szCs w:val="16"/>
                      </w:rPr>
                    </w:pPr>
                    <w:sdt>
                      <w:sdtPr>
                        <w:tag w:val="goog_rdk_31"/>
                      </w:sdtPr>
                      <w:sdtContent>
                        <w:ins w:author="Stig Syndergaard" w:id="3" w:date="2024-07-15T16:49:00Z">
                          <w:r w:rsidDel="00000000" w:rsidR="00000000" w:rsidRPr="00000000">
                            <w:rPr>
                              <w:rFonts w:ascii="Arial" w:cs="Arial" w:eastAsia="Arial" w:hAnsi="Arial"/>
                              <w:i w:val="1"/>
                              <w:sz w:val="16"/>
                              <w:szCs w:val="16"/>
                              <w:rtl w:val="0"/>
                            </w:rPr>
                            <w:t xml:space="preserve">Identifier series</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4"/>
                </w:sdtPr>
                <w:sdtContent>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pacing w:line="240" w:lineRule="auto"/>
                      <w:jc w:val="center"/>
                      <w:rPr>
                        <w:ins w:author="Stig Syndergaard" w:id="3" w:date="2024-07-15T16:49:00Z"/>
                        <w:rFonts w:ascii="Arial" w:cs="Arial" w:eastAsia="Arial" w:hAnsi="Arial"/>
                        <w:b w:val="1"/>
                        <w:i w:val="1"/>
                        <w:sz w:val="16"/>
                        <w:szCs w:val="16"/>
                      </w:rPr>
                    </w:pPr>
                    <w:sdt>
                      <w:sdtPr>
                        <w:tag w:val="goog_rdk_33"/>
                      </w:sdtPr>
                      <w:sdtContent>
                        <w:ins w:author="Stig Syndergaard" w:id="3" w:date="2024-07-15T16:49:00Z">
                          <w:r w:rsidDel="00000000" w:rsidR="00000000" w:rsidRPr="00000000">
                            <w:rPr>
                              <w:rFonts w:ascii="Arial" w:cs="Arial" w:eastAsia="Arial" w:hAnsi="Arial"/>
                              <w:i w:val="1"/>
                              <w:sz w:val="16"/>
                              <w:szCs w:val="16"/>
                              <w:rtl w:val="0"/>
                            </w:rPr>
                            <w:t xml:space="preserve">0 01 125</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6"/>
                </w:sdtPr>
                <w:sdtContent>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35"/>
                      </w:sdtPr>
                      <w:sdtContent>
                        <w:ins w:author="Stig Syndergaard" w:id="3" w:date="2024-07-15T16:49:00Z">
                          <w:r w:rsidDel="00000000" w:rsidR="00000000" w:rsidRPr="00000000">
                            <w:rPr>
                              <w:rFonts w:ascii="Arial" w:cs="Arial" w:eastAsia="Arial" w:hAnsi="Arial"/>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38"/>
                </w:sdtPr>
                <w:sdtContent>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37"/>
                      </w:sdtPr>
                      <w:sdtContent>
                        <w:ins w:author="Stig Syndergaard" w:id="3" w:date="2024-07-15T16:49:00Z">
                          <w:r w:rsidDel="00000000" w:rsidR="00000000" w:rsidRPr="00000000">
                            <w:rPr>
                              <w:rFonts w:ascii="Arial" w:cs="Arial" w:eastAsia="Arial" w:hAnsi="Arial"/>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40"/>
                </w:sdtPr>
                <w:sdtContent>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ins w:author="Stig Syndergaard" w:id="3" w:date="2024-07-15T16:49:00Z"/>
                        <w:rFonts w:ascii="Arial" w:cs="Arial" w:eastAsia="Arial" w:hAnsi="Arial"/>
                        <w:sz w:val="16"/>
                        <w:szCs w:val="16"/>
                      </w:rPr>
                    </w:pPr>
                    <w:sdt>
                      <w:sdtPr>
                        <w:tag w:val="goog_rdk_39"/>
                      </w:sdtPr>
                      <w:sdtContent>
                        <w:ins w:author="Stig Syndergaard" w:id="3" w:date="2024-07-15T16:49:00Z">
                          <w:r w:rsidDel="00000000" w:rsidR="00000000" w:rsidRPr="00000000">
                            <w:rPr>
                              <w:rFonts w:ascii="Arial" w:cs="Arial" w:eastAsia="Arial" w:hAnsi="Arial"/>
                              <w:sz w:val="16"/>
                              <w:szCs w:val="16"/>
                              <w:rtl w:val="0"/>
                            </w:rPr>
                            <w:t xml:space="preserve">4</w:t>
                          </w:r>
                        </w:ins>
                      </w:sdtContent>
                    </w:sdt>
                  </w:p>
                </w:sdtContent>
              </w:sdt>
            </w:tc>
            <w:tc>
              <w:tcPr>
                <w:shd w:fill="e0e0e0" w:val="clear"/>
                <w:tcMar>
                  <w:top w:w="0.0" w:type="dxa"/>
                  <w:left w:w="108.0" w:type="dxa"/>
                  <w:bottom w:w="0.0" w:type="dxa"/>
                  <w:right w:w="108.0" w:type="dxa"/>
                </w:tcMar>
              </w:tcPr>
              <w:sdt>
                <w:sdtPr>
                  <w:tag w:val="goog_rdk_42"/>
                </w:sdtPr>
                <w:sdtContent>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41"/>
                      </w:sdtPr>
                      <w:sdtContent>
                        <w:ins w:author="Stig Syndergaard" w:id="3" w:date="2024-07-15T16:49:00Z">
                          <w:r w:rsidDel="00000000" w:rsidR="00000000" w:rsidRPr="00000000">
                            <w:rPr>
                              <w:rFonts w:ascii="Arial" w:cs="Arial" w:eastAsia="Arial" w:hAnsi="Arial"/>
                              <w:sz w:val="16"/>
                              <w:szCs w:val="16"/>
                              <w:rtl w:val="0"/>
                            </w:rPr>
                            <w:t xml:space="preserve">Numeric</w:t>
                          </w:r>
                        </w:ins>
                      </w:sdtContent>
                    </w:sdt>
                  </w:p>
                </w:sdtContent>
              </w:sdt>
            </w:tc>
            <w:tc>
              <w:tcPr>
                <w:shd w:fill="e0e0e0" w:val="clear"/>
                <w:tcMar>
                  <w:top w:w="0.0" w:type="dxa"/>
                  <w:left w:w="108.0" w:type="dxa"/>
                  <w:bottom w:w="0.0" w:type="dxa"/>
                  <w:right w:w="108.0" w:type="dxa"/>
                </w:tcMar>
              </w:tcPr>
              <w:sdt>
                <w:sdtPr>
                  <w:tag w:val="goog_rdk_44"/>
                </w:sdtPr>
                <w:sdtContent>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43"/>
                      </w:sdtPr>
                      <w:sdtContent>
                        <w:ins w:author="Stig Syndergaard" w:id="3" w:date="2024-07-15T16:49:00Z">
                          <w:r w:rsidDel="00000000" w:rsidR="00000000" w:rsidRPr="00000000">
                            <w:rPr>
                              <w:rtl w:val="0"/>
                            </w:rPr>
                          </w:r>
                        </w:ins>
                      </w:sdtContent>
                    </w:sdt>
                  </w:p>
                </w:sdtContent>
              </w:sdt>
            </w:tc>
          </w:tr>
        </w:sdtContent>
      </w:sdt>
      <w:sdt>
        <w:sdtPr>
          <w:tag w:val="goog_rdk_45"/>
        </w:sdtPr>
        <w:sdtContent>
          <w:tr>
            <w:trPr>
              <w:cantSplit w:val="1"/>
              <w:trHeight w:val="20" w:hRule="atLeast"/>
              <w:tblHeader w:val="0"/>
              <w:ins w:author="Stig Syndergaard" w:id="3" w:date="2024-07-15T16:49:00Z"/>
            </w:trPr>
            <w:tc>
              <w:tcPr>
                <w:shd w:fill="f3f3f3" w:val="clear"/>
                <w:tcMar>
                  <w:top w:w="0.0" w:type="dxa"/>
                  <w:left w:w="108.0" w:type="dxa"/>
                  <w:bottom w:w="0.0" w:type="dxa"/>
                  <w:right w:w="108.0" w:type="dxa"/>
                </w:tcMar>
              </w:tcPr>
              <w:sdt>
                <w:sdtPr>
                  <w:tag w:val="goog_rdk_47"/>
                </w:sdtPr>
                <w:sdtContent>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i w:val="1"/>
                        <w:sz w:val="16"/>
                        <w:szCs w:val="16"/>
                      </w:rPr>
                    </w:pPr>
                    <w:sdt>
                      <w:sdtPr>
                        <w:tag w:val="goog_rdk_46"/>
                      </w:sdtPr>
                      <w:sdtContent>
                        <w:ins w:author="Stig Syndergaard" w:id="3" w:date="2024-07-15T16:49:00Z">
                          <w:r w:rsidDel="00000000" w:rsidR="00000000" w:rsidRPr="00000000">
                            <w:rPr>
                              <w:rFonts w:ascii="Arial" w:cs="Arial" w:eastAsia="Arial" w:hAnsi="Arial"/>
                              <w:i w:val="1"/>
                              <w:sz w:val="16"/>
                              <w:szCs w:val="16"/>
                              <w:rtl w:val="0"/>
                            </w:rPr>
                            <w:t xml:space="preserve">2</w:t>
                          </w:r>
                        </w:ins>
                      </w:sdtContent>
                    </w:sdt>
                  </w:p>
                </w:sdtContent>
              </w:sdt>
            </w:tc>
            <w:tc>
              <w:tcPr>
                <w:shd w:fill="f3f3f3" w:val="clear"/>
                <w:tcMar>
                  <w:top w:w="0.0" w:type="dxa"/>
                  <w:left w:w="108.0" w:type="dxa"/>
                  <w:bottom w:w="0.0" w:type="dxa"/>
                  <w:right w:w="108.0" w:type="dxa"/>
                </w:tcMar>
              </w:tcPr>
              <w:sdt>
                <w:sdtPr>
                  <w:tag w:val="goog_rdk_49"/>
                </w:sdtPr>
                <w:sdtContent>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pacing w:line="240" w:lineRule="auto"/>
                      <w:ind w:left="129" w:firstLine="0"/>
                      <w:rPr>
                        <w:ins w:author="Stig Syndergaard" w:id="3" w:date="2024-07-15T16:49:00Z"/>
                        <w:rFonts w:ascii="Arial" w:cs="Arial" w:eastAsia="Arial" w:hAnsi="Arial"/>
                        <w:b w:val="1"/>
                        <w:sz w:val="16"/>
                        <w:szCs w:val="16"/>
                      </w:rPr>
                    </w:pPr>
                    <w:sdt>
                      <w:sdtPr>
                        <w:tag w:val="goog_rdk_48"/>
                      </w:sdtPr>
                      <w:sdtContent>
                        <w:ins w:author="Stig Syndergaard" w:id="3" w:date="2024-07-15T16:49:00Z">
                          <w:r w:rsidDel="00000000" w:rsidR="00000000" w:rsidRPr="00000000">
                            <w:rPr>
                              <w:rFonts w:ascii="Arial" w:cs="Arial" w:eastAsia="Arial" w:hAnsi="Arial"/>
                              <w:i w:val="1"/>
                              <w:sz w:val="16"/>
                              <w:szCs w:val="16"/>
                              <w:rtl w:val="0"/>
                            </w:rPr>
                            <w:t xml:space="preserve">Issuer of identifier</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1"/>
                </w:sdtPr>
                <w:sdtContent>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pacing w:line="240" w:lineRule="auto"/>
                      <w:jc w:val="center"/>
                      <w:rPr>
                        <w:ins w:author="Stig Syndergaard" w:id="3" w:date="2024-07-15T16:49:00Z"/>
                        <w:rFonts w:ascii="Arial" w:cs="Arial" w:eastAsia="Arial" w:hAnsi="Arial"/>
                        <w:b w:val="1"/>
                        <w:i w:val="1"/>
                        <w:sz w:val="16"/>
                        <w:szCs w:val="16"/>
                      </w:rPr>
                    </w:pPr>
                    <w:sdt>
                      <w:sdtPr>
                        <w:tag w:val="goog_rdk_50"/>
                      </w:sdtPr>
                      <w:sdtContent>
                        <w:ins w:author="Stig Syndergaard" w:id="3" w:date="2024-07-15T16:49:00Z">
                          <w:r w:rsidDel="00000000" w:rsidR="00000000" w:rsidRPr="00000000">
                            <w:rPr>
                              <w:rFonts w:ascii="Arial" w:cs="Arial" w:eastAsia="Arial" w:hAnsi="Arial"/>
                              <w:i w:val="1"/>
                              <w:sz w:val="16"/>
                              <w:szCs w:val="16"/>
                              <w:rtl w:val="0"/>
                            </w:rPr>
                            <w:t xml:space="preserve">0 01 126</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3"/>
                </w:sdtPr>
                <w:sdtContent>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52"/>
                      </w:sdtPr>
                      <w:sdtContent>
                        <w:ins w:author="Stig Syndergaard" w:id="3" w:date="2024-07-15T16:49:00Z">
                          <w:r w:rsidDel="00000000" w:rsidR="00000000" w:rsidRPr="00000000">
                            <w:rPr>
                              <w:rFonts w:ascii="Arial" w:cs="Arial" w:eastAsia="Arial" w:hAnsi="Arial"/>
                              <w:sz w:val="16"/>
                              <w:szCs w:val="16"/>
                              <w:rtl w:val="0"/>
                            </w:rPr>
                            <w:t xml:space="preserve">0</w:t>
                          </w:r>
                        </w:ins>
                      </w:sdtContent>
                    </w:sdt>
                  </w:p>
                </w:sdtContent>
              </w:sdt>
            </w:tc>
            <w:tc>
              <w:tcPr>
                <w:shd w:fill="f3f3f3" w:val="clear"/>
                <w:tcMar>
                  <w:top w:w="0.0" w:type="dxa"/>
                  <w:left w:w="108.0" w:type="dxa"/>
                  <w:bottom w:w="0.0" w:type="dxa"/>
                  <w:right w:w="108.0" w:type="dxa"/>
                </w:tcMar>
              </w:tcPr>
              <w:sdt>
                <w:sdtPr>
                  <w:tag w:val="goog_rdk_55"/>
                </w:sdtPr>
                <w:sdtContent>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54"/>
                      </w:sdtPr>
                      <w:sdtContent>
                        <w:ins w:author="Stig Syndergaard" w:id="3" w:date="2024-07-15T16:49:00Z">
                          <w:r w:rsidDel="00000000" w:rsidR="00000000" w:rsidRPr="00000000">
                            <w:rPr>
                              <w:rFonts w:ascii="Arial" w:cs="Arial" w:eastAsia="Arial" w:hAnsi="Arial"/>
                              <w:sz w:val="16"/>
                              <w:szCs w:val="16"/>
                              <w:rtl w:val="0"/>
                            </w:rPr>
                            <w:t xml:space="preserve">0</w:t>
                          </w:r>
                        </w:ins>
                      </w:sdtContent>
                    </w:sdt>
                  </w:p>
                </w:sdtContent>
              </w:sdt>
            </w:tc>
            <w:tc>
              <w:tcPr>
                <w:shd w:fill="f3f3f3" w:val="clear"/>
                <w:tcMar>
                  <w:top w:w="0.0" w:type="dxa"/>
                  <w:left w:w="108.0" w:type="dxa"/>
                  <w:bottom w:w="0.0" w:type="dxa"/>
                  <w:right w:w="108.0" w:type="dxa"/>
                </w:tcMar>
              </w:tcPr>
              <w:sdt>
                <w:sdtPr>
                  <w:tag w:val="goog_rdk_57"/>
                </w:sdtPr>
                <w:sdtContent>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ins w:author="Stig Syndergaard" w:id="3" w:date="2024-07-15T16:49:00Z"/>
                        <w:rFonts w:ascii="Arial" w:cs="Arial" w:eastAsia="Arial" w:hAnsi="Arial"/>
                        <w:sz w:val="16"/>
                        <w:szCs w:val="16"/>
                      </w:rPr>
                    </w:pPr>
                    <w:sdt>
                      <w:sdtPr>
                        <w:tag w:val="goog_rdk_56"/>
                      </w:sdtPr>
                      <w:sdtContent>
                        <w:ins w:author="Stig Syndergaard" w:id="3" w:date="2024-07-15T16:49:00Z">
                          <w:r w:rsidDel="00000000" w:rsidR="00000000" w:rsidRPr="00000000">
                            <w:rPr>
                              <w:rFonts w:ascii="Arial" w:cs="Arial" w:eastAsia="Arial" w:hAnsi="Arial"/>
                              <w:sz w:val="16"/>
                              <w:szCs w:val="16"/>
                              <w:rtl w:val="0"/>
                            </w:rPr>
                            <w:t xml:space="preserve">16</w:t>
                          </w:r>
                        </w:ins>
                      </w:sdtContent>
                    </w:sdt>
                  </w:p>
                </w:sdtContent>
              </w:sdt>
            </w:tc>
            <w:tc>
              <w:tcPr>
                <w:shd w:fill="f3f3f3" w:val="clear"/>
                <w:tcMar>
                  <w:top w:w="0.0" w:type="dxa"/>
                  <w:left w:w="108.0" w:type="dxa"/>
                  <w:bottom w:w="0.0" w:type="dxa"/>
                  <w:right w:w="108.0" w:type="dxa"/>
                </w:tcMar>
              </w:tcPr>
              <w:sdt>
                <w:sdtPr>
                  <w:tag w:val="goog_rdk_59"/>
                </w:sdtPr>
                <w:sdtContent>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58"/>
                      </w:sdtPr>
                      <w:sdtContent>
                        <w:ins w:author="Stig Syndergaard" w:id="3" w:date="2024-07-15T16:49:00Z">
                          <w:r w:rsidDel="00000000" w:rsidR="00000000" w:rsidRPr="00000000">
                            <w:rPr>
                              <w:rFonts w:ascii="Arial" w:cs="Arial" w:eastAsia="Arial" w:hAnsi="Arial"/>
                              <w:sz w:val="16"/>
                              <w:szCs w:val="16"/>
                              <w:rtl w:val="0"/>
                            </w:rPr>
                            <w:t xml:space="preserve">Numeric</w:t>
                          </w:r>
                        </w:ins>
                      </w:sdtContent>
                    </w:sdt>
                  </w:p>
                </w:sdtContent>
              </w:sdt>
            </w:tc>
            <w:tc>
              <w:tcPr>
                <w:shd w:fill="f3f3f3" w:val="clear"/>
                <w:tcMar>
                  <w:top w:w="0.0" w:type="dxa"/>
                  <w:left w:w="108.0" w:type="dxa"/>
                  <w:bottom w:w="0.0" w:type="dxa"/>
                  <w:right w:w="108.0" w:type="dxa"/>
                </w:tcMar>
              </w:tcPr>
              <w:sdt>
                <w:sdtPr>
                  <w:tag w:val="goog_rdk_61"/>
                </w:sdtPr>
                <w:sdtContent>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60"/>
                      </w:sdtPr>
                      <w:sdtContent>
                        <w:ins w:author="Stig Syndergaard" w:id="3" w:date="2024-07-15T16:49:00Z">
                          <w:r w:rsidDel="00000000" w:rsidR="00000000" w:rsidRPr="00000000">
                            <w:rPr>
                              <w:rtl w:val="0"/>
                            </w:rPr>
                          </w:r>
                        </w:ins>
                      </w:sdtContent>
                    </w:sdt>
                  </w:p>
                </w:sdtContent>
              </w:sdt>
            </w:tc>
          </w:tr>
        </w:sdtContent>
      </w:sdt>
      <w:sdt>
        <w:sdtPr>
          <w:tag w:val="goog_rdk_62"/>
        </w:sdtPr>
        <w:sdtContent>
          <w:tr>
            <w:trPr>
              <w:cantSplit w:val="1"/>
              <w:trHeight w:val="20" w:hRule="atLeast"/>
              <w:tblHeader w:val="0"/>
              <w:ins w:author="Stig Syndergaard" w:id="3" w:date="2024-07-15T16:49:00Z"/>
            </w:trPr>
            <w:tc>
              <w:tcPr>
                <w:shd w:fill="e0e0e0" w:val="clear"/>
                <w:tcMar>
                  <w:top w:w="0.0" w:type="dxa"/>
                  <w:left w:w="108.0" w:type="dxa"/>
                  <w:bottom w:w="0.0" w:type="dxa"/>
                  <w:right w:w="108.0" w:type="dxa"/>
                </w:tcMar>
              </w:tcPr>
              <w:sdt>
                <w:sdtPr>
                  <w:tag w:val="goog_rdk_64"/>
                </w:sdtPr>
                <w:sdtContent>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i w:val="1"/>
                        <w:sz w:val="16"/>
                        <w:szCs w:val="16"/>
                      </w:rPr>
                    </w:pPr>
                    <w:sdt>
                      <w:sdtPr>
                        <w:tag w:val="goog_rdk_63"/>
                      </w:sdtPr>
                      <w:sdtContent>
                        <w:ins w:author="Stig Syndergaard" w:id="3" w:date="2024-07-15T16:49:00Z">
                          <w:r w:rsidDel="00000000" w:rsidR="00000000" w:rsidRPr="00000000">
                            <w:rPr>
                              <w:rFonts w:ascii="Arial" w:cs="Arial" w:eastAsia="Arial" w:hAnsi="Arial"/>
                              <w:i w:val="1"/>
                              <w:sz w:val="16"/>
                              <w:szCs w:val="16"/>
                              <w:rtl w:val="0"/>
                            </w:rPr>
                            <w:t xml:space="preserve">3</w:t>
                          </w:r>
                        </w:ins>
                      </w:sdtContent>
                    </w:sdt>
                  </w:p>
                </w:sdtContent>
              </w:sdt>
            </w:tc>
            <w:tc>
              <w:tcPr>
                <w:shd w:fill="e0e0e0" w:val="clear"/>
                <w:tcMar>
                  <w:top w:w="0.0" w:type="dxa"/>
                  <w:left w:w="108.0" w:type="dxa"/>
                  <w:bottom w:w="0.0" w:type="dxa"/>
                  <w:right w:w="108.0" w:type="dxa"/>
                </w:tcMar>
              </w:tcPr>
              <w:sdt>
                <w:sdtPr>
                  <w:tag w:val="goog_rdk_66"/>
                </w:sdtPr>
                <w:sdtContent>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pacing w:line="240" w:lineRule="auto"/>
                      <w:ind w:left="129" w:firstLine="0"/>
                      <w:rPr>
                        <w:ins w:author="Stig Syndergaard" w:id="3" w:date="2024-07-15T16:49:00Z"/>
                        <w:rFonts w:ascii="Arial" w:cs="Arial" w:eastAsia="Arial" w:hAnsi="Arial"/>
                        <w:b w:val="1"/>
                        <w:sz w:val="16"/>
                        <w:szCs w:val="16"/>
                      </w:rPr>
                    </w:pPr>
                    <w:sdt>
                      <w:sdtPr>
                        <w:tag w:val="goog_rdk_65"/>
                      </w:sdtPr>
                      <w:sdtContent>
                        <w:ins w:author="Stig Syndergaard" w:id="3" w:date="2024-07-15T16:49:00Z">
                          <w:r w:rsidDel="00000000" w:rsidR="00000000" w:rsidRPr="00000000">
                            <w:rPr>
                              <w:rFonts w:ascii="Arial" w:cs="Arial" w:eastAsia="Arial" w:hAnsi="Arial"/>
                              <w:i w:val="1"/>
                              <w:sz w:val="16"/>
                              <w:szCs w:val="16"/>
                              <w:rtl w:val="0"/>
                            </w:rPr>
                            <w:t xml:space="preserve">Issue number</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68"/>
                </w:sdtPr>
                <w:sdtContent>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pacing w:line="240" w:lineRule="auto"/>
                      <w:jc w:val="center"/>
                      <w:rPr>
                        <w:ins w:author="Stig Syndergaard" w:id="3" w:date="2024-07-15T16:49:00Z"/>
                        <w:rFonts w:ascii="Arial" w:cs="Arial" w:eastAsia="Arial" w:hAnsi="Arial"/>
                        <w:b w:val="1"/>
                        <w:i w:val="1"/>
                        <w:sz w:val="16"/>
                        <w:szCs w:val="16"/>
                      </w:rPr>
                    </w:pPr>
                    <w:sdt>
                      <w:sdtPr>
                        <w:tag w:val="goog_rdk_67"/>
                      </w:sdtPr>
                      <w:sdtContent>
                        <w:ins w:author="Stig Syndergaard" w:id="3" w:date="2024-07-15T16:49:00Z">
                          <w:r w:rsidDel="00000000" w:rsidR="00000000" w:rsidRPr="00000000">
                            <w:rPr>
                              <w:rFonts w:ascii="Arial" w:cs="Arial" w:eastAsia="Arial" w:hAnsi="Arial"/>
                              <w:i w:val="1"/>
                              <w:sz w:val="16"/>
                              <w:szCs w:val="16"/>
                              <w:rtl w:val="0"/>
                            </w:rPr>
                            <w:t xml:space="preserve">0 01 127</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70"/>
                </w:sdtPr>
                <w:sdtContent>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69"/>
                      </w:sdtPr>
                      <w:sdtContent>
                        <w:ins w:author="Stig Syndergaard" w:id="3" w:date="2024-07-15T16:49:00Z">
                          <w:r w:rsidDel="00000000" w:rsidR="00000000" w:rsidRPr="00000000">
                            <w:rPr>
                              <w:rFonts w:ascii="Arial" w:cs="Arial" w:eastAsia="Arial" w:hAnsi="Arial"/>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72"/>
                </w:sdtPr>
                <w:sdtContent>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71"/>
                      </w:sdtPr>
                      <w:sdtContent>
                        <w:ins w:author="Stig Syndergaard" w:id="3" w:date="2024-07-15T16:49:00Z">
                          <w:r w:rsidDel="00000000" w:rsidR="00000000" w:rsidRPr="00000000">
                            <w:rPr>
                              <w:rFonts w:ascii="Arial" w:cs="Arial" w:eastAsia="Arial" w:hAnsi="Arial"/>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74"/>
                </w:sdtPr>
                <w:sdtContent>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ins w:author="Stig Syndergaard" w:id="3" w:date="2024-07-15T16:49:00Z"/>
                        <w:rFonts w:ascii="Arial" w:cs="Arial" w:eastAsia="Arial" w:hAnsi="Arial"/>
                        <w:sz w:val="16"/>
                        <w:szCs w:val="16"/>
                      </w:rPr>
                    </w:pPr>
                    <w:sdt>
                      <w:sdtPr>
                        <w:tag w:val="goog_rdk_73"/>
                      </w:sdtPr>
                      <w:sdtContent>
                        <w:ins w:author="Stig Syndergaard" w:id="3" w:date="2024-07-15T16:49:00Z">
                          <w:r w:rsidDel="00000000" w:rsidR="00000000" w:rsidRPr="00000000">
                            <w:rPr>
                              <w:rFonts w:ascii="Arial" w:cs="Arial" w:eastAsia="Arial" w:hAnsi="Arial"/>
                              <w:sz w:val="16"/>
                              <w:szCs w:val="16"/>
                              <w:rtl w:val="0"/>
                            </w:rPr>
                            <w:t xml:space="preserve">16</w:t>
                          </w:r>
                        </w:ins>
                      </w:sdtContent>
                    </w:sdt>
                  </w:p>
                </w:sdtContent>
              </w:sdt>
            </w:tc>
            <w:tc>
              <w:tcPr>
                <w:shd w:fill="e0e0e0" w:val="clear"/>
                <w:tcMar>
                  <w:top w:w="0.0" w:type="dxa"/>
                  <w:left w:w="108.0" w:type="dxa"/>
                  <w:bottom w:w="0.0" w:type="dxa"/>
                  <w:right w:w="108.0" w:type="dxa"/>
                </w:tcMar>
              </w:tcPr>
              <w:sdt>
                <w:sdtPr>
                  <w:tag w:val="goog_rdk_76"/>
                </w:sdtPr>
                <w:sdtContent>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75"/>
                      </w:sdtPr>
                      <w:sdtContent>
                        <w:ins w:author="Stig Syndergaard" w:id="3" w:date="2024-07-15T16:49:00Z">
                          <w:r w:rsidDel="00000000" w:rsidR="00000000" w:rsidRPr="00000000">
                            <w:rPr>
                              <w:rFonts w:ascii="Arial" w:cs="Arial" w:eastAsia="Arial" w:hAnsi="Arial"/>
                              <w:sz w:val="16"/>
                              <w:szCs w:val="16"/>
                              <w:rtl w:val="0"/>
                            </w:rPr>
                            <w:t xml:space="preserve">Numeric</w:t>
                          </w:r>
                        </w:ins>
                      </w:sdtContent>
                    </w:sdt>
                  </w:p>
                </w:sdtContent>
              </w:sdt>
            </w:tc>
            <w:tc>
              <w:tcPr>
                <w:shd w:fill="e0e0e0" w:val="clear"/>
                <w:tcMar>
                  <w:top w:w="0.0" w:type="dxa"/>
                  <w:left w:w="108.0" w:type="dxa"/>
                  <w:bottom w:w="0.0" w:type="dxa"/>
                  <w:right w:w="108.0" w:type="dxa"/>
                </w:tcMar>
              </w:tcPr>
              <w:sdt>
                <w:sdtPr>
                  <w:tag w:val="goog_rdk_78"/>
                </w:sdtPr>
                <w:sdtContent>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77"/>
                      </w:sdtPr>
                      <w:sdtContent>
                        <w:ins w:author="Stig Syndergaard" w:id="3" w:date="2024-07-15T16:49:00Z">
                          <w:r w:rsidDel="00000000" w:rsidR="00000000" w:rsidRPr="00000000">
                            <w:rPr>
                              <w:rtl w:val="0"/>
                            </w:rPr>
                          </w:r>
                        </w:ins>
                      </w:sdtContent>
                    </w:sdt>
                  </w:p>
                </w:sdtContent>
              </w:sdt>
            </w:tc>
          </w:tr>
        </w:sdtContent>
      </w:sdt>
      <w:sdt>
        <w:sdtPr>
          <w:tag w:val="goog_rdk_79"/>
        </w:sdtPr>
        <w:sdtContent>
          <w:tr>
            <w:trPr>
              <w:cantSplit w:val="1"/>
              <w:trHeight w:val="20" w:hRule="atLeast"/>
              <w:tblHeader w:val="0"/>
              <w:ins w:author="Stig Syndergaard" w:id="3" w:date="2024-07-15T16:49:00Z"/>
            </w:trPr>
            <w:tc>
              <w:tcPr>
                <w:shd w:fill="f3f3f3" w:val="clear"/>
                <w:tcMar>
                  <w:top w:w="0.0" w:type="dxa"/>
                  <w:left w:w="108.0" w:type="dxa"/>
                  <w:bottom w:w="0.0" w:type="dxa"/>
                  <w:right w:w="108.0" w:type="dxa"/>
                </w:tcMar>
              </w:tcPr>
              <w:sdt>
                <w:sdtPr>
                  <w:tag w:val="goog_rdk_81"/>
                </w:sdtPr>
                <w:sdtContent>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i w:val="1"/>
                        <w:sz w:val="16"/>
                        <w:szCs w:val="16"/>
                      </w:rPr>
                    </w:pPr>
                    <w:sdt>
                      <w:sdtPr>
                        <w:tag w:val="goog_rdk_80"/>
                      </w:sdtPr>
                      <w:sdtContent>
                        <w:ins w:author="Stig Syndergaard" w:id="3" w:date="2024-07-15T16:49:00Z">
                          <w:r w:rsidDel="00000000" w:rsidR="00000000" w:rsidRPr="00000000">
                            <w:rPr>
                              <w:rFonts w:ascii="Arial" w:cs="Arial" w:eastAsia="Arial" w:hAnsi="Arial"/>
                              <w:i w:val="1"/>
                              <w:sz w:val="16"/>
                              <w:szCs w:val="16"/>
                              <w:rtl w:val="0"/>
                            </w:rPr>
                            <w:t xml:space="preserve">4</w:t>
                          </w:r>
                        </w:ins>
                      </w:sdtContent>
                    </w:sdt>
                  </w:p>
                </w:sdtContent>
              </w:sdt>
            </w:tc>
            <w:tc>
              <w:tcPr>
                <w:shd w:fill="f3f3f3" w:val="clear"/>
                <w:tcMar>
                  <w:top w:w="0.0" w:type="dxa"/>
                  <w:left w:w="108.0" w:type="dxa"/>
                  <w:bottom w:w="0.0" w:type="dxa"/>
                  <w:right w:w="108.0" w:type="dxa"/>
                </w:tcMar>
              </w:tcPr>
              <w:sdt>
                <w:sdtPr>
                  <w:tag w:val="goog_rdk_83"/>
                </w:sdtPr>
                <w:sdtContent>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pacing w:line="240" w:lineRule="auto"/>
                      <w:ind w:left="129" w:firstLine="0"/>
                      <w:rPr>
                        <w:ins w:author="Stig Syndergaard" w:id="3" w:date="2024-07-15T16:49:00Z"/>
                        <w:rFonts w:ascii="Arial" w:cs="Arial" w:eastAsia="Arial" w:hAnsi="Arial"/>
                        <w:b w:val="1"/>
                        <w:sz w:val="16"/>
                        <w:szCs w:val="16"/>
                      </w:rPr>
                    </w:pPr>
                    <w:sdt>
                      <w:sdtPr>
                        <w:tag w:val="goog_rdk_82"/>
                      </w:sdtPr>
                      <w:sdtContent>
                        <w:ins w:author="Stig Syndergaard" w:id="3" w:date="2024-07-15T16:49:00Z">
                          <w:r w:rsidDel="00000000" w:rsidR="00000000" w:rsidRPr="00000000">
                            <w:rPr>
                              <w:rFonts w:ascii="Arial" w:cs="Arial" w:eastAsia="Arial" w:hAnsi="Arial"/>
                              <w:i w:val="1"/>
                              <w:sz w:val="16"/>
                              <w:szCs w:val="16"/>
                              <w:rtl w:val="0"/>
                            </w:rPr>
                            <w:t xml:space="preserve">Local identifier</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85"/>
                </w:sdtPr>
                <w:sdtContent>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pacing w:line="240" w:lineRule="auto"/>
                      <w:jc w:val="center"/>
                      <w:rPr>
                        <w:ins w:author="Stig Syndergaard" w:id="3" w:date="2024-07-15T16:49:00Z"/>
                        <w:rFonts w:ascii="Arial" w:cs="Arial" w:eastAsia="Arial" w:hAnsi="Arial"/>
                        <w:b w:val="1"/>
                        <w:i w:val="1"/>
                        <w:sz w:val="16"/>
                        <w:szCs w:val="16"/>
                      </w:rPr>
                    </w:pPr>
                    <w:sdt>
                      <w:sdtPr>
                        <w:tag w:val="goog_rdk_84"/>
                      </w:sdtPr>
                      <w:sdtContent>
                        <w:ins w:author="Stig Syndergaard" w:id="3" w:date="2024-07-15T16:49:00Z">
                          <w:r w:rsidDel="00000000" w:rsidR="00000000" w:rsidRPr="00000000">
                            <w:rPr>
                              <w:rFonts w:ascii="Arial" w:cs="Arial" w:eastAsia="Arial" w:hAnsi="Arial"/>
                              <w:i w:val="1"/>
                              <w:sz w:val="16"/>
                              <w:szCs w:val="16"/>
                              <w:rtl w:val="0"/>
                            </w:rPr>
                            <w:t xml:space="preserve">0 01 128</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87"/>
                </w:sdtPr>
                <w:sdtContent>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86"/>
                      </w:sdtPr>
                      <w:sdtContent>
                        <w:ins w:author="Stig Syndergaard" w:id="3" w:date="2024-07-15T16:49:00Z">
                          <w:r w:rsidDel="00000000" w:rsidR="00000000" w:rsidRPr="00000000">
                            <w:rPr>
                              <w:rFonts w:ascii="Arial" w:cs="Arial" w:eastAsia="Arial" w:hAnsi="Arial"/>
                              <w:sz w:val="16"/>
                              <w:szCs w:val="16"/>
                              <w:rtl w:val="0"/>
                            </w:rPr>
                            <w:t xml:space="preserve">0</w:t>
                          </w:r>
                        </w:ins>
                      </w:sdtContent>
                    </w:sdt>
                  </w:p>
                </w:sdtContent>
              </w:sdt>
            </w:tc>
            <w:tc>
              <w:tcPr>
                <w:shd w:fill="f3f3f3" w:val="clear"/>
                <w:tcMar>
                  <w:top w:w="0.0" w:type="dxa"/>
                  <w:left w:w="108.0" w:type="dxa"/>
                  <w:bottom w:w="0.0" w:type="dxa"/>
                  <w:right w:w="108.0" w:type="dxa"/>
                </w:tcMar>
              </w:tcPr>
              <w:sdt>
                <w:sdtPr>
                  <w:tag w:val="goog_rdk_89"/>
                </w:sdtPr>
                <w:sdtContent>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pacing w:line="240" w:lineRule="auto"/>
                      <w:jc w:val="right"/>
                      <w:rPr>
                        <w:ins w:author="Stig Syndergaard" w:id="3" w:date="2024-07-15T16:49:00Z"/>
                        <w:rFonts w:ascii="Arial" w:cs="Arial" w:eastAsia="Arial" w:hAnsi="Arial"/>
                        <w:sz w:val="16"/>
                        <w:szCs w:val="16"/>
                      </w:rPr>
                    </w:pPr>
                    <w:sdt>
                      <w:sdtPr>
                        <w:tag w:val="goog_rdk_88"/>
                      </w:sdtPr>
                      <w:sdtContent>
                        <w:ins w:author="Stig Syndergaard" w:id="3" w:date="2024-07-15T16:49:00Z">
                          <w:r w:rsidDel="00000000" w:rsidR="00000000" w:rsidRPr="00000000">
                            <w:rPr>
                              <w:rFonts w:ascii="Arial" w:cs="Arial" w:eastAsia="Arial" w:hAnsi="Arial"/>
                              <w:sz w:val="16"/>
                              <w:szCs w:val="16"/>
                              <w:rtl w:val="0"/>
                            </w:rPr>
                            <w:t xml:space="preserve">0</w:t>
                          </w:r>
                        </w:ins>
                      </w:sdtContent>
                    </w:sdt>
                  </w:p>
                </w:sdtContent>
              </w:sdt>
            </w:tc>
            <w:tc>
              <w:tcPr>
                <w:shd w:fill="f3f3f3" w:val="clear"/>
                <w:tcMar>
                  <w:top w:w="0.0" w:type="dxa"/>
                  <w:left w:w="108.0" w:type="dxa"/>
                  <w:bottom w:w="0.0" w:type="dxa"/>
                  <w:right w:w="108.0" w:type="dxa"/>
                </w:tcMar>
              </w:tcPr>
              <w:sdt>
                <w:sdtPr>
                  <w:tag w:val="goog_rdk_91"/>
                </w:sdtPr>
                <w:sdtContent>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ins w:author="Stig Syndergaard" w:id="3" w:date="2024-07-15T16:49:00Z"/>
                        <w:rFonts w:ascii="Arial" w:cs="Arial" w:eastAsia="Arial" w:hAnsi="Arial"/>
                        <w:sz w:val="16"/>
                        <w:szCs w:val="16"/>
                      </w:rPr>
                    </w:pPr>
                    <w:sdt>
                      <w:sdtPr>
                        <w:tag w:val="goog_rdk_90"/>
                      </w:sdtPr>
                      <w:sdtContent>
                        <w:ins w:author="Stig Syndergaard" w:id="3" w:date="2024-07-15T16:49:00Z">
                          <w:r w:rsidDel="00000000" w:rsidR="00000000" w:rsidRPr="00000000">
                            <w:rPr>
                              <w:rFonts w:ascii="Arial" w:cs="Arial" w:eastAsia="Arial" w:hAnsi="Arial"/>
                              <w:sz w:val="16"/>
                              <w:szCs w:val="16"/>
                              <w:rtl w:val="0"/>
                            </w:rPr>
                            <w:t xml:space="preserve">128</w:t>
                          </w:r>
                        </w:ins>
                      </w:sdtContent>
                    </w:sdt>
                  </w:p>
                </w:sdtContent>
              </w:sdt>
            </w:tc>
            <w:tc>
              <w:tcPr>
                <w:shd w:fill="f3f3f3" w:val="clear"/>
                <w:tcMar>
                  <w:top w:w="0.0" w:type="dxa"/>
                  <w:left w:w="108.0" w:type="dxa"/>
                  <w:bottom w:w="0.0" w:type="dxa"/>
                  <w:right w:w="108.0" w:type="dxa"/>
                </w:tcMar>
              </w:tcPr>
              <w:sdt>
                <w:sdtPr>
                  <w:tag w:val="goog_rdk_93"/>
                </w:sdtPr>
                <w:sdtContent>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92"/>
                      </w:sdtPr>
                      <w:sdtContent>
                        <w:ins w:author="Stig Syndergaard" w:id="3" w:date="2024-07-15T16:49:00Z">
                          <w:r w:rsidDel="00000000" w:rsidR="00000000" w:rsidRPr="00000000">
                            <w:rPr>
                              <w:rFonts w:ascii="Arial" w:cs="Arial" w:eastAsia="Arial" w:hAnsi="Arial"/>
                              <w:sz w:val="16"/>
                              <w:szCs w:val="16"/>
                              <w:rtl w:val="0"/>
                            </w:rPr>
                            <w:t xml:space="preserve">Character</w:t>
                          </w:r>
                        </w:ins>
                      </w:sdtContent>
                    </w:sdt>
                  </w:p>
                </w:sdtContent>
              </w:sdt>
            </w:tc>
            <w:tc>
              <w:tcPr>
                <w:shd w:fill="f3f3f3" w:val="clear"/>
                <w:tcMar>
                  <w:top w:w="0.0" w:type="dxa"/>
                  <w:left w:w="108.0" w:type="dxa"/>
                  <w:bottom w:w="0.0" w:type="dxa"/>
                  <w:right w:w="108.0" w:type="dxa"/>
                </w:tcMar>
              </w:tcPr>
              <w:sdt>
                <w:sdtPr>
                  <w:tag w:val="goog_rdk_95"/>
                </w:sdtPr>
                <w:sdtContent>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pacing w:line="240" w:lineRule="auto"/>
                      <w:rPr>
                        <w:ins w:author="Stig Syndergaard" w:id="3" w:date="2024-07-15T16:49:00Z"/>
                        <w:rFonts w:ascii="Arial" w:cs="Arial" w:eastAsia="Arial" w:hAnsi="Arial"/>
                        <w:sz w:val="16"/>
                        <w:szCs w:val="16"/>
                      </w:rPr>
                    </w:pPr>
                    <w:sdt>
                      <w:sdtPr>
                        <w:tag w:val="goog_rdk_94"/>
                      </w:sdtPr>
                      <w:sdtContent>
                        <w:ins w:author="Stig Syndergaard" w:id="3" w:date="2024-07-15T16:49:00Z">
                          <w:r w:rsidDel="00000000" w:rsidR="00000000" w:rsidRPr="00000000">
                            <w:rPr>
                              <w:rtl w:val="0"/>
                            </w:rPr>
                          </w:r>
                        </w:ins>
                      </w:sdtContent>
                    </w:sdt>
                  </w:p>
                </w:sdtContent>
              </w:sdt>
            </w:tc>
          </w:tr>
        </w:sdtContent>
      </w:sdt>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1 01 000</w:t>
            </w:r>
          </w:p>
        </w:tc>
        <w:tc>
          <w:tcPr>
            <w:shd w:fill="f3f3f3" w:val="clear"/>
            <w:tcMar>
              <w:top w:w="0.0" w:type="dxa"/>
              <w:left w:w="108.0" w:type="dxa"/>
              <w:bottom w:w="0.0" w:type="dxa"/>
              <w:right w:w="108.0" w:type="dxa"/>
            </w:tcMar>
          </w:tcPr>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descriptor</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Indicate presence of satellite RO header </w:t>
            </w:r>
            <w:sdt>
              <w:sdtPr>
                <w:tag w:val="goog_rdk_96"/>
              </w:sdtPr>
              <w:sdtContent>
                <w:commentRangeStart w:id="5"/>
              </w:sdtContent>
            </w:sdt>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i w:val="1"/>
                <w:sz w:val="16"/>
                <w:szCs w:val="16"/>
                <w:rtl w:val="0"/>
              </w:rPr>
              <w:t xml:space="preserve">n0 </w:t>
            </w:r>
            <w:r w:rsidDel="00000000" w:rsidR="00000000" w:rsidRPr="00000000">
              <w:rPr>
                <w:rFonts w:ascii="Arial" w:cs="Arial" w:eastAsia="Arial" w:hAnsi="Arial"/>
                <w:sz w:val="16"/>
                <w:szCs w:val="16"/>
                <w:rtl w:val="0"/>
              </w:rPr>
              <w:t xml:space="preserve">= 0 or 1)</w:t>
            </w:r>
            <w:commentRangeEnd w:id="5"/>
            <w:r w:rsidDel="00000000" w:rsidR="00000000" w:rsidRPr="00000000">
              <w:commentReference w:id="5"/>
            </w:r>
            <w:r w:rsidDel="00000000" w:rsidR="00000000" w:rsidRPr="00000000">
              <w:rPr>
                <w:rtl w:val="0"/>
              </w:rPr>
            </w:r>
          </w:p>
        </w:tc>
      </w:tr>
      <w:tr>
        <w:trPr>
          <w:cantSplit w:val="1"/>
          <w:trHeight w:val="13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6–8</w:t>
            </w:r>
          </w:p>
        </w:tc>
        <w:tc>
          <w:tcPr>
            <w:shd w:fill="e0e0e0" w:val="clear"/>
            <w:tcMar>
              <w:top w:w="0.0" w:type="dxa"/>
              <w:left w:w="108.0" w:type="dxa"/>
              <w:bottom w:w="0.0" w:type="dxa"/>
              <w:right w:w="108.0" w:type="dxa"/>
            </w:tcMar>
          </w:tcPr>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Satellite data introducer</w:t>
            </w:r>
          </w:p>
        </w:tc>
        <w:tc>
          <w:tcPr>
            <w:shd w:fill="e0e0e0" w:val="clear"/>
            <w:tcMar>
              <w:top w:w="0.0" w:type="dxa"/>
              <w:left w:w="108.0" w:type="dxa"/>
              <w:bottom w:w="0.0" w:type="dxa"/>
              <w:right w:w="108.0" w:type="dxa"/>
            </w:tcMar>
          </w:tcPr>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1"/>
          <w:trHeight w:val="94"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6</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Satellite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0 01 007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LEO</w:t>
            </w:r>
            <w:sdt>
              <w:sdtPr>
                <w:tag w:val="goog_rdk_97"/>
              </w:sdtPr>
              <w:sdtContent>
                <w:ins w:author="Stig Syndergaard" w:id="4" w:date="2024-07-17T15:18:00Z">
                  <w:r w:rsidDel="00000000" w:rsidR="00000000" w:rsidRPr="00000000">
                    <w:rPr>
                      <w:rFonts w:ascii="Arial" w:cs="Arial" w:eastAsia="Arial" w:hAnsi="Arial"/>
                      <w:sz w:val="16"/>
                      <w:szCs w:val="16"/>
                      <w:rtl w:val="0"/>
                    </w:rPr>
                    <w:t xml:space="preserve"> or LEO constellation</w:t>
                  </w:r>
                </w:ins>
              </w:sdtContent>
            </w:sdt>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0000ff"/>
                <w:sz w:val="16"/>
                <w:szCs w:val="16"/>
                <w:rtl w:val="0"/>
              </w:rPr>
              <w:t xml:space="preserve"> See Table 7</w:t>
            </w: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7</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Satellite sub-identifier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0 01 016</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99"/>
              </w:sdtPr>
              <w:sdtContent>
                <w:del w:author="Stig Syndergaard" w:id="5" w:date="2024-07-17T15:18:00Z">
                  <w:r w:rsidDel="00000000" w:rsidR="00000000" w:rsidRPr="00000000">
                    <w:rPr>
                      <w:rFonts w:ascii="Arial" w:cs="Arial" w:eastAsia="Arial" w:hAnsi="Arial"/>
                      <w:sz w:val="16"/>
                      <w:szCs w:val="16"/>
                      <w:rtl w:val="0"/>
                    </w:rPr>
                    <w:delText xml:space="preserve">Number of satellite</w:delText>
                  </w:r>
                </w:del>
              </w:sdtContent>
            </w:sdt>
            <w:sdt>
              <w:sdtPr>
                <w:tag w:val="goog_rdk_100"/>
              </w:sdtPr>
              <w:sdtContent>
                <w:ins w:author="Stig Syndergaard" w:id="5" w:date="2024-07-17T15:18:00Z">
                  <w:r w:rsidDel="00000000" w:rsidR="00000000" w:rsidRPr="00000000">
                    <w:rPr>
                      <w:rFonts w:ascii="Arial" w:cs="Arial" w:eastAsia="Arial" w:hAnsi="Arial"/>
                      <w:sz w:val="16"/>
                      <w:szCs w:val="16"/>
                      <w:rtl w:val="0"/>
                    </w:rPr>
                    <w:t xml:space="preserve">Satellite ID</w:t>
                  </w:r>
                </w:ins>
              </w:sdtContent>
            </w:sdt>
            <w:r w:rsidDel="00000000" w:rsidR="00000000" w:rsidRPr="00000000">
              <w:rPr>
                <w:rFonts w:ascii="Arial" w:cs="Arial" w:eastAsia="Arial" w:hAnsi="Arial"/>
                <w:sz w:val="16"/>
                <w:szCs w:val="16"/>
                <w:rtl w:val="0"/>
              </w:rPr>
              <w:t xml:space="preserve"> in LEO constellation </w:t>
            </w:r>
            <w:sdt>
              <w:sdtPr>
                <w:tag w:val="goog_rdk_101"/>
              </w:sdtPr>
              <w:sdtContent>
                <w:ins w:author="Stig Syndergaard" w:id="6" w:date="2024-07-17T15:17:00Z">
                  <w:r w:rsidDel="00000000" w:rsidR="00000000" w:rsidRPr="00000000">
                    <w:rPr>
                      <w:rFonts w:ascii="Arial" w:cs="Arial" w:eastAsia="Arial" w:hAnsi="Arial"/>
                      <w:sz w:val="16"/>
                      <w:szCs w:val="16"/>
                      <w:rtl w:val="0"/>
                    </w:rPr>
                    <w:t xml:space="preserve">(missing if not applicable)</w:t>
                  </w:r>
                </w:ins>
              </w:sdtContent>
            </w:sdt>
            <w:r w:rsidDel="00000000" w:rsidR="00000000" w:rsidRPr="00000000">
              <w:rPr>
                <w:rtl w:val="0"/>
              </w:rPr>
            </w:r>
          </w:p>
        </w:tc>
      </w:tr>
      <w:tr>
        <w:trPr>
          <w:cantSplit w:val="1"/>
          <w:trHeight w:val="52"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8</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Satellite instrument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0 02 019</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e.g. 202 = GRAS –</w:t>
            </w:r>
            <w:r w:rsidDel="00000000" w:rsidR="00000000" w:rsidRPr="00000000">
              <w:rPr>
                <w:rFonts w:ascii="Arial" w:cs="Arial" w:eastAsia="Arial" w:hAnsi="Arial"/>
                <w:b w:val="1"/>
                <w:color w:val="0000ff"/>
                <w:sz w:val="16"/>
                <w:szCs w:val="16"/>
                <w:rtl w:val="0"/>
              </w:rPr>
              <w:t xml:space="preserve"> See Table 8</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N0</w:t>
            </w:r>
          </w:p>
        </w:tc>
        <w:tc>
          <w:tcPr>
            <w:shd w:fill="f3f3f3" w:val="clear"/>
            <w:tcMar>
              <w:top w:w="0.0" w:type="dxa"/>
              <w:left w:w="108.0" w:type="dxa"/>
              <w:bottom w:w="0.0" w:type="dxa"/>
              <w:right w:w="108.0" w:type="dxa"/>
            </w:tcMar>
          </w:tcPr>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N0 = 1+3.n0 elements</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1 01 000</w:t>
            </w:r>
          </w:p>
        </w:tc>
        <w:tc>
          <w:tcPr>
            <w:shd w:fill="f3f3f3" w:val="clear"/>
            <w:tcMar>
              <w:top w:w="0.0" w:type="dxa"/>
              <w:left w:w="108.0" w:type="dxa"/>
              <w:bottom w:w="0.0" w:type="dxa"/>
              <w:right w:w="108.0" w:type="dxa"/>
            </w:tcMar>
          </w:tcPr>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descriptor</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Indicate presence of </w:t>
            </w:r>
            <w:sdt>
              <w:sdtPr>
                <w:tag w:val="goog_rdk_102"/>
              </w:sdtPr>
              <w:sdtContent>
                <w:ins w:author="Stig Syndergaard" w:id="7" w:date="2024-07-15T22:55:00Z">
                  <w:r w:rsidDel="00000000" w:rsidR="00000000" w:rsidRPr="00000000">
                    <w:rPr>
                      <w:rFonts w:ascii="Arial" w:cs="Arial" w:eastAsia="Arial" w:hAnsi="Arial"/>
                      <w:sz w:val="16"/>
                      <w:szCs w:val="16"/>
                      <w:rtl w:val="0"/>
                    </w:rPr>
                    <w:t xml:space="preserve">aircraft or station RO</w:t>
                  </w:r>
                </w:ins>
              </w:sdtContent>
            </w:sdt>
            <w:r w:rsidDel="00000000" w:rsidR="00000000" w:rsidRPr="00000000">
              <w:rPr>
                <w:rFonts w:ascii="Arial" w:cs="Arial" w:eastAsia="Arial" w:hAnsi="Arial"/>
                <w:sz w:val="16"/>
                <w:szCs w:val="16"/>
                <w:rtl w:val="0"/>
              </w:rPr>
              <w:t xml:space="preserve"> header, </w:t>
            </w:r>
            <w:r w:rsidDel="00000000" w:rsidR="00000000" w:rsidRPr="00000000">
              <w:rPr>
                <w:rFonts w:ascii="Arial" w:cs="Arial" w:eastAsia="Arial" w:hAnsi="Arial"/>
                <w:i w:val="1"/>
                <w:sz w:val="16"/>
                <w:szCs w:val="16"/>
                <w:rtl w:val="0"/>
              </w:rPr>
              <w:t xml:space="preserve">n0</w:t>
            </w: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10-11</w:t>
            </w:r>
          </w:p>
        </w:tc>
        <w:tc>
          <w:tcPr>
            <w:shd w:fill="e0e0e0" w:val="clear"/>
            <w:tcMar>
              <w:top w:w="0.0" w:type="dxa"/>
              <w:left w:w="108.0" w:type="dxa"/>
              <w:bottom w:w="0.0" w:type="dxa"/>
              <w:right w:w="108.0" w:type="dxa"/>
            </w:tcMar>
          </w:tcPr>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104"/>
              </w:sdtPr>
              <w:sdtContent>
                <w:ins w:author="Stig Syndergaard" w:id="8" w:date="2024-07-15T22:56:00Z">
                  <w:r w:rsidDel="00000000" w:rsidR="00000000" w:rsidRPr="00000000">
                    <w:rPr>
                      <w:rFonts w:ascii="Arial" w:cs="Arial" w:eastAsia="Arial" w:hAnsi="Arial"/>
                      <w:b w:val="1"/>
                      <w:sz w:val="16"/>
                      <w:szCs w:val="16"/>
                      <w:rtl w:val="0"/>
                    </w:rPr>
                    <w:t xml:space="preserve">Aircraft or station</w:t>
                  </w:r>
                </w:ins>
              </w:sdtContent>
            </w:sdt>
            <w:r w:rsidDel="00000000" w:rsidR="00000000" w:rsidRPr="00000000">
              <w:rPr>
                <w:rFonts w:ascii="Arial" w:cs="Arial" w:eastAsia="Arial" w:hAnsi="Arial"/>
                <w:b w:val="1"/>
                <w:sz w:val="16"/>
                <w:szCs w:val="16"/>
                <w:rtl w:val="0"/>
              </w:rPr>
              <w:t xml:space="preserve"> data introducer</w:t>
            </w:r>
          </w:p>
        </w:tc>
        <w:tc>
          <w:tcPr>
            <w:shd w:fill="e0e0e0" w:val="clear"/>
            <w:tcMar>
              <w:top w:w="0.0" w:type="dxa"/>
              <w:left w:w="108.0" w:type="dxa"/>
              <w:bottom w:w="0.0" w:type="dxa"/>
              <w:right w:w="108.0" w:type="dxa"/>
            </w:tcMar>
          </w:tcPr>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1"/>
          <w:trHeight w:val="52"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sdt>
              <w:sdtPr>
                <w:tag w:val="goog_rdk_106"/>
              </w:sdtPr>
              <w:sdtContent>
                <w:ins w:author="Stig Syndergaard" w:id="9" w:date="2024-07-15T16:07:00Z"/>
                <w:sdt>
                  <w:sdtPr>
                    <w:tag w:val="goog_rdk_107"/>
                  </w:sdtPr>
                  <w:sdtContent>
                    <w:commentRangeStart w:id="6"/>
                  </w:sdtContent>
                </w:sdt>
                <w:ins w:author="Stig Syndergaard" w:id="9" w:date="2024-07-15T16:07:00Z">
                  <w:r w:rsidDel="00000000" w:rsidR="00000000" w:rsidRPr="00000000">
                    <w:rPr>
                      <w:rFonts w:ascii="Arial" w:cs="Arial" w:eastAsia="Arial" w:hAnsi="Arial"/>
                      <w:i w:val="1"/>
                      <w:sz w:val="16"/>
                      <w:szCs w:val="16"/>
                      <w:rtl w:val="0"/>
                    </w:rPr>
                    <w:t xml:space="preserve">Station or site name</w:t>
                  </w:r>
                </w:ins>
              </w:sdtContent>
            </w:sdt>
            <w:commentRangeEnd w:id="6"/>
            <w:r w:rsidDel="00000000" w:rsidR="00000000" w:rsidRPr="00000000">
              <w:commentReference w:id="6"/>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0 01 0</w:t>
            </w:r>
            <w:sdt>
              <w:sdtPr>
                <w:tag w:val="goog_rdk_108"/>
              </w:sdtPr>
              <w:sdtContent>
                <w:ins w:author="Stig Syndergaard" w:id="10" w:date="2024-07-15T16:06:00Z">
                  <w:r w:rsidDel="00000000" w:rsidR="00000000" w:rsidRPr="00000000">
                    <w:rPr>
                      <w:rFonts w:ascii="Arial" w:cs="Arial" w:eastAsia="Arial" w:hAnsi="Arial"/>
                      <w:i w:val="1"/>
                      <w:sz w:val="16"/>
                      <w:szCs w:val="16"/>
                      <w:rtl w:val="0"/>
                    </w:rPr>
                    <w:t xml:space="preserve">19</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sdt>
              <w:sdtPr>
                <w:tag w:val="goog_rdk_110"/>
              </w:sdtPr>
              <w:sdtContent>
                <w:ins w:author="Stig Syndergaard" w:id="11" w:date="2024-07-15T16:08:00Z"/>
                <w:sdt>
                  <w:sdtPr>
                    <w:tag w:val="goog_rdk_111"/>
                  </w:sdtPr>
                  <w:sdtContent>
                    <w:commentRangeStart w:id="7"/>
                  </w:sdtContent>
                </w:sdt>
                <w:ins w:author="Stig Syndergaard" w:id="11" w:date="2024-07-15T16:08:00Z">
                  <w:sdt>
                    <w:sdtPr>
                      <w:tag w:val="goog_rdk_112"/>
                    </w:sdtPr>
                    <w:sdtContent>
                      <w:commentRangeStart w:id="8"/>
                    </w:sdtContent>
                  </w:sdt>
                  <w:r w:rsidDel="00000000" w:rsidR="00000000" w:rsidRPr="00000000">
                    <w:rPr>
                      <w:rFonts w:ascii="Arial" w:cs="Arial" w:eastAsia="Arial" w:hAnsi="Arial"/>
                      <w:sz w:val="16"/>
                      <w:szCs w:val="16"/>
                      <w:rtl w:val="0"/>
                    </w:rPr>
                    <w:t xml:space="preserve">256</w:t>
                  </w:r>
                </w:ins>
              </w:sdtContent>
            </w:sdt>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Character</w:t>
            </w:r>
          </w:p>
        </w:tc>
        <w:tc>
          <w:tcPr>
            <w:shd w:fill="f3f3f3" w:val="clear"/>
            <w:tcMar>
              <w:top w:w="0.0" w:type="dxa"/>
              <w:left w:w="108.0" w:type="dxa"/>
              <w:bottom w:w="0.0" w:type="dxa"/>
              <w:right w:w="108.0" w:type="dxa"/>
            </w:tcMar>
          </w:tcPr>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11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sdt>
              <w:sdtPr>
                <w:tag w:val="goog_rdk_114"/>
              </w:sdtPr>
              <w:sdtContent>
                <w:ins w:author="Stig Syndergaard" w:id="12" w:date="2024-07-15T16:27:00Z"/>
                <w:sdt>
                  <w:sdtPr>
                    <w:tag w:val="goog_rdk_115"/>
                  </w:sdtPr>
                  <w:sdtContent>
                    <w:commentRangeStart w:id="9"/>
                  </w:sdtContent>
                </w:sdt>
                <w:ins w:author="Stig Syndergaard" w:id="12" w:date="2024-07-15T16:27:00Z">
                  <w:r w:rsidDel="00000000" w:rsidR="00000000" w:rsidRPr="00000000">
                    <w:rPr>
                      <w:rFonts w:ascii="Arial" w:cs="Arial" w:eastAsia="Arial" w:hAnsi="Arial"/>
                      <w:i w:val="1"/>
                      <w:sz w:val="16"/>
                      <w:szCs w:val="16"/>
                      <w:rtl w:val="0"/>
                    </w:rPr>
                    <w:t xml:space="preserve">Upper air </w:t>
                  </w:r>
                </w:ins>
              </w:sdtContent>
            </w:sdt>
            <w:r w:rsidDel="00000000" w:rsidR="00000000" w:rsidRPr="00000000">
              <w:rPr>
                <w:rFonts w:ascii="Arial" w:cs="Arial" w:eastAsia="Arial" w:hAnsi="Arial"/>
                <w:i w:val="1"/>
                <w:sz w:val="16"/>
                <w:szCs w:val="16"/>
                <w:rtl w:val="0"/>
              </w:rPr>
              <w:t xml:space="preserve"> instrument</w:t>
            </w:r>
            <w:commentRangeEnd w:id="9"/>
            <w:r w:rsidDel="00000000" w:rsidR="00000000" w:rsidRPr="00000000">
              <w:commentReference w:id="9"/>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6"/>
                <w:szCs w:val="16"/>
              </w:rPr>
            </w:pPr>
            <w:sdt>
              <w:sdtPr>
                <w:tag w:val="goog_rdk_117"/>
              </w:sdtPr>
              <w:sdtContent>
                <w:ins w:author="Stig Syndergaard" w:id="13" w:date="2024-07-15T16:11:00Z">
                  <w:r w:rsidDel="00000000" w:rsidR="00000000" w:rsidRPr="00000000">
                    <w:rPr>
                      <w:rFonts w:ascii="Arial" w:cs="Arial" w:eastAsia="Arial" w:hAnsi="Arial"/>
                      <w:i w:val="1"/>
                      <w:sz w:val="16"/>
                      <w:szCs w:val="16"/>
                      <w:rtl w:val="0"/>
                    </w:rPr>
                    <w:t xml:space="preserve">0 02 006</w:t>
                  </w:r>
                </w:ins>
              </w:sdtContent>
            </w:sdt>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sdt>
              <w:sdtPr>
                <w:tag w:val="goog_rdk_119"/>
              </w:sdtPr>
              <w:sdtContent>
                <w:ins w:author="Stig Syndergaard" w:id="14" w:date="2024-07-15T16:12:00Z">
                  <w:r w:rsidDel="00000000" w:rsidR="00000000" w:rsidRPr="00000000">
                    <w:rPr>
                      <w:rFonts w:ascii="Arial" w:cs="Arial" w:eastAsia="Arial" w:hAnsi="Arial"/>
                      <w:sz w:val="16"/>
                      <w:szCs w:val="16"/>
                      <w:rtl w:val="0"/>
                    </w:rPr>
                    <w:t xml:space="preserve">6</w:t>
                  </w:r>
                </w:ins>
              </w:sdtContent>
            </w:sdt>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N0</w:t>
            </w:r>
          </w:p>
        </w:tc>
        <w:tc>
          <w:tcPr>
            <w:shd w:fill="f3f3f3" w:val="clear"/>
            <w:tcMar>
              <w:top w:w="0.0" w:type="dxa"/>
              <w:left w:w="108.0" w:type="dxa"/>
              <w:bottom w:w="0.0" w:type="dxa"/>
              <w:right w:w="108.0" w:type="dxa"/>
            </w:tcMar>
          </w:tcPr>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N1 = …</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e0e0e0" w:val="clear"/>
            <w:tcMar>
              <w:top w:w="0.0" w:type="dxa"/>
              <w:left w:w="108.0" w:type="dxa"/>
              <w:bottom w:w="0.0" w:type="dxa"/>
              <w:right w:w="108.0" w:type="dxa"/>
            </w:tcMar>
          </w:tcPr>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sdt>
              <w:sdtPr>
                <w:tag w:val="goog_rdk_120"/>
              </w:sdtPr>
              <w:sdtContent>
                <w:commentRangeStart w:id="10"/>
              </w:sdtContent>
            </w:sdt>
            <w:sdt>
              <w:sdtPr>
                <w:tag w:val="goog_rdk_121"/>
              </w:sdtPr>
              <w:sdtContent>
                <w:commentRangeStart w:id="11"/>
              </w:sdtContent>
            </w:sdt>
            <w:sdt>
              <w:sdtPr>
                <w:tag w:val="goog_rdk_122"/>
              </w:sdtPr>
              <w:sdtContent>
                <w:commentRangeStart w:id="12"/>
              </w:sdtContent>
            </w:sdt>
            <w:r w:rsidDel="00000000" w:rsidR="00000000" w:rsidRPr="00000000">
              <w:rPr>
                <w:rFonts w:ascii="Arial" w:cs="Arial" w:eastAsia="Arial" w:hAnsi="Arial"/>
                <w:b w:val="1"/>
                <w:sz w:val="16"/>
                <w:szCs w:val="16"/>
                <w:rtl w:val="0"/>
              </w:rPr>
              <w:t xml:space="preserve">Originating Centre</w:t>
            </w:r>
            <w:r w:rsidDel="00000000" w:rsidR="00000000" w:rsidRPr="00000000">
              <w:rPr>
                <w:rtl w:val="0"/>
              </w:rPr>
              <w:t xml:space="preserve"> </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b w:val="1"/>
                <w:sz w:val="16"/>
                <w:szCs w:val="16"/>
                <w:rtl w:val="0"/>
              </w:rPr>
              <w:t xml:space="preserve">0 01 033</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e.g. 94 = Copenhagen (DMI) – </w:t>
            </w:r>
            <w:r w:rsidDel="00000000" w:rsidR="00000000" w:rsidRPr="00000000">
              <w:rPr>
                <w:rFonts w:ascii="Arial" w:cs="Arial" w:eastAsia="Arial" w:hAnsi="Arial"/>
                <w:b w:val="1"/>
                <w:color w:val="0000ff"/>
                <w:sz w:val="16"/>
                <w:szCs w:val="16"/>
                <w:rtl w:val="0"/>
              </w:rPr>
              <w:t xml:space="preserve">See Table 3</w:t>
            </w: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b w:val="1"/>
                <w:sz w:val="16"/>
                <w:szCs w:val="16"/>
                <w:rtl w:val="0"/>
              </w:rPr>
              <w:t xml:space="preserve">Product type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b w:val="1"/>
                <w:sz w:val="16"/>
                <w:szCs w:val="16"/>
                <w:rtl w:val="0"/>
              </w:rPr>
              <w:t xml:space="preserve">0 02 172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 occultation sounding</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123"/>
              </w:sdtPr>
              <w:sdtContent>
                <w:commentRangeStart w:id="13"/>
              </w:sdtContent>
            </w:sdt>
            <w:r w:rsidDel="00000000" w:rsidR="00000000" w:rsidRPr="00000000">
              <w:rPr>
                <w:rFonts w:ascii="Arial" w:cs="Arial" w:eastAsia="Arial" w:hAnsi="Arial"/>
                <w:b w:val="1"/>
                <w:sz w:val="16"/>
                <w:szCs w:val="16"/>
                <w:rtl w:val="0"/>
              </w:rPr>
              <w:t xml:space="preserve">Software ID</w:t>
            </w:r>
            <w:sdt>
              <w:sdtPr>
                <w:tag w:val="goog_rdk_124"/>
              </w:sdtPr>
              <w:sdtContent>
                <w:ins w:author="Stig Syndergaard" w:id="15" w:date="2024-07-15T17:11:00Z">
                  <w:r w:rsidDel="00000000" w:rsidR="00000000" w:rsidRPr="00000000">
                    <w:rPr>
                      <w:rFonts w:ascii="Arial" w:cs="Arial" w:eastAsia="Arial" w:hAnsi="Arial"/>
                      <w:b w:val="1"/>
                      <w:sz w:val="16"/>
                      <w:szCs w:val="16"/>
                      <w:rtl w:val="0"/>
                    </w:rPr>
                    <w:t xml:space="preserve"> and version</w:t>
                  </w:r>
                </w:ins>
              </w:sdtContent>
            </w:sdt>
            <w:commentRangeEnd w:id="13"/>
            <w:r w:rsidDel="00000000" w:rsidR="00000000" w:rsidRPr="00000000">
              <w:commentReference w:id="13"/>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0 25 06</w:t>
            </w:r>
            <w:sdt>
              <w:sdtPr>
                <w:tag w:val="goog_rdk_125"/>
              </w:sdtPr>
              <w:sdtContent>
                <w:ins w:author="Stig Syndergaard" w:id="16" w:date="2024-07-15T17:11:00Z">
                  <w:r w:rsidDel="00000000" w:rsidR="00000000" w:rsidRPr="00000000">
                    <w:rPr>
                      <w:rFonts w:ascii="Arial" w:cs="Arial" w:eastAsia="Arial" w:hAnsi="Arial"/>
                      <w:b w:val="1"/>
                      <w:sz w:val="16"/>
                      <w:szCs w:val="16"/>
                      <w:rtl w:val="0"/>
                    </w:rPr>
                    <w:t xml:space="preserve">1</w:t>
                  </w:r>
                </w:ins>
              </w:sdtContent>
            </w:sdt>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127"/>
              </w:sdtPr>
              <w:sdtContent>
                <w:ins w:author="Stig Syndergaard" w:id="17" w:date="2024-07-15T17:11:00Z">
                  <w:r w:rsidDel="00000000" w:rsidR="00000000" w:rsidRPr="00000000">
                    <w:rPr>
                      <w:rFonts w:ascii="Arial" w:cs="Arial" w:eastAsia="Arial" w:hAnsi="Arial"/>
                      <w:sz w:val="16"/>
                      <w:szCs w:val="16"/>
                      <w:rtl w:val="0"/>
                    </w:rPr>
                    <w:t xml:space="preserve">96</w:t>
                  </w:r>
                </w:ins>
              </w:sdtContent>
            </w:sdt>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129"/>
              </w:sdtPr>
              <w:sdtContent>
                <w:ins w:author="Stig Syndergaard" w:id="18" w:date="2024-07-15T17:11:00Z">
                  <w:r w:rsidDel="00000000" w:rsidR="00000000" w:rsidRPr="00000000">
                    <w:rPr>
                      <w:rFonts w:ascii="Arial" w:cs="Arial" w:eastAsia="Arial" w:hAnsi="Arial"/>
                      <w:sz w:val="16"/>
                      <w:szCs w:val="16"/>
                      <w:rtl w:val="0"/>
                    </w:rPr>
                    <w:t xml:space="preserve">Character</w:t>
                  </w:r>
                </w:ins>
              </w:sdtContent>
            </w:sdt>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Identifies processing algorithms used by org. centre</w:t>
            </w:r>
          </w:p>
        </w:tc>
      </w:tr>
      <w:sdt>
        <w:sdtPr>
          <w:tag w:val="goog_rdk_131"/>
        </w:sdtPr>
        <w:sdtContent>
          <w:tr>
            <w:trPr>
              <w:cantSplit w:val="1"/>
              <w:tblHeader w:val="0"/>
              <w:ins w:author="Stig Syndergaard" w:id="19" w:date="2024-07-16T11:49:00Z"/>
            </w:trPr>
            <w:tc>
              <w:tcPr>
                <w:shd w:fill="e0e0e0" w:val="clear"/>
                <w:tcMar>
                  <w:top w:w="0.0" w:type="dxa"/>
                  <w:left w:w="108.0" w:type="dxa"/>
                  <w:bottom w:w="0.0" w:type="dxa"/>
                  <w:right w:w="108.0" w:type="dxa"/>
                </w:tcMar>
              </w:tcPr>
              <w:sdt>
                <w:sdtPr>
                  <w:tag w:val="goog_rdk_133"/>
                </w:sdtPr>
                <w:sdtContent>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pacing w:line="240" w:lineRule="auto"/>
                      <w:jc w:val="right"/>
                      <w:rPr>
                        <w:ins w:author="Stig Syndergaard" w:id="19" w:date="2024-07-16T11:49:00Z"/>
                        <w:rFonts w:ascii="Arial" w:cs="Arial" w:eastAsia="Arial" w:hAnsi="Arial"/>
                        <w:sz w:val="16"/>
                        <w:szCs w:val="16"/>
                      </w:rPr>
                    </w:pPr>
                    <w:sdt>
                      <w:sdtPr>
                        <w:tag w:val="goog_rdk_132"/>
                      </w:sdtPr>
                      <w:sdtContent>
                        <w:ins w:author="Stig Syndergaard" w:id="19" w:date="2024-07-16T11:49:00Z">
                          <w:r w:rsidDel="00000000" w:rsidR="00000000" w:rsidRPr="00000000">
                            <w:rPr>
                              <w:rFonts w:ascii="Arial" w:cs="Arial" w:eastAsia="Arial" w:hAnsi="Arial"/>
                              <w:sz w:val="16"/>
                              <w:szCs w:val="16"/>
                              <w:rtl w:val="0"/>
                            </w:rPr>
                            <w:t xml:space="preserve">15</w:t>
                          </w:r>
                        </w:ins>
                      </w:sdtContent>
                    </w:sdt>
                  </w:p>
                </w:sdtContent>
              </w:sdt>
            </w:tc>
            <w:tc>
              <w:tcPr>
                <w:shd w:fill="e0e0e0" w:val="clear"/>
                <w:tcMar>
                  <w:top w:w="0.0" w:type="dxa"/>
                  <w:left w:w="108.0" w:type="dxa"/>
                  <w:bottom w:w="0.0" w:type="dxa"/>
                  <w:right w:w="108.0" w:type="dxa"/>
                </w:tcMar>
              </w:tcPr>
              <w:sdt>
                <w:sdtPr>
                  <w:tag w:val="goog_rdk_135"/>
                </w:sdtPr>
                <w:sdtContent>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pacing w:line="240" w:lineRule="auto"/>
                      <w:rPr>
                        <w:ins w:author="Stig Syndergaard" w:id="19" w:date="2024-07-16T11:49:00Z"/>
                        <w:rFonts w:ascii="Arial" w:cs="Arial" w:eastAsia="Arial" w:hAnsi="Arial"/>
                        <w:b w:val="1"/>
                        <w:sz w:val="16"/>
                        <w:szCs w:val="16"/>
                      </w:rPr>
                    </w:pPr>
                    <w:sdt>
                      <w:sdtPr>
                        <w:tag w:val="goog_rdk_134"/>
                      </w:sdtPr>
                      <w:sdtContent>
                        <w:ins w:author="Stig Syndergaard" w:id="19" w:date="2024-07-16T11:49:00Z">
                          <w:r w:rsidDel="00000000" w:rsidR="00000000" w:rsidRPr="00000000">
                            <w:rPr>
                              <w:rFonts w:ascii="Arial" w:cs="Arial" w:eastAsia="Arial" w:hAnsi="Arial"/>
                              <w:b w:val="1"/>
                              <w:sz w:val="16"/>
                              <w:szCs w:val="16"/>
                              <w:rtl w:val="0"/>
                            </w:rPr>
                            <w:t xml:space="preserve">Processing mode and disposition</w:t>
                          </w:r>
                        </w:ins>
                      </w:sdtContent>
                    </w:sdt>
                  </w:p>
                </w:sdtContent>
              </w:sdt>
            </w:tc>
            <w:tc>
              <w:tcPr>
                <w:shd w:fill="e0e0e0" w:val="clear"/>
                <w:tcMar>
                  <w:top w:w="0.0" w:type="dxa"/>
                  <w:left w:w="108.0" w:type="dxa"/>
                  <w:bottom w:w="0.0" w:type="dxa"/>
                  <w:right w:w="108.0" w:type="dxa"/>
                </w:tcMar>
              </w:tcPr>
              <w:sdt>
                <w:sdtPr>
                  <w:tag w:val="goog_rdk_137"/>
                </w:sdtPr>
                <w:sdtContent>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pacing w:line="240" w:lineRule="auto"/>
                      <w:jc w:val="center"/>
                      <w:rPr>
                        <w:ins w:author="Stig Syndergaard" w:id="19" w:date="2024-07-16T11:49:00Z"/>
                        <w:rFonts w:ascii="Arial" w:cs="Arial" w:eastAsia="Arial" w:hAnsi="Arial"/>
                        <w:b w:val="1"/>
                        <w:sz w:val="16"/>
                        <w:szCs w:val="16"/>
                      </w:rPr>
                    </w:pPr>
                    <w:sdt>
                      <w:sdtPr>
                        <w:tag w:val="goog_rdk_136"/>
                      </w:sdtPr>
                      <w:sdtContent>
                        <w:ins w:author="Stig Syndergaard" w:id="19" w:date="2024-07-16T11:49:00Z">
                          <w:r w:rsidDel="00000000" w:rsidR="00000000" w:rsidRPr="00000000">
                            <w:rPr>
                              <w:rFonts w:ascii="Arial" w:cs="Arial" w:eastAsia="Arial" w:hAnsi="Arial"/>
                              <w:b w:val="1"/>
                              <w:sz w:val="16"/>
                              <w:szCs w:val="16"/>
                              <w:rtl w:val="0"/>
                            </w:rPr>
                            <w:t xml:space="preserve">New</w:t>
                          </w:r>
                        </w:ins>
                      </w:sdtContent>
                    </w:sdt>
                  </w:p>
                </w:sdtContent>
              </w:sdt>
            </w:tc>
            <w:tc>
              <w:tcPr>
                <w:shd w:fill="e0e0e0" w:val="clear"/>
                <w:tcMar>
                  <w:top w:w="0.0" w:type="dxa"/>
                  <w:left w:w="108.0" w:type="dxa"/>
                  <w:bottom w:w="0.0" w:type="dxa"/>
                  <w:right w:w="108.0" w:type="dxa"/>
                </w:tcMar>
              </w:tcPr>
              <w:sdt>
                <w:sdtPr>
                  <w:tag w:val="goog_rdk_139"/>
                </w:sdtPr>
                <w:sdtContent>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pacing w:line="240" w:lineRule="auto"/>
                      <w:jc w:val="right"/>
                      <w:rPr>
                        <w:ins w:author="Stig Syndergaard" w:id="19" w:date="2024-07-16T11:49:00Z"/>
                        <w:rFonts w:ascii="Arial" w:cs="Arial" w:eastAsia="Arial" w:hAnsi="Arial"/>
                        <w:sz w:val="16"/>
                        <w:szCs w:val="16"/>
                      </w:rPr>
                    </w:pPr>
                    <w:sdt>
                      <w:sdtPr>
                        <w:tag w:val="goog_rdk_138"/>
                      </w:sdtPr>
                      <w:sdtContent>
                        <w:ins w:author="Stig Syndergaard" w:id="19" w:date="2024-07-16T11:49:00Z">
                          <w:r w:rsidDel="00000000" w:rsidR="00000000" w:rsidRPr="00000000">
                            <w:rPr>
                              <w:rFonts w:ascii="Arial" w:cs="Arial" w:eastAsia="Arial" w:hAnsi="Arial"/>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141"/>
                </w:sdtPr>
                <w:sdtContent>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pacing w:line="240" w:lineRule="auto"/>
                      <w:jc w:val="right"/>
                      <w:rPr>
                        <w:ins w:author="Stig Syndergaard" w:id="19" w:date="2024-07-16T11:49:00Z"/>
                        <w:rFonts w:ascii="Arial" w:cs="Arial" w:eastAsia="Arial" w:hAnsi="Arial"/>
                        <w:sz w:val="16"/>
                        <w:szCs w:val="16"/>
                      </w:rPr>
                    </w:pPr>
                    <w:sdt>
                      <w:sdtPr>
                        <w:tag w:val="goog_rdk_140"/>
                      </w:sdtPr>
                      <w:sdtContent>
                        <w:ins w:author="Stig Syndergaard" w:id="19" w:date="2024-07-16T11:49:00Z">
                          <w:r w:rsidDel="00000000" w:rsidR="00000000" w:rsidRPr="00000000">
                            <w:rPr>
                              <w:rFonts w:ascii="Arial" w:cs="Arial" w:eastAsia="Arial" w:hAnsi="Arial"/>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143"/>
                </w:sdtPr>
                <w:sdtContent>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pacing w:line="240" w:lineRule="auto"/>
                      <w:jc w:val="right"/>
                      <w:rPr>
                        <w:ins w:author="Stig Syndergaard" w:id="19" w:date="2024-07-16T11:49:00Z"/>
                        <w:rFonts w:ascii="Arial" w:cs="Arial" w:eastAsia="Arial" w:hAnsi="Arial"/>
                        <w:sz w:val="16"/>
                        <w:szCs w:val="16"/>
                      </w:rPr>
                    </w:pPr>
                    <w:sdt>
                      <w:sdtPr>
                        <w:tag w:val="goog_rdk_142"/>
                      </w:sdtPr>
                      <w:sdtContent>
                        <w:ins w:author="Stig Syndergaard" w:id="19" w:date="2024-07-16T11:49:00Z">
                          <w:r w:rsidDel="00000000" w:rsidR="00000000" w:rsidRPr="00000000">
                            <w:rPr>
                              <w:rFonts w:ascii="Arial" w:cs="Arial" w:eastAsia="Arial" w:hAnsi="Arial"/>
                              <w:sz w:val="16"/>
                              <w:szCs w:val="16"/>
                              <w:rtl w:val="0"/>
                            </w:rPr>
                            <w:t xml:space="preserve">5</w:t>
                          </w:r>
                        </w:ins>
                      </w:sdtContent>
                    </w:sdt>
                  </w:p>
                </w:sdtContent>
              </w:sdt>
            </w:tc>
            <w:tc>
              <w:tcPr>
                <w:shd w:fill="e0e0e0" w:val="clear"/>
                <w:tcMar>
                  <w:top w:w="0.0" w:type="dxa"/>
                  <w:left w:w="108.0" w:type="dxa"/>
                  <w:bottom w:w="0.0" w:type="dxa"/>
                  <w:right w:w="108.0" w:type="dxa"/>
                </w:tcMar>
              </w:tcPr>
              <w:sdt>
                <w:sdtPr>
                  <w:tag w:val="goog_rdk_145"/>
                </w:sdtPr>
                <w:sdtContent>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pacing w:line="240" w:lineRule="auto"/>
                      <w:rPr>
                        <w:ins w:author="Stig Syndergaard" w:id="19" w:date="2024-07-16T11:49:00Z"/>
                        <w:rFonts w:ascii="Arial" w:cs="Arial" w:eastAsia="Arial" w:hAnsi="Arial"/>
                        <w:sz w:val="16"/>
                        <w:szCs w:val="16"/>
                      </w:rPr>
                    </w:pPr>
                    <w:sdt>
                      <w:sdtPr>
                        <w:tag w:val="goog_rdk_144"/>
                      </w:sdtPr>
                      <w:sdtContent>
                        <w:ins w:author="Stig Syndergaard" w:id="19" w:date="2024-07-16T11:49:00Z">
                          <w:r w:rsidDel="00000000" w:rsidR="00000000" w:rsidRPr="00000000">
                            <w:rPr>
                              <w:rFonts w:ascii="Arial" w:cs="Arial" w:eastAsia="Arial" w:hAnsi="Arial"/>
                              <w:sz w:val="16"/>
                              <w:szCs w:val="16"/>
                              <w:rtl w:val="0"/>
                            </w:rPr>
                            <w:t xml:space="preserve">Code Table</w:t>
                          </w:r>
                        </w:ins>
                      </w:sdtContent>
                    </w:sdt>
                  </w:p>
                </w:sdtContent>
              </w:sdt>
            </w:tc>
            <w:tc>
              <w:tcPr>
                <w:shd w:fill="e0e0e0" w:val="clear"/>
                <w:tcMar>
                  <w:top w:w="0.0" w:type="dxa"/>
                  <w:left w:w="108.0" w:type="dxa"/>
                  <w:bottom w:w="0.0" w:type="dxa"/>
                  <w:right w:w="108.0" w:type="dxa"/>
                </w:tcMar>
              </w:tcPr>
              <w:sdt>
                <w:sdtPr>
                  <w:tag w:val="goog_rdk_147"/>
                </w:sdtPr>
                <w:sdtContent>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pacing w:line="240" w:lineRule="auto"/>
                      <w:rPr>
                        <w:ins w:author="Stig Syndergaard" w:id="19" w:date="2024-07-16T11:49:00Z"/>
                        <w:rFonts w:ascii="Arial" w:cs="Arial" w:eastAsia="Arial" w:hAnsi="Arial"/>
                        <w:sz w:val="16"/>
                        <w:szCs w:val="16"/>
                      </w:rPr>
                    </w:pPr>
                    <w:sdt>
                      <w:sdtPr>
                        <w:tag w:val="goog_rdk_146"/>
                      </w:sdtPr>
                      <w:sdtContent>
                        <w:ins w:author="Stig Syndergaard" w:id="19" w:date="2024-07-16T11:49:00Z">
                          <w:r w:rsidDel="00000000" w:rsidR="00000000" w:rsidRPr="00000000">
                            <w:rPr>
                              <w:rFonts w:ascii="Arial" w:cs="Arial" w:eastAsia="Arial" w:hAnsi="Arial"/>
                              <w:sz w:val="16"/>
                              <w:szCs w:val="16"/>
                              <w:rtl w:val="0"/>
                            </w:rPr>
                            <w:t xml:space="preserve">e.g. 3 = Reprocessing – </w:t>
                          </w:r>
                          <w:r w:rsidDel="00000000" w:rsidR="00000000" w:rsidRPr="00000000">
                            <w:rPr>
                              <w:rFonts w:ascii="Arial" w:cs="Arial" w:eastAsia="Arial" w:hAnsi="Arial"/>
                              <w:b w:val="1"/>
                              <w:color w:val="0000ff"/>
                              <w:sz w:val="16"/>
                              <w:szCs w:val="16"/>
                              <w:rtl w:val="0"/>
                            </w:rPr>
                            <w:t xml:space="preserve">See Table 9</w:t>
                          </w:r>
                          <w:r w:rsidDel="00000000" w:rsidR="00000000" w:rsidRPr="00000000">
                            <w:rPr>
                              <w:rtl w:val="0"/>
                            </w:rPr>
                          </w:r>
                        </w:ins>
                      </w:sdtContent>
                    </w:sdt>
                  </w:p>
                </w:sdtContent>
              </w:sdt>
            </w:tc>
          </w:tr>
        </w:sdtContent>
      </w:sdt>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Reference time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sdt>
              <w:sdtPr>
                <w:tag w:val="goog_rdk_148"/>
              </w:sdtPr>
              <w:sdtContent>
                <w:commentRangeStart w:id="14"/>
              </w:sdtContent>
            </w:sdt>
            <w:sdt>
              <w:sdtPr>
                <w:tag w:val="goog_rdk_149"/>
              </w:sdtPr>
              <w:sdtContent>
                <w:commentRangeStart w:id="15"/>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Time Significance</w:t>
            </w:r>
          </w:p>
        </w:tc>
        <w:tc>
          <w:tcPr>
            <w:shd w:fill="f3f3f3" w:val="clear"/>
            <w:tcMar>
              <w:top w:w="0.0" w:type="dxa"/>
              <w:left w:w="108.0" w:type="dxa"/>
              <w:bottom w:w="0.0" w:type="dxa"/>
              <w:right w:w="108.0" w:type="dxa"/>
            </w:tcMar>
          </w:tcPr>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0 08 021</w:t>
            </w:r>
          </w:p>
        </w:tc>
        <w:tc>
          <w:tcPr>
            <w:shd w:fill="f3f3f3" w:val="clear"/>
            <w:tcMar>
              <w:top w:w="0.0" w:type="dxa"/>
              <w:left w:w="108.0" w:type="dxa"/>
              <w:bottom w:w="0.0" w:type="dxa"/>
              <w:right w:w="108.0" w:type="dxa"/>
            </w:tcMar>
          </w:tcPr>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17 = start of phenomenon or</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25 = nominal reporting time</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17–19</w:t>
            </w:r>
          </w:p>
        </w:tc>
        <w:tc>
          <w:tcPr>
            <w:shd w:fill="e0e0e0" w:val="clear"/>
            <w:tcMar>
              <w:top w:w="0.0" w:type="dxa"/>
              <w:left w:w="108.0" w:type="dxa"/>
              <w:bottom w:w="0.0" w:type="dxa"/>
              <w:right w:w="108.0" w:type="dxa"/>
            </w:tcMar>
          </w:tcPr>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Date</w:t>
            </w:r>
          </w:p>
        </w:tc>
        <w:tc>
          <w:tcPr>
            <w:shd w:fill="e0e0e0" w:val="clear"/>
            <w:tcMar>
              <w:top w:w="0.0" w:type="dxa"/>
              <w:left w:w="108.0" w:type="dxa"/>
              <w:bottom w:w="0.0" w:type="dxa"/>
              <w:right w:w="108.0" w:type="dxa"/>
            </w:tcMar>
          </w:tcPr>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3 01 011</w:t>
            </w:r>
          </w:p>
        </w:tc>
        <w:tc>
          <w:tcPr>
            <w:shd w:fill="e0e0e0" w:val="clear"/>
            <w:tcMar>
              <w:top w:w="0.0" w:type="dxa"/>
              <w:left w:w="108.0" w:type="dxa"/>
              <w:bottom w:w="0.0" w:type="dxa"/>
              <w:right w:w="108.0" w:type="dxa"/>
            </w:tcMar>
          </w:tcPr>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17</w:t>
            </w:r>
          </w:p>
        </w:tc>
        <w:tc>
          <w:tcPr>
            <w:shd w:fill="f3f3f3" w:val="clear"/>
            <w:tcMar>
              <w:top w:w="0.0" w:type="dxa"/>
              <w:left w:w="108.0" w:type="dxa"/>
              <w:bottom w:w="0.0" w:type="dxa"/>
              <w:right w:w="108.0" w:type="dxa"/>
            </w:tcMar>
          </w:tcPr>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Year</w:t>
            </w:r>
          </w:p>
        </w:tc>
        <w:tc>
          <w:tcPr>
            <w:shd w:fill="f3f3f3" w:val="clear"/>
            <w:tcMar>
              <w:top w:w="0.0" w:type="dxa"/>
              <w:left w:w="108.0" w:type="dxa"/>
              <w:bottom w:w="0.0" w:type="dxa"/>
              <w:right w:w="108.0" w:type="dxa"/>
            </w:tcMar>
          </w:tcPr>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0 04 001</w:t>
            </w:r>
          </w:p>
        </w:tc>
        <w:tc>
          <w:tcPr>
            <w:shd w:fill="f3f3f3" w:val="clear"/>
            <w:tcMar>
              <w:top w:w="0.0" w:type="dxa"/>
              <w:left w:w="108.0" w:type="dxa"/>
              <w:bottom w:w="0.0" w:type="dxa"/>
              <w:right w:w="108.0" w:type="dxa"/>
            </w:tcMar>
          </w:tcPr>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Year</w:t>
            </w:r>
          </w:p>
        </w:tc>
        <w:tc>
          <w:tcPr>
            <w:shd w:fill="f3f3f3" w:val="clear"/>
            <w:tcMar>
              <w:top w:w="0.0" w:type="dxa"/>
              <w:left w:w="108.0" w:type="dxa"/>
              <w:bottom w:w="0.0" w:type="dxa"/>
              <w:right w:w="108.0" w:type="dxa"/>
            </w:tcMar>
          </w:tcPr>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4-digit year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Month</w:t>
            </w:r>
          </w:p>
        </w:tc>
        <w:tc>
          <w:tcPr>
            <w:shd w:fill="e0e0e0" w:val="clear"/>
            <w:tcMar>
              <w:top w:w="0.0" w:type="dxa"/>
              <w:left w:w="108.0" w:type="dxa"/>
              <w:bottom w:w="0.0" w:type="dxa"/>
              <w:right w:w="108.0" w:type="dxa"/>
            </w:tcMar>
          </w:tcPr>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  0 04 002</w:t>
            </w:r>
          </w:p>
        </w:tc>
        <w:tc>
          <w:tcPr>
            <w:shd w:fill="e0e0e0" w:val="clear"/>
            <w:tcMar>
              <w:top w:w="0.0" w:type="dxa"/>
              <w:left w:w="108.0" w:type="dxa"/>
              <w:bottom w:w="0.0" w:type="dxa"/>
              <w:right w:w="108.0" w:type="dxa"/>
            </w:tcMar>
          </w:tcPr>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Month</w:t>
            </w:r>
          </w:p>
        </w:tc>
        <w:tc>
          <w:tcPr>
            <w:shd w:fill="e0e0e0" w:val="clear"/>
            <w:tcMar>
              <w:top w:w="0.0" w:type="dxa"/>
              <w:left w:w="108.0" w:type="dxa"/>
              <w:bottom w:w="0.0" w:type="dxa"/>
              <w:right w:w="108.0" w:type="dxa"/>
            </w:tcMar>
          </w:tcPr>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19</w:t>
            </w:r>
          </w:p>
        </w:tc>
        <w:tc>
          <w:tcPr>
            <w:shd w:fill="f3f3f3" w:val="clear"/>
            <w:tcMar>
              <w:top w:w="0.0" w:type="dxa"/>
              <w:left w:w="108.0" w:type="dxa"/>
              <w:bottom w:w="0.0" w:type="dxa"/>
              <w:right w:w="108.0" w:type="dxa"/>
            </w:tcMar>
          </w:tcPr>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Day</w:t>
            </w:r>
          </w:p>
        </w:tc>
        <w:tc>
          <w:tcPr>
            <w:shd w:fill="f3f3f3" w:val="clear"/>
            <w:tcMar>
              <w:top w:w="0.0" w:type="dxa"/>
              <w:left w:w="108.0" w:type="dxa"/>
              <w:bottom w:w="0.0" w:type="dxa"/>
              <w:right w:w="108.0" w:type="dxa"/>
            </w:tcMar>
          </w:tcPr>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0 04 003</w:t>
            </w:r>
          </w:p>
        </w:tc>
        <w:tc>
          <w:tcPr>
            <w:shd w:fill="f3f3f3" w:val="clear"/>
            <w:tcMar>
              <w:top w:w="0.0" w:type="dxa"/>
              <w:left w:w="108.0" w:type="dxa"/>
              <w:bottom w:w="0.0" w:type="dxa"/>
              <w:right w:w="108.0" w:type="dxa"/>
            </w:tcMar>
          </w:tcPr>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Day</w:t>
            </w:r>
          </w:p>
        </w:tc>
        <w:tc>
          <w:tcPr>
            <w:shd w:fill="f3f3f3" w:val="clear"/>
            <w:tcMar>
              <w:top w:w="0.0" w:type="dxa"/>
              <w:left w:w="108.0" w:type="dxa"/>
              <w:bottom w:w="0.0" w:type="dxa"/>
              <w:right w:w="108.0" w:type="dxa"/>
            </w:tcMar>
          </w:tcPr>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20–21</w:t>
            </w:r>
          </w:p>
        </w:tc>
        <w:tc>
          <w:tcPr>
            <w:shd w:fill="e0e0e0" w:val="clear"/>
            <w:tcMar>
              <w:top w:w="0.0" w:type="dxa"/>
              <w:left w:w="108.0" w:type="dxa"/>
              <w:bottom w:w="0.0" w:type="dxa"/>
              <w:right w:w="108.0" w:type="dxa"/>
            </w:tcMar>
          </w:tcPr>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Time</w:t>
            </w:r>
          </w:p>
        </w:tc>
        <w:tc>
          <w:tcPr>
            <w:shd w:fill="e0e0e0" w:val="clear"/>
            <w:tcMar>
              <w:top w:w="0.0" w:type="dxa"/>
              <w:left w:w="108.0" w:type="dxa"/>
              <w:bottom w:w="0.0" w:type="dxa"/>
              <w:right w:w="108.0" w:type="dxa"/>
            </w:tcMar>
          </w:tcPr>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3 01 012</w:t>
            </w:r>
          </w:p>
        </w:tc>
        <w:tc>
          <w:tcPr>
            <w:shd w:fill="e0e0e0" w:val="clear"/>
            <w:tcMar>
              <w:top w:w="0.0" w:type="dxa"/>
              <w:left w:w="108.0" w:type="dxa"/>
              <w:bottom w:w="0.0" w:type="dxa"/>
              <w:right w:w="108.0" w:type="dxa"/>
            </w:tcMar>
          </w:tcPr>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20</w:t>
            </w:r>
          </w:p>
        </w:tc>
        <w:tc>
          <w:tcPr>
            <w:shd w:fill="f3f3f3" w:val="clear"/>
            <w:tcMar>
              <w:top w:w="0.0" w:type="dxa"/>
              <w:left w:w="108.0" w:type="dxa"/>
              <w:bottom w:w="0.0" w:type="dxa"/>
              <w:right w:w="108.0" w:type="dxa"/>
            </w:tcMar>
          </w:tcPr>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Hour</w:t>
            </w:r>
          </w:p>
        </w:tc>
        <w:tc>
          <w:tcPr>
            <w:shd w:fill="f3f3f3" w:val="clear"/>
            <w:tcMar>
              <w:top w:w="0.0" w:type="dxa"/>
              <w:left w:w="108.0" w:type="dxa"/>
              <w:bottom w:w="0.0" w:type="dxa"/>
              <w:right w:w="108.0" w:type="dxa"/>
            </w:tcMar>
          </w:tcPr>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0 04 004</w:t>
            </w:r>
          </w:p>
        </w:tc>
        <w:tc>
          <w:tcPr>
            <w:shd w:fill="f3f3f3" w:val="clear"/>
            <w:tcMar>
              <w:top w:w="0.0" w:type="dxa"/>
              <w:left w:w="108.0" w:type="dxa"/>
              <w:bottom w:w="0.0" w:type="dxa"/>
              <w:right w:w="108.0" w:type="dxa"/>
            </w:tcMar>
          </w:tcPr>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Hour</w:t>
            </w:r>
          </w:p>
        </w:tc>
        <w:tc>
          <w:tcPr>
            <w:shd w:fill="f3f3f3" w:val="clear"/>
            <w:tcMar>
              <w:top w:w="0.0" w:type="dxa"/>
              <w:left w:w="108.0" w:type="dxa"/>
              <w:bottom w:w="0.0" w:type="dxa"/>
              <w:right w:w="108.0" w:type="dxa"/>
            </w:tcMar>
          </w:tcPr>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21</w:t>
            </w:r>
          </w:p>
        </w:tc>
        <w:tc>
          <w:tcPr>
            <w:shd w:fill="e0e0e0" w:val="clear"/>
            <w:tcMar>
              <w:top w:w="0.0" w:type="dxa"/>
              <w:left w:w="108.0" w:type="dxa"/>
              <w:bottom w:w="0.0" w:type="dxa"/>
              <w:right w:w="108.0" w:type="dxa"/>
            </w:tcMar>
          </w:tcPr>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Minute</w:t>
            </w:r>
          </w:p>
        </w:tc>
        <w:tc>
          <w:tcPr>
            <w:shd w:fill="e0e0e0" w:val="clear"/>
            <w:tcMar>
              <w:top w:w="0.0" w:type="dxa"/>
              <w:left w:w="108.0" w:type="dxa"/>
              <w:bottom w:w="0.0" w:type="dxa"/>
              <w:right w:w="108.0" w:type="dxa"/>
            </w:tcMar>
          </w:tcPr>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0 04 005</w:t>
            </w:r>
          </w:p>
        </w:tc>
        <w:tc>
          <w:tcPr>
            <w:shd w:fill="e0e0e0" w:val="clear"/>
            <w:tcMar>
              <w:top w:w="0.0" w:type="dxa"/>
              <w:left w:w="108.0" w:type="dxa"/>
              <w:bottom w:w="0.0" w:type="dxa"/>
              <w:right w:w="108.0" w:type="dxa"/>
            </w:tcMar>
          </w:tcPr>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Minute</w:t>
            </w:r>
          </w:p>
        </w:tc>
        <w:tc>
          <w:tcPr>
            <w:shd w:fill="e0e0e0" w:val="clear"/>
            <w:tcMar>
              <w:top w:w="0.0" w:type="dxa"/>
              <w:left w:w="108.0" w:type="dxa"/>
              <w:bottom w:w="0.0" w:type="dxa"/>
              <w:right w:w="108.0" w:type="dxa"/>
            </w:tcMar>
          </w:tcPr>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Table B bit width</w:t>
            </w:r>
          </w:p>
        </w:tc>
        <w:tc>
          <w:tcPr>
            <w:shd w:fill="f3f3f3" w:val="clear"/>
            <w:tcMar>
              <w:top w:w="0.0" w:type="dxa"/>
              <w:left w:w="108.0" w:type="dxa"/>
              <w:bottom w:w="0.0" w:type="dxa"/>
              <w:right w:w="108.0" w:type="dxa"/>
            </w:tcMar>
          </w:tcPr>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2 01 138</w:t>
            </w:r>
          </w:p>
        </w:tc>
        <w:tc>
          <w:tcPr>
            <w:shd w:fill="f3f3f3" w:val="clear"/>
            <w:tcMar>
              <w:top w:w="0.0" w:type="dxa"/>
              <w:left w:w="108.0" w:type="dxa"/>
              <w:bottom w:w="0.0" w:type="dxa"/>
              <w:right w:w="108.0" w:type="dxa"/>
            </w:tcMar>
          </w:tcPr>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 10 to bit width</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Table B scale</w:t>
            </w:r>
          </w:p>
        </w:tc>
        <w:tc>
          <w:tcPr>
            <w:shd w:fill="e0e0e0" w:val="clear"/>
            <w:tcMar>
              <w:top w:w="0.0" w:type="dxa"/>
              <w:left w:w="108.0" w:type="dxa"/>
              <w:bottom w:w="0.0" w:type="dxa"/>
              <w:right w:w="108.0" w:type="dxa"/>
            </w:tcMar>
          </w:tcPr>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2 02 131</w:t>
            </w:r>
          </w:p>
        </w:tc>
        <w:tc>
          <w:tcPr>
            <w:shd w:fill="e0e0e0" w:val="clear"/>
            <w:tcMar>
              <w:top w:w="0.0" w:type="dxa"/>
              <w:left w:w="108.0" w:type="dxa"/>
              <w:bottom w:w="0.0" w:type="dxa"/>
              <w:right w:w="108.0" w:type="dxa"/>
            </w:tcMar>
          </w:tcPr>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 3 to scale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shd w:fill="f3f3f3" w:val="clear"/>
            <w:tcMar>
              <w:top w:w="0.0" w:type="dxa"/>
              <w:left w:w="108.0" w:type="dxa"/>
              <w:bottom w:w="0.0" w:type="dxa"/>
              <w:right w:w="108.0" w:type="dxa"/>
            </w:tcMar>
          </w:tcPr>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0 04 006</w:t>
            </w:r>
          </w:p>
        </w:tc>
        <w:tc>
          <w:tcPr>
            <w:shd w:fill="f3f3f3" w:val="clear"/>
            <w:tcMar>
              <w:top w:w="0.0" w:type="dxa"/>
              <w:left w:w="108.0" w:type="dxa"/>
              <w:bottom w:w="0.0" w:type="dxa"/>
              <w:right w:w="108.0" w:type="dxa"/>
            </w:tcMar>
          </w:tcPr>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0</w:t>
            </w:r>
          </w:p>
        </w:tc>
        <w:tc>
          <w:tcPr>
            <w:shd w:fill="f3f3f3" w:val="clear"/>
            <w:tcMar>
              <w:top w:w="0.0" w:type="dxa"/>
              <w:left w:w="108.0" w:type="dxa"/>
              <w:bottom w:w="0.0" w:type="dxa"/>
              <w:right w:w="108.0" w:type="dxa"/>
            </w:tcMar>
          </w:tcPr>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   6</w:t>
            </w:r>
          </w:p>
        </w:tc>
        <w:tc>
          <w:tcPr>
            <w:shd w:fill="f3f3f3" w:val="clear"/>
            <w:tcMar>
              <w:top w:w="0.0" w:type="dxa"/>
              <w:left w:w="108.0" w:type="dxa"/>
              <w:bottom w:w="0.0" w:type="dxa"/>
              <w:right w:w="108.0" w:type="dxa"/>
            </w:tcMar>
          </w:tcPr>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0.000 – 59.999s to 1ms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width to Table B</w:t>
            </w:r>
          </w:p>
        </w:tc>
        <w:tc>
          <w:tcPr>
            <w:shd w:fill="f3f3f3" w:val="clear"/>
            <w:tcMar>
              <w:top w:w="0.0" w:type="dxa"/>
              <w:left w:w="108.0" w:type="dxa"/>
              <w:bottom w:w="0.0" w:type="dxa"/>
              <w:right w:w="108.0" w:type="dxa"/>
            </w:tcMar>
          </w:tcPr>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2 01 000</w:t>
            </w:r>
          </w:p>
        </w:tc>
        <w:tc>
          <w:tcPr>
            <w:shd w:fill="f3f3f3" w:val="clear"/>
            <w:tcMar>
              <w:top w:w="0.0" w:type="dxa"/>
              <w:left w:w="108.0" w:type="dxa"/>
              <w:bottom w:w="0.0" w:type="dxa"/>
              <w:right w:w="108.0" w:type="dxa"/>
            </w:tcMar>
          </w:tcPr>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RO summary quality information</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Quality flags for RO Data</w:t>
            </w:r>
          </w:p>
        </w:tc>
        <w:tc>
          <w:tcPr>
            <w:shd w:fill="f3f3f3" w:val="clear"/>
            <w:tcMar>
              <w:top w:w="0.0" w:type="dxa"/>
              <w:left w:w="108.0" w:type="dxa"/>
              <w:bottom w:w="0.0" w:type="dxa"/>
              <w:right w:w="108.0" w:type="dxa"/>
            </w:tcMar>
          </w:tcPr>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151"/>
              </w:sdtPr>
              <w:sdtContent>
                <w:ins w:author="Stig Syndergaard" w:id="20" w:date="2024-07-15T17:23:00Z">
                  <w:r w:rsidDel="00000000" w:rsidR="00000000" w:rsidRPr="00000000">
                    <w:rPr>
                      <w:rFonts w:ascii="Arial" w:cs="Arial" w:eastAsia="Arial" w:hAnsi="Arial"/>
                      <w:b w:val="1"/>
                      <w:sz w:val="16"/>
                      <w:szCs w:val="16"/>
                      <w:rtl w:val="0"/>
                    </w:rPr>
                    <w:t xml:space="preserve">New</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0</w:t>
            </w:r>
          </w:p>
        </w:tc>
        <w:tc>
          <w:tcPr>
            <w:shd w:fill="f3f3f3" w:val="clear"/>
            <w:tcMar>
              <w:top w:w="0.0" w:type="dxa"/>
              <w:left w:w="108.0" w:type="dxa"/>
              <w:bottom w:w="0.0" w:type="dxa"/>
              <w:right w:w="108.0" w:type="dxa"/>
            </w:tcMar>
          </w:tcPr>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Flag table</w:t>
            </w:r>
          </w:p>
        </w:tc>
        <w:tc>
          <w:tcPr>
            <w:shd w:fill="f3f3f3" w:val="clear"/>
            <w:tcMar>
              <w:top w:w="0.0" w:type="dxa"/>
              <w:left w:w="108.0" w:type="dxa"/>
              <w:bottom w:w="0.0" w:type="dxa"/>
              <w:right w:w="108.0" w:type="dxa"/>
            </w:tcMar>
          </w:tcPr>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See Table 9</w:t>
            </w:r>
          </w:p>
        </w:tc>
      </w:tr>
      <w:tr>
        <w:trPr>
          <w:cantSplit w:val="1"/>
          <w:tblHeader w:val="0"/>
        </w:trPr>
        <w:tc>
          <w:tcPr>
            <w:tcMar>
              <w:top w:w="0.0" w:type="dxa"/>
              <w:left w:w="108.0" w:type="dxa"/>
              <w:bottom w:w="0.0" w:type="dxa"/>
              <w:right w:w="108.0" w:type="dxa"/>
            </w:tcMar>
          </w:tcPr>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tcMar>
              <w:top w:w="0.0" w:type="dxa"/>
              <w:left w:w="108.0" w:type="dxa"/>
              <w:bottom w:w="0.0" w:type="dxa"/>
              <w:right w:w="108.0" w:type="dxa"/>
            </w:tcMar>
          </w:tcPr>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tcMar>
              <w:top w:w="0.0" w:type="dxa"/>
              <w:left w:w="108.0" w:type="dxa"/>
              <w:bottom w:w="0.0" w:type="dxa"/>
              <w:right w:w="108.0" w:type="dxa"/>
            </w:tcMar>
          </w:tcPr>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tcMar>
              <w:top w:w="0.0" w:type="dxa"/>
              <w:left w:w="108.0" w:type="dxa"/>
              <w:bottom w:w="0.0" w:type="dxa"/>
              <w:right w:w="108.0" w:type="dxa"/>
            </w:tcMar>
          </w:tcPr>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Mar>
              <w:top w:w="0.0" w:type="dxa"/>
              <w:left w:w="108.0" w:type="dxa"/>
              <w:bottom w:w="0.0" w:type="dxa"/>
              <w:right w:w="108.0" w:type="dxa"/>
            </w:tcMar>
          </w:tcPr>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Mar>
              <w:top w:w="0.0" w:type="dxa"/>
              <w:left w:w="108.0" w:type="dxa"/>
              <w:bottom w:w="0.0" w:type="dxa"/>
              <w:right w:w="108.0" w:type="dxa"/>
            </w:tcMar>
          </w:tcPr>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Mar>
              <w:top w:w="0.0" w:type="dxa"/>
              <w:left w:w="108.0" w:type="dxa"/>
              <w:bottom w:w="0.0" w:type="dxa"/>
              <w:right w:w="108.0" w:type="dxa"/>
            </w:tcMar>
          </w:tcPr>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Mar>
              <w:top w:w="0.0" w:type="dxa"/>
              <w:left w:w="108.0" w:type="dxa"/>
              <w:bottom w:w="0.0" w:type="dxa"/>
              <w:right w:w="108.0" w:type="dxa"/>
            </w:tcMar>
          </w:tcPr>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LEO &amp; GNSS POD</w:t>
            </w:r>
          </w:p>
        </w:tc>
      </w:tr>
      <w:sdt>
        <w:sdtPr>
          <w:tag w:val="goog_rdk_153"/>
        </w:sdtPr>
        <w:sdtContent>
          <w:tr>
            <w:trPr>
              <w:cantSplit w:val="1"/>
              <w:tblHeader w:val="0"/>
              <w:ins w:author="Stig Syndergaard" w:id="21" w:date="2024-07-15T17:27:00Z"/>
            </w:trPr>
            <w:tc>
              <w:tcPr>
                <w:shd w:fill="e0e0e0" w:val="clear"/>
                <w:tcMar>
                  <w:top w:w="0.0" w:type="dxa"/>
                  <w:left w:w="108.0" w:type="dxa"/>
                  <w:bottom w:w="0.0" w:type="dxa"/>
                  <w:right w:w="108.0" w:type="dxa"/>
                </w:tcMar>
              </w:tcPr>
              <w:sdt>
                <w:sdtPr>
                  <w:tag w:val="goog_rdk_155"/>
                </w:sdtPr>
                <w:sdtContent>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pacing w:line="240" w:lineRule="auto"/>
                      <w:jc w:val="right"/>
                      <w:rPr>
                        <w:ins w:author="Stig Syndergaard" w:id="21" w:date="2024-07-15T17:27:00Z"/>
                        <w:rFonts w:ascii="Arial" w:cs="Arial" w:eastAsia="Arial" w:hAnsi="Arial"/>
                        <w:sz w:val="16"/>
                        <w:szCs w:val="16"/>
                      </w:rPr>
                    </w:pPr>
                    <w:sdt>
                      <w:sdtPr>
                        <w:tag w:val="goog_rdk_154"/>
                      </w:sdtPr>
                      <w:sdtContent>
                        <w:ins w:author="Stig Syndergaard" w:id="21" w:date="2024-07-15T17:27:00Z">
                          <w:r w:rsidDel="00000000" w:rsidR="00000000" w:rsidRPr="00000000">
                            <w:rPr>
                              <w:rFonts w:ascii="Arial" w:cs="Arial" w:eastAsia="Arial" w:hAnsi="Arial"/>
                              <w:sz w:val="16"/>
                              <w:szCs w:val="16"/>
                              <w:rtl w:val="0"/>
                            </w:rPr>
                            <w:t xml:space="preserve">25</w:t>
                          </w:r>
                        </w:ins>
                      </w:sdtContent>
                    </w:sdt>
                  </w:p>
                </w:sdtContent>
              </w:sdt>
            </w:tc>
            <w:tc>
              <w:tcPr>
                <w:shd w:fill="e0e0e0" w:val="clear"/>
                <w:tcMar>
                  <w:top w:w="0.0" w:type="dxa"/>
                  <w:left w:w="108.0" w:type="dxa"/>
                  <w:bottom w:w="0.0" w:type="dxa"/>
                  <w:right w:w="108.0" w:type="dxa"/>
                </w:tcMar>
              </w:tcPr>
              <w:sdt>
                <w:sdtPr>
                  <w:tag w:val="goog_rdk_157"/>
                </w:sdtPr>
                <w:sdtContent>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pacing w:line="240" w:lineRule="auto"/>
                      <w:rPr>
                        <w:ins w:author="Stig Syndergaard" w:id="21" w:date="2024-07-15T17:27:00Z"/>
                        <w:rFonts w:ascii="Arial" w:cs="Arial" w:eastAsia="Arial" w:hAnsi="Arial"/>
                        <w:b w:val="1"/>
                        <w:sz w:val="16"/>
                        <w:szCs w:val="16"/>
                      </w:rPr>
                    </w:pPr>
                    <w:sdt>
                      <w:sdtPr>
                        <w:tag w:val="goog_rdk_156"/>
                      </w:sdtPr>
                      <w:sdtContent>
                        <w:ins w:author="Stig Syndergaard" w:id="21" w:date="2024-07-15T17:27:00Z">
                          <w:r w:rsidDel="00000000" w:rsidR="00000000" w:rsidRPr="00000000">
                            <w:rPr>
                              <w:rFonts w:ascii="Arial" w:cs="Arial" w:eastAsia="Arial" w:hAnsi="Arial"/>
                              <w:b w:val="1"/>
                              <w:sz w:val="16"/>
                              <w:szCs w:val="16"/>
                              <w:rtl w:val="0"/>
                            </w:rPr>
                            <w:t xml:space="preserve">Reference system</w:t>
                          </w:r>
                        </w:ins>
                      </w:sdtContent>
                    </w:sdt>
                  </w:p>
                </w:sdtContent>
              </w:sdt>
            </w:tc>
            <w:tc>
              <w:tcPr>
                <w:shd w:fill="e0e0e0" w:val="clear"/>
                <w:tcMar>
                  <w:top w:w="0.0" w:type="dxa"/>
                  <w:left w:w="108.0" w:type="dxa"/>
                  <w:bottom w:w="0.0" w:type="dxa"/>
                  <w:right w:w="108.0" w:type="dxa"/>
                </w:tcMar>
              </w:tcPr>
              <w:sdt>
                <w:sdtPr>
                  <w:tag w:val="goog_rdk_159"/>
                </w:sdtPr>
                <w:sdtContent>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pacing w:line="240" w:lineRule="auto"/>
                      <w:jc w:val="center"/>
                      <w:rPr>
                        <w:ins w:author="Stig Syndergaard" w:id="21" w:date="2024-07-15T17:27:00Z"/>
                        <w:rFonts w:ascii="Arial" w:cs="Arial" w:eastAsia="Arial" w:hAnsi="Arial"/>
                        <w:b w:val="1"/>
                        <w:sz w:val="16"/>
                        <w:szCs w:val="16"/>
                      </w:rPr>
                    </w:pPr>
                    <w:sdt>
                      <w:sdtPr>
                        <w:tag w:val="goog_rdk_158"/>
                      </w:sdtPr>
                      <w:sdtContent>
                        <w:ins w:author="Stig Syndergaard" w:id="21" w:date="2024-07-15T17:27:00Z">
                          <w:r w:rsidDel="00000000" w:rsidR="00000000" w:rsidRPr="00000000">
                            <w:rPr>
                              <w:rFonts w:ascii="Arial" w:cs="Arial" w:eastAsia="Arial" w:hAnsi="Arial"/>
                              <w:b w:val="1"/>
                              <w:sz w:val="16"/>
                              <w:szCs w:val="16"/>
                              <w:rtl w:val="0"/>
                            </w:rPr>
                            <w:t xml:space="preserve">0 01 150</w:t>
                          </w:r>
                        </w:ins>
                      </w:sdtContent>
                    </w:sdt>
                  </w:p>
                </w:sdtContent>
              </w:sdt>
            </w:tc>
            <w:tc>
              <w:tcPr>
                <w:shd w:fill="e0e0e0" w:val="clear"/>
                <w:tcMar>
                  <w:top w:w="0.0" w:type="dxa"/>
                  <w:left w:w="108.0" w:type="dxa"/>
                  <w:bottom w:w="0.0" w:type="dxa"/>
                  <w:right w:w="108.0" w:type="dxa"/>
                </w:tcMar>
              </w:tcPr>
              <w:sdt>
                <w:sdtPr>
                  <w:tag w:val="goog_rdk_161"/>
                </w:sdtPr>
                <w:sdtContent>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pacing w:line="240" w:lineRule="auto"/>
                      <w:jc w:val="right"/>
                      <w:rPr>
                        <w:ins w:author="Stig Syndergaard" w:id="21" w:date="2024-07-15T17:27:00Z"/>
                        <w:rFonts w:ascii="Arial" w:cs="Arial" w:eastAsia="Arial" w:hAnsi="Arial"/>
                        <w:sz w:val="16"/>
                        <w:szCs w:val="16"/>
                      </w:rPr>
                    </w:pPr>
                    <w:sdt>
                      <w:sdtPr>
                        <w:tag w:val="goog_rdk_160"/>
                      </w:sdtPr>
                      <w:sdtContent>
                        <w:ins w:author="Stig Syndergaard" w:id="21" w:date="2024-07-15T17:27:00Z">
                          <w:r w:rsidDel="00000000" w:rsidR="00000000" w:rsidRPr="00000000">
                            <w:rPr>
                              <w:rFonts w:ascii="Arial" w:cs="Arial" w:eastAsia="Arial" w:hAnsi="Arial"/>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163"/>
                </w:sdtPr>
                <w:sdtContent>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pacing w:line="240" w:lineRule="auto"/>
                      <w:jc w:val="right"/>
                      <w:rPr>
                        <w:ins w:author="Stig Syndergaard" w:id="21" w:date="2024-07-15T17:27:00Z"/>
                        <w:rFonts w:ascii="Arial" w:cs="Arial" w:eastAsia="Arial" w:hAnsi="Arial"/>
                        <w:sz w:val="16"/>
                        <w:szCs w:val="16"/>
                      </w:rPr>
                    </w:pPr>
                    <w:sdt>
                      <w:sdtPr>
                        <w:tag w:val="goog_rdk_162"/>
                      </w:sdtPr>
                      <w:sdtContent>
                        <w:ins w:author="Stig Syndergaard" w:id="21" w:date="2024-07-15T17:27:00Z">
                          <w:r w:rsidDel="00000000" w:rsidR="00000000" w:rsidRPr="00000000">
                            <w:rPr>
                              <w:rFonts w:ascii="Arial" w:cs="Arial" w:eastAsia="Arial" w:hAnsi="Arial"/>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165"/>
                </w:sdtPr>
                <w:sdtContent>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pacing w:line="240" w:lineRule="auto"/>
                      <w:jc w:val="right"/>
                      <w:rPr>
                        <w:ins w:author="Stig Syndergaard" w:id="21" w:date="2024-07-15T17:27:00Z"/>
                        <w:rFonts w:ascii="Arial" w:cs="Arial" w:eastAsia="Arial" w:hAnsi="Arial"/>
                        <w:sz w:val="16"/>
                        <w:szCs w:val="16"/>
                      </w:rPr>
                    </w:pPr>
                    <w:sdt>
                      <w:sdtPr>
                        <w:tag w:val="goog_rdk_164"/>
                      </w:sdtPr>
                      <w:sdtContent>
                        <w:ins w:author="Stig Syndergaard" w:id="21" w:date="2024-07-15T17:27:00Z">
                          <w:r w:rsidDel="00000000" w:rsidR="00000000" w:rsidRPr="00000000">
                            <w:rPr>
                              <w:rFonts w:ascii="Arial" w:cs="Arial" w:eastAsia="Arial" w:hAnsi="Arial"/>
                              <w:sz w:val="16"/>
                              <w:szCs w:val="16"/>
                              <w:rtl w:val="0"/>
                            </w:rPr>
                            <w:t xml:space="preserve">16</w:t>
                          </w:r>
                        </w:ins>
                      </w:sdtContent>
                    </w:sdt>
                  </w:p>
                </w:sdtContent>
              </w:sdt>
            </w:tc>
            <w:tc>
              <w:tcPr>
                <w:shd w:fill="e0e0e0" w:val="clear"/>
                <w:tcMar>
                  <w:top w:w="0.0" w:type="dxa"/>
                  <w:left w:w="108.0" w:type="dxa"/>
                  <w:bottom w:w="0.0" w:type="dxa"/>
                  <w:right w:w="108.0" w:type="dxa"/>
                </w:tcMar>
              </w:tcPr>
              <w:sdt>
                <w:sdtPr>
                  <w:tag w:val="goog_rdk_167"/>
                </w:sdtPr>
                <w:sdtContent>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pacing w:line="240" w:lineRule="auto"/>
                      <w:rPr>
                        <w:ins w:author="Stig Syndergaard" w:id="21" w:date="2024-07-15T17:27:00Z"/>
                        <w:rFonts w:ascii="Arial" w:cs="Arial" w:eastAsia="Arial" w:hAnsi="Arial"/>
                        <w:sz w:val="16"/>
                        <w:szCs w:val="16"/>
                      </w:rPr>
                    </w:pPr>
                    <w:sdt>
                      <w:sdtPr>
                        <w:tag w:val="goog_rdk_166"/>
                      </w:sdtPr>
                      <w:sdtContent>
                        <w:ins w:author="Stig Syndergaard" w:id="21" w:date="2024-07-15T17:27:00Z">
                          <w:r w:rsidDel="00000000" w:rsidR="00000000" w:rsidRPr="00000000">
                            <w:rPr>
                              <w:rFonts w:ascii="Arial" w:cs="Arial" w:eastAsia="Arial" w:hAnsi="Arial"/>
                              <w:sz w:val="16"/>
                              <w:szCs w:val="16"/>
                              <w:rtl w:val="0"/>
                            </w:rPr>
                            <w:t xml:space="preserve">Code Table</w:t>
                          </w:r>
                        </w:ins>
                      </w:sdtContent>
                    </w:sdt>
                  </w:p>
                </w:sdtContent>
              </w:sdt>
            </w:tc>
            <w:tc>
              <w:tcPr>
                <w:shd w:fill="e0e0e0" w:val="clear"/>
                <w:tcMar>
                  <w:top w:w="0.0" w:type="dxa"/>
                  <w:left w:w="108.0" w:type="dxa"/>
                  <w:bottom w:w="0.0" w:type="dxa"/>
                  <w:right w:w="108.0" w:type="dxa"/>
                </w:tcMar>
              </w:tcPr>
              <w:sdt>
                <w:sdtPr>
                  <w:tag w:val="goog_rdk_169"/>
                </w:sdtPr>
                <w:sdtContent>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pacing w:line="240" w:lineRule="auto"/>
                      <w:rPr>
                        <w:ins w:author="Stig Syndergaard" w:id="21" w:date="2024-07-15T17:27:00Z"/>
                        <w:rFonts w:ascii="Arial" w:cs="Arial" w:eastAsia="Arial" w:hAnsi="Arial"/>
                        <w:sz w:val="16"/>
                        <w:szCs w:val="16"/>
                      </w:rPr>
                    </w:pPr>
                    <w:sdt>
                      <w:sdtPr>
                        <w:tag w:val="goog_rdk_168"/>
                      </w:sdtPr>
                      <w:sdtContent>
                        <w:ins w:author="Stig Syndergaard" w:id="21" w:date="2024-07-15T17:27:00Z">
                          <w:r w:rsidDel="00000000" w:rsidR="00000000" w:rsidRPr="00000000">
                            <w:rPr>
                              <w:rFonts w:ascii="Arial" w:cs="Arial" w:eastAsia="Arial" w:hAnsi="Arial"/>
                              <w:sz w:val="16"/>
                              <w:szCs w:val="16"/>
                              <w:rtl w:val="0"/>
                            </w:rPr>
                            <w:t xml:space="preserve">5 = ECEF or ECR, right-handed</w:t>
                          </w:r>
                        </w:ins>
                      </w:sdtContent>
                    </w:sdt>
                  </w:p>
                </w:sdtContent>
              </w:sdt>
            </w:tc>
          </w:tr>
        </w:sdtContent>
      </w:sdt>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26–28</w:t>
            </w:r>
          </w:p>
        </w:tc>
        <w:tc>
          <w:tcPr>
            <w:shd w:fill="f3f3f3" w:val="clear"/>
            <w:tcMar>
              <w:top w:w="0.0" w:type="dxa"/>
              <w:left w:w="108.0" w:type="dxa"/>
              <w:bottom w:w="0.0" w:type="dxa"/>
              <w:right w:w="108.0" w:type="dxa"/>
            </w:tcMar>
          </w:tcPr>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 of Platform </w:t>
            </w:r>
            <w:r w:rsidDel="00000000" w:rsidR="00000000" w:rsidRPr="00000000">
              <w:rPr>
                <w:rFonts w:ascii="Arial" w:cs="Arial" w:eastAsia="Arial" w:hAnsi="Arial"/>
                <w:i w:val="1"/>
                <w:sz w:val="16"/>
                <w:szCs w:val="16"/>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3 04 030</w:t>
            </w:r>
          </w:p>
        </w:tc>
        <w:tc>
          <w:tcPr>
            <w:shd w:fill="f3f3f3" w:val="clear"/>
            <w:tcMar>
              <w:top w:w="0.0" w:type="dxa"/>
              <w:left w:w="108.0" w:type="dxa"/>
              <w:bottom w:w="0.0" w:type="dxa"/>
              <w:right w:w="108.0" w:type="dxa"/>
            </w:tcMar>
          </w:tcPr>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26"/>
                <w:szCs w:val="26"/>
                <w:vertAlign w:val="superscript"/>
                <w:rtl w:val="0"/>
              </w:rPr>
              <w:t xml:space="preserve">LEO, to 1cm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26</w:t>
            </w:r>
          </w:p>
        </w:tc>
        <w:tc>
          <w:tcPr>
            <w:shd w:fill="e0e0e0" w:val="clear"/>
            <w:tcMar>
              <w:top w:w="0.0" w:type="dxa"/>
              <w:left w:w="108.0" w:type="dxa"/>
              <w:bottom w:w="0.0" w:type="dxa"/>
              <w:right w:w="108.0" w:type="dxa"/>
            </w:tcMar>
          </w:tcPr>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0 27 031</w:t>
            </w:r>
          </w:p>
        </w:tc>
        <w:tc>
          <w:tcPr>
            <w:shd w:fill="e0e0e0" w:val="clear"/>
            <w:tcMar>
              <w:top w:w="0.0" w:type="dxa"/>
              <w:left w:w="108.0" w:type="dxa"/>
              <w:bottom w:w="0.0" w:type="dxa"/>
              <w:right w:w="108.0" w:type="dxa"/>
            </w:tcMar>
          </w:tcPr>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tabs>
                <w:tab w:val="left" w:leader="none" w:pos="5821"/>
              </w:tabs>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27</w:t>
            </w:r>
          </w:p>
        </w:tc>
        <w:tc>
          <w:tcPr>
            <w:shd w:fill="f3f3f3" w:val="clear"/>
            <w:tcMar>
              <w:top w:w="0.0" w:type="dxa"/>
              <w:left w:w="108.0" w:type="dxa"/>
              <w:bottom w:w="0.0" w:type="dxa"/>
              <w:right w:w="108.0" w:type="dxa"/>
            </w:tcMar>
          </w:tcPr>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90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east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0 28 031</w:t>
            </w:r>
          </w:p>
        </w:tc>
        <w:tc>
          <w:tcPr>
            <w:shd w:fill="f3f3f3" w:val="clear"/>
            <w:tcMar>
              <w:top w:w="0.0" w:type="dxa"/>
              <w:left w:w="108.0" w:type="dxa"/>
              <w:bottom w:w="0.0" w:type="dxa"/>
              <w:right w:w="108.0" w:type="dxa"/>
            </w:tcMar>
          </w:tcPr>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28</w:t>
            </w:r>
          </w:p>
        </w:tc>
        <w:tc>
          <w:tcPr>
            <w:shd w:fill="e0e0e0" w:val="clear"/>
            <w:tcMar>
              <w:top w:w="0.0" w:type="dxa"/>
              <w:left w:w="108.0" w:type="dxa"/>
              <w:bottom w:w="0.0" w:type="dxa"/>
              <w:right w:w="108.0" w:type="dxa"/>
            </w:tcMar>
          </w:tcPr>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pacing w:line="240" w:lineRule="auto"/>
              <w:ind w:left="246" w:firstLine="0"/>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Distance from Earth’s centre in direction of North Pole</w:t>
            </w:r>
          </w:p>
        </w:tc>
        <w:tc>
          <w:tcPr>
            <w:shd w:fill="e0e0e0" w:val="clear"/>
            <w:tcMar>
              <w:top w:w="0.0" w:type="dxa"/>
              <w:left w:w="108.0" w:type="dxa"/>
              <w:bottom w:w="0.0" w:type="dxa"/>
              <w:right w:w="108.0" w:type="dxa"/>
            </w:tcMar>
          </w:tcPr>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0 10 031</w:t>
            </w:r>
          </w:p>
        </w:tc>
        <w:tc>
          <w:tcPr>
            <w:shd w:fill="e0e0e0" w:val="clear"/>
            <w:tcMar>
              <w:top w:w="0.0" w:type="dxa"/>
              <w:left w:w="108.0" w:type="dxa"/>
              <w:bottom w:w="0.0" w:type="dxa"/>
              <w:right w:w="108.0" w:type="dxa"/>
            </w:tcMar>
          </w:tcPr>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29–31</w:t>
            </w:r>
          </w:p>
        </w:tc>
        <w:tc>
          <w:tcPr>
            <w:shd w:fill="f3f3f3" w:val="clear"/>
            <w:tcMar>
              <w:top w:w="0.0" w:type="dxa"/>
              <w:left w:w="108.0" w:type="dxa"/>
              <w:bottom w:w="0.0" w:type="dxa"/>
              <w:right w:w="108.0" w:type="dxa"/>
            </w:tcMar>
          </w:tcPr>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Velocity of Platform </w:t>
            </w:r>
            <w:r w:rsidDel="00000000" w:rsidR="00000000" w:rsidRPr="00000000">
              <w:rPr>
                <w:rFonts w:ascii="Arial" w:cs="Arial" w:eastAsia="Arial" w:hAnsi="Arial"/>
                <w:i w:val="1"/>
                <w:sz w:val="16"/>
                <w:szCs w:val="16"/>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3 04 031</w:t>
            </w:r>
          </w:p>
        </w:tc>
        <w:tc>
          <w:tcPr>
            <w:shd w:fill="f3f3f3" w:val="clear"/>
            <w:tcMar>
              <w:top w:w="0.0" w:type="dxa"/>
              <w:left w:w="108.0" w:type="dxa"/>
              <w:bottom w:w="0.0" w:type="dxa"/>
              <w:right w:w="108.0" w:type="dxa"/>
            </w:tcMar>
          </w:tcPr>
          <w:p w:rsidR="00000000" w:rsidDel="00000000" w:rsidP="00000000" w:rsidRDefault="00000000" w:rsidRPr="00000000" w14:paraId="0000047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C">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LEO, to 10mm.s</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7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29</w:t>
            </w:r>
          </w:p>
        </w:tc>
        <w:tc>
          <w:tcPr>
            <w:shd w:fill="e0e0e0" w:val="clear"/>
            <w:tcMar>
              <w:top w:w="0.0" w:type="dxa"/>
              <w:left w:w="108.0" w:type="dxa"/>
              <w:bottom w:w="0.0" w:type="dxa"/>
              <w:right w:w="108.0" w:type="dxa"/>
            </w:tcMar>
          </w:tcPr>
          <w:p w:rsidR="00000000" w:rsidDel="00000000" w:rsidP="00000000" w:rsidRDefault="00000000" w:rsidRPr="00000000" w14:paraId="0000047E">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first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7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0 01 041</w:t>
            </w:r>
          </w:p>
        </w:tc>
        <w:tc>
          <w:tcPr>
            <w:shd w:fill="e0e0e0" w:val="clear"/>
            <w:tcMar>
              <w:top w:w="0.0" w:type="dxa"/>
              <w:left w:w="108.0" w:type="dxa"/>
              <w:bottom w:w="0.0" w:type="dxa"/>
              <w:right w:w="108.0" w:type="dxa"/>
            </w:tcMar>
          </w:tcPr>
          <w:p w:rsidR="00000000" w:rsidDel="00000000" w:rsidP="00000000" w:rsidRDefault="00000000" w:rsidRPr="00000000" w14:paraId="0000048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48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8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8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48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rHeight w:val="54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48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30</w:t>
            </w:r>
          </w:p>
        </w:tc>
        <w:tc>
          <w:tcPr>
            <w:shd w:fill="f3f3f3" w:val="clear"/>
            <w:tcMar>
              <w:top w:w="0.0" w:type="dxa"/>
              <w:left w:w="108.0" w:type="dxa"/>
              <w:bottom w:w="0.0" w:type="dxa"/>
              <w:right w:w="108.0" w:type="dxa"/>
            </w:tcMar>
          </w:tcPr>
          <w:p w:rsidR="00000000" w:rsidDel="00000000" w:rsidP="00000000" w:rsidRDefault="00000000" w:rsidRPr="00000000" w14:paraId="00000486">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second component.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8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0 01 042</w:t>
            </w:r>
          </w:p>
        </w:tc>
        <w:tc>
          <w:tcPr>
            <w:shd w:fill="f3f3f3" w:val="clear"/>
            <w:tcMar>
              <w:top w:w="0.0" w:type="dxa"/>
              <w:left w:w="108.0" w:type="dxa"/>
              <w:bottom w:w="0.0" w:type="dxa"/>
              <w:right w:w="108.0" w:type="dxa"/>
            </w:tcMar>
          </w:tcPr>
          <w:p w:rsidR="00000000" w:rsidDel="00000000" w:rsidP="00000000" w:rsidRDefault="00000000" w:rsidRPr="00000000" w14:paraId="0000048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48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8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8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f3f3f3" w:val="clear"/>
            <w:tcMar>
              <w:top w:w="0.0" w:type="dxa"/>
              <w:left w:w="108.0" w:type="dxa"/>
              <w:bottom w:w="0.0" w:type="dxa"/>
              <w:right w:w="108.0" w:type="dxa"/>
            </w:tcMar>
          </w:tcPr>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rHeight w:val="54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third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0 01 043</w:t>
            </w:r>
          </w:p>
        </w:tc>
        <w:tc>
          <w:tcPr>
            <w:shd w:fill="e0e0e0" w:val="clear"/>
            <w:tcMar>
              <w:top w:w="0.0" w:type="dxa"/>
              <w:left w:w="108.0" w:type="dxa"/>
              <w:bottom w:w="0.0" w:type="dxa"/>
              <w:right w:w="108.0" w:type="dxa"/>
            </w:tcMar>
          </w:tcPr>
          <w:p w:rsidR="00000000" w:rsidDel="00000000" w:rsidP="00000000" w:rsidRDefault="00000000" w:rsidRPr="00000000" w14:paraId="0000049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49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9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9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49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9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shd w:fill="f3f3f3" w:val="clear"/>
            <w:tcMar>
              <w:top w:w="0.0" w:type="dxa"/>
              <w:left w:w="108.0" w:type="dxa"/>
              <w:bottom w:w="0.0" w:type="dxa"/>
              <w:right w:w="108.0" w:type="dxa"/>
            </w:tcMar>
          </w:tcPr>
          <w:p w:rsidR="00000000" w:rsidDel="00000000" w:rsidP="00000000" w:rsidRDefault="00000000" w:rsidRPr="00000000" w14:paraId="0000049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Satellite Classification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0 02 020</w:t>
            </w:r>
          </w:p>
        </w:tc>
        <w:tc>
          <w:tcPr>
            <w:shd w:fill="f3f3f3" w:val="clear"/>
            <w:tcMar>
              <w:top w:w="0.0" w:type="dxa"/>
              <w:left w:w="108.0" w:type="dxa"/>
              <w:bottom w:w="0.0" w:type="dxa"/>
              <w:right w:w="108.0" w:type="dxa"/>
            </w:tcMar>
          </w:tcPr>
          <w:p w:rsidR="00000000" w:rsidDel="00000000" w:rsidP="00000000" w:rsidRDefault="00000000" w:rsidRPr="00000000" w14:paraId="0000049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9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9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49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49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 series, e.g. 401=GPS</w:t>
            </w:r>
          </w:p>
          <w:p w:rsidR="00000000" w:rsidDel="00000000" w:rsidP="00000000" w:rsidRDefault="00000000" w:rsidRPr="00000000" w14:paraId="0000049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0000ff"/>
                <w:sz w:val="16"/>
                <w:szCs w:val="16"/>
                <w:rtl w:val="0"/>
              </w:rPr>
              <w:t xml:space="preserve">See Table 6</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9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shd w:fill="e0e0e0" w:val="clear"/>
            <w:tcMar>
              <w:top w:w="0.0" w:type="dxa"/>
              <w:left w:w="108.0" w:type="dxa"/>
              <w:bottom w:w="0.0" w:type="dxa"/>
              <w:right w:w="108.0" w:type="dxa"/>
            </w:tcMar>
          </w:tcPr>
          <w:p w:rsidR="00000000" w:rsidDel="00000000" w:rsidP="00000000" w:rsidRDefault="00000000" w:rsidRPr="00000000" w14:paraId="0000049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Platform Transmitter ID</w:t>
            </w:r>
          </w:p>
        </w:tc>
        <w:tc>
          <w:tcPr>
            <w:shd w:fill="e0e0e0" w:val="clear"/>
            <w:tcMar>
              <w:top w:w="0.0" w:type="dxa"/>
              <w:left w:w="108.0" w:type="dxa"/>
              <w:bottom w:w="0.0" w:type="dxa"/>
              <w:right w:w="108.0" w:type="dxa"/>
            </w:tcMar>
          </w:tcPr>
          <w:p w:rsidR="00000000" w:rsidDel="00000000" w:rsidP="00000000" w:rsidRDefault="00000000" w:rsidRPr="00000000" w14:paraId="000004A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0 01 050</w:t>
            </w:r>
          </w:p>
        </w:tc>
        <w:tc>
          <w:tcPr>
            <w:shd w:fill="e0e0e0" w:val="clear"/>
            <w:tcMar>
              <w:top w:w="0.0" w:type="dxa"/>
              <w:left w:w="108.0" w:type="dxa"/>
              <w:bottom w:w="0.0" w:type="dxa"/>
              <w:right w:w="108.0" w:type="dxa"/>
            </w:tcMar>
          </w:tcPr>
          <w:p w:rsidR="00000000" w:rsidDel="00000000" w:rsidP="00000000" w:rsidRDefault="00000000" w:rsidRPr="00000000" w14:paraId="000004A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A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A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4A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4A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 PRN</w:t>
            </w:r>
            <w:sdt>
              <w:sdtPr>
                <w:tag w:val="goog_rdk_170"/>
              </w:sdtPr>
              <w:sdtContent>
                <w:ins w:author="Stig Syndergaard" w:id="22" w:date="2024-07-15T17:48:00Z">
                  <w:r w:rsidDel="00000000" w:rsidR="00000000" w:rsidRPr="00000000">
                    <w:rPr>
                      <w:rFonts w:ascii="Arial" w:cs="Arial" w:eastAsia="Arial" w:hAnsi="Arial"/>
                      <w:sz w:val="16"/>
                      <w:szCs w:val="16"/>
                      <w:rtl w:val="0"/>
                    </w:rPr>
                    <w:t xml:space="preserve"> or similar</w:t>
                  </w:r>
                </w:ins>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A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A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Table B scale</w:t>
            </w:r>
          </w:p>
        </w:tc>
        <w:tc>
          <w:tcPr>
            <w:shd w:fill="f3f3f3" w:val="clear"/>
            <w:tcMar>
              <w:top w:w="0.0" w:type="dxa"/>
              <w:left w:w="108.0" w:type="dxa"/>
              <w:bottom w:w="0.0" w:type="dxa"/>
              <w:right w:w="108.0" w:type="dxa"/>
            </w:tcMar>
          </w:tcPr>
          <w:p w:rsidR="00000000" w:rsidDel="00000000" w:rsidP="00000000" w:rsidRDefault="00000000" w:rsidRPr="00000000" w14:paraId="000004A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2 02 127</w:t>
            </w:r>
          </w:p>
        </w:tc>
        <w:tc>
          <w:tcPr>
            <w:shd w:fill="f3f3f3" w:val="clear"/>
            <w:tcMar>
              <w:top w:w="0.0" w:type="dxa"/>
              <w:left w:w="108.0" w:type="dxa"/>
              <w:bottom w:w="0.0" w:type="dxa"/>
              <w:right w:w="108.0" w:type="dxa"/>
            </w:tcMar>
          </w:tcPr>
          <w:p w:rsidR="00000000" w:rsidDel="00000000" w:rsidP="00000000" w:rsidRDefault="00000000" w:rsidRPr="00000000" w14:paraId="000004A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A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A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A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A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Subtract 1 from scale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A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34–36</w:t>
            </w:r>
          </w:p>
        </w:tc>
        <w:tc>
          <w:tcPr>
            <w:shd w:fill="e0e0e0" w:val="clear"/>
            <w:tcMar>
              <w:top w:w="0.0" w:type="dxa"/>
              <w:left w:w="108.0" w:type="dxa"/>
              <w:bottom w:w="0.0" w:type="dxa"/>
              <w:right w:w="108.0" w:type="dxa"/>
            </w:tcMar>
          </w:tcPr>
          <w:p w:rsidR="00000000" w:rsidDel="00000000" w:rsidP="00000000" w:rsidRDefault="00000000" w:rsidRPr="00000000" w14:paraId="000004A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 of Platform </w:t>
            </w:r>
            <w:r w:rsidDel="00000000" w:rsidR="00000000" w:rsidRPr="00000000">
              <w:rPr>
                <w:rFonts w:ascii="Arial" w:cs="Arial" w:eastAsia="Arial" w:hAnsi="Arial"/>
                <w:i w:val="1"/>
                <w:sz w:val="16"/>
                <w:szCs w:val="16"/>
                <w:rtl w:val="0"/>
              </w:rPr>
              <w:t xml:space="preserve">(see Note 10)</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3 04 030</w:t>
            </w:r>
          </w:p>
        </w:tc>
        <w:tc>
          <w:tcPr>
            <w:shd w:fill="e0e0e0" w:val="clear"/>
            <w:tcMar>
              <w:top w:w="0.0" w:type="dxa"/>
              <w:left w:w="108.0" w:type="dxa"/>
              <w:bottom w:w="0.0" w:type="dxa"/>
              <w:right w:w="108.0" w:type="dxa"/>
            </w:tcMar>
          </w:tcPr>
          <w:p w:rsidR="00000000" w:rsidDel="00000000" w:rsidP="00000000" w:rsidRDefault="00000000" w:rsidRPr="00000000" w14:paraId="000004B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6"/>
                <w:szCs w:val="26"/>
                <w:vertAlign w:val="superscript"/>
                <w:rtl w:val="0"/>
              </w:rPr>
              <w:t xml:space="preserve">GNSS, to 10cm</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B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34</w:t>
            </w:r>
          </w:p>
        </w:tc>
        <w:tc>
          <w:tcPr>
            <w:shd w:fill="f3f3f3" w:val="clear"/>
            <w:tcMar>
              <w:top w:w="0.0" w:type="dxa"/>
              <w:left w:w="108.0" w:type="dxa"/>
              <w:bottom w:w="0.0" w:type="dxa"/>
              <w:right w:w="108.0" w:type="dxa"/>
            </w:tcMar>
          </w:tcPr>
          <w:p w:rsidR="00000000" w:rsidDel="00000000" w:rsidP="00000000" w:rsidRDefault="00000000" w:rsidRPr="00000000" w14:paraId="000004B7">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0 27 031</w:t>
            </w:r>
          </w:p>
        </w:tc>
        <w:tc>
          <w:tcPr>
            <w:shd w:fill="f3f3f3" w:val="clear"/>
            <w:tcMar>
              <w:top w:w="0.0" w:type="dxa"/>
              <w:left w:w="108.0" w:type="dxa"/>
              <w:bottom w:w="0.0" w:type="dxa"/>
              <w:right w:w="108.0" w:type="dxa"/>
            </w:tcMar>
          </w:tcPr>
          <w:p w:rsidR="00000000" w:rsidDel="00000000" w:rsidP="00000000" w:rsidRDefault="00000000" w:rsidRPr="00000000" w14:paraId="000004B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2</w:t>
            </w:r>
          </w:p>
        </w:tc>
        <w:tc>
          <w:tcPr>
            <w:shd w:fill="f3f3f3" w:val="clear"/>
            <w:tcMar>
              <w:top w:w="0.0" w:type="dxa"/>
              <w:left w:w="108.0" w:type="dxa"/>
              <w:bottom w:w="0.0" w:type="dxa"/>
              <w:right w:w="108.0" w:type="dxa"/>
            </w:tcMar>
          </w:tcPr>
          <w:p w:rsidR="00000000" w:rsidDel="00000000" w:rsidP="00000000" w:rsidRDefault="00000000" w:rsidRPr="00000000" w14:paraId="000004B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B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B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4B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B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35</w:t>
            </w:r>
          </w:p>
        </w:tc>
        <w:tc>
          <w:tcPr>
            <w:shd w:fill="e0e0e0" w:val="clear"/>
            <w:tcMar>
              <w:top w:w="0.0" w:type="dxa"/>
              <w:left w:w="108.0" w:type="dxa"/>
              <w:bottom w:w="0.0" w:type="dxa"/>
              <w:right w:w="108.0" w:type="dxa"/>
            </w:tcMar>
          </w:tcPr>
          <w:p w:rsidR="00000000" w:rsidDel="00000000" w:rsidP="00000000" w:rsidRDefault="00000000" w:rsidRPr="00000000" w14:paraId="000004BF">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90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east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C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0 28 031</w:t>
            </w:r>
          </w:p>
        </w:tc>
        <w:tc>
          <w:tcPr>
            <w:shd w:fill="e0e0e0" w:val="clear"/>
            <w:tcMar>
              <w:top w:w="0.0" w:type="dxa"/>
              <w:left w:w="108.0" w:type="dxa"/>
              <w:bottom w:w="0.0" w:type="dxa"/>
              <w:right w:w="108.0" w:type="dxa"/>
            </w:tcMar>
          </w:tcPr>
          <w:p w:rsidR="00000000" w:rsidDel="00000000" w:rsidP="00000000" w:rsidRDefault="00000000" w:rsidRPr="00000000" w14:paraId="000004C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2</w:t>
            </w:r>
          </w:p>
        </w:tc>
        <w:tc>
          <w:tcPr>
            <w:shd w:fill="e0e0e0" w:val="clear"/>
            <w:tcMar>
              <w:top w:w="0.0" w:type="dxa"/>
              <w:left w:w="108.0" w:type="dxa"/>
              <w:bottom w:w="0.0" w:type="dxa"/>
              <w:right w:w="108.0" w:type="dxa"/>
            </w:tcMar>
          </w:tcPr>
          <w:p w:rsidR="00000000" w:rsidDel="00000000" w:rsidP="00000000" w:rsidRDefault="00000000" w:rsidRPr="00000000" w14:paraId="000004C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C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C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4C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C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36</w:t>
            </w:r>
          </w:p>
        </w:tc>
        <w:tc>
          <w:tcPr>
            <w:shd w:fill="f3f3f3" w:val="clear"/>
            <w:tcMar>
              <w:top w:w="0.0" w:type="dxa"/>
              <w:left w:w="108.0" w:type="dxa"/>
              <w:bottom w:w="0.0" w:type="dxa"/>
              <w:right w:w="108.0" w:type="dxa"/>
            </w:tcMar>
          </w:tcPr>
          <w:p w:rsidR="00000000" w:rsidDel="00000000" w:rsidP="00000000" w:rsidRDefault="00000000" w:rsidRPr="00000000" w14:paraId="000004C7">
            <w:pPr>
              <w:widowControl w:val="1"/>
              <w:pBdr>
                <w:top w:space="0" w:sz="0" w:val="nil"/>
                <w:left w:space="0" w:sz="0" w:val="nil"/>
                <w:bottom w:space="0" w:sz="0" w:val="nil"/>
                <w:right w:space="0" w:sz="0" w:val="nil"/>
                <w:between w:space="0" w:sz="0" w:val="nil"/>
              </w:pBdr>
              <w:spacing w:line="240" w:lineRule="auto"/>
              <w:ind w:left="246" w:firstLine="0"/>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Distance from Earth’s centre in direction of North Pole</w:t>
            </w:r>
          </w:p>
        </w:tc>
        <w:tc>
          <w:tcPr>
            <w:shd w:fill="f3f3f3" w:val="clear"/>
            <w:tcMar>
              <w:top w:w="0.0" w:type="dxa"/>
              <w:left w:w="108.0" w:type="dxa"/>
              <w:bottom w:w="0.0" w:type="dxa"/>
              <w:right w:w="108.0" w:type="dxa"/>
            </w:tcMar>
          </w:tcPr>
          <w:p w:rsidR="00000000" w:rsidDel="00000000" w:rsidP="00000000" w:rsidRDefault="00000000" w:rsidRPr="00000000" w14:paraId="000004C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0 10 031</w:t>
            </w:r>
          </w:p>
        </w:tc>
        <w:tc>
          <w:tcPr>
            <w:shd w:fill="f3f3f3" w:val="clear"/>
            <w:tcMar>
              <w:top w:w="0.0" w:type="dxa"/>
              <w:left w:w="108.0" w:type="dxa"/>
              <w:bottom w:w="0.0" w:type="dxa"/>
              <w:right w:w="108.0" w:type="dxa"/>
            </w:tcMar>
          </w:tcPr>
          <w:p w:rsidR="00000000" w:rsidDel="00000000" w:rsidP="00000000" w:rsidRDefault="00000000" w:rsidRPr="00000000" w14:paraId="000004C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2</w:t>
            </w:r>
          </w:p>
        </w:tc>
        <w:tc>
          <w:tcPr>
            <w:shd w:fill="f3f3f3" w:val="clear"/>
            <w:tcMar>
              <w:top w:w="0.0" w:type="dxa"/>
              <w:left w:w="108.0" w:type="dxa"/>
              <w:bottom w:w="0.0" w:type="dxa"/>
              <w:right w:w="108.0" w:type="dxa"/>
            </w:tcMar>
          </w:tcPr>
          <w:p w:rsidR="00000000" w:rsidDel="00000000" w:rsidP="00000000" w:rsidRDefault="00000000" w:rsidRPr="00000000" w14:paraId="000004C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C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C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4C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C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C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4D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4D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D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D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D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D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D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37–39</w:t>
            </w:r>
          </w:p>
        </w:tc>
        <w:tc>
          <w:tcPr>
            <w:shd w:fill="f3f3f3" w:val="clear"/>
            <w:tcMar>
              <w:top w:w="0.0" w:type="dxa"/>
              <w:left w:w="108.0" w:type="dxa"/>
              <w:bottom w:w="0.0" w:type="dxa"/>
              <w:right w:w="108.0" w:type="dxa"/>
            </w:tcMar>
          </w:tcPr>
          <w:p w:rsidR="00000000" w:rsidDel="00000000" w:rsidP="00000000" w:rsidRDefault="00000000" w:rsidRPr="00000000" w14:paraId="000004D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Velocity of Platform </w:t>
            </w:r>
            <w:r w:rsidDel="00000000" w:rsidR="00000000" w:rsidRPr="00000000">
              <w:rPr>
                <w:rFonts w:ascii="Arial" w:cs="Arial" w:eastAsia="Arial" w:hAnsi="Arial"/>
                <w:i w:val="1"/>
                <w:sz w:val="16"/>
                <w:szCs w:val="16"/>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3 04 031</w:t>
            </w:r>
          </w:p>
        </w:tc>
        <w:tc>
          <w:tcPr>
            <w:shd w:fill="f3f3f3" w:val="clear"/>
            <w:tcMar>
              <w:top w:w="0.0" w:type="dxa"/>
              <w:left w:w="108.0" w:type="dxa"/>
              <w:bottom w:w="0.0" w:type="dxa"/>
              <w:right w:w="108.0" w:type="dxa"/>
            </w:tcMar>
          </w:tcPr>
          <w:p w:rsidR="00000000" w:rsidDel="00000000" w:rsidP="00000000" w:rsidRDefault="00000000" w:rsidRPr="00000000" w14:paraId="000004D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GNSS, to 10mm.s</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D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37</w:t>
            </w:r>
          </w:p>
        </w:tc>
        <w:tc>
          <w:tcPr>
            <w:shd w:fill="e0e0e0" w:val="clear"/>
            <w:tcMar>
              <w:top w:w="0.0" w:type="dxa"/>
              <w:left w:w="108.0" w:type="dxa"/>
              <w:bottom w:w="0.0" w:type="dxa"/>
              <w:right w:w="108.0" w:type="dxa"/>
            </w:tcMar>
          </w:tcPr>
          <w:p w:rsidR="00000000" w:rsidDel="00000000" w:rsidP="00000000" w:rsidRDefault="00000000" w:rsidRPr="00000000" w14:paraId="000004DF">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first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0 01 041</w:t>
            </w:r>
          </w:p>
        </w:tc>
        <w:tc>
          <w:tcPr>
            <w:shd w:fill="e0e0e0" w:val="clear"/>
            <w:tcMar>
              <w:top w:w="0.0" w:type="dxa"/>
              <w:left w:w="108.0" w:type="dxa"/>
              <w:bottom w:w="0.0" w:type="dxa"/>
              <w:right w:w="108.0" w:type="dxa"/>
            </w:tcMar>
          </w:tcPr>
          <w:p w:rsidR="00000000" w:rsidDel="00000000" w:rsidP="00000000" w:rsidRDefault="00000000" w:rsidRPr="00000000" w14:paraId="000004E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4E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E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E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4E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E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38</w:t>
            </w:r>
          </w:p>
        </w:tc>
        <w:tc>
          <w:tcPr>
            <w:shd w:fill="f3f3f3" w:val="clear"/>
            <w:tcMar>
              <w:top w:w="0.0" w:type="dxa"/>
              <w:left w:w="108.0" w:type="dxa"/>
              <w:bottom w:w="0.0" w:type="dxa"/>
              <w:right w:w="108.0" w:type="dxa"/>
            </w:tcMar>
          </w:tcPr>
          <w:p w:rsidR="00000000" w:rsidDel="00000000" w:rsidP="00000000" w:rsidRDefault="00000000" w:rsidRPr="00000000" w14:paraId="000004E7">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second component.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0 01 042</w:t>
            </w:r>
          </w:p>
        </w:tc>
        <w:tc>
          <w:tcPr>
            <w:shd w:fill="f3f3f3" w:val="clear"/>
            <w:tcMar>
              <w:top w:w="0.0" w:type="dxa"/>
              <w:left w:w="108.0" w:type="dxa"/>
              <w:bottom w:w="0.0" w:type="dxa"/>
              <w:right w:w="108.0" w:type="dxa"/>
            </w:tcMar>
          </w:tcPr>
          <w:p w:rsidR="00000000" w:rsidDel="00000000" w:rsidP="00000000" w:rsidRDefault="00000000" w:rsidRPr="00000000" w14:paraId="000004E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4E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E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E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f3f3f3" w:val="clear"/>
            <w:tcMar>
              <w:top w:w="0.0" w:type="dxa"/>
              <w:left w:w="108.0" w:type="dxa"/>
              <w:bottom w:w="0.0" w:type="dxa"/>
              <w:right w:w="108.0" w:type="dxa"/>
            </w:tcMar>
          </w:tcPr>
          <w:p w:rsidR="00000000" w:rsidDel="00000000" w:rsidP="00000000" w:rsidRDefault="00000000" w:rsidRPr="00000000" w14:paraId="000004E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E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39</w:t>
            </w:r>
          </w:p>
        </w:tc>
        <w:tc>
          <w:tcPr>
            <w:shd w:fill="e0e0e0" w:val="clear"/>
            <w:tcMar>
              <w:top w:w="0.0" w:type="dxa"/>
              <w:left w:w="108.0" w:type="dxa"/>
              <w:bottom w:w="0.0" w:type="dxa"/>
              <w:right w:w="108.0" w:type="dxa"/>
            </w:tcMar>
          </w:tcPr>
          <w:p w:rsidR="00000000" w:rsidDel="00000000" w:rsidP="00000000" w:rsidRDefault="00000000" w:rsidRPr="00000000" w14:paraId="000004EF">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third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F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0 01 043</w:t>
            </w:r>
          </w:p>
        </w:tc>
        <w:tc>
          <w:tcPr>
            <w:shd w:fill="e0e0e0" w:val="clear"/>
            <w:tcMar>
              <w:top w:w="0.0" w:type="dxa"/>
              <w:left w:w="108.0" w:type="dxa"/>
              <w:bottom w:w="0.0" w:type="dxa"/>
              <w:right w:w="108.0" w:type="dxa"/>
            </w:tcMar>
          </w:tcPr>
          <w:p w:rsidR="00000000" w:rsidDel="00000000" w:rsidP="00000000" w:rsidRDefault="00000000" w:rsidRPr="00000000" w14:paraId="000004F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4F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F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F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4F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Local Earth parameters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F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40</w:t>
            </w:r>
          </w:p>
        </w:tc>
        <w:tc>
          <w:tcPr>
            <w:shd w:fill="e0e0e0" w:val="clear"/>
            <w:tcMar>
              <w:top w:w="0.0" w:type="dxa"/>
              <w:left w:w="108.0" w:type="dxa"/>
              <w:bottom w:w="0.0" w:type="dxa"/>
              <w:right w:w="108.0" w:type="dxa"/>
            </w:tcMar>
          </w:tcPr>
          <w:p w:rsidR="00000000" w:rsidDel="00000000" w:rsidP="00000000" w:rsidRDefault="00000000" w:rsidRPr="00000000" w14:paraId="000004F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SLTA</w:t>
            </w:r>
            <w:sdt>
              <w:sdtPr>
                <w:tag w:val="goog_rdk_171"/>
              </w:sdtPr>
              <w:sdtContent>
                <w:ins w:author="Stig Syndergaard" w:id="23" w:date="2024-07-15T17:46:00Z">
                  <w:r w:rsidDel="00000000" w:rsidR="00000000" w:rsidRPr="00000000">
                    <w:rPr>
                      <w:rFonts w:ascii="Arial" w:cs="Arial" w:eastAsia="Arial" w:hAnsi="Arial"/>
                      <w:b w:val="1"/>
                      <w:sz w:val="16"/>
                      <w:szCs w:val="16"/>
                      <w:rtl w:val="0"/>
                    </w:rPr>
                    <w:t xml:space="preserve"> (at reference time)</w:t>
                  </w:r>
                </w:ins>
              </w:sdtContent>
            </w:sdt>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50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0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-400000</w:t>
            </w:r>
          </w:p>
        </w:tc>
        <w:tc>
          <w:tcPr>
            <w:shd w:fill="e0e0e0" w:val="clear"/>
            <w:tcMar>
              <w:top w:w="0.0" w:type="dxa"/>
              <w:left w:w="108.0" w:type="dxa"/>
              <w:bottom w:w="0.0" w:type="dxa"/>
              <w:right w:w="108.0" w:type="dxa"/>
            </w:tcMar>
          </w:tcPr>
          <w:p w:rsidR="00000000" w:rsidDel="00000000" w:rsidP="00000000" w:rsidRDefault="00000000" w:rsidRPr="00000000" w14:paraId="0000050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19</w:t>
            </w:r>
          </w:p>
        </w:tc>
        <w:tc>
          <w:tcPr>
            <w:shd w:fill="e0e0e0" w:val="clear"/>
            <w:tcMar>
              <w:top w:w="0.0" w:type="dxa"/>
              <w:left w:w="108.0" w:type="dxa"/>
              <w:bottom w:w="0.0" w:type="dxa"/>
              <w:right w:w="108.0" w:type="dxa"/>
            </w:tcMar>
          </w:tcPr>
          <w:p w:rsidR="00000000" w:rsidDel="00000000" w:rsidP="00000000" w:rsidRDefault="00000000" w:rsidRPr="00000000" w14:paraId="0000050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0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-400 </w:t>
            </w:r>
            <w:sdt>
              <w:sdtPr>
                <w:tag w:val="goog_rdk_172"/>
              </w:sdtPr>
              <w:sdtContent>
                <w:ins w:author="Stig Syndergaard" w:id="24" w:date="2024-07-15T22:39:00Z">
                  <w:r w:rsidDel="00000000" w:rsidR="00000000" w:rsidRPr="00000000">
                    <w:rPr>
                      <w:rFonts w:ascii="Arial" w:cs="Arial" w:eastAsia="Arial" w:hAnsi="Arial"/>
                      <w:sz w:val="16"/>
                      <w:szCs w:val="16"/>
                      <w:rtl w:val="0"/>
                    </w:rPr>
                    <w:t xml:space="preserve">– </w:t>
                  </w:r>
                </w:ins>
              </w:sdtContent>
            </w:sdt>
            <w:r w:rsidDel="00000000" w:rsidR="00000000" w:rsidRPr="00000000">
              <w:rPr>
                <w:rFonts w:ascii="Arial" w:cs="Arial" w:eastAsia="Arial" w:hAnsi="Arial"/>
                <w:sz w:val="16"/>
                <w:szCs w:val="16"/>
                <w:rtl w:val="0"/>
              </w:rPr>
              <w:t xml:space="preserve">124km</w:t>
            </w:r>
            <w:sdt>
              <w:sdtPr>
                <w:tag w:val="goog_rdk_173"/>
              </w:sdtPr>
              <w:sdtContent>
                <w:ins w:author="Stig Syndergaard" w:id="25" w:date="2024-07-15T17:49:00Z">
                  <w:r w:rsidDel="00000000" w:rsidR="00000000" w:rsidRPr="00000000">
                    <w:rPr>
                      <w:rFonts w:ascii="Arial" w:cs="Arial" w:eastAsia="Arial" w:hAnsi="Arial"/>
                      <w:sz w:val="16"/>
                      <w:szCs w:val="16"/>
                      <w:rtl w:val="0"/>
                    </w:rPr>
                    <w:t xml:space="preserve"> to 1m</w:t>
                  </w:r>
                </w:ins>
              </w:sdtContent>
            </w:sdt>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0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41–42</w:t>
            </w:r>
          </w:p>
        </w:tc>
        <w:tc>
          <w:tcPr>
            <w:shd w:fill="e0e0e0" w:val="clear"/>
            <w:tcMar>
              <w:top w:w="0.0" w:type="dxa"/>
              <w:left w:w="108.0" w:type="dxa"/>
              <w:bottom w:w="0.0" w:type="dxa"/>
              <w:right w:w="108.0" w:type="dxa"/>
            </w:tcMar>
          </w:tcPr>
          <w:p w:rsidR="00000000" w:rsidDel="00000000" w:rsidP="00000000" w:rsidRDefault="00000000" w:rsidRPr="00000000" w14:paraId="0000050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w:t>
            </w:r>
          </w:p>
          <w:p w:rsidR="00000000" w:rsidDel="00000000" w:rsidP="00000000" w:rsidRDefault="00000000" w:rsidRPr="00000000" w14:paraId="0000050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(high accuracy)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3 01 021</w:t>
            </w:r>
          </w:p>
        </w:tc>
        <w:tc>
          <w:tcPr>
            <w:shd w:fill="e0e0e0" w:val="clear"/>
            <w:tcMar>
              <w:top w:w="0.0" w:type="dxa"/>
              <w:left w:w="108.0" w:type="dxa"/>
              <w:bottom w:w="0.0" w:type="dxa"/>
              <w:right w:w="108.0" w:type="dxa"/>
            </w:tcMar>
          </w:tcPr>
          <w:p w:rsidR="00000000" w:rsidDel="00000000" w:rsidP="00000000" w:rsidRDefault="00000000" w:rsidRPr="00000000" w14:paraId="0000050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0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41</w:t>
            </w:r>
          </w:p>
        </w:tc>
        <w:tc>
          <w:tcPr>
            <w:shd w:fill="f3f3f3" w:val="clear"/>
            <w:tcMar>
              <w:top w:w="0.0" w:type="dxa"/>
              <w:left w:w="108.0" w:type="dxa"/>
              <w:bottom w:w="0.0" w:type="dxa"/>
              <w:right w:w="108.0" w:type="dxa"/>
            </w:tcMar>
          </w:tcPr>
          <w:p w:rsidR="00000000" w:rsidDel="00000000" w:rsidP="00000000" w:rsidRDefault="00000000" w:rsidRPr="00000000" w14:paraId="00000510">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Latitude</w:t>
            </w:r>
          </w:p>
        </w:tc>
        <w:tc>
          <w:tcPr>
            <w:shd w:fill="f3f3f3" w:val="clear"/>
            <w:tcMar>
              <w:top w:w="0.0" w:type="dxa"/>
              <w:left w:w="108.0" w:type="dxa"/>
              <w:bottom w:w="0.0" w:type="dxa"/>
              <w:right w:w="108.0" w:type="dxa"/>
            </w:tcMar>
          </w:tcPr>
          <w:p w:rsidR="00000000" w:rsidDel="00000000" w:rsidP="00000000" w:rsidRDefault="00000000" w:rsidRPr="00000000" w14:paraId="0000051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0 05 001</w:t>
            </w:r>
          </w:p>
        </w:tc>
        <w:tc>
          <w:tcPr>
            <w:shd w:fill="f3f3f3" w:val="clear"/>
            <w:tcMar>
              <w:top w:w="0.0" w:type="dxa"/>
              <w:left w:w="108.0" w:type="dxa"/>
              <w:bottom w:w="0.0" w:type="dxa"/>
              <w:right w:w="108.0" w:type="dxa"/>
            </w:tcMar>
          </w:tcPr>
          <w:p w:rsidR="00000000" w:rsidDel="00000000" w:rsidP="00000000" w:rsidRDefault="00000000" w:rsidRPr="00000000" w14:paraId="0000051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51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-9000000</w:t>
            </w:r>
          </w:p>
        </w:tc>
        <w:tc>
          <w:tcPr>
            <w:shd w:fill="f3f3f3" w:val="clear"/>
            <w:tcMar>
              <w:top w:w="0.0" w:type="dxa"/>
              <w:left w:w="108.0" w:type="dxa"/>
              <w:bottom w:w="0.0" w:type="dxa"/>
              <w:right w:w="108.0" w:type="dxa"/>
            </w:tcMar>
          </w:tcPr>
          <w:p w:rsidR="00000000" w:rsidDel="00000000" w:rsidP="00000000" w:rsidRDefault="00000000" w:rsidRPr="00000000" w14:paraId="0000051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shd w:fill="f3f3f3" w:val="clear"/>
            <w:tcMar>
              <w:top w:w="0.0" w:type="dxa"/>
              <w:left w:w="108.0" w:type="dxa"/>
              <w:bottom w:w="0.0" w:type="dxa"/>
              <w:right w:w="108.0" w:type="dxa"/>
            </w:tcMar>
          </w:tcPr>
          <w:p w:rsidR="00000000" w:rsidDel="00000000" w:rsidP="00000000" w:rsidRDefault="00000000" w:rsidRPr="00000000" w14:paraId="0000051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Degrees</w:t>
            </w:r>
          </w:p>
        </w:tc>
        <w:tc>
          <w:tcPr>
            <w:shd w:fill="f3f3f3" w:val="clear"/>
            <w:tcMar>
              <w:top w:w="0.0" w:type="dxa"/>
              <w:left w:w="108.0" w:type="dxa"/>
              <w:bottom w:w="0.0" w:type="dxa"/>
              <w:right w:w="108.0" w:type="dxa"/>
            </w:tcMar>
          </w:tcPr>
          <w:p w:rsidR="00000000" w:rsidDel="00000000" w:rsidP="00000000" w:rsidRDefault="00000000" w:rsidRPr="00000000" w14:paraId="0000051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to 10</w:t>
            </w: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16"/>
                <w:szCs w:val="16"/>
                <w:rtl w:val="0"/>
              </w:rPr>
              <w:t xml:space="preserve"> deg (~1m) wrt WGS-84</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1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42</w:t>
            </w:r>
          </w:p>
        </w:tc>
        <w:tc>
          <w:tcPr>
            <w:shd w:fill="e0e0e0" w:val="clear"/>
            <w:tcMar>
              <w:top w:w="0.0" w:type="dxa"/>
              <w:left w:w="108.0" w:type="dxa"/>
              <w:bottom w:w="0.0" w:type="dxa"/>
              <w:right w:w="108.0" w:type="dxa"/>
            </w:tcMar>
          </w:tcPr>
          <w:p w:rsidR="00000000" w:rsidDel="00000000" w:rsidP="00000000" w:rsidRDefault="00000000" w:rsidRPr="00000000" w14:paraId="00000518">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Longitude</w:t>
            </w:r>
          </w:p>
        </w:tc>
        <w:tc>
          <w:tcPr>
            <w:shd w:fill="e0e0e0" w:val="clear"/>
            <w:tcMar>
              <w:top w:w="0.0" w:type="dxa"/>
              <w:left w:w="108.0" w:type="dxa"/>
              <w:bottom w:w="0.0" w:type="dxa"/>
              <w:right w:w="108.0" w:type="dxa"/>
            </w:tcMar>
          </w:tcPr>
          <w:p w:rsidR="00000000" w:rsidDel="00000000" w:rsidP="00000000" w:rsidRDefault="00000000" w:rsidRPr="00000000" w14:paraId="0000051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0 06 001</w:t>
            </w:r>
          </w:p>
        </w:tc>
        <w:tc>
          <w:tcPr>
            <w:shd w:fill="e0e0e0" w:val="clear"/>
            <w:tcMar>
              <w:top w:w="0.0" w:type="dxa"/>
              <w:left w:w="108.0" w:type="dxa"/>
              <w:bottom w:w="0.0" w:type="dxa"/>
              <w:right w:w="108.0" w:type="dxa"/>
            </w:tcMar>
          </w:tcPr>
          <w:p w:rsidR="00000000" w:rsidDel="00000000" w:rsidP="00000000" w:rsidRDefault="00000000" w:rsidRPr="00000000" w14:paraId="0000051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1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-18000000</w:t>
            </w:r>
          </w:p>
        </w:tc>
        <w:tc>
          <w:tcPr>
            <w:shd w:fill="e0e0e0" w:val="clear"/>
            <w:tcMar>
              <w:top w:w="0.0" w:type="dxa"/>
              <w:left w:w="108.0" w:type="dxa"/>
              <w:bottom w:w="0.0" w:type="dxa"/>
              <w:right w:w="108.0" w:type="dxa"/>
            </w:tcMar>
          </w:tcPr>
          <w:p w:rsidR="00000000" w:rsidDel="00000000" w:rsidP="00000000" w:rsidRDefault="00000000" w:rsidRPr="00000000" w14:paraId="0000051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shd w:fill="e0e0e0" w:val="clear"/>
            <w:tcMar>
              <w:top w:w="0.0" w:type="dxa"/>
              <w:left w:w="108.0" w:type="dxa"/>
              <w:bottom w:w="0.0" w:type="dxa"/>
              <w:right w:w="108.0" w:type="dxa"/>
            </w:tcMar>
          </w:tcPr>
          <w:p w:rsidR="00000000" w:rsidDel="00000000" w:rsidP="00000000" w:rsidRDefault="00000000" w:rsidRPr="00000000" w14:paraId="0000051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Degrees</w:t>
            </w:r>
          </w:p>
        </w:tc>
        <w:tc>
          <w:tcPr>
            <w:shd w:fill="e0e0e0" w:val="clear"/>
            <w:tcMar>
              <w:top w:w="0.0" w:type="dxa"/>
              <w:left w:w="108.0" w:type="dxa"/>
              <w:bottom w:w="0.0" w:type="dxa"/>
              <w:right w:w="108.0" w:type="dxa"/>
            </w:tcMar>
          </w:tcPr>
          <w:p w:rsidR="00000000" w:rsidDel="00000000" w:rsidP="00000000" w:rsidRDefault="00000000" w:rsidRPr="00000000" w14:paraId="0000051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to 10</w:t>
            </w: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16"/>
                <w:szCs w:val="16"/>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1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43–45</w:t>
            </w:r>
          </w:p>
        </w:tc>
        <w:tc>
          <w:tcPr>
            <w:shd w:fill="f3f3f3" w:val="clear"/>
            <w:tcMar>
              <w:top w:w="0.0" w:type="dxa"/>
              <w:left w:w="108.0" w:type="dxa"/>
              <w:bottom w:w="0.0" w:type="dxa"/>
              <w:right w:w="108.0" w:type="dxa"/>
            </w:tcMar>
          </w:tcPr>
          <w:p w:rsidR="00000000" w:rsidDel="00000000" w:rsidP="00000000" w:rsidRDefault="00000000" w:rsidRPr="00000000" w14:paraId="0000052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 of point</w:t>
            </w:r>
          </w:p>
        </w:tc>
        <w:tc>
          <w:tcPr>
            <w:shd w:fill="f3f3f3" w:val="clear"/>
            <w:tcMar>
              <w:top w:w="0.0" w:type="dxa"/>
              <w:left w:w="108.0" w:type="dxa"/>
              <w:bottom w:w="0.0" w:type="dxa"/>
              <w:right w:w="108.0" w:type="dxa"/>
            </w:tcMar>
          </w:tcPr>
          <w:p w:rsidR="00000000" w:rsidDel="00000000" w:rsidP="00000000" w:rsidRDefault="00000000" w:rsidRPr="00000000" w14:paraId="0000052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3 04 030</w:t>
            </w:r>
          </w:p>
        </w:tc>
        <w:tc>
          <w:tcPr>
            <w:shd w:fill="f3f3f3" w:val="clear"/>
            <w:tcMar>
              <w:top w:w="0.0" w:type="dxa"/>
              <w:left w:w="108.0" w:type="dxa"/>
              <w:bottom w:w="0.0" w:type="dxa"/>
              <w:right w:w="108.0" w:type="dxa"/>
            </w:tcMar>
          </w:tcPr>
          <w:p w:rsidR="00000000" w:rsidDel="00000000" w:rsidP="00000000" w:rsidRDefault="00000000" w:rsidRPr="00000000" w14:paraId="0000052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2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2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2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2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6"/>
                <w:szCs w:val="26"/>
                <w:vertAlign w:val="superscript"/>
                <w:rtl w:val="0"/>
              </w:rPr>
              <w:t xml:space="preserve">(X, Y, Z) centre of curvature to 1cm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2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43</w:t>
            </w:r>
          </w:p>
        </w:tc>
        <w:tc>
          <w:tcPr>
            <w:shd w:fill="e0e0e0" w:val="clear"/>
            <w:tcMar>
              <w:top w:w="0.0" w:type="dxa"/>
              <w:left w:w="108.0" w:type="dxa"/>
              <w:bottom w:w="0.0" w:type="dxa"/>
              <w:right w:w="108.0" w:type="dxa"/>
            </w:tcMar>
          </w:tcPr>
          <w:p w:rsidR="00000000" w:rsidDel="00000000" w:rsidP="00000000" w:rsidRDefault="00000000" w:rsidRPr="00000000" w14:paraId="00000528">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2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0 27 031</w:t>
            </w:r>
          </w:p>
        </w:tc>
        <w:tc>
          <w:tcPr>
            <w:shd w:fill="e0e0e0" w:val="clear"/>
            <w:tcMar>
              <w:top w:w="0.0" w:type="dxa"/>
              <w:left w:w="108.0" w:type="dxa"/>
              <w:bottom w:w="0.0" w:type="dxa"/>
              <w:right w:w="108.0" w:type="dxa"/>
            </w:tcMar>
          </w:tcPr>
          <w:p w:rsidR="00000000" w:rsidDel="00000000" w:rsidP="00000000" w:rsidRDefault="00000000" w:rsidRPr="00000000" w14:paraId="0000052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2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2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2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2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2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44</w:t>
            </w:r>
          </w:p>
        </w:tc>
        <w:tc>
          <w:tcPr>
            <w:shd w:fill="f3f3f3" w:val="clear"/>
            <w:tcMar>
              <w:top w:w="0.0" w:type="dxa"/>
              <w:left w:w="108.0" w:type="dxa"/>
              <w:bottom w:w="0.0" w:type="dxa"/>
              <w:right w:w="108.0" w:type="dxa"/>
            </w:tcMar>
          </w:tcPr>
          <w:p w:rsidR="00000000" w:rsidDel="00000000" w:rsidP="00000000" w:rsidRDefault="00000000" w:rsidRPr="00000000" w14:paraId="00000530">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90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east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0 28 031</w:t>
            </w:r>
          </w:p>
        </w:tc>
        <w:tc>
          <w:tcPr>
            <w:shd w:fill="f3f3f3" w:val="clear"/>
            <w:tcMar>
              <w:top w:w="0.0" w:type="dxa"/>
              <w:left w:w="108.0" w:type="dxa"/>
              <w:bottom w:w="0.0" w:type="dxa"/>
              <w:right w:w="108.0" w:type="dxa"/>
            </w:tcMar>
          </w:tcPr>
          <w:p w:rsidR="00000000" w:rsidDel="00000000" w:rsidP="00000000" w:rsidRDefault="00000000" w:rsidRPr="00000000" w14:paraId="0000053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3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3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3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3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3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45</w:t>
            </w:r>
          </w:p>
        </w:tc>
        <w:tc>
          <w:tcPr>
            <w:shd w:fill="e0e0e0" w:val="clear"/>
            <w:tcMar>
              <w:top w:w="0.0" w:type="dxa"/>
              <w:left w:w="108.0" w:type="dxa"/>
              <w:bottom w:w="0.0" w:type="dxa"/>
              <w:right w:w="108.0" w:type="dxa"/>
            </w:tcMar>
          </w:tcPr>
          <w:p w:rsidR="00000000" w:rsidDel="00000000" w:rsidP="00000000" w:rsidRDefault="00000000" w:rsidRPr="00000000" w14:paraId="00000538">
            <w:pPr>
              <w:widowControl w:val="1"/>
              <w:pBdr>
                <w:top w:space="0" w:sz="0" w:val="nil"/>
                <w:left w:space="0" w:sz="0" w:val="nil"/>
                <w:bottom w:space="0" w:sz="0" w:val="nil"/>
                <w:right w:space="0" w:sz="0" w:val="nil"/>
                <w:between w:space="0" w:sz="0" w:val="nil"/>
              </w:pBdr>
              <w:spacing w:line="240" w:lineRule="auto"/>
              <w:ind w:left="246" w:firstLine="0"/>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Distance from Earth’s centre in direction of North pole</w:t>
            </w:r>
          </w:p>
        </w:tc>
        <w:tc>
          <w:tcPr>
            <w:shd w:fill="e0e0e0" w:val="clear"/>
            <w:tcMar>
              <w:top w:w="0.0" w:type="dxa"/>
              <w:left w:w="108.0" w:type="dxa"/>
              <w:bottom w:w="0.0" w:type="dxa"/>
              <w:right w:w="108.0" w:type="dxa"/>
            </w:tcMar>
          </w:tcPr>
          <w:p w:rsidR="00000000" w:rsidDel="00000000" w:rsidP="00000000" w:rsidRDefault="00000000" w:rsidRPr="00000000" w14:paraId="0000053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0 10 031</w:t>
            </w:r>
          </w:p>
        </w:tc>
        <w:tc>
          <w:tcPr>
            <w:shd w:fill="e0e0e0" w:val="clear"/>
            <w:tcMar>
              <w:top w:w="0.0" w:type="dxa"/>
              <w:left w:w="108.0" w:type="dxa"/>
              <w:bottom w:w="0.0" w:type="dxa"/>
              <w:right w:w="108.0" w:type="dxa"/>
            </w:tcMar>
          </w:tcPr>
          <w:p w:rsidR="00000000" w:rsidDel="00000000" w:rsidP="00000000" w:rsidRDefault="00000000" w:rsidRPr="00000000" w14:paraId="000005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3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3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3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3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3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46</w:t>
            </w:r>
          </w:p>
        </w:tc>
        <w:tc>
          <w:tcPr>
            <w:shd w:fill="f3f3f3" w:val="clear"/>
            <w:tcMar>
              <w:top w:w="0.0" w:type="dxa"/>
              <w:left w:w="108.0" w:type="dxa"/>
              <w:bottom w:w="0.0" w:type="dxa"/>
              <w:right w:w="108.0" w:type="dxa"/>
            </w:tcMar>
          </w:tcPr>
          <w:p w:rsidR="00000000" w:rsidDel="00000000" w:rsidP="00000000" w:rsidRDefault="00000000" w:rsidRPr="00000000" w14:paraId="0000054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Earth’s local  radius of curvature</w:t>
            </w:r>
          </w:p>
        </w:tc>
        <w:tc>
          <w:tcPr>
            <w:shd w:fill="f3f3f3" w:val="clear"/>
            <w:tcMar>
              <w:top w:w="0.0" w:type="dxa"/>
              <w:left w:w="108.0" w:type="dxa"/>
              <w:bottom w:w="0.0" w:type="dxa"/>
              <w:right w:w="108.0" w:type="dxa"/>
            </w:tcMar>
          </w:tcPr>
          <w:p w:rsidR="00000000" w:rsidDel="00000000" w:rsidP="00000000" w:rsidRDefault="00000000" w:rsidRPr="00000000" w14:paraId="0000054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0 10 035</w:t>
            </w:r>
          </w:p>
        </w:tc>
        <w:tc>
          <w:tcPr>
            <w:shd w:fill="f3f3f3" w:val="clear"/>
            <w:tcMar>
              <w:top w:w="0.0" w:type="dxa"/>
              <w:left w:w="108.0" w:type="dxa"/>
              <w:bottom w:w="0.0" w:type="dxa"/>
              <w:right w:w="108.0" w:type="dxa"/>
            </w:tcMar>
          </w:tcPr>
          <w:p w:rsidR="00000000" w:rsidDel="00000000" w:rsidP="00000000" w:rsidRDefault="00000000" w:rsidRPr="00000000" w14:paraId="0000054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54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62 000 000</w:t>
            </w:r>
          </w:p>
        </w:tc>
        <w:tc>
          <w:tcPr>
            <w:shd w:fill="f3f3f3" w:val="clear"/>
            <w:tcMar>
              <w:top w:w="0.0" w:type="dxa"/>
              <w:left w:w="108.0" w:type="dxa"/>
              <w:bottom w:w="0.0" w:type="dxa"/>
              <w:right w:w="108.0" w:type="dxa"/>
            </w:tcMar>
          </w:tcPr>
          <w:p w:rsidR="00000000" w:rsidDel="00000000" w:rsidP="00000000" w:rsidRDefault="00000000" w:rsidRPr="00000000" w14:paraId="0000054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shd w:fill="f3f3f3" w:val="clear"/>
            <w:tcMar>
              <w:top w:w="0.0" w:type="dxa"/>
              <w:left w:w="108.0" w:type="dxa"/>
              <w:bottom w:w="0.0" w:type="dxa"/>
              <w:right w:w="108.0" w:type="dxa"/>
            </w:tcMar>
          </w:tcPr>
          <w:p w:rsidR="00000000" w:rsidDel="00000000" w:rsidP="00000000" w:rsidRDefault="00000000" w:rsidRPr="00000000" w14:paraId="0000054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4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RoC of WGS-84 ellipsoid. 6200–6600 km to 10cm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4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47</w:t>
            </w:r>
          </w:p>
        </w:tc>
        <w:tc>
          <w:tcPr>
            <w:shd w:fill="e0e0e0" w:val="clear"/>
            <w:tcMar>
              <w:top w:w="0.0" w:type="dxa"/>
              <w:left w:w="108.0" w:type="dxa"/>
              <w:bottom w:w="0.0" w:type="dxa"/>
              <w:right w:w="108.0" w:type="dxa"/>
            </w:tcMar>
          </w:tcPr>
          <w:p w:rsidR="00000000" w:rsidDel="00000000" w:rsidP="00000000" w:rsidRDefault="00000000" w:rsidRPr="00000000" w14:paraId="0000054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Bearing or azimuth</w:t>
            </w:r>
          </w:p>
        </w:tc>
        <w:tc>
          <w:tcPr>
            <w:shd w:fill="e0e0e0" w:val="clear"/>
            <w:tcMar>
              <w:top w:w="0.0" w:type="dxa"/>
              <w:left w:w="108.0" w:type="dxa"/>
              <w:bottom w:w="0.0" w:type="dxa"/>
              <w:right w:w="108.0" w:type="dxa"/>
            </w:tcMar>
          </w:tcPr>
          <w:p w:rsidR="00000000" w:rsidDel="00000000" w:rsidP="00000000" w:rsidRDefault="00000000" w:rsidRPr="00000000" w14:paraId="0000054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0 05 021</w:t>
            </w:r>
          </w:p>
        </w:tc>
        <w:tc>
          <w:tcPr>
            <w:shd w:fill="e0e0e0" w:val="clear"/>
            <w:tcMar>
              <w:top w:w="0.0" w:type="dxa"/>
              <w:left w:w="108.0" w:type="dxa"/>
              <w:bottom w:w="0.0" w:type="dxa"/>
              <w:right w:w="108.0" w:type="dxa"/>
            </w:tcMar>
          </w:tcPr>
          <w:p w:rsidR="00000000" w:rsidDel="00000000" w:rsidP="00000000" w:rsidRDefault="00000000" w:rsidRPr="00000000" w14:paraId="0000054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4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4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54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 True</w:t>
            </w:r>
          </w:p>
        </w:tc>
        <w:tc>
          <w:tcPr>
            <w:shd w:fill="e0e0e0" w:val="clear"/>
            <w:tcMar>
              <w:top w:w="0.0" w:type="dxa"/>
              <w:left w:w="108.0" w:type="dxa"/>
              <w:bottom w:w="0.0" w:type="dxa"/>
              <w:right w:w="108.0" w:type="dxa"/>
            </w:tcMar>
          </w:tcPr>
          <w:p w:rsidR="00000000" w:rsidDel="00000000" w:rsidP="00000000" w:rsidRDefault="00000000" w:rsidRPr="00000000" w14:paraId="0000054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GNSS-to-LEO line of sight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4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48</w:t>
            </w:r>
          </w:p>
        </w:tc>
        <w:tc>
          <w:tcPr>
            <w:shd w:fill="f3f3f3" w:val="clear"/>
            <w:tcMar>
              <w:top w:w="0.0" w:type="dxa"/>
              <w:left w:w="108.0" w:type="dxa"/>
              <w:bottom w:w="0.0" w:type="dxa"/>
              <w:right w:w="108.0" w:type="dxa"/>
            </w:tcMar>
          </w:tcPr>
          <w:p w:rsidR="00000000" w:rsidDel="00000000" w:rsidP="00000000" w:rsidRDefault="00000000" w:rsidRPr="00000000" w14:paraId="0000055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Geoid undulation</w:t>
            </w:r>
          </w:p>
        </w:tc>
        <w:tc>
          <w:tcPr>
            <w:shd w:fill="f3f3f3" w:val="clear"/>
            <w:tcMar>
              <w:top w:w="0.0" w:type="dxa"/>
              <w:left w:w="108.0" w:type="dxa"/>
              <w:bottom w:w="0.0" w:type="dxa"/>
              <w:right w:w="108.0" w:type="dxa"/>
            </w:tcMar>
          </w:tcPr>
          <w:p w:rsidR="00000000" w:rsidDel="00000000" w:rsidP="00000000" w:rsidRDefault="00000000" w:rsidRPr="00000000" w14:paraId="0000055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0 10 036</w:t>
            </w:r>
          </w:p>
        </w:tc>
        <w:tc>
          <w:tcPr>
            <w:shd w:fill="f3f3f3" w:val="clear"/>
            <w:tcMar>
              <w:top w:w="0.0" w:type="dxa"/>
              <w:left w:w="108.0" w:type="dxa"/>
              <w:bottom w:w="0.0" w:type="dxa"/>
              <w:right w:w="108.0" w:type="dxa"/>
            </w:tcMar>
          </w:tcPr>
          <w:p w:rsidR="00000000" w:rsidDel="00000000" w:rsidP="00000000" w:rsidRDefault="00000000" w:rsidRPr="00000000" w14:paraId="0000055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5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-15 000</w:t>
            </w:r>
          </w:p>
        </w:tc>
        <w:tc>
          <w:tcPr>
            <w:shd w:fill="f3f3f3" w:val="clear"/>
            <w:tcMar>
              <w:top w:w="0.0" w:type="dxa"/>
              <w:left w:w="108.0" w:type="dxa"/>
              <w:bottom w:w="0.0" w:type="dxa"/>
              <w:right w:w="108.0" w:type="dxa"/>
            </w:tcMar>
          </w:tcPr>
          <w:p w:rsidR="00000000" w:rsidDel="00000000" w:rsidP="00000000" w:rsidRDefault="00000000" w:rsidRPr="00000000" w14:paraId="0000055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5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5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sdt>
              <w:sdtPr>
                <w:tag w:val="goog_rdk_175"/>
              </w:sdtPr>
              <w:sdtContent>
                <w:ins w:author="Stig Syndergaard" w:id="26" w:date="2024-07-15T17:38:00Z">
                  <w:r w:rsidDel="00000000" w:rsidR="00000000" w:rsidRPr="00000000">
                    <w:rPr>
                      <w:rFonts w:ascii="Arial" w:cs="Arial" w:eastAsia="Arial" w:hAnsi="Arial"/>
                      <w:sz w:val="16"/>
                      <w:szCs w:val="16"/>
                      <w:rtl w:val="0"/>
                    </w:rPr>
                    <w:t xml:space="preserve">G</w:t>
                  </w:r>
                </w:ins>
              </w:sdtContent>
            </w:sdt>
            <w:r w:rsidDel="00000000" w:rsidR="00000000" w:rsidRPr="00000000">
              <w:rPr>
                <w:rFonts w:ascii="Arial" w:cs="Arial" w:eastAsia="Arial" w:hAnsi="Arial"/>
                <w:sz w:val="16"/>
                <w:szCs w:val="16"/>
                <w:rtl w:val="0"/>
              </w:rPr>
              <w:t xml:space="preserve">eoid height above WGS-84 ellipsoid. ±150m to 1cm</w:t>
            </w: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5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Time period of occultation</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5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49</w:t>
            </w:r>
          </w:p>
        </w:tc>
        <w:tc>
          <w:tcPr>
            <w:shd w:fill="f3f3f3" w:val="clear"/>
            <w:tcMar>
              <w:top w:w="0.0" w:type="dxa"/>
              <w:left w:w="108.0" w:type="dxa"/>
              <w:bottom w:w="0.0" w:type="dxa"/>
              <w:right w:w="108.0" w:type="dxa"/>
            </w:tcMar>
          </w:tcPr>
          <w:p w:rsidR="00000000" w:rsidDel="00000000" w:rsidP="00000000" w:rsidRDefault="00000000" w:rsidRPr="00000000" w14:paraId="0000056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176"/>
              </w:sdtPr>
              <w:sdtContent>
                <w:commentRangeStart w:id="16"/>
              </w:sdtContent>
            </w:sdt>
            <w:r w:rsidDel="00000000" w:rsidR="00000000" w:rsidRPr="00000000">
              <w:rPr>
                <w:rFonts w:ascii="Arial" w:cs="Arial" w:eastAsia="Arial" w:hAnsi="Arial"/>
                <w:b w:val="1"/>
                <w:sz w:val="16"/>
                <w:szCs w:val="16"/>
                <w:rtl w:val="0"/>
              </w:rPr>
              <w:t xml:space="preserve">Time period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56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(between reference time and start of occultation)</w:t>
            </w:r>
          </w:p>
        </w:tc>
        <w:tc>
          <w:tcPr>
            <w:shd w:fill="f3f3f3" w:val="clear"/>
            <w:tcMar>
              <w:top w:w="0.0" w:type="dxa"/>
              <w:left w:w="108.0" w:type="dxa"/>
              <w:bottom w:w="0.0" w:type="dxa"/>
              <w:right w:w="108.0" w:type="dxa"/>
            </w:tcMar>
          </w:tcPr>
          <w:p w:rsidR="00000000" w:rsidDel="00000000" w:rsidP="00000000" w:rsidRDefault="00000000" w:rsidRPr="00000000" w14:paraId="0000056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0 04 026</w:t>
            </w:r>
          </w:p>
        </w:tc>
        <w:tc>
          <w:tcPr>
            <w:shd w:fill="f3f3f3" w:val="clear"/>
            <w:tcMar>
              <w:top w:w="0.0" w:type="dxa"/>
              <w:left w:w="108.0" w:type="dxa"/>
              <w:bottom w:w="0.0" w:type="dxa"/>
              <w:right w:w="108.0" w:type="dxa"/>
            </w:tcMar>
          </w:tcPr>
          <w:p w:rsidR="00000000" w:rsidDel="00000000" w:rsidP="00000000" w:rsidRDefault="00000000" w:rsidRPr="00000000" w14:paraId="0000056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6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-4096</w:t>
            </w:r>
          </w:p>
        </w:tc>
        <w:tc>
          <w:tcPr>
            <w:shd w:fill="f3f3f3" w:val="clear"/>
            <w:tcMar>
              <w:top w:w="0.0" w:type="dxa"/>
              <w:left w:w="108.0" w:type="dxa"/>
              <w:bottom w:w="0.0" w:type="dxa"/>
              <w:right w:w="108.0" w:type="dxa"/>
            </w:tcMar>
          </w:tcPr>
          <w:p w:rsidR="00000000" w:rsidDel="00000000" w:rsidP="00000000" w:rsidRDefault="00000000" w:rsidRPr="00000000" w14:paraId="0000056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56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56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-4096 – 4096s (normally negative)</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6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shd w:fill="f3f3f3" w:val="clear"/>
            <w:tcMar>
              <w:top w:w="0.0" w:type="dxa"/>
              <w:left w:w="108.0" w:type="dxa"/>
              <w:bottom w:w="0.0" w:type="dxa"/>
              <w:right w:w="108.0" w:type="dxa"/>
            </w:tcMar>
          </w:tcPr>
          <w:p w:rsidR="00000000" w:rsidDel="00000000" w:rsidP="00000000" w:rsidRDefault="00000000" w:rsidRPr="00000000" w14:paraId="0000056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Time period</w:t>
            </w:r>
          </w:p>
          <w:p w:rsidR="00000000" w:rsidDel="00000000" w:rsidP="00000000" w:rsidRDefault="00000000" w:rsidRPr="00000000" w14:paraId="0000056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(between reference time and end of occultation</w:t>
            </w:r>
          </w:p>
        </w:tc>
        <w:tc>
          <w:tcPr>
            <w:shd w:fill="f3f3f3" w:val="clear"/>
            <w:tcMar>
              <w:top w:w="0.0" w:type="dxa"/>
              <w:left w:w="108.0" w:type="dxa"/>
              <w:bottom w:w="0.0" w:type="dxa"/>
              <w:right w:w="108.0" w:type="dxa"/>
            </w:tcMar>
          </w:tcPr>
          <w:p w:rsidR="00000000" w:rsidDel="00000000" w:rsidP="00000000" w:rsidRDefault="00000000" w:rsidRPr="00000000" w14:paraId="0000056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0 04 026</w:t>
            </w:r>
          </w:p>
        </w:tc>
        <w:tc>
          <w:tcPr>
            <w:shd w:fill="f3f3f3" w:val="clear"/>
            <w:tcMar>
              <w:top w:w="0.0" w:type="dxa"/>
              <w:left w:w="108.0" w:type="dxa"/>
              <w:bottom w:w="0.0" w:type="dxa"/>
              <w:right w:w="108.0" w:type="dxa"/>
            </w:tcMar>
          </w:tcPr>
          <w:p w:rsidR="00000000" w:rsidDel="00000000" w:rsidP="00000000" w:rsidRDefault="00000000" w:rsidRPr="00000000" w14:paraId="0000056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6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-4096</w:t>
            </w:r>
          </w:p>
        </w:tc>
        <w:tc>
          <w:tcPr>
            <w:shd w:fill="f3f3f3" w:val="clear"/>
            <w:tcMar>
              <w:top w:w="0.0" w:type="dxa"/>
              <w:left w:w="108.0" w:type="dxa"/>
              <w:bottom w:w="0.0" w:type="dxa"/>
              <w:right w:w="108.0" w:type="dxa"/>
            </w:tcMar>
          </w:tcPr>
          <w:p w:rsidR="00000000" w:rsidDel="00000000" w:rsidP="00000000" w:rsidRDefault="00000000" w:rsidRPr="00000000" w14:paraId="0000056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56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57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-4096 – 4096s (normally positive)</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7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color w:val="0000ff"/>
                <w:sz w:val="16"/>
                <w:szCs w:val="16"/>
              </w:rPr>
            </w:pPr>
            <w:sdt>
              <w:sdtPr>
                <w:tag w:val="goog_rdk_177"/>
              </w:sdtPr>
              <w:sdtContent>
                <w:commentRangeStart w:id="17"/>
              </w:sdtContent>
            </w:sdt>
            <w:r w:rsidDel="00000000" w:rsidR="00000000" w:rsidRPr="00000000">
              <w:rPr>
                <w:rFonts w:ascii="Arial" w:cs="Arial" w:eastAsia="Arial" w:hAnsi="Arial"/>
                <w:b w:val="1"/>
                <w:i w:val="1"/>
                <w:sz w:val="16"/>
                <w:szCs w:val="16"/>
                <w:rtl w:val="0"/>
              </w:rPr>
              <w:t xml:space="preserve">Diagnostic quality information</w:t>
            </w:r>
            <w:commentRangeEnd w:id="17"/>
            <w:r w:rsidDel="00000000" w:rsidR="00000000" w:rsidRPr="00000000">
              <w:commentReference w:id="17"/>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7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51</w:t>
            </w:r>
          </w:p>
        </w:tc>
        <w:tc>
          <w:tcPr>
            <w:shd w:fill="f3f3f3" w:val="clear"/>
            <w:tcMar>
              <w:top w:w="0.0" w:type="dxa"/>
              <w:left w:w="108.0" w:type="dxa"/>
              <w:bottom w:w="0.0" w:type="dxa"/>
              <w:right w:w="108.0" w:type="dxa"/>
            </w:tcMar>
          </w:tcPr>
          <w:p w:rsidR="00000000" w:rsidDel="00000000" w:rsidP="00000000" w:rsidRDefault="00000000" w:rsidRPr="00000000" w14:paraId="0000057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Signal-to-noise ratio</w:t>
            </w:r>
          </w:p>
        </w:tc>
        <w:tc>
          <w:tcPr>
            <w:shd w:fill="f3f3f3" w:val="clear"/>
            <w:tcMar>
              <w:top w:w="0.0" w:type="dxa"/>
              <w:left w:w="108.0" w:type="dxa"/>
              <w:bottom w:w="0.0" w:type="dxa"/>
              <w:right w:w="108.0" w:type="dxa"/>
            </w:tcMar>
          </w:tcPr>
          <w:p w:rsidR="00000000" w:rsidDel="00000000" w:rsidP="00000000" w:rsidRDefault="00000000" w:rsidRPr="00000000" w14:paraId="0000057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7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shd w:fill="f3f3f3" w:val="clear"/>
            <w:tcMar>
              <w:top w:w="0.0" w:type="dxa"/>
              <w:left w:w="108.0" w:type="dxa"/>
              <w:bottom w:w="0.0" w:type="dxa"/>
              <w:right w:w="108.0" w:type="dxa"/>
            </w:tcMar>
          </w:tcPr>
          <w:p w:rsidR="00000000" w:rsidDel="00000000" w:rsidP="00000000" w:rsidRDefault="00000000" w:rsidRPr="00000000" w14:paraId="0000057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7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shd w:fill="f3f3f3" w:val="clear"/>
            <w:tcMar>
              <w:top w:w="0.0" w:type="dxa"/>
              <w:left w:w="108.0" w:type="dxa"/>
              <w:bottom w:w="0.0" w:type="dxa"/>
              <w:right w:w="108.0" w:type="dxa"/>
            </w:tcMar>
          </w:tcPr>
          <w:p w:rsidR="00000000" w:rsidDel="00000000" w:rsidP="00000000" w:rsidRDefault="00000000" w:rsidRPr="00000000" w14:paraId="0000057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58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8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shd w:fill="f3f3f3" w:val="clear"/>
            <w:tcMar>
              <w:top w:w="0.0" w:type="dxa"/>
              <w:left w:w="108.0" w:type="dxa"/>
              <w:bottom w:w="0.0" w:type="dxa"/>
              <w:right w:w="108.0" w:type="dxa"/>
            </w:tcMar>
          </w:tcPr>
          <w:p w:rsidR="00000000" w:rsidDel="00000000" w:rsidP="00000000" w:rsidRDefault="00000000" w:rsidRPr="00000000" w14:paraId="0000058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178"/>
              </w:sdtPr>
              <w:sdtContent>
                <w:commentRangeStart w:id="18"/>
              </w:sdtContent>
            </w:sdt>
            <w:r w:rsidDel="00000000" w:rsidR="00000000" w:rsidRPr="00000000">
              <w:rPr>
                <w:rFonts w:ascii="Arial" w:cs="Arial" w:eastAsia="Arial" w:hAnsi="Arial"/>
                <w:b w:val="1"/>
                <w:sz w:val="16"/>
                <w:szCs w:val="16"/>
                <w:rtl w:val="0"/>
              </w:rPr>
              <w:t xml:space="preserve">Bending angle variance 60-80km</w:t>
            </w:r>
            <w:commentRangeEnd w:id="18"/>
            <w:r w:rsidDel="00000000" w:rsidR="00000000" w:rsidRPr="00000000">
              <w:commentReference w:id="18"/>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8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8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58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8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58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Radians</w:t>
            </w:r>
          </w:p>
        </w:tc>
        <w:tc>
          <w:tcPr>
            <w:shd w:fill="f3f3f3" w:val="clear"/>
            <w:tcMar>
              <w:top w:w="0.0" w:type="dxa"/>
              <w:left w:w="108.0" w:type="dxa"/>
              <w:bottom w:w="0.0" w:type="dxa"/>
              <w:right w:w="108.0" w:type="dxa"/>
            </w:tcMar>
          </w:tcPr>
          <w:p w:rsidR="00000000" w:rsidDel="00000000" w:rsidP="00000000" w:rsidRDefault="00000000" w:rsidRPr="00000000" w14:paraId="0000058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Variance of bending angle (relative to climatology) between 60 and 80km</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8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53</w:t>
            </w:r>
          </w:p>
        </w:tc>
        <w:tc>
          <w:tcPr>
            <w:shd w:fill="f3f3f3" w:val="clear"/>
            <w:tcMar>
              <w:top w:w="0.0" w:type="dxa"/>
              <w:left w:w="108.0" w:type="dxa"/>
              <w:bottom w:w="0.0" w:type="dxa"/>
              <w:right w:w="108.0" w:type="dxa"/>
            </w:tcMar>
          </w:tcPr>
          <w:p w:rsidR="00000000" w:rsidDel="00000000" w:rsidP="00000000" w:rsidRDefault="00000000" w:rsidRPr="00000000" w14:paraId="0000058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180"/>
              </w:sdtPr>
              <w:sdtContent>
                <w:ins w:author="Stig Syndergaard" w:id="27" w:date="2024-07-16T11:11:00Z">
                  <w:r w:rsidDel="00000000" w:rsidR="00000000" w:rsidRPr="00000000">
                    <w:rPr>
                      <w:rFonts w:ascii="Arial" w:cs="Arial" w:eastAsia="Arial" w:hAnsi="Arial"/>
                      <w:b w:val="1"/>
                      <w:sz w:val="16"/>
                      <w:szCs w:val="16"/>
                      <w:rtl w:val="0"/>
                    </w:rPr>
                    <w:t xml:space="preserve">D</w:t>
                  </w:r>
                </w:ins>
              </w:sdtContent>
            </w:sdt>
            <w:r w:rsidDel="00000000" w:rsidR="00000000" w:rsidRPr="00000000">
              <w:rPr>
                <w:rFonts w:ascii="Arial" w:cs="Arial" w:eastAsia="Arial" w:hAnsi="Arial"/>
                <w:b w:val="1"/>
                <w:sz w:val="16"/>
                <w:szCs w:val="16"/>
                <w:rtl w:val="0"/>
              </w:rPr>
              <w:t xml:space="preserve">ry pressure at 15km</w:t>
            </w:r>
          </w:p>
        </w:tc>
        <w:tc>
          <w:tcPr>
            <w:shd w:fill="f3f3f3" w:val="clear"/>
            <w:tcMar>
              <w:top w:w="0.0" w:type="dxa"/>
              <w:left w:w="108.0" w:type="dxa"/>
              <w:bottom w:w="0.0" w:type="dxa"/>
              <w:right w:w="108.0" w:type="dxa"/>
            </w:tcMar>
          </w:tcPr>
          <w:p w:rsidR="00000000" w:rsidDel="00000000" w:rsidP="00000000" w:rsidRDefault="00000000" w:rsidRPr="00000000" w14:paraId="0000058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8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182"/>
              </w:sdtPr>
              <w:sdtContent>
                <w:ins w:author="Stig Syndergaard" w:id="28" w:date="2024-07-16T11:10:00Z">
                  <w:r w:rsidDel="00000000" w:rsidR="00000000" w:rsidRPr="00000000">
                    <w:rPr>
                      <w:rFonts w:ascii="Arial" w:cs="Arial" w:eastAsia="Arial" w:hAnsi="Arial"/>
                      <w:sz w:val="16"/>
                      <w:szCs w:val="16"/>
                      <w:rtl w:val="0"/>
                    </w:rPr>
                    <w:t xml:space="preserve">-1</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8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184"/>
              </w:sdtPr>
              <w:sdtContent>
                <w:ins w:author="Stig Syndergaard" w:id="29" w:date="2024-07-16T11:10: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8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186"/>
              </w:sdtPr>
              <w:sdtContent>
                <w:ins w:author="Stig Syndergaard" w:id="30" w:date="2024-07-16T11:10:00Z">
                  <w:r w:rsidDel="00000000" w:rsidR="00000000" w:rsidRPr="00000000">
                    <w:rPr>
                      <w:rFonts w:ascii="Arial" w:cs="Arial" w:eastAsia="Arial" w:hAnsi="Arial"/>
                      <w:sz w:val="16"/>
                      <w:szCs w:val="16"/>
                      <w:rtl w:val="0"/>
                    </w:rPr>
                    <w:t xml:space="preserve">14</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8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188"/>
              </w:sdtPr>
              <w:sdtContent>
                <w:ins w:author="Stig Syndergaard" w:id="31" w:date="2024-07-16T11:10:00Z">
                  <w:r w:rsidDel="00000000" w:rsidR="00000000" w:rsidRPr="00000000">
                    <w:rPr>
                      <w:rFonts w:ascii="Arial" w:cs="Arial" w:eastAsia="Arial" w:hAnsi="Arial"/>
                      <w:sz w:val="16"/>
                      <w:szCs w:val="16"/>
                      <w:rtl w:val="0"/>
                    </w:rPr>
                    <w:t xml:space="preserve">Pa</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9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190"/>
              </w:sdtPr>
              <w:sdtContent>
                <w:ins w:author="Stig Syndergaard" w:id="32" w:date="2024-07-16T11:10:00Z">
                  <w:r w:rsidDel="00000000" w:rsidR="00000000" w:rsidRPr="00000000">
                    <w:rPr>
                      <w:rFonts w:ascii="Arial" w:cs="Arial" w:eastAsia="Arial" w:hAnsi="Arial"/>
                      <w:sz w:val="16"/>
                      <w:szCs w:val="16"/>
                      <w:rtl w:val="0"/>
                    </w:rPr>
                    <w:t xml:space="preserve">0.1 – 1100 hPa to 0.1 hPa</w:t>
                  </w:r>
                </w:ins>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9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shd w:fill="f3f3f3" w:val="clear"/>
            <w:tcMar>
              <w:top w:w="0.0" w:type="dxa"/>
              <w:left w:w="108.0" w:type="dxa"/>
              <w:bottom w:w="0.0" w:type="dxa"/>
              <w:right w:w="108.0" w:type="dxa"/>
            </w:tcMar>
          </w:tcPr>
          <w:p w:rsidR="00000000" w:rsidDel="00000000" w:rsidP="00000000" w:rsidRDefault="00000000" w:rsidRPr="00000000" w14:paraId="0000059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191"/>
              </w:sdtPr>
              <w:sdtContent>
                <w:commentRangeStart w:id="19"/>
              </w:sdtContent>
            </w:sdt>
            <w:r w:rsidDel="00000000" w:rsidR="00000000" w:rsidRPr="00000000">
              <w:rPr>
                <w:rFonts w:ascii="Arial" w:cs="Arial" w:eastAsia="Arial" w:hAnsi="Arial"/>
                <w:b w:val="1"/>
                <w:sz w:val="16"/>
                <w:szCs w:val="16"/>
                <w:rtl w:val="0"/>
              </w:rPr>
              <w:t xml:space="preserve">Height of </w:t>
            </w:r>
            <w:sdt>
              <w:sdtPr>
                <w:tag w:val="goog_rdk_192"/>
              </w:sdtPr>
              <w:sdtContent>
                <w:ins w:author="Stig Syndergaard" w:id="33" w:date="2024-07-16T10:07:00Z">
                  <w:r w:rsidDel="00000000" w:rsidR="00000000" w:rsidRPr="00000000">
                    <w:rPr>
                      <w:rFonts w:ascii="Arial" w:cs="Arial" w:eastAsia="Arial" w:hAnsi="Arial"/>
                      <w:b w:val="1"/>
                      <w:sz w:val="16"/>
                      <w:szCs w:val="16"/>
                      <w:rtl w:val="0"/>
                    </w:rPr>
                    <w:t xml:space="preserve">top of </w:t>
                  </w:r>
                </w:ins>
              </w:sdtContent>
            </w:sdt>
            <w:r w:rsidDel="00000000" w:rsidR="00000000" w:rsidRPr="00000000">
              <w:rPr>
                <w:rFonts w:ascii="Arial" w:cs="Arial" w:eastAsia="Arial" w:hAnsi="Arial"/>
                <w:b w:val="1"/>
                <w:sz w:val="16"/>
                <w:szCs w:val="16"/>
                <w:rtl w:val="0"/>
              </w:rPr>
              <w:t xml:space="preserve">duct</w:t>
            </w:r>
            <w:sdt>
              <w:sdtPr>
                <w:tag w:val="goog_rdk_193"/>
              </w:sdtPr>
              <w:sdtContent>
                <w:ins w:author="Stig Syndergaard" w:id="34" w:date="2024-07-16T10:07:00Z">
                  <w:r w:rsidDel="00000000" w:rsidR="00000000" w:rsidRPr="00000000">
                    <w:rPr>
                      <w:rFonts w:ascii="Arial" w:cs="Arial" w:eastAsia="Arial" w:hAnsi="Arial"/>
                      <w:b w:val="1"/>
                      <w:sz w:val="16"/>
                      <w:szCs w:val="16"/>
                      <w:rtl w:val="0"/>
                    </w:rPr>
                    <w:t xml:space="preserve">ing</w:t>
                  </w:r>
                </w:ins>
              </w:sdtContent>
            </w:sdt>
            <w:commentRangeEnd w:id="19"/>
            <w:r w:rsidDel="00000000" w:rsidR="00000000" w:rsidRPr="00000000">
              <w:commentReference w:id="19"/>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9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9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195"/>
              </w:sdtPr>
              <w:sdtContent>
                <w:ins w:author="Stig Syndergaard" w:id="35" w:date="2024-07-16T10:08: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9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197"/>
              </w:sdtPr>
              <w:sdtContent>
                <w:ins w:author="Stig Syndergaard" w:id="36" w:date="2024-07-16T10:08: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9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199"/>
              </w:sdtPr>
              <w:sdtContent>
                <w:ins w:author="Stig Syndergaard" w:id="37" w:date="2024-07-16T10:08:00Z">
                  <w:r w:rsidDel="00000000" w:rsidR="00000000" w:rsidRPr="00000000">
                    <w:rPr>
                      <w:rFonts w:ascii="Arial" w:cs="Arial" w:eastAsia="Arial" w:hAnsi="Arial"/>
                      <w:sz w:val="16"/>
                      <w:szCs w:val="16"/>
                      <w:rtl w:val="0"/>
                    </w:rPr>
                    <w:t xml:space="preserve">13</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9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01"/>
              </w:sdtPr>
              <w:sdtContent>
                <w:ins w:author="Stig Syndergaard" w:id="38" w:date="2024-07-16T10:08:00Z">
                  <w:r w:rsidDel="00000000" w:rsidR="00000000" w:rsidRPr="00000000">
                    <w:rPr>
                      <w:rFonts w:ascii="Arial" w:cs="Arial" w:eastAsia="Arial" w:hAnsi="Arial"/>
                      <w:sz w:val="16"/>
                      <w:szCs w:val="16"/>
                      <w:rtl w:val="0"/>
                    </w:rPr>
                    <w:t xml:space="preserve">Metres</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9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03"/>
              </w:sdtPr>
              <w:sdtContent>
                <w:ins w:author="Stig Syndergaard" w:id="39" w:date="2024-07-16T10:09:00Z">
                  <w:r w:rsidDel="00000000" w:rsidR="00000000" w:rsidRPr="00000000">
                    <w:rPr>
                      <w:rFonts w:ascii="Arial" w:cs="Arial" w:eastAsia="Arial" w:hAnsi="Arial"/>
                      <w:sz w:val="16"/>
                      <w:szCs w:val="16"/>
                      <w:rtl w:val="0"/>
                    </w:rPr>
                    <w:t xml:space="preserve">Geometric altitude, 0 – 8km to 1m, wrt local surface</w:t>
                  </w:r>
                </w:ins>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9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shd w:fill="f3f3f3" w:val="clear"/>
            <w:tcMar>
              <w:top w:w="0.0" w:type="dxa"/>
              <w:left w:w="108.0" w:type="dxa"/>
              <w:bottom w:w="0.0" w:type="dxa"/>
              <w:right w:w="108.0" w:type="dxa"/>
            </w:tcMar>
          </w:tcPr>
          <w:p w:rsidR="00000000" w:rsidDel="00000000" w:rsidP="00000000" w:rsidRDefault="00000000" w:rsidRPr="00000000" w14:paraId="0000059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Planetary boundary layer height</w:t>
            </w:r>
          </w:p>
        </w:tc>
        <w:tc>
          <w:tcPr>
            <w:shd w:fill="f3f3f3" w:val="clear"/>
            <w:tcMar>
              <w:top w:w="0.0" w:type="dxa"/>
              <w:left w:w="108.0" w:type="dxa"/>
              <w:bottom w:w="0.0" w:type="dxa"/>
              <w:right w:w="108.0" w:type="dxa"/>
            </w:tcMar>
          </w:tcPr>
          <w:p w:rsidR="00000000" w:rsidDel="00000000" w:rsidP="00000000" w:rsidRDefault="00000000" w:rsidRPr="00000000" w14:paraId="0000059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9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05"/>
              </w:sdtPr>
              <w:sdtContent>
                <w:ins w:author="Stig Syndergaard" w:id="40" w:date="2024-07-16T11:21: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9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07"/>
              </w:sdtPr>
              <w:sdtContent>
                <w:ins w:author="Stig Syndergaard" w:id="41" w:date="2024-07-16T11:21: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9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09"/>
              </w:sdtPr>
              <w:sdtContent>
                <w:ins w:author="Stig Syndergaard" w:id="42" w:date="2024-07-16T11:21:00Z">
                  <w:r w:rsidDel="00000000" w:rsidR="00000000" w:rsidRPr="00000000">
                    <w:rPr>
                      <w:rFonts w:ascii="Arial" w:cs="Arial" w:eastAsia="Arial" w:hAnsi="Arial"/>
                      <w:sz w:val="16"/>
                      <w:szCs w:val="16"/>
                      <w:rtl w:val="0"/>
                    </w:rPr>
                    <w:t xml:space="preserve">13</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9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11"/>
              </w:sdtPr>
              <w:sdtContent>
                <w:ins w:author="Stig Syndergaard" w:id="43" w:date="2024-07-16T11:21:00Z">
                  <w:r w:rsidDel="00000000" w:rsidR="00000000" w:rsidRPr="00000000">
                    <w:rPr>
                      <w:rFonts w:ascii="Arial" w:cs="Arial" w:eastAsia="Arial" w:hAnsi="Arial"/>
                      <w:sz w:val="16"/>
                      <w:szCs w:val="16"/>
                      <w:rtl w:val="0"/>
                    </w:rPr>
                    <w:t xml:space="preserve">Metres</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13"/>
              </w:sdtPr>
              <w:sdtContent>
                <w:ins w:author="Stig Syndergaard" w:id="44" w:date="2024-07-16T11:21:00Z">
                  <w:r w:rsidDel="00000000" w:rsidR="00000000" w:rsidRPr="00000000">
                    <w:rPr>
                      <w:rFonts w:ascii="Arial" w:cs="Arial" w:eastAsia="Arial" w:hAnsi="Arial"/>
                      <w:sz w:val="16"/>
                      <w:szCs w:val="16"/>
                      <w:rtl w:val="0"/>
                    </w:rPr>
                    <w:t xml:space="preserve">Geometric altitude, 0 – 8km to 1m, wrt local surface</w:t>
                  </w:r>
                </w:ins>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A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shd w:fill="f3f3f3" w:val="clear"/>
            <w:tcMar>
              <w:top w:w="0.0" w:type="dxa"/>
              <w:left w:w="108.0" w:type="dxa"/>
              <w:bottom w:w="0.0" w:type="dxa"/>
              <w:right w:w="108.0" w:type="dxa"/>
            </w:tcMar>
          </w:tcPr>
          <w:p w:rsidR="00000000" w:rsidDel="00000000" w:rsidP="00000000" w:rsidRDefault="00000000" w:rsidRPr="00000000" w14:paraId="000005A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214"/>
              </w:sdtPr>
              <w:sdtContent>
                <w:commentRangeStart w:id="20"/>
              </w:sdtContent>
            </w:sdt>
            <w:r w:rsidDel="00000000" w:rsidR="00000000" w:rsidRPr="00000000">
              <w:rPr>
                <w:rFonts w:ascii="Arial" w:cs="Arial" w:eastAsia="Arial" w:hAnsi="Arial"/>
                <w:b w:val="1"/>
                <w:sz w:val="16"/>
                <w:szCs w:val="16"/>
                <w:rtl w:val="0"/>
              </w:rPr>
              <w:t xml:space="preserve">Tropopause height</w:t>
            </w:r>
            <w:commentRangeEnd w:id="20"/>
            <w:r w:rsidDel="00000000" w:rsidR="00000000" w:rsidRPr="00000000">
              <w:commentReference w:id="20"/>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A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16"/>
              </w:sdtPr>
              <w:sdtContent>
                <w:ins w:author="Stig Syndergaard" w:id="45" w:date="2024-07-16T11:19: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18"/>
              </w:sdtPr>
              <w:sdtContent>
                <w:ins w:author="Stig Syndergaard" w:id="46" w:date="2024-07-16T11:19: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20"/>
              </w:sdtPr>
              <w:sdtContent>
                <w:ins w:author="Stig Syndergaard" w:id="47" w:date="2024-07-16T11:19:00Z">
                  <w:r w:rsidDel="00000000" w:rsidR="00000000" w:rsidRPr="00000000">
                    <w:rPr>
                      <w:rFonts w:ascii="Arial" w:cs="Arial" w:eastAsia="Arial" w:hAnsi="Arial"/>
                      <w:sz w:val="16"/>
                      <w:szCs w:val="16"/>
                      <w:rtl w:val="0"/>
                    </w:rPr>
                    <w:t xml:space="preserve">15</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22"/>
              </w:sdtPr>
              <w:sdtContent>
                <w:ins w:author="Stig Syndergaard" w:id="48" w:date="2024-07-16T11:19:00Z">
                  <w:r w:rsidDel="00000000" w:rsidR="00000000" w:rsidRPr="00000000">
                    <w:rPr>
                      <w:rFonts w:ascii="Arial" w:cs="Arial" w:eastAsia="Arial" w:hAnsi="Arial"/>
                      <w:sz w:val="16"/>
                      <w:szCs w:val="16"/>
                      <w:rtl w:val="0"/>
                    </w:rPr>
                    <w:t xml:space="preserve">Metres</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24"/>
              </w:sdtPr>
              <w:sdtContent>
                <w:ins w:author="Stig Syndergaard" w:id="49" w:date="2024-07-16T11:19:00Z">
                  <w:r w:rsidDel="00000000" w:rsidR="00000000" w:rsidRPr="00000000">
                    <w:rPr>
                      <w:rFonts w:ascii="Arial" w:cs="Arial" w:eastAsia="Arial" w:hAnsi="Arial"/>
                      <w:sz w:val="16"/>
                      <w:szCs w:val="16"/>
                      <w:rtl w:val="0"/>
                    </w:rPr>
                    <w:t xml:space="preserve">Geometric altitude, 0 – 32km to 1m, wrt Geoid (MSL)</w:t>
                  </w:r>
                </w:ins>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A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shd w:fill="f3f3f3" w:val="clear"/>
            <w:tcMar>
              <w:top w:w="0.0" w:type="dxa"/>
              <w:left w:w="108.0" w:type="dxa"/>
              <w:bottom w:w="0.0" w:type="dxa"/>
              <w:right w:w="108.0" w:type="dxa"/>
            </w:tcMar>
          </w:tcPr>
          <w:p w:rsidR="00000000" w:rsidDel="00000000" w:rsidP="00000000" w:rsidRDefault="00000000" w:rsidRPr="00000000" w14:paraId="000005A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L2-extrapolation height</w:t>
            </w:r>
          </w:p>
        </w:tc>
        <w:tc>
          <w:tcPr>
            <w:shd w:fill="f3f3f3" w:val="clear"/>
            <w:tcMar>
              <w:top w:w="0.0" w:type="dxa"/>
              <w:left w:w="108.0" w:type="dxa"/>
              <w:bottom w:w="0.0" w:type="dxa"/>
              <w:right w:w="108.0" w:type="dxa"/>
            </w:tcMar>
          </w:tcPr>
          <w:p w:rsidR="00000000" w:rsidDel="00000000" w:rsidP="00000000" w:rsidRDefault="00000000" w:rsidRPr="00000000" w14:paraId="000005A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A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26"/>
              </w:sdtPr>
              <w:sdtContent>
                <w:ins w:author="Stig Syndergaard" w:id="50" w:date="2024-07-16T11:37: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28"/>
              </w:sdtPr>
              <w:sdtContent>
                <w:ins w:author="Stig Syndergaard" w:id="51" w:date="2024-07-16T11:37: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30"/>
              </w:sdtPr>
              <w:sdtContent>
                <w:ins w:author="Stig Syndergaard" w:id="52" w:date="2024-07-16T11:37:00Z">
                  <w:r w:rsidDel="00000000" w:rsidR="00000000" w:rsidRPr="00000000">
                    <w:rPr>
                      <w:rFonts w:ascii="Arial" w:cs="Arial" w:eastAsia="Arial" w:hAnsi="Arial"/>
                      <w:sz w:val="16"/>
                      <w:szCs w:val="16"/>
                      <w:rtl w:val="0"/>
                    </w:rPr>
                    <w:t xml:space="preserve">15</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32"/>
              </w:sdtPr>
              <w:sdtContent>
                <w:ins w:author="Stig Syndergaard" w:id="53" w:date="2024-07-16T11:37:00Z">
                  <w:r w:rsidDel="00000000" w:rsidR="00000000" w:rsidRPr="00000000">
                    <w:rPr>
                      <w:rFonts w:ascii="Arial" w:cs="Arial" w:eastAsia="Arial" w:hAnsi="Arial"/>
                      <w:sz w:val="16"/>
                      <w:szCs w:val="16"/>
                      <w:rtl w:val="0"/>
                    </w:rPr>
                    <w:t xml:space="preserve">Metres</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34"/>
              </w:sdtPr>
              <w:sdtContent>
                <w:ins w:author="Stig Syndergaard" w:id="54" w:date="2024-07-16T11:43:00Z">
                  <w:r w:rsidDel="00000000" w:rsidR="00000000" w:rsidRPr="00000000">
                    <w:rPr>
                      <w:rFonts w:ascii="Arial" w:cs="Arial" w:eastAsia="Arial" w:hAnsi="Arial"/>
                      <w:sz w:val="16"/>
                      <w:szCs w:val="16"/>
                      <w:rtl w:val="0"/>
                    </w:rPr>
                    <w:t xml:space="preserve">Impact height, 0 – 32km to 1m</w:t>
                  </w:r>
                </w:ins>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B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shd w:fill="f3f3f3" w:val="clear"/>
            <w:tcMar>
              <w:top w:w="0.0" w:type="dxa"/>
              <w:left w:w="108.0" w:type="dxa"/>
              <w:bottom w:w="0.0" w:type="dxa"/>
              <w:right w:w="108.0" w:type="dxa"/>
            </w:tcMar>
          </w:tcPr>
          <w:p w:rsidR="00000000" w:rsidDel="00000000" w:rsidP="00000000" w:rsidRDefault="00000000" w:rsidRPr="00000000" w14:paraId="000005B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GO/WO transition height</w:t>
            </w:r>
          </w:p>
        </w:tc>
        <w:tc>
          <w:tcPr>
            <w:shd w:fill="f3f3f3" w:val="clear"/>
            <w:tcMar>
              <w:top w:w="0.0" w:type="dxa"/>
              <w:left w:w="108.0" w:type="dxa"/>
              <w:bottom w:w="0.0" w:type="dxa"/>
              <w:right w:w="108.0" w:type="dxa"/>
            </w:tcMar>
          </w:tcPr>
          <w:p w:rsidR="00000000" w:rsidDel="00000000" w:rsidP="00000000" w:rsidRDefault="00000000" w:rsidRPr="00000000" w14:paraId="000005B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B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36"/>
              </w:sdtPr>
              <w:sdtContent>
                <w:ins w:author="Stig Syndergaard" w:id="55" w:date="2024-07-16T11:38: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38"/>
              </w:sdtPr>
              <w:sdtContent>
                <w:ins w:author="Stig Syndergaard" w:id="56" w:date="2024-07-16T11:38: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40"/>
              </w:sdtPr>
              <w:sdtContent>
                <w:ins w:author="Stig Syndergaard" w:id="57" w:date="2024-07-16T11:38:00Z">
                  <w:r w:rsidDel="00000000" w:rsidR="00000000" w:rsidRPr="00000000">
                    <w:rPr>
                      <w:rFonts w:ascii="Arial" w:cs="Arial" w:eastAsia="Arial" w:hAnsi="Arial"/>
                      <w:sz w:val="16"/>
                      <w:szCs w:val="16"/>
                      <w:rtl w:val="0"/>
                    </w:rPr>
                    <w:t xml:space="preserve">15</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42"/>
              </w:sdtPr>
              <w:sdtContent>
                <w:ins w:author="Stig Syndergaard" w:id="58" w:date="2024-07-16T11:38:00Z">
                  <w:r w:rsidDel="00000000" w:rsidR="00000000" w:rsidRPr="00000000">
                    <w:rPr>
                      <w:rFonts w:ascii="Arial" w:cs="Arial" w:eastAsia="Arial" w:hAnsi="Arial"/>
                      <w:sz w:val="16"/>
                      <w:szCs w:val="16"/>
                      <w:rtl w:val="0"/>
                    </w:rPr>
                    <w:t xml:space="preserve">Metres</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44"/>
              </w:sdtPr>
              <w:sdtContent>
                <w:ins w:author="Stig Syndergaard" w:id="59" w:date="2024-07-16T11:44:00Z">
                  <w:r w:rsidDel="00000000" w:rsidR="00000000" w:rsidRPr="00000000">
                    <w:rPr>
                      <w:rFonts w:ascii="Arial" w:cs="Arial" w:eastAsia="Arial" w:hAnsi="Arial"/>
                      <w:sz w:val="16"/>
                      <w:szCs w:val="16"/>
                      <w:rtl w:val="0"/>
                    </w:rPr>
                    <w:t xml:space="preserve">Impact height, 0 – 32km to 1m</w:t>
                  </w:r>
                </w:ins>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B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59</w:t>
            </w:r>
          </w:p>
        </w:tc>
        <w:tc>
          <w:tcPr>
            <w:shd w:fill="f3f3f3" w:val="clear"/>
            <w:tcMar>
              <w:top w:w="0.0" w:type="dxa"/>
              <w:left w:w="108.0" w:type="dxa"/>
              <w:bottom w:w="0.0" w:type="dxa"/>
              <w:right w:w="108.0" w:type="dxa"/>
            </w:tcMar>
          </w:tcPr>
          <w:p w:rsidR="00000000" w:rsidDel="00000000" w:rsidP="00000000" w:rsidRDefault="00000000" w:rsidRPr="00000000" w14:paraId="000005B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CL/OL transition height</w:t>
            </w:r>
          </w:p>
        </w:tc>
        <w:tc>
          <w:tcPr>
            <w:shd w:fill="f3f3f3" w:val="clear"/>
            <w:tcMar>
              <w:top w:w="0.0" w:type="dxa"/>
              <w:left w:w="108.0" w:type="dxa"/>
              <w:bottom w:w="0.0" w:type="dxa"/>
              <w:right w:w="108.0" w:type="dxa"/>
            </w:tcMar>
          </w:tcPr>
          <w:p w:rsidR="00000000" w:rsidDel="00000000" w:rsidP="00000000" w:rsidRDefault="00000000" w:rsidRPr="00000000" w14:paraId="000005B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B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46"/>
              </w:sdtPr>
              <w:sdtContent>
                <w:ins w:author="Stig Syndergaard" w:id="60" w:date="2024-07-16T11:38: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48"/>
              </w:sdtPr>
              <w:sdtContent>
                <w:ins w:author="Stig Syndergaard" w:id="61" w:date="2024-07-16T11:38:00Z">
                  <w:r w:rsidDel="00000000" w:rsidR="00000000" w:rsidRPr="00000000">
                    <w:rPr>
                      <w:rFonts w:ascii="Arial" w:cs="Arial" w:eastAsia="Arial" w:hAnsi="Arial"/>
                      <w:sz w:val="16"/>
                      <w:szCs w:val="16"/>
                      <w:rtl w:val="0"/>
                    </w:rPr>
                    <w:t xml:space="preserve">0</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50"/>
              </w:sdtPr>
              <w:sdtContent>
                <w:ins w:author="Stig Syndergaard" w:id="62" w:date="2024-07-16T11:38:00Z">
                  <w:r w:rsidDel="00000000" w:rsidR="00000000" w:rsidRPr="00000000">
                    <w:rPr>
                      <w:rFonts w:ascii="Arial" w:cs="Arial" w:eastAsia="Arial" w:hAnsi="Arial"/>
                      <w:sz w:val="16"/>
                      <w:szCs w:val="16"/>
                      <w:rtl w:val="0"/>
                    </w:rPr>
                    <w:t xml:space="preserve">15</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52"/>
              </w:sdtPr>
              <w:sdtContent>
                <w:ins w:author="Stig Syndergaard" w:id="63" w:date="2024-07-16T11:38:00Z">
                  <w:r w:rsidDel="00000000" w:rsidR="00000000" w:rsidRPr="00000000">
                    <w:rPr>
                      <w:rFonts w:ascii="Arial" w:cs="Arial" w:eastAsia="Arial" w:hAnsi="Arial"/>
                      <w:sz w:val="16"/>
                      <w:szCs w:val="16"/>
                      <w:rtl w:val="0"/>
                    </w:rPr>
                    <w:t xml:space="preserve">Metres</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C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254"/>
              </w:sdtPr>
              <w:sdtContent>
                <w:ins w:author="Stig Syndergaard" w:id="64" w:date="2024-07-16T11:44:00Z">
                  <w:r w:rsidDel="00000000" w:rsidR="00000000" w:rsidRPr="00000000">
                    <w:rPr>
                      <w:rFonts w:ascii="Arial" w:cs="Arial" w:eastAsia="Arial" w:hAnsi="Arial"/>
                      <w:sz w:val="16"/>
                      <w:szCs w:val="16"/>
                      <w:rtl w:val="0"/>
                    </w:rPr>
                    <w:t xml:space="preserve">Impact height, 0 – 32km to 1m</w:t>
                  </w:r>
                </w:ins>
              </w:sdtContent>
            </w:sdt>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C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6"/>
                <w:szCs w:val="16"/>
                <w:rtl w:val="0"/>
              </w:rPr>
              <w:t xml:space="preserve">RO 'Step 1b' data </w:t>
            </w:r>
            <w:r w:rsidDel="00000000" w:rsidR="00000000" w:rsidRPr="00000000">
              <w:rPr>
                <w:rFonts w:ascii="Arial" w:cs="Arial" w:eastAsia="Arial" w:hAnsi="Arial"/>
                <w:i w:val="1"/>
                <w:sz w:val="16"/>
                <w:szCs w:val="16"/>
                <w:rtl w:val="0"/>
              </w:rPr>
              <w:t xml:space="preserve">(see Notes 2 &amp; 5)</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C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CA">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5C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1 23 000</w:t>
            </w:r>
          </w:p>
        </w:tc>
        <w:tc>
          <w:tcPr>
            <w:shd w:fill="f3f3f3" w:val="clear"/>
            <w:tcMar>
              <w:top w:w="0.0" w:type="dxa"/>
              <w:left w:w="108.0" w:type="dxa"/>
              <w:bottom w:w="0.0" w:type="dxa"/>
              <w:right w:w="108.0" w:type="dxa"/>
            </w:tcMar>
          </w:tcPr>
          <w:p w:rsidR="00000000" w:rsidDel="00000000" w:rsidP="00000000" w:rsidRDefault="00000000" w:rsidRPr="00000000" w14:paraId="000005C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C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C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C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D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Delayed replication of next </w:t>
            </w:r>
            <w:sdt>
              <w:sdtPr>
                <w:tag w:val="goog_rdk_255"/>
              </w:sdtPr>
              <w:sdtContent>
                <w:commentRangeStart w:id="21"/>
              </w:sdtContent>
            </w:sdt>
            <w:r w:rsidDel="00000000" w:rsidR="00000000" w:rsidRPr="00000000">
              <w:rPr>
                <w:rFonts w:ascii="Arial" w:cs="Arial" w:eastAsia="Arial" w:hAnsi="Arial"/>
                <w:sz w:val="16"/>
                <w:szCs w:val="16"/>
                <w:rtl w:val="0"/>
              </w:rPr>
              <w:t xml:space="preserve">23</w:t>
            </w:r>
            <w:commentRangeEnd w:id="21"/>
            <w:r w:rsidDel="00000000" w:rsidR="00000000" w:rsidRPr="00000000">
              <w:commentReference w:id="21"/>
            </w:r>
            <w:r w:rsidDel="00000000" w:rsidR="00000000" w:rsidRPr="00000000">
              <w:rPr>
                <w:rFonts w:ascii="Arial" w:cs="Arial" w:eastAsia="Arial" w:hAnsi="Arial"/>
                <w:sz w:val="16"/>
                <w:szCs w:val="16"/>
                <w:rtl w:val="0"/>
              </w:rPr>
              <w:t xml:space="preserve"> descriptors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D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60</w:t>
            </w:r>
          </w:p>
        </w:tc>
        <w:tc>
          <w:tcPr>
            <w:shd w:fill="e0e0e0" w:val="clear"/>
            <w:tcMar>
              <w:top w:w="0.0" w:type="dxa"/>
              <w:left w:w="108.0" w:type="dxa"/>
              <w:bottom w:w="0.0" w:type="dxa"/>
              <w:right w:w="108.0" w:type="dxa"/>
            </w:tcMar>
          </w:tcPr>
          <w:p w:rsidR="00000000" w:rsidDel="00000000" w:rsidP="00000000" w:rsidRDefault="00000000" w:rsidRPr="00000000" w14:paraId="000005D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5D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5D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D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D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5D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5D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Number of Step 1b samples,</w:t>
            </w:r>
            <w:r w:rsidDel="00000000" w:rsidR="00000000" w:rsidRPr="00000000">
              <w:rPr>
                <w:rFonts w:ascii="Arial" w:cs="Arial" w:eastAsia="Arial" w:hAnsi="Arial"/>
                <w:i w:val="1"/>
                <w:sz w:val="16"/>
                <w:szCs w:val="16"/>
                <w:rtl w:val="0"/>
              </w:rPr>
              <w:t xml:space="preserve"> n1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D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61–62</w:t>
            </w:r>
          </w:p>
        </w:tc>
        <w:tc>
          <w:tcPr>
            <w:shd w:fill="f3f3f3" w:val="clear"/>
            <w:tcMar>
              <w:top w:w="0.0" w:type="dxa"/>
              <w:left w:w="108.0" w:type="dxa"/>
              <w:bottom w:w="0.0" w:type="dxa"/>
              <w:right w:w="108.0" w:type="dxa"/>
            </w:tcMar>
          </w:tcPr>
          <w:p w:rsidR="00000000" w:rsidDel="00000000" w:rsidP="00000000" w:rsidRDefault="00000000" w:rsidRPr="00000000" w14:paraId="000005D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w:t>
            </w:r>
          </w:p>
          <w:p w:rsidR="00000000" w:rsidDel="00000000" w:rsidP="00000000" w:rsidRDefault="00000000" w:rsidRPr="00000000" w14:paraId="000005DB">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(high accuracy)</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D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3 01 021</w:t>
            </w:r>
          </w:p>
        </w:tc>
        <w:tc>
          <w:tcPr>
            <w:shd w:fill="f3f3f3" w:val="clear"/>
            <w:tcMar>
              <w:top w:w="0.0" w:type="dxa"/>
              <w:left w:w="108.0" w:type="dxa"/>
              <w:bottom w:w="0.0" w:type="dxa"/>
              <w:right w:w="108.0" w:type="dxa"/>
            </w:tcMar>
          </w:tcPr>
          <w:p w:rsidR="00000000" w:rsidDel="00000000" w:rsidP="00000000" w:rsidRDefault="00000000" w:rsidRPr="00000000" w14:paraId="000005D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D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D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E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E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E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61</w:t>
            </w:r>
          </w:p>
        </w:tc>
        <w:tc>
          <w:tcPr>
            <w:shd w:fill="e0e0e0" w:val="clear"/>
            <w:tcMar>
              <w:top w:w="0.0" w:type="dxa"/>
              <w:left w:w="108.0" w:type="dxa"/>
              <w:bottom w:w="0.0" w:type="dxa"/>
              <w:right w:w="108.0" w:type="dxa"/>
            </w:tcMar>
          </w:tcPr>
          <w:p w:rsidR="00000000" w:rsidDel="00000000" w:rsidP="00000000" w:rsidRDefault="00000000" w:rsidRPr="00000000" w14:paraId="000005E3">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Latitude</w:t>
            </w:r>
          </w:p>
        </w:tc>
        <w:tc>
          <w:tcPr>
            <w:shd w:fill="e0e0e0" w:val="clear"/>
            <w:tcMar>
              <w:top w:w="0.0" w:type="dxa"/>
              <w:left w:w="108.0" w:type="dxa"/>
              <w:bottom w:w="0.0" w:type="dxa"/>
              <w:right w:w="108.0" w:type="dxa"/>
            </w:tcMar>
          </w:tcPr>
          <w:p w:rsidR="00000000" w:rsidDel="00000000" w:rsidP="00000000" w:rsidRDefault="00000000" w:rsidRPr="00000000" w14:paraId="000005E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0 05 001</w:t>
            </w:r>
          </w:p>
        </w:tc>
        <w:tc>
          <w:tcPr>
            <w:shd w:fill="e0e0e0" w:val="clear"/>
            <w:tcMar>
              <w:top w:w="0.0" w:type="dxa"/>
              <w:left w:w="108.0" w:type="dxa"/>
              <w:bottom w:w="0.0" w:type="dxa"/>
              <w:right w:w="108.0" w:type="dxa"/>
            </w:tcMar>
          </w:tcPr>
          <w:p w:rsidR="00000000" w:rsidDel="00000000" w:rsidP="00000000" w:rsidRDefault="00000000" w:rsidRPr="00000000" w14:paraId="000005E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E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-9000000</w:t>
            </w:r>
          </w:p>
        </w:tc>
        <w:tc>
          <w:tcPr>
            <w:shd w:fill="e0e0e0" w:val="clear"/>
            <w:tcMar>
              <w:top w:w="0.0" w:type="dxa"/>
              <w:left w:w="108.0" w:type="dxa"/>
              <w:bottom w:w="0.0" w:type="dxa"/>
              <w:right w:w="108.0" w:type="dxa"/>
            </w:tcMar>
          </w:tcPr>
          <w:p w:rsidR="00000000" w:rsidDel="00000000" w:rsidP="00000000" w:rsidRDefault="00000000" w:rsidRPr="00000000" w14:paraId="000005E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shd w:fill="e0e0e0" w:val="clear"/>
            <w:tcMar>
              <w:top w:w="0.0" w:type="dxa"/>
              <w:left w:w="108.0" w:type="dxa"/>
              <w:bottom w:w="0.0" w:type="dxa"/>
              <w:right w:w="108.0" w:type="dxa"/>
            </w:tcMar>
          </w:tcPr>
          <w:p w:rsidR="00000000" w:rsidDel="00000000" w:rsidP="00000000" w:rsidRDefault="00000000" w:rsidRPr="00000000" w14:paraId="000005E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Degrees</w:t>
            </w:r>
          </w:p>
        </w:tc>
        <w:tc>
          <w:tcPr>
            <w:shd w:fill="e0e0e0" w:val="clear"/>
            <w:tcMar>
              <w:top w:w="0.0" w:type="dxa"/>
              <w:left w:w="108.0" w:type="dxa"/>
              <w:bottom w:w="0.0" w:type="dxa"/>
              <w:right w:w="108.0" w:type="dxa"/>
            </w:tcMar>
          </w:tcPr>
          <w:p w:rsidR="00000000" w:rsidDel="00000000" w:rsidP="00000000" w:rsidRDefault="00000000" w:rsidRPr="00000000" w14:paraId="000005E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to 10</w:t>
            </w: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16"/>
                <w:szCs w:val="16"/>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E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62</w:t>
            </w:r>
          </w:p>
        </w:tc>
        <w:tc>
          <w:tcPr>
            <w:shd w:fill="f3f3f3" w:val="clear"/>
            <w:tcMar>
              <w:top w:w="0.0" w:type="dxa"/>
              <w:left w:w="108.0" w:type="dxa"/>
              <w:bottom w:w="0.0" w:type="dxa"/>
              <w:right w:w="108.0" w:type="dxa"/>
            </w:tcMar>
          </w:tcPr>
          <w:p w:rsidR="00000000" w:rsidDel="00000000" w:rsidP="00000000" w:rsidRDefault="00000000" w:rsidRPr="00000000" w14:paraId="000005EB">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Longitude</w:t>
            </w:r>
          </w:p>
        </w:tc>
        <w:tc>
          <w:tcPr>
            <w:shd w:fill="f3f3f3" w:val="clear"/>
            <w:tcMar>
              <w:top w:w="0.0" w:type="dxa"/>
              <w:left w:w="108.0" w:type="dxa"/>
              <w:bottom w:w="0.0" w:type="dxa"/>
              <w:right w:w="108.0" w:type="dxa"/>
            </w:tcMar>
          </w:tcPr>
          <w:p w:rsidR="00000000" w:rsidDel="00000000" w:rsidP="00000000" w:rsidRDefault="00000000" w:rsidRPr="00000000" w14:paraId="000005E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0 06 001</w:t>
            </w:r>
          </w:p>
        </w:tc>
        <w:tc>
          <w:tcPr>
            <w:shd w:fill="f3f3f3" w:val="clear"/>
            <w:tcMar>
              <w:top w:w="0.0" w:type="dxa"/>
              <w:left w:w="108.0" w:type="dxa"/>
              <w:bottom w:w="0.0" w:type="dxa"/>
              <w:right w:w="108.0" w:type="dxa"/>
            </w:tcMar>
          </w:tcPr>
          <w:p w:rsidR="00000000" w:rsidDel="00000000" w:rsidP="00000000" w:rsidRDefault="00000000" w:rsidRPr="00000000" w14:paraId="000005E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5E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-18000000</w:t>
            </w:r>
          </w:p>
        </w:tc>
        <w:tc>
          <w:tcPr>
            <w:shd w:fill="f3f3f3" w:val="clear"/>
            <w:tcMar>
              <w:top w:w="0.0" w:type="dxa"/>
              <w:left w:w="108.0" w:type="dxa"/>
              <w:bottom w:w="0.0" w:type="dxa"/>
              <w:right w:w="108.0" w:type="dxa"/>
            </w:tcMar>
          </w:tcPr>
          <w:p w:rsidR="00000000" w:rsidDel="00000000" w:rsidP="00000000" w:rsidRDefault="00000000" w:rsidRPr="00000000" w14:paraId="000005E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shd w:fill="f3f3f3" w:val="clear"/>
            <w:tcMar>
              <w:top w:w="0.0" w:type="dxa"/>
              <w:left w:w="108.0" w:type="dxa"/>
              <w:bottom w:w="0.0" w:type="dxa"/>
              <w:right w:w="108.0" w:type="dxa"/>
            </w:tcMar>
          </w:tcPr>
          <w:p w:rsidR="00000000" w:rsidDel="00000000" w:rsidP="00000000" w:rsidRDefault="00000000" w:rsidRPr="00000000" w14:paraId="000005F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Degrees</w:t>
            </w:r>
          </w:p>
        </w:tc>
        <w:tc>
          <w:tcPr>
            <w:shd w:fill="f3f3f3" w:val="clear"/>
            <w:tcMar>
              <w:top w:w="0.0" w:type="dxa"/>
              <w:left w:w="108.0" w:type="dxa"/>
              <w:bottom w:w="0.0" w:type="dxa"/>
              <w:right w:w="108.0" w:type="dxa"/>
            </w:tcMar>
          </w:tcPr>
          <w:p w:rsidR="00000000" w:rsidDel="00000000" w:rsidP="00000000" w:rsidRDefault="00000000" w:rsidRPr="00000000" w14:paraId="000005F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to 10</w:t>
            </w: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16"/>
                <w:szCs w:val="16"/>
                <w:rtl w:val="0"/>
              </w:rPr>
              <w:t xml:space="preserve"> deg (~1m) wrt WGS-84</w:t>
            </w:r>
            <w:r w:rsidDel="00000000" w:rsidR="00000000" w:rsidRPr="00000000">
              <w:rPr>
                <w:rtl w:val="0"/>
              </w:rPr>
            </w:r>
          </w:p>
        </w:tc>
      </w:tr>
      <w:sdt>
        <w:sdtPr>
          <w:tag w:val="goog_rdk_257"/>
        </w:sdtPr>
        <w:sdtContent>
          <w:tr>
            <w:trPr>
              <w:cantSplit w:val="1"/>
              <w:tblHeader w:val="0"/>
              <w:ins w:author="Stig Syndergaard" w:id="65" w:date="2024-07-15T18:04:00Z"/>
            </w:trPr>
            <w:tc>
              <w:tcPr>
                <w:shd w:fill="f3f3f3" w:val="clear"/>
                <w:tcMar>
                  <w:top w:w="0.0" w:type="dxa"/>
                  <w:left w:w="108.0" w:type="dxa"/>
                  <w:bottom w:w="0.0" w:type="dxa"/>
                  <w:right w:w="108.0" w:type="dxa"/>
                </w:tcMar>
              </w:tcPr>
              <w:sdt>
                <w:sdtPr>
                  <w:tag w:val="goog_rdk_259"/>
                </w:sdtPr>
                <w:sdtContent>
                  <w:p w:rsidR="00000000" w:rsidDel="00000000" w:rsidP="00000000" w:rsidRDefault="00000000" w:rsidRPr="00000000" w14:paraId="000005F2">
                    <w:pPr>
                      <w:widowControl w:val="1"/>
                      <w:pBdr>
                        <w:top w:space="0" w:sz="0" w:val="nil"/>
                        <w:left w:space="0" w:sz="0" w:val="nil"/>
                        <w:bottom w:space="0" w:sz="0" w:val="nil"/>
                        <w:right w:space="0" w:sz="0" w:val="nil"/>
                        <w:between w:space="0" w:sz="0" w:val="nil"/>
                      </w:pBdr>
                      <w:spacing w:line="240" w:lineRule="auto"/>
                      <w:jc w:val="right"/>
                      <w:rPr>
                        <w:ins w:author="Stig Syndergaard" w:id="65" w:date="2024-07-15T18:04:00Z"/>
                        <w:rFonts w:ascii="Arial" w:cs="Arial" w:eastAsia="Arial" w:hAnsi="Arial"/>
                        <w:sz w:val="16"/>
                        <w:szCs w:val="16"/>
                      </w:rPr>
                    </w:pPr>
                    <w:sdt>
                      <w:sdtPr>
                        <w:tag w:val="goog_rdk_258"/>
                      </w:sdtPr>
                      <w:sdtContent>
                        <w:ins w:author="Stig Syndergaard" w:id="65" w:date="2024-07-15T18:0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61"/>
                </w:sdtPr>
                <w:sdtContent>
                  <w:p w:rsidR="00000000" w:rsidDel="00000000" w:rsidP="00000000" w:rsidRDefault="00000000" w:rsidRPr="00000000" w14:paraId="000005F3">
                    <w:pPr>
                      <w:widowControl w:val="1"/>
                      <w:pBdr>
                        <w:top w:space="0" w:sz="0" w:val="nil"/>
                        <w:left w:space="0" w:sz="0" w:val="nil"/>
                        <w:bottom w:space="0" w:sz="0" w:val="nil"/>
                        <w:right w:space="0" w:sz="0" w:val="nil"/>
                        <w:between w:space="0" w:sz="0" w:val="nil"/>
                      </w:pBdr>
                      <w:spacing w:line="240" w:lineRule="auto"/>
                      <w:rPr>
                        <w:ins w:author="Stig Syndergaard" w:id="65" w:date="2024-07-15T18:04:00Z"/>
                        <w:rFonts w:ascii="Arial" w:cs="Arial" w:eastAsia="Arial" w:hAnsi="Arial"/>
                        <w:sz w:val="16"/>
                        <w:szCs w:val="16"/>
                      </w:rPr>
                    </w:pPr>
                    <w:sdt>
                      <w:sdtPr>
                        <w:tag w:val="goog_rdk_260"/>
                      </w:sdtPr>
                      <w:sdtContent>
                        <w:ins w:author="Stig Syndergaard" w:id="65" w:date="2024-07-15T18:04:00Z">
                          <w:r w:rsidDel="00000000" w:rsidR="00000000" w:rsidRPr="00000000">
                            <w:rPr>
                              <w:rFonts w:ascii="Arial" w:cs="Arial" w:eastAsia="Arial" w:hAnsi="Arial"/>
                              <w:sz w:val="16"/>
                              <w:szCs w:val="16"/>
                              <w:rtl w:val="0"/>
                            </w:rPr>
                            <w:t xml:space="preserve">Increase Table B scale, reference value and bit width (all at once)</w:t>
                          </w:r>
                        </w:ins>
                      </w:sdtContent>
                    </w:sdt>
                  </w:p>
                </w:sdtContent>
              </w:sdt>
            </w:tc>
            <w:tc>
              <w:tcPr>
                <w:shd w:fill="f3f3f3" w:val="clear"/>
                <w:tcMar>
                  <w:top w:w="0.0" w:type="dxa"/>
                  <w:left w:w="108.0" w:type="dxa"/>
                  <w:bottom w:w="0.0" w:type="dxa"/>
                  <w:right w:w="108.0" w:type="dxa"/>
                </w:tcMar>
              </w:tcPr>
              <w:sdt>
                <w:sdtPr>
                  <w:tag w:val="goog_rdk_263"/>
                </w:sdtPr>
                <w:sdtContent>
                  <w:p w:rsidR="00000000" w:rsidDel="00000000" w:rsidP="00000000" w:rsidRDefault="00000000" w:rsidRPr="00000000" w14:paraId="000005F4">
                    <w:pPr>
                      <w:widowControl w:val="1"/>
                      <w:pBdr>
                        <w:top w:space="0" w:sz="0" w:val="nil"/>
                        <w:left w:space="0" w:sz="0" w:val="nil"/>
                        <w:bottom w:space="0" w:sz="0" w:val="nil"/>
                        <w:right w:space="0" w:sz="0" w:val="nil"/>
                        <w:between w:space="0" w:sz="0" w:val="nil"/>
                      </w:pBdr>
                      <w:spacing w:line="240" w:lineRule="auto"/>
                      <w:jc w:val="center"/>
                      <w:rPr>
                        <w:ins w:author="Stig Syndergaard" w:id="65" w:date="2024-07-15T18:04:00Z"/>
                        <w:rFonts w:ascii="Arial" w:cs="Arial" w:eastAsia="Arial" w:hAnsi="Arial"/>
                        <w:b w:val="1"/>
                        <w:sz w:val="16"/>
                        <w:szCs w:val="16"/>
                      </w:rPr>
                    </w:pPr>
                    <w:sdt>
                      <w:sdtPr>
                        <w:tag w:val="goog_rdk_262"/>
                      </w:sdtPr>
                      <w:sdtContent>
                        <w:ins w:author="Stig Syndergaard" w:id="65" w:date="2024-07-15T18:04:00Z">
                          <w:r w:rsidDel="00000000" w:rsidR="00000000" w:rsidRPr="00000000">
                            <w:rPr>
                              <w:rFonts w:ascii="Arial" w:cs="Arial" w:eastAsia="Arial" w:hAnsi="Arial"/>
                              <w:b w:val="1"/>
                              <w:sz w:val="16"/>
                              <w:szCs w:val="16"/>
                              <w:rtl w:val="0"/>
                            </w:rPr>
                            <w:t xml:space="preserve">2 07 003</w:t>
                          </w:r>
                        </w:ins>
                      </w:sdtContent>
                    </w:sdt>
                  </w:p>
                </w:sdtContent>
              </w:sdt>
            </w:tc>
            <w:tc>
              <w:tcPr>
                <w:shd w:fill="f3f3f3" w:val="clear"/>
                <w:tcMar>
                  <w:top w:w="0.0" w:type="dxa"/>
                  <w:left w:w="108.0" w:type="dxa"/>
                  <w:bottom w:w="0.0" w:type="dxa"/>
                  <w:right w:w="108.0" w:type="dxa"/>
                </w:tcMar>
              </w:tcPr>
              <w:sdt>
                <w:sdtPr>
                  <w:tag w:val="goog_rdk_265"/>
                </w:sdtPr>
                <w:sdtContent>
                  <w:p w:rsidR="00000000" w:rsidDel="00000000" w:rsidP="00000000" w:rsidRDefault="00000000" w:rsidRPr="00000000" w14:paraId="000005F5">
                    <w:pPr>
                      <w:widowControl w:val="1"/>
                      <w:pBdr>
                        <w:top w:space="0" w:sz="0" w:val="nil"/>
                        <w:left w:space="0" w:sz="0" w:val="nil"/>
                        <w:bottom w:space="0" w:sz="0" w:val="nil"/>
                        <w:right w:space="0" w:sz="0" w:val="nil"/>
                        <w:between w:space="0" w:sz="0" w:val="nil"/>
                      </w:pBdr>
                      <w:spacing w:line="240" w:lineRule="auto"/>
                      <w:jc w:val="right"/>
                      <w:rPr>
                        <w:ins w:author="Stig Syndergaard" w:id="65" w:date="2024-07-15T18:04:00Z"/>
                        <w:rFonts w:ascii="Arial" w:cs="Arial" w:eastAsia="Arial" w:hAnsi="Arial"/>
                        <w:sz w:val="16"/>
                        <w:szCs w:val="16"/>
                      </w:rPr>
                    </w:pPr>
                    <w:sdt>
                      <w:sdtPr>
                        <w:tag w:val="goog_rdk_264"/>
                      </w:sdtPr>
                      <w:sdtContent>
                        <w:ins w:author="Stig Syndergaard" w:id="65" w:date="2024-07-15T18:0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67"/>
                </w:sdtPr>
                <w:sdtContent>
                  <w:p w:rsidR="00000000" w:rsidDel="00000000" w:rsidP="00000000" w:rsidRDefault="00000000" w:rsidRPr="00000000" w14:paraId="000005F6">
                    <w:pPr>
                      <w:widowControl w:val="1"/>
                      <w:pBdr>
                        <w:top w:space="0" w:sz="0" w:val="nil"/>
                        <w:left w:space="0" w:sz="0" w:val="nil"/>
                        <w:bottom w:space="0" w:sz="0" w:val="nil"/>
                        <w:right w:space="0" w:sz="0" w:val="nil"/>
                        <w:between w:space="0" w:sz="0" w:val="nil"/>
                      </w:pBdr>
                      <w:spacing w:line="240" w:lineRule="auto"/>
                      <w:jc w:val="right"/>
                      <w:rPr>
                        <w:ins w:author="Stig Syndergaard" w:id="65" w:date="2024-07-15T18:04:00Z"/>
                        <w:rFonts w:ascii="Arial" w:cs="Arial" w:eastAsia="Arial" w:hAnsi="Arial"/>
                        <w:sz w:val="16"/>
                        <w:szCs w:val="16"/>
                      </w:rPr>
                    </w:pPr>
                    <w:sdt>
                      <w:sdtPr>
                        <w:tag w:val="goog_rdk_266"/>
                      </w:sdtPr>
                      <w:sdtContent>
                        <w:ins w:author="Stig Syndergaard" w:id="65" w:date="2024-07-15T18:0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69"/>
                </w:sdtPr>
                <w:sdtContent>
                  <w:p w:rsidR="00000000" w:rsidDel="00000000" w:rsidP="00000000" w:rsidRDefault="00000000" w:rsidRPr="00000000" w14:paraId="000005F7">
                    <w:pPr>
                      <w:widowControl w:val="1"/>
                      <w:pBdr>
                        <w:top w:space="0" w:sz="0" w:val="nil"/>
                        <w:left w:space="0" w:sz="0" w:val="nil"/>
                        <w:bottom w:space="0" w:sz="0" w:val="nil"/>
                        <w:right w:space="0" w:sz="0" w:val="nil"/>
                        <w:between w:space="0" w:sz="0" w:val="nil"/>
                      </w:pBdr>
                      <w:spacing w:line="240" w:lineRule="auto"/>
                      <w:jc w:val="right"/>
                      <w:rPr>
                        <w:ins w:author="Stig Syndergaard" w:id="65" w:date="2024-07-15T18:04:00Z"/>
                        <w:rFonts w:ascii="Arial" w:cs="Arial" w:eastAsia="Arial" w:hAnsi="Arial"/>
                        <w:sz w:val="16"/>
                        <w:szCs w:val="16"/>
                      </w:rPr>
                    </w:pPr>
                    <w:sdt>
                      <w:sdtPr>
                        <w:tag w:val="goog_rdk_268"/>
                      </w:sdtPr>
                      <w:sdtContent>
                        <w:ins w:author="Stig Syndergaard" w:id="65" w:date="2024-07-15T18:0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71"/>
                </w:sdtPr>
                <w:sdtContent>
                  <w:p w:rsidR="00000000" w:rsidDel="00000000" w:rsidP="00000000" w:rsidRDefault="00000000" w:rsidRPr="00000000" w14:paraId="000005F8">
                    <w:pPr>
                      <w:widowControl w:val="1"/>
                      <w:pBdr>
                        <w:top w:space="0" w:sz="0" w:val="nil"/>
                        <w:left w:space="0" w:sz="0" w:val="nil"/>
                        <w:bottom w:space="0" w:sz="0" w:val="nil"/>
                        <w:right w:space="0" w:sz="0" w:val="nil"/>
                        <w:between w:space="0" w:sz="0" w:val="nil"/>
                      </w:pBdr>
                      <w:spacing w:line="240" w:lineRule="auto"/>
                      <w:rPr>
                        <w:ins w:author="Stig Syndergaard" w:id="65" w:date="2024-07-15T18:04:00Z"/>
                        <w:rFonts w:ascii="Arial" w:cs="Arial" w:eastAsia="Arial" w:hAnsi="Arial"/>
                        <w:sz w:val="16"/>
                        <w:szCs w:val="16"/>
                      </w:rPr>
                    </w:pPr>
                    <w:sdt>
                      <w:sdtPr>
                        <w:tag w:val="goog_rdk_270"/>
                      </w:sdtPr>
                      <w:sdtContent>
                        <w:ins w:author="Stig Syndergaard" w:id="65" w:date="2024-07-15T18:0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73"/>
                </w:sdtPr>
                <w:sdtContent>
                  <w:p w:rsidR="00000000" w:rsidDel="00000000" w:rsidP="00000000" w:rsidRDefault="00000000" w:rsidRPr="00000000" w14:paraId="000005F9">
                    <w:pPr>
                      <w:widowControl w:val="1"/>
                      <w:pBdr>
                        <w:top w:space="0" w:sz="0" w:val="nil"/>
                        <w:left w:space="0" w:sz="0" w:val="nil"/>
                        <w:bottom w:space="0" w:sz="0" w:val="nil"/>
                        <w:right w:space="0" w:sz="0" w:val="nil"/>
                        <w:between w:space="0" w:sz="0" w:val="nil"/>
                      </w:pBdr>
                      <w:spacing w:line="240" w:lineRule="auto"/>
                      <w:rPr>
                        <w:ins w:author="Stig Syndergaard" w:id="65" w:date="2024-07-15T18:04:00Z"/>
                        <w:rFonts w:ascii="Arial" w:cs="Arial" w:eastAsia="Arial" w:hAnsi="Arial"/>
                        <w:sz w:val="16"/>
                        <w:szCs w:val="16"/>
                      </w:rPr>
                    </w:pPr>
                    <w:sdt>
                      <w:sdtPr>
                        <w:tag w:val="goog_rdk_272"/>
                      </w:sdtPr>
                      <w:sdtContent>
                        <w:ins w:author="Stig Syndergaard" w:id="65" w:date="2024-07-15T18:04:00Z">
                          <w:r w:rsidDel="00000000" w:rsidR="00000000" w:rsidRPr="00000000">
                            <w:rPr>
                              <w:rFonts w:ascii="Arial" w:cs="Arial" w:eastAsia="Arial" w:hAnsi="Arial"/>
                              <w:sz w:val="16"/>
                              <w:szCs w:val="16"/>
                              <w:rtl w:val="0"/>
                            </w:rPr>
                            <w:t xml:space="preserve">Add 3 to scale, multiply reference value by 1000, and add 10 to bit width</w:t>
                          </w:r>
                        </w:ins>
                      </w:sdtContent>
                    </w:sdt>
                  </w:p>
                </w:sdtContent>
              </w:sdt>
            </w:tc>
          </w:tr>
        </w:sdtContent>
      </w:sdt>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F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63</w:t>
            </w:r>
          </w:p>
        </w:tc>
        <w:tc>
          <w:tcPr>
            <w:shd w:fill="f3f3f3" w:val="clear"/>
            <w:tcMar>
              <w:top w:w="0.0" w:type="dxa"/>
              <w:left w:w="108.0" w:type="dxa"/>
              <w:bottom w:w="0.0" w:type="dxa"/>
              <w:right w:w="108.0" w:type="dxa"/>
            </w:tcMar>
          </w:tcPr>
          <w:p w:rsidR="00000000" w:rsidDel="00000000" w:rsidP="00000000" w:rsidRDefault="00000000" w:rsidRPr="00000000" w14:paraId="000005F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Time displacement</w:t>
            </w:r>
          </w:p>
        </w:tc>
        <w:tc>
          <w:tcPr>
            <w:shd w:fill="f3f3f3" w:val="clear"/>
            <w:tcMar>
              <w:top w:w="0.0" w:type="dxa"/>
              <w:left w:w="108.0" w:type="dxa"/>
              <w:bottom w:w="0.0" w:type="dxa"/>
              <w:right w:w="108.0" w:type="dxa"/>
            </w:tcMar>
          </w:tcPr>
          <w:p w:rsidR="00000000" w:rsidDel="00000000" w:rsidP="00000000" w:rsidRDefault="00000000" w:rsidRPr="00000000" w14:paraId="000005F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0 04 026</w:t>
            </w:r>
          </w:p>
        </w:tc>
        <w:tc>
          <w:tcPr>
            <w:shd w:fill="f3f3f3" w:val="clear"/>
            <w:tcMar>
              <w:top w:w="0.0" w:type="dxa"/>
              <w:left w:w="108.0" w:type="dxa"/>
              <w:bottom w:w="0.0" w:type="dxa"/>
              <w:right w:w="108.0" w:type="dxa"/>
            </w:tcMar>
          </w:tcPr>
          <w:p w:rsidR="00000000" w:rsidDel="00000000" w:rsidP="00000000" w:rsidRDefault="00000000" w:rsidRPr="00000000" w14:paraId="000005F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0</w:t>
            </w:r>
          </w:p>
        </w:tc>
        <w:tc>
          <w:tcPr>
            <w:shd w:fill="f3f3f3" w:val="clear"/>
            <w:tcMar>
              <w:top w:w="0.0" w:type="dxa"/>
              <w:left w:w="108.0" w:type="dxa"/>
              <w:bottom w:w="0.0" w:type="dxa"/>
              <w:right w:w="108.0" w:type="dxa"/>
            </w:tcMar>
          </w:tcPr>
          <w:p w:rsidR="00000000" w:rsidDel="00000000" w:rsidP="00000000" w:rsidRDefault="00000000" w:rsidRPr="00000000" w14:paraId="000005F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w:t>
            </w:r>
            <w:sdt>
              <w:sdtPr>
                <w:tag w:val="goog_rdk_274"/>
              </w:sdtPr>
              <w:sdtContent>
                <w:ins w:author="Stig Syndergaard" w:id="66" w:date="2024-07-15T18:00:00Z">
                  <w:r w:rsidDel="00000000" w:rsidR="00000000" w:rsidRPr="00000000">
                    <w:rPr>
                      <w:rFonts w:ascii="Arial" w:cs="Arial" w:eastAsia="Arial" w:hAnsi="Arial"/>
                      <w:sz w:val="16"/>
                      <w:szCs w:val="16"/>
                      <w:rtl w:val="0"/>
                    </w:rPr>
                    <w:t xml:space="preserve">4096000</w:t>
                  </w:r>
                </w:ins>
              </w:sdtContent>
            </w:sdt>
            <w:r w:rsidDel="00000000" w:rsidR="00000000" w:rsidRPr="00000000">
              <w:rPr>
                <w:rFonts w:ascii="Arial" w:cs="Arial" w:eastAsia="Arial" w:hAnsi="Arial"/>
                <w:sz w:val="16"/>
                <w:szCs w:val="16"/>
                <w:rtl w:val="0"/>
              </w:rPr>
              <w:t xml:space="preserve">)</w:t>
              <w:br w:type="textWrapping"/>
              <w:t xml:space="preserve">-4096</w:t>
            </w:r>
          </w:p>
        </w:tc>
        <w:tc>
          <w:tcPr>
            <w:shd w:fill="f3f3f3" w:val="clear"/>
            <w:tcMar>
              <w:top w:w="0.0" w:type="dxa"/>
              <w:left w:w="108.0" w:type="dxa"/>
              <w:bottom w:w="0.0" w:type="dxa"/>
              <w:right w:w="108.0" w:type="dxa"/>
            </w:tcMar>
          </w:tcPr>
          <w:p w:rsidR="00000000" w:rsidDel="00000000" w:rsidP="00000000" w:rsidRDefault="00000000" w:rsidRPr="00000000" w14:paraId="000005F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sdt>
              <w:sdtPr>
                <w:tag w:val="goog_rdk_275"/>
              </w:sdtPr>
              <w:sdtContent>
                <w:ins w:author="Stig Syndergaard" w:id="67" w:date="2024-07-15T17:59:00Z">
                  <w:r w:rsidDel="00000000" w:rsidR="00000000" w:rsidRPr="00000000">
                    <w:rPr>
                      <w:rFonts w:ascii="Arial" w:cs="Arial" w:eastAsia="Arial" w:hAnsi="Arial"/>
                      <w:sz w:val="16"/>
                      <w:szCs w:val="16"/>
                      <w:rtl w:val="0"/>
                    </w:rPr>
                    <w:t xml:space="preserve">3</w:t>
                  </w:r>
                </w:ins>
              </w:sdtContent>
            </w:sdt>
            <w:r w:rsidDel="00000000" w:rsidR="00000000" w:rsidRPr="00000000">
              <w:rPr>
                <w:rFonts w:ascii="Arial" w:cs="Arial" w:eastAsia="Arial" w:hAnsi="Arial"/>
                <w:sz w:val="16"/>
                <w:szCs w:val="16"/>
                <w:rtl w:val="0"/>
              </w:rPr>
              <w:t xml:space="preserve">)   13</w:t>
            </w:r>
          </w:p>
        </w:tc>
        <w:tc>
          <w:tcPr>
            <w:shd w:fill="f3f3f3" w:val="clear"/>
            <w:tcMar>
              <w:top w:w="0.0" w:type="dxa"/>
              <w:left w:w="108.0" w:type="dxa"/>
              <w:bottom w:w="0.0" w:type="dxa"/>
              <w:right w:w="108.0" w:type="dxa"/>
            </w:tcMar>
          </w:tcPr>
          <w:p w:rsidR="00000000" w:rsidDel="00000000" w:rsidP="00000000" w:rsidRDefault="00000000" w:rsidRPr="00000000" w14:paraId="0000060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60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sdt>
              <w:sdtPr>
                <w:tag w:val="goog_rdk_276"/>
              </w:sdtPr>
              <w:sdtContent>
                <w:ins w:author="Stig Syndergaard" w:id="68" w:date="2024-07-15T18:00:00Z">
                  <w:r w:rsidDel="00000000" w:rsidR="00000000" w:rsidRPr="00000000">
                    <w:rPr>
                      <w:rFonts w:ascii="Arial" w:cs="Arial" w:eastAsia="Arial" w:hAnsi="Arial"/>
                      <w:sz w:val="16"/>
                      <w:szCs w:val="16"/>
                      <w:rtl w:val="0"/>
                    </w:rPr>
                    <w:t xml:space="preserve">4</w:t>
                  </w:r>
                </w:ins>
              </w:sdtContent>
            </w:sdt>
            <w:r w:rsidDel="00000000" w:rsidR="00000000" w:rsidRPr="00000000">
              <w:rPr>
                <w:rFonts w:ascii="Arial" w:cs="Arial" w:eastAsia="Arial" w:hAnsi="Arial"/>
                <w:sz w:val="16"/>
                <w:szCs w:val="16"/>
                <w:rtl w:val="0"/>
              </w:rPr>
              <w:t xml:space="preserve">000</w:t>
            </w:r>
            <w:sdt>
              <w:sdtPr>
                <w:tag w:val="goog_rdk_277"/>
              </w:sdtPr>
              <w:sdtContent>
                <w:ins w:author="Stig Syndergaard" w:id="69" w:date="2024-07-15T22:38:00Z">
                  <w:r w:rsidDel="00000000" w:rsidR="00000000" w:rsidRPr="00000000">
                    <w:rPr>
                      <w:rFonts w:ascii="Arial" w:cs="Arial" w:eastAsia="Arial" w:hAnsi="Arial"/>
                      <w:sz w:val="16"/>
                      <w:szCs w:val="16"/>
                      <w:rtl w:val="0"/>
                    </w:rPr>
                    <w:t xml:space="preserve"> – 4</w:t>
                  </w:r>
                </w:ins>
              </w:sdtContent>
            </w:sdt>
            <w:r w:rsidDel="00000000" w:rsidR="00000000" w:rsidRPr="00000000">
              <w:rPr>
                <w:rFonts w:ascii="Arial" w:cs="Arial" w:eastAsia="Arial" w:hAnsi="Arial"/>
                <w:sz w:val="16"/>
                <w:szCs w:val="16"/>
                <w:rtl w:val="0"/>
              </w:rPr>
              <w:t xml:space="preserve">000s to 1ms</w:t>
            </w:r>
          </w:p>
        </w:tc>
      </w:tr>
      <w:sdt>
        <w:sdtPr>
          <w:tag w:val="goog_rdk_279"/>
        </w:sdtPr>
        <w:sdtContent>
          <w:tr>
            <w:trPr>
              <w:cantSplit w:val="1"/>
              <w:tblHeader w:val="0"/>
              <w:ins w:author="Stig Syndergaard" w:id="70" w:date="2024-07-15T18:07:00Z"/>
            </w:trPr>
            <w:tc>
              <w:tcPr>
                <w:shd w:fill="f3f3f3" w:val="clear"/>
                <w:tcMar>
                  <w:top w:w="0.0" w:type="dxa"/>
                  <w:left w:w="108.0" w:type="dxa"/>
                  <w:bottom w:w="0.0" w:type="dxa"/>
                  <w:right w:w="108.0" w:type="dxa"/>
                </w:tcMar>
              </w:tcPr>
              <w:sdt>
                <w:sdtPr>
                  <w:tag w:val="goog_rdk_281"/>
                </w:sdtPr>
                <w:sdtContent>
                  <w:p w:rsidR="00000000" w:rsidDel="00000000" w:rsidP="00000000" w:rsidRDefault="00000000" w:rsidRPr="00000000" w14:paraId="00000602">
                    <w:pPr>
                      <w:widowControl w:val="1"/>
                      <w:pBdr>
                        <w:top w:space="0" w:sz="0" w:val="nil"/>
                        <w:left w:space="0" w:sz="0" w:val="nil"/>
                        <w:bottom w:space="0" w:sz="0" w:val="nil"/>
                        <w:right w:space="0" w:sz="0" w:val="nil"/>
                        <w:between w:space="0" w:sz="0" w:val="nil"/>
                      </w:pBdr>
                      <w:spacing w:line="240" w:lineRule="auto"/>
                      <w:jc w:val="right"/>
                      <w:rPr>
                        <w:ins w:author="Stig Syndergaard" w:id="70" w:date="2024-07-15T18:07:00Z"/>
                        <w:rFonts w:ascii="Arial" w:cs="Arial" w:eastAsia="Arial" w:hAnsi="Arial"/>
                        <w:sz w:val="16"/>
                        <w:szCs w:val="16"/>
                      </w:rPr>
                    </w:pPr>
                    <w:sdt>
                      <w:sdtPr>
                        <w:tag w:val="goog_rdk_280"/>
                      </w:sdtPr>
                      <w:sdtContent>
                        <w:ins w:author="Stig Syndergaard" w:id="70" w:date="2024-07-15T18:07: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83"/>
                </w:sdtPr>
                <w:sdtContent>
                  <w:p w:rsidR="00000000" w:rsidDel="00000000" w:rsidP="00000000" w:rsidRDefault="00000000" w:rsidRPr="00000000" w14:paraId="00000603">
                    <w:pPr>
                      <w:widowControl w:val="1"/>
                      <w:pBdr>
                        <w:top w:space="0" w:sz="0" w:val="nil"/>
                        <w:left w:space="0" w:sz="0" w:val="nil"/>
                        <w:bottom w:space="0" w:sz="0" w:val="nil"/>
                        <w:right w:space="0" w:sz="0" w:val="nil"/>
                        <w:between w:space="0" w:sz="0" w:val="nil"/>
                      </w:pBdr>
                      <w:spacing w:line="240" w:lineRule="auto"/>
                      <w:rPr>
                        <w:ins w:author="Stig Syndergaard" w:id="70" w:date="2024-07-15T18:07:00Z"/>
                        <w:rFonts w:ascii="Arial" w:cs="Arial" w:eastAsia="Arial" w:hAnsi="Arial"/>
                        <w:sz w:val="16"/>
                        <w:szCs w:val="16"/>
                      </w:rPr>
                    </w:pPr>
                    <w:sdt>
                      <w:sdtPr>
                        <w:tag w:val="goog_rdk_282"/>
                      </w:sdtPr>
                      <w:sdtContent>
                        <w:ins w:author="Stig Syndergaard" w:id="70" w:date="2024-07-15T18:07:00Z">
                          <w:r w:rsidDel="00000000" w:rsidR="00000000" w:rsidRPr="00000000">
                            <w:rPr>
                              <w:rFonts w:ascii="Arial" w:cs="Arial" w:eastAsia="Arial" w:hAnsi="Arial"/>
                              <w:sz w:val="16"/>
                              <w:szCs w:val="16"/>
                              <w:rtl w:val="0"/>
                            </w:rPr>
                            <w:t xml:space="preserve">Change scale, reference value and bit width to Table B</w:t>
                          </w:r>
                        </w:ins>
                      </w:sdtContent>
                    </w:sdt>
                  </w:p>
                </w:sdtContent>
              </w:sdt>
            </w:tc>
            <w:tc>
              <w:tcPr>
                <w:shd w:fill="f3f3f3" w:val="clear"/>
                <w:tcMar>
                  <w:top w:w="0.0" w:type="dxa"/>
                  <w:left w:w="108.0" w:type="dxa"/>
                  <w:bottom w:w="0.0" w:type="dxa"/>
                  <w:right w:w="108.0" w:type="dxa"/>
                </w:tcMar>
              </w:tcPr>
              <w:sdt>
                <w:sdtPr>
                  <w:tag w:val="goog_rdk_285"/>
                </w:sdtPr>
                <w:sdtContent>
                  <w:p w:rsidR="00000000" w:rsidDel="00000000" w:rsidP="00000000" w:rsidRDefault="00000000" w:rsidRPr="00000000" w14:paraId="00000604">
                    <w:pPr>
                      <w:widowControl w:val="1"/>
                      <w:pBdr>
                        <w:top w:space="0" w:sz="0" w:val="nil"/>
                        <w:left w:space="0" w:sz="0" w:val="nil"/>
                        <w:bottom w:space="0" w:sz="0" w:val="nil"/>
                        <w:right w:space="0" w:sz="0" w:val="nil"/>
                        <w:between w:space="0" w:sz="0" w:val="nil"/>
                      </w:pBdr>
                      <w:spacing w:line="240" w:lineRule="auto"/>
                      <w:jc w:val="center"/>
                      <w:rPr>
                        <w:ins w:author="Stig Syndergaard" w:id="70" w:date="2024-07-15T18:07:00Z"/>
                        <w:rFonts w:ascii="Arial" w:cs="Arial" w:eastAsia="Arial" w:hAnsi="Arial"/>
                        <w:b w:val="1"/>
                        <w:sz w:val="16"/>
                        <w:szCs w:val="16"/>
                      </w:rPr>
                    </w:pPr>
                    <w:sdt>
                      <w:sdtPr>
                        <w:tag w:val="goog_rdk_284"/>
                      </w:sdtPr>
                      <w:sdtContent>
                        <w:ins w:author="Stig Syndergaard" w:id="70" w:date="2024-07-15T18:07:00Z">
                          <w:r w:rsidDel="00000000" w:rsidR="00000000" w:rsidRPr="00000000">
                            <w:rPr>
                              <w:rFonts w:ascii="Arial" w:cs="Arial" w:eastAsia="Arial" w:hAnsi="Arial"/>
                              <w:b w:val="1"/>
                              <w:sz w:val="16"/>
                              <w:szCs w:val="16"/>
                              <w:rtl w:val="0"/>
                            </w:rPr>
                            <w:t xml:space="preserve">2 07 000</w:t>
                          </w:r>
                        </w:ins>
                      </w:sdtContent>
                    </w:sdt>
                  </w:p>
                </w:sdtContent>
              </w:sdt>
            </w:tc>
            <w:tc>
              <w:tcPr>
                <w:shd w:fill="f3f3f3" w:val="clear"/>
                <w:tcMar>
                  <w:top w:w="0.0" w:type="dxa"/>
                  <w:left w:w="108.0" w:type="dxa"/>
                  <w:bottom w:w="0.0" w:type="dxa"/>
                  <w:right w:w="108.0" w:type="dxa"/>
                </w:tcMar>
              </w:tcPr>
              <w:sdt>
                <w:sdtPr>
                  <w:tag w:val="goog_rdk_287"/>
                </w:sdtPr>
                <w:sdtContent>
                  <w:p w:rsidR="00000000" w:rsidDel="00000000" w:rsidP="00000000" w:rsidRDefault="00000000" w:rsidRPr="00000000" w14:paraId="00000605">
                    <w:pPr>
                      <w:widowControl w:val="1"/>
                      <w:pBdr>
                        <w:top w:space="0" w:sz="0" w:val="nil"/>
                        <w:left w:space="0" w:sz="0" w:val="nil"/>
                        <w:bottom w:space="0" w:sz="0" w:val="nil"/>
                        <w:right w:space="0" w:sz="0" w:val="nil"/>
                        <w:between w:space="0" w:sz="0" w:val="nil"/>
                      </w:pBdr>
                      <w:spacing w:line="240" w:lineRule="auto"/>
                      <w:jc w:val="right"/>
                      <w:rPr>
                        <w:ins w:author="Stig Syndergaard" w:id="70" w:date="2024-07-15T18:07:00Z"/>
                        <w:rFonts w:ascii="Arial" w:cs="Arial" w:eastAsia="Arial" w:hAnsi="Arial"/>
                        <w:sz w:val="16"/>
                        <w:szCs w:val="16"/>
                      </w:rPr>
                    </w:pPr>
                    <w:sdt>
                      <w:sdtPr>
                        <w:tag w:val="goog_rdk_286"/>
                      </w:sdtPr>
                      <w:sdtContent>
                        <w:ins w:author="Stig Syndergaard" w:id="70" w:date="2024-07-15T18:07: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89"/>
                </w:sdtPr>
                <w:sdtContent>
                  <w:p w:rsidR="00000000" w:rsidDel="00000000" w:rsidP="00000000" w:rsidRDefault="00000000" w:rsidRPr="00000000" w14:paraId="00000606">
                    <w:pPr>
                      <w:widowControl w:val="1"/>
                      <w:pBdr>
                        <w:top w:space="0" w:sz="0" w:val="nil"/>
                        <w:left w:space="0" w:sz="0" w:val="nil"/>
                        <w:bottom w:space="0" w:sz="0" w:val="nil"/>
                        <w:right w:space="0" w:sz="0" w:val="nil"/>
                        <w:between w:space="0" w:sz="0" w:val="nil"/>
                      </w:pBdr>
                      <w:spacing w:line="240" w:lineRule="auto"/>
                      <w:jc w:val="right"/>
                      <w:rPr>
                        <w:ins w:author="Stig Syndergaard" w:id="70" w:date="2024-07-15T18:07:00Z"/>
                        <w:rFonts w:ascii="Arial" w:cs="Arial" w:eastAsia="Arial" w:hAnsi="Arial"/>
                        <w:sz w:val="16"/>
                        <w:szCs w:val="16"/>
                      </w:rPr>
                    </w:pPr>
                    <w:sdt>
                      <w:sdtPr>
                        <w:tag w:val="goog_rdk_288"/>
                      </w:sdtPr>
                      <w:sdtContent>
                        <w:ins w:author="Stig Syndergaard" w:id="70" w:date="2024-07-15T18:07: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91"/>
                </w:sdtPr>
                <w:sdtContent>
                  <w:p w:rsidR="00000000" w:rsidDel="00000000" w:rsidP="00000000" w:rsidRDefault="00000000" w:rsidRPr="00000000" w14:paraId="00000607">
                    <w:pPr>
                      <w:widowControl w:val="1"/>
                      <w:pBdr>
                        <w:top w:space="0" w:sz="0" w:val="nil"/>
                        <w:left w:space="0" w:sz="0" w:val="nil"/>
                        <w:bottom w:space="0" w:sz="0" w:val="nil"/>
                        <w:right w:space="0" w:sz="0" w:val="nil"/>
                        <w:between w:space="0" w:sz="0" w:val="nil"/>
                      </w:pBdr>
                      <w:spacing w:line="240" w:lineRule="auto"/>
                      <w:jc w:val="right"/>
                      <w:rPr>
                        <w:ins w:author="Stig Syndergaard" w:id="70" w:date="2024-07-15T18:07:00Z"/>
                        <w:rFonts w:ascii="Arial" w:cs="Arial" w:eastAsia="Arial" w:hAnsi="Arial"/>
                        <w:sz w:val="16"/>
                        <w:szCs w:val="16"/>
                      </w:rPr>
                    </w:pPr>
                    <w:sdt>
                      <w:sdtPr>
                        <w:tag w:val="goog_rdk_290"/>
                      </w:sdtPr>
                      <w:sdtContent>
                        <w:ins w:author="Stig Syndergaard" w:id="70" w:date="2024-07-15T18:07: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93"/>
                </w:sdtPr>
                <w:sdtContent>
                  <w:p w:rsidR="00000000" w:rsidDel="00000000" w:rsidP="00000000" w:rsidRDefault="00000000" w:rsidRPr="00000000" w14:paraId="00000608">
                    <w:pPr>
                      <w:widowControl w:val="1"/>
                      <w:pBdr>
                        <w:top w:space="0" w:sz="0" w:val="nil"/>
                        <w:left w:space="0" w:sz="0" w:val="nil"/>
                        <w:bottom w:space="0" w:sz="0" w:val="nil"/>
                        <w:right w:space="0" w:sz="0" w:val="nil"/>
                        <w:between w:space="0" w:sz="0" w:val="nil"/>
                      </w:pBdr>
                      <w:spacing w:line="240" w:lineRule="auto"/>
                      <w:rPr>
                        <w:ins w:author="Stig Syndergaard" w:id="70" w:date="2024-07-15T18:07:00Z"/>
                        <w:rFonts w:ascii="Arial" w:cs="Arial" w:eastAsia="Arial" w:hAnsi="Arial"/>
                        <w:sz w:val="16"/>
                        <w:szCs w:val="16"/>
                      </w:rPr>
                    </w:pPr>
                    <w:sdt>
                      <w:sdtPr>
                        <w:tag w:val="goog_rdk_292"/>
                      </w:sdtPr>
                      <w:sdtContent>
                        <w:ins w:author="Stig Syndergaard" w:id="70" w:date="2024-07-15T18:07: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95"/>
                </w:sdtPr>
                <w:sdtContent>
                  <w:p w:rsidR="00000000" w:rsidDel="00000000" w:rsidP="00000000" w:rsidRDefault="00000000" w:rsidRPr="00000000" w14:paraId="00000609">
                    <w:pPr>
                      <w:widowControl w:val="1"/>
                      <w:pBdr>
                        <w:top w:space="0" w:sz="0" w:val="nil"/>
                        <w:left w:space="0" w:sz="0" w:val="nil"/>
                        <w:bottom w:space="0" w:sz="0" w:val="nil"/>
                        <w:right w:space="0" w:sz="0" w:val="nil"/>
                        <w:between w:space="0" w:sz="0" w:val="nil"/>
                      </w:pBdr>
                      <w:spacing w:line="240" w:lineRule="auto"/>
                      <w:rPr>
                        <w:ins w:author="Stig Syndergaard" w:id="70" w:date="2024-07-15T18:07:00Z"/>
                        <w:rFonts w:ascii="Arial" w:cs="Arial" w:eastAsia="Arial" w:hAnsi="Arial"/>
                        <w:sz w:val="16"/>
                        <w:szCs w:val="16"/>
                      </w:rPr>
                    </w:pPr>
                    <w:sdt>
                      <w:sdtPr>
                        <w:tag w:val="goog_rdk_294"/>
                      </w:sdtPr>
                      <w:sdtContent>
                        <w:ins w:author="Stig Syndergaard" w:id="70" w:date="2024-07-15T18:07:00Z">
                          <w:r w:rsidDel="00000000" w:rsidR="00000000" w:rsidRPr="00000000">
                            <w:rPr>
                              <w:rtl w:val="0"/>
                            </w:rPr>
                          </w:r>
                        </w:ins>
                      </w:sdtContent>
                    </w:sdt>
                  </w:p>
                </w:sdtContent>
              </w:sdt>
            </w:tc>
          </w:tr>
        </w:sdtContent>
      </w:sdt>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0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64</w:t>
            </w:r>
          </w:p>
        </w:tc>
        <w:tc>
          <w:tcPr>
            <w:shd w:fill="e0e0e0" w:val="clear"/>
            <w:tcMar>
              <w:top w:w="0.0" w:type="dxa"/>
              <w:left w:w="108.0" w:type="dxa"/>
              <w:bottom w:w="0.0" w:type="dxa"/>
              <w:right w:w="108.0" w:type="dxa"/>
            </w:tcMar>
          </w:tcPr>
          <w:p w:rsidR="00000000" w:rsidDel="00000000" w:rsidP="00000000" w:rsidRDefault="00000000" w:rsidRPr="00000000" w14:paraId="0000060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Bearing or azimuth</w:t>
            </w:r>
          </w:p>
        </w:tc>
        <w:tc>
          <w:tcPr>
            <w:shd w:fill="e0e0e0" w:val="clear"/>
            <w:tcMar>
              <w:top w:w="0.0" w:type="dxa"/>
              <w:left w:w="108.0" w:type="dxa"/>
              <w:bottom w:w="0.0" w:type="dxa"/>
              <w:right w:w="108.0" w:type="dxa"/>
            </w:tcMar>
          </w:tcPr>
          <w:p w:rsidR="00000000" w:rsidDel="00000000" w:rsidP="00000000" w:rsidRDefault="00000000" w:rsidRPr="00000000" w14:paraId="0000060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0 05 021</w:t>
            </w:r>
          </w:p>
        </w:tc>
        <w:tc>
          <w:tcPr>
            <w:shd w:fill="e0e0e0" w:val="clear"/>
            <w:tcMar>
              <w:top w:w="0.0" w:type="dxa"/>
              <w:left w:w="108.0" w:type="dxa"/>
              <w:bottom w:w="0.0" w:type="dxa"/>
              <w:right w:w="108.0" w:type="dxa"/>
            </w:tcMar>
          </w:tcPr>
          <w:p w:rsidR="00000000" w:rsidDel="00000000" w:rsidP="00000000" w:rsidRDefault="00000000" w:rsidRPr="00000000" w14:paraId="0000060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60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0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61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 True</w:t>
            </w:r>
          </w:p>
        </w:tc>
        <w:tc>
          <w:tcPr>
            <w:shd w:fill="e0e0e0" w:val="clear"/>
            <w:tcMar>
              <w:top w:w="0.0" w:type="dxa"/>
              <w:left w:w="108.0" w:type="dxa"/>
              <w:bottom w:w="0.0" w:type="dxa"/>
              <w:right w:w="108.0" w:type="dxa"/>
            </w:tcMar>
          </w:tcPr>
          <w:p w:rsidR="00000000" w:rsidDel="00000000" w:rsidP="00000000" w:rsidRDefault="00000000" w:rsidRPr="00000000" w14:paraId="0000061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GNSS-to-LEO line of sight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1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3">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61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1 06 000</w:t>
            </w:r>
          </w:p>
        </w:tc>
        <w:tc>
          <w:tcPr>
            <w:shd w:fill="f3f3f3" w:val="clear"/>
            <w:tcMar>
              <w:top w:w="0.0" w:type="dxa"/>
              <w:left w:w="108.0" w:type="dxa"/>
              <w:bottom w:w="0.0" w:type="dxa"/>
              <w:right w:w="108.0" w:type="dxa"/>
            </w:tcMar>
          </w:tcPr>
          <w:p w:rsidR="00000000" w:rsidDel="00000000" w:rsidP="00000000" w:rsidRDefault="00000000" w:rsidRPr="00000000" w14:paraId="0000061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ff"/>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ff"/>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ff"/>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color w:val="0000ff"/>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Delayed replication of next 6 descriptors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1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65</w:t>
            </w:r>
          </w:p>
        </w:tc>
        <w:tc>
          <w:tcPr>
            <w:shd w:fill="e0e0e0" w:val="clear"/>
            <w:tcMar>
              <w:top w:w="0.0" w:type="dxa"/>
              <w:left w:w="108.0" w:type="dxa"/>
              <w:bottom w:w="0.0" w:type="dxa"/>
              <w:right w:w="108.0" w:type="dxa"/>
            </w:tcMar>
          </w:tcPr>
          <w:p w:rsidR="00000000" w:rsidDel="00000000" w:rsidP="00000000" w:rsidRDefault="00000000" w:rsidRPr="00000000" w14:paraId="0000061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61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0 31 001</w:t>
            </w:r>
          </w:p>
        </w:tc>
        <w:tc>
          <w:tcPr>
            <w:shd w:fill="e0e0e0" w:val="clear"/>
            <w:tcMar>
              <w:top w:w="0.0" w:type="dxa"/>
              <w:left w:w="108.0" w:type="dxa"/>
              <w:bottom w:w="0.0" w:type="dxa"/>
              <w:right w:w="108.0" w:type="dxa"/>
            </w:tcMar>
          </w:tcPr>
          <w:p w:rsidR="00000000" w:rsidDel="00000000" w:rsidP="00000000" w:rsidRDefault="00000000" w:rsidRPr="00000000" w14:paraId="0000061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1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1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2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2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Number of frequencies, </w:t>
            </w:r>
            <w:r w:rsidDel="00000000" w:rsidR="00000000" w:rsidRPr="00000000">
              <w:rPr>
                <w:rFonts w:ascii="Arial" w:cs="Arial" w:eastAsia="Arial" w:hAnsi="Arial"/>
                <w:i w:val="1"/>
                <w:sz w:val="16"/>
                <w:szCs w:val="16"/>
                <w:rtl w:val="0"/>
              </w:rPr>
              <w:t xml:space="preserve">n0</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2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Change Table B scale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2 02 134</w:t>
            </w:r>
          </w:p>
        </w:tc>
        <w:tc>
          <w:tcPr>
            <w:shd w:fill="f3f3f3" w:val="clear"/>
            <w:tcMar>
              <w:top w:w="0.0" w:type="dxa"/>
              <w:left w:w="108.0" w:type="dxa"/>
              <w:bottom w:w="0.0" w:type="dxa"/>
              <w:right w:w="108.0" w:type="dxa"/>
            </w:tcMar>
          </w:tcPr>
          <w:p w:rsidR="00000000" w:rsidDel="00000000" w:rsidP="00000000" w:rsidRDefault="00000000" w:rsidRPr="00000000" w14:paraId="0000062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 6 to scale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2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66</w:t>
            </w:r>
          </w:p>
        </w:tc>
        <w:tc>
          <w:tcPr>
            <w:shd w:fill="f3f3f3" w:val="clear"/>
            <w:tcMar>
              <w:top w:w="0.0" w:type="dxa"/>
              <w:left w:w="108.0" w:type="dxa"/>
              <w:bottom w:w="0.0" w:type="dxa"/>
              <w:right w:w="108.0" w:type="dxa"/>
            </w:tcMar>
          </w:tcPr>
          <w:p w:rsidR="00000000" w:rsidDel="00000000" w:rsidP="00000000" w:rsidRDefault="00000000" w:rsidRPr="00000000" w14:paraId="0000062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Satellite channel centre frequency</w:t>
            </w:r>
          </w:p>
        </w:tc>
        <w:tc>
          <w:tcPr>
            <w:shd w:fill="f3f3f3" w:val="clear"/>
            <w:tcMar>
              <w:top w:w="0.0" w:type="dxa"/>
              <w:left w:w="108.0" w:type="dxa"/>
              <w:bottom w:w="0.0" w:type="dxa"/>
              <w:right w:w="108.0" w:type="dxa"/>
            </w:tcMar>
          </w:tcPr>
          <w:p w:rsidR="00000000" w:rsidDel="00000000" w:rsidP="00000000" w:rsidRDefault="00000000" w:rsidRPr="00000000" w14:paraId="0000062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0 02 153</w:t>
            </w:r>
          </w:p>
        </w:tc>
        <w:tc>
          <w:tcPr>
            <w:shd w:fill="f3f3f3" w:val="clear"/>
            <w:tcMar>
              <w:top w:w="0.0" w:type="dxa"/>
              <w:left w:w="108.0" w:type="dxa"/>
              <w:bottom w:w="0.0" w:type="dxa"/>
              <w:right w:w="108.0" w:type="dxa"/>
            </w:tcMar>
          </w:tcPr>
          <w:p w:rsidR="00000000" w:rsidDel="00000000" w:rsidP="00000000" w:rsidRDefault="00000000" w:rsidRPr="00000000" w14:paraId="0000062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-8</w:t>
            </w:r>
          </w:p>
        </w:tc>
        <w:tc>
          <w:tcPr>
            <w:shd w:fill="f3f3f3" w:val="clear"/>
            <w:tcMar>
              <w:top w:w="0.0" w:type="dxa"/>
              <w:left w:w="108.0" w:type="dxa"/>
              <w:bottom w:w="0.0" w:type="dxa"/>
              <w:right w:w="108.0" w:type="dxa"/>
            </w:tcMar>
          </w:tcPr>
          <w:p w:rsidR="00000000" w:rsidDel="00000000" w:rsidP="00000000" w:rsidRDefault="00000000" w:rsidRPr="00000000" w14:paraId="0000062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2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shd w:fill="f3f3f3" w:val="clear"/>
            <w:tcMar>
              <w:top w:w="0.0" w:type="dxa"/>
              <w:left w:w="108.0" w:type="dxa"/>
              <w:bottom w:w="0.0" w:type="dxa"/>
              <w:right w:w="108.0" w:type="dxa"/>
            </w:tcMar>
          </w:tcPr>
          <w:p w:rsidR="00000000" w:rsidDel="00000000" w:rsidP="00000000" w:rsidRDefault="00000000" w:rsidRPr="00000000" w14:paraId="0000063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Hz</w:t>
            </w:r>
          </w:p>
        </w:tc>
        <w:tc>
          <w:tcPr>
            <w:shd w:fill="f3f3f3" w:val="clear"/>
            <w:tcMar>
              <w:top w:w="0.0" w:type="dxa"/>
              <w:left w:w="108.0" w:type="dxa"/>
              <w:bottom w:w="0.0" w:type="dxa"/>
              <w:right w:w="108.0" w:type="dxa"/>
            </w:tcMar>
          </w:tcPr>
          <w:p w:rsidR="00000000" w:rsidDel="00000000" w:rsidP="00000000" w:rsidRDefault="00000000" w:rsidRPr="00000000" w14:paraId="0000063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6.7GHz, to 0.1kHz, Ionosphere corrected = 0</w:t>
            </w:r>
          </w:p>
        </w:tc>
      </w:tr>
      <w:sdt>
        <w:sdtPr>
          <w:tag w:val="goog_rdk_297"/>
        </w:sdtPr>
        <w:sdtContent>
          <w:tr>
            <w:trPr>
              <w:cantSplit w:val="1"/>
              <w:tblHeader w:val="0"/>
              <w:ins w:author="Stig Syndergaard" w:id="71" w:date="2024-07-16T16:26:00Z"/>
            </w:trPr>
            <w:tc>
              <w:tcPr>
                <w:shd w:fill="f3f3f3" w:val="clear"/>
                <w:tcMar>
                  <w:top w:w="0.0" w:type="dxa"/>
                  <w:left w:w="108.0" w:type="dxa"/>
                  <w:bottom w:w="0.0" w:type="dxa"/>
                  <w:right w:w="108.0" w:type="dxa"/>
                </w:tcMar>
              </w:tcPr>
              <w:sdt>
                <w:sdtPr>
                  <w:tag w:val="goog_rdk_299"/>
                </w:sdtPr>
                <w:sdtContent>
                  <w:p w:rsidR="00000000" w:rsidDel="00000000" w:rsidP="00000000" w:rsidRDefault="00000000" w:rsidRPr="00000000" w14:paraId="00000632">
                    <w:pPr>
                      <w:widowControl w:val="1"/>
                      <w:pBdr>
                        <w:top w:space="0" w:sz="0" w:val="nil"/>
                        <w:left w:space="0" w:sz="0" w:val="nil"/>
                        <w:bottom w:space="0" w:sz="0" w:val="nil"/>
                        <w:right w:space="0" w:sz="0" w:val="nil"/>
                        <w:between w:space="0" w:sz="0" w:val="nil"/>
                      </w:pBdr>
                      <w:spacing w:line="240" w:lineRule="auto"/>
                      <w:jc w:val="right"/>
                      <w:rPr>
                        <w:ins w:author="Stig Syndergaard" w:id="71" w:date="2024-07-16T16:26:00Z"/>
                        <w:rFonts w:ascii="Arial" w:cs="Arial" w:eastAsia="Arial" w:hAnsi="Arial"/>
                        <w:sz w:val="16"/>
                        <w:szCs w:val="16"/>
                      </w:rPr>
                    </w:pPr>
                    <w:sdt>
                      <w:sdtPr>
                        <w:tag w:val="goog_rdk_298"/>
                      </w:sdtPr>
                      <w:sdtContent>
                        <w:ins w:author="Stig Syndergaard" w:id="71" w:date="2024-07-16T16:26:00Z">
                          <w:r w:rsidDel="00000000" w:rsidR="00000000" w:rsidRPr="00000000">
                            <w:rPr>
                              <w:rFonts w:ascii="Arial" w:cs="Arial" w:eastAsia="Arial" w:hAnsi="Arial"/>
                              <w:sz w:val="16"/>
                              <w:szCs w:val="16"/>
                              <w:rtl w:val="0"/>
                            </w:rPr>
                            <w:t xml:space="preserve">67</w:t>
                          </w:r>
                        </w:ins>
                      </w:sdtContent>
                    </w:sdt>
                  </w:p>
                </w:sdtContent>
              </w:sdt>
            </w:tc>
            <w:tc>
              <w:tcPr>
                <w:shd w:fill="f3f3f3" w:val="clear"/>
                <w:tcMar>
                  <w:top w:w="0.0" w:type="dxa"/>
                  <w:left w:w="108.0" w:type="dxa"/>
                  <w:bottom w:w="0.0" w:type="dxa"/>
                  <w:right w:w="108.0" w:type="dxa"/>
                </w:tcMar>
              </w:tcPr>
              <w:sdt>
                <w:sdtPr>
                  <w:tag w:val="goog_rdk_302"/>
                </w:sdtPr>
                <w:sdtContent>
                  <w:p w:rsidR="00000000" w:rsidDel="00000000" w:rsidP="00000000" w:rsidRDefault="00000000" w:rsidRPr="00000000" w14:paraId="00000633">
                    <w:pPr>
                      <w:widowControl w:val="1"/>
                      <w:pBdr>
                        <w:top w:space="0" w:sz="0" w:val="nil"/>
                        <w:left w:space="0" w:sz="0" w:val="nil"/>
                        <w:bottom w:space="0" w:sz="0" w:val="nil"/>
                        <w:right w:space="0" w:sz="0" w:val="nil"/>
                        <w:between w:space="0" w:sz="0" w:val="nil"/>
                      </w:pBdr>
                      <w:spacing w:line="240" w:lineRule="auto"/>
                      <w:rPr>
                        <w:ins w:author="Stig Syndergaard" w:id="71" w:date="2024-07-16T16:26:00Z"/>
                        <w:rFonts w:ascii="Arial" w:cs="Arial" w:eastAsia="Arial" w:hAnsi="Arial"/>
                        <w:b w:val="1"/>
                        <w:sz w:val="16"/>
                        <w:szCs w:val="16"/>
                      </w:rPr>
                    </w:pPr>
                    <w:sdt>
                      <w:sdtPr>
                        <w:tag w:val="goog_rdk_300"/>
                      </w:sdtPr>
                      <w:sdtContent>
                        <w:ins w:author="Stig Syndergaard" w:id="71" w:date="2024-07-16T16:26:00Z"/>
                        <w:sdt>
                          <w:sdtPr>
                            <w:tag w:val="goog_rdk_301"/>
                          </w:sdtPr>
                          <w:sdtContent>
                            <w:commentRangeStart w:id="22"/>
                          </w:sdtContent>
                        </w:sdt>
                        <w:ins w:author="Stig Syndergaard" w:id="71" w:date="2024-07-16T16:26:00Z">
                          <w:r w:rsidDel="00000000" w:rsidR="00000000" w:rsidRPr="00000000">
                            <w:rPr>
                              <w:rFonts w:ascii="Arial" w:cs="Arial" w:eastAsia="Arial" w:hAnsi="Arial"/>
                              <w:b w:val="1"/>
                              <w:sz w:val="16"/>
                              <w:szCs w:val="16"/>
                              <w:rtl w:val="0"/>
                            </w:rPr>
                            <w:t xml:space="preserve">Signal type</w:t>
                          </w:r>
                          <w:commentRangeEnd w:id="22"/>
                          <w:r w:rsidDel="00000000" w:rsidR="00000000" w:rsidRPr="00000000">
                            <w:commentReference w:id="22"/>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04"/>
                </w:sdtPr>
                <w:sdtContent>
                  <w:p w:rsidR="00000000" w:rsidDel="00000000" w:rsidP="00000000" w:rsidRDefault="00000000" w:rsidRPr="00000000" w14:paraId="00000634">
                    <w:pPr>
                      <w:widowControl w:val="1"/>
                      <w:pBdr>
                        <w:top w:space="0" w:sz="0" w:val="nil"/>
                        <w:left w:space="0" w:sz="0" w:val="nil"/>
                        <w:bottom w:space="0" w:sz="0" w:val="nil"/>
                        <w:right w:space="0" w:sz="0" w:val="nil"/>
                        <w:between w:space="0" w:sz="0" w:val="nil"/>
                      </w:pBdr>
                      <w:spacing w:line="240" w:lineRule="auto"/>
                      <w:jc w:val="center"/>
                      <w:rPr>
                        <w:ins w:author="Stig Syndergaard" w:id="71" w:date="2024-07-16T16:26:00Z"/>
                        <w:rFonts w:ascii="Arial" w:cs="Arial" w:eastAsia="Arial" w:hAnsi="Arial"/>
                        <w:b w:val="1"/>
                        <w:sz w:val="16"/>
                        <w:szCs w:val="16"/>
                      </w:rPr>
                    </w:pPr>
                    <w:sdt>
                      <w:sdtPr>
                        <w:tag w:val="goog_rdk_303"/>
                      </w:sdtPr>
                      <w:sdtContent>
                        <w:ins w:author="Stig Syndergaard" w:id="71" w:date="2024-07-16T16:26:00Z">
                          <w:r w:rsidDel="00000000" w:rsidR="00000000" w:rsidRPr="00000000">
                            <w:rPr>
                              <w:rFonts w:ascii="Arial" w:cs="Arial" w:eastAsia="Arial" w:hAnsi="Arial"/>
                              <w:b w:val="1"/>
                              <w:sz w:val="16"/>
                              <w:szCs w:val="16"/>
                              <w:rtl w:val="0"/>
                            </w:rPr>
                            <w:t xml:space="preserve">New</w:t>
                          </w:r>
                        </w:ins>
                      </w:sdtContent>
                    </w:sdt>
                  </w:p>
                </w:sdtContent>
              </w:sdt>
            </w:tc>
            <w:tc>
              <w:tcPr>
                <w:shd w:fill="f3f3f3" w:val="clear"/>
                <w:tcMar>
                  <w:top w:w="0.0" w:type="dxa"/>
                  <w:left w:w="108.0" w:type="dxa"/>
                  <w:bottom w:w="0.0" w:type="dxa"/>
                  <w:right w:w="108.0" w:type="dxa"/>
                </w:tcMar>
              </w:tcPr>
              <w:sdt>
                <w:sdtPr>
                  <w:tag w:val="goog_rdk_306"/>
                </w:sdtPr>
                <w:sdtContent>
                  <w:p w:rsidR="00000000" w:rsidDel="00000000" w:rsidP="00000000" w:rsidRDefault="00000000" w:rsidRPr="00000000" w14:paraId="00000635">
                    <w:pPr>
                      <w:widowControl w:val="1"/>
                      <w:pBdr>
                        <w:top w:space="0" w:sz="0" w:val="nil"/>
                        <w:left w:space="0" w:sz="0" w:val="nil"/>
                        <w:bottom w:space="0" w:sz="0" w:val="nil"/>
                        <w:right w:space="0" w:sz="0" w:val="nil"/>
                        <w:between w:space="0" w:sz="0" w:val="nil"/>
                      </w:pBdr>
                      <w:spacing w:line="240" w:lineRule="auto"/>
                      <w:jc w:val="right"/>
                      <w:rPr>
                        <w:ins w:author="Stig Syndergaard" w:id="71" w:date="2024-07-16T16:26:00Z"/>
                        <w:rFonts w:ascii="Arial" w:cs="Arial" w:eastAsia="Arial" w:hAnsi="Arial"/>
                        <w:sz w:val="16"/>
                        <w:szCs w:val="16"/>
                      </w:rPr>
                    </w:pPr>
                    <w:sdt>
                      <w:sdtPr>
                        <w:tag w:val="goog_rdk_305"/>
                      </w:sdtPr>
                      <w:sdtContent>
                        <w:ins w:author="Stig Syndergaard" w:id="71" w:date="2024-07-16T16:26:00Z">
                          <w:r w:rsidDel="00000000" w:rsidR="00000000" w:rsidRPr="00000000">
                            <w:rPr>
                              <w:rFonts w:ascii="Arial" w:cs="Arial" w:eastAsia="Arial" w:hAnsi="Arial"/>
                              <w:sz w:val="16"/>
                              <w:szCs w:val="16"/>
                              <w:rtl w:val="0"/>
                            </w:rPr>
                            <w:t xml:space="preserve">0</w:t>
                          </w:r>
                        </w:ins>
                      </w:sdtContent>
                    </w:sdt>
                  </w:p>
                </w:sdtContent>
              </w:sdt>
            </w:tc>
            <w:tc>
              <w:tcPr>
                <w:shd w:fill="f3f3f3" w:val="clear"/>
                <w:tcMar>
                  <w:top w:w="0.0" w:type="dxa"/>
                  <w:left w:w="108.0" w:type="dxa"/>
                  <w:bottom w:w="0.0" w:type="dxa"/>
                  <w:right w:w="108.0" w:type="dxa"/>
                </w:tcMar>
              </w:tcPr>
              <w:sdt>
                <w:sdtPr>
                  <w:tag w:val="goog_rdk_308"/>
                </w:sdtPr>
                <w:sdtContent>
                  <w:p w:rsidR="00000000" w:rsidDel="00000000" w:rsidP="00000000" w:rsidRDefault="00000000" w:rsidRPr="00000000" w14:paraId="00000636">
                    <w:pPr>
                      <w:widowControl w:val="1"/>
                      <w:pBdr>
                        <w:top w:space="0" w:sz="0" w:val="nil"/>
                        <w:left w:space="0" w:sz="0" w:val="nil"/>
                        <w:bottom w:space="0" w:sz="0" w:val="nil"/>
                        <w:right w:space="0" w:sz="0" w:val="nil"/>
                        <w:between w:space="0" w:sz="0" w:val="nil"/>
                      </w:pBdr>
                      <w:spacing w:line="240" w:lineRule="auto"/>
                      <w:jc w:val="right"/>
                      <w:rPr>
                        <w:ins w:author="Stig Syndergaard" w:id="71" w:date="2024-07-16T16:26:00Z"/>
                        <w:rFonts w:ascii="Arial" w:cs="Arial" w:eastAsia="Arial" w:hAnsi="Arial"/>
                        <w:sz w:val="16"/>
                        <w:szCs w:val="16"/>
                      </w:rPr>
                    </w:pPr>
                    <w:sdt>
                      <w:sdtPr>
                        <w:tag w:val="goog_rdk_307"/>
                      </w:sdtPr>
                      <w:sdtContent>
                        <w:ins w:author="Stig Syndergaard" w:id="71" w:date="2024-07-16T16:26:00Z">
                          <w:r w:rsidDel="00000000" w:rsidR="00000000" w:rsidRPr="00000000">
                            <w:rPr>
                              <w:rFonts w:ascii="Arial" w:cs="Arial" w:eastAsia="Arial" w:hAnsi="Arial"/>
                              <w:sz w:val="16"/>
                              <w:szCs w:val="16"/>
                              <w:rtl w:val="0"/>
                            </w:rPr>
                            <w:t xml:space="preserve">0</w:t>
                          </w:r>
                        </w:ins>
                      </w:sdtContent>
                    </w:sdt>
                  </w:p>
                </w:sdtContent>
              </w:sdt>
            </w:tc>
            <w:tc>
              <w:tcPr>
                <w:shd w:fill="f3f3f3" w:val="clear"/>
                <w:tcMar>
                  <w:top w:w="0.0" w:type="dxa"/>
                  <w:left w:w="108.0" w:type="dxa"/>
                  <w:bottom w:w="0.0" w:type="dxa"/>
                  <w:right w:w="108.0" w:type="dxa"/>
                </w:tcMar>
              </w:tcPr>
              <w:sdt>
                <w:sdtPr>
                  <w:tag w:val="goog_rdk_310"/>
                </w:sdtPr>
                <w:sdtContent>
                  <w:p w:rsidR="00000000" w:rsidDel="00000000" w:rsidP="00000000" w:rsidRDefault="00000000" w:rsidRPr="00000000" w14:paraId="00000637">
                    <w:pPr>
                      <w:widowControl w:val="1"/>
                      <w:pBdr>
                        <w:top w:space="0" w:sz="0" w:val="nil"/>
                        <w:left w:space="0" w:sz="0" w:val="nil"/>
                        <w:bottom w:space="0" w:sz="0" w:val="nil"/>
                        <w:right w:space="0" w:sz="0" w:val="nil"/>
                        <w:between w:space="0" w:sz="0" w:val="nil"/>
                      </w:pBdr>
                      <w:spacing w:line="240" w:lineRule="auto"/>
                      <w:jc w:val="right"/>
                      <w:rPr>
                        <w:ins w:author="Stig Syndergaard" w:id="71" w:date="2024-07-16T16:26:00Z"/>
                        <w:rFonts w:ascii="Arial" w:cs="Arial" w:eastAsia="Arial" w:hAnsi="Arial"/>
                        <w:sz w:val="16"/>
                        <w:szCs w:val="16"/>
                      </w:rPr>
                    </w:pPr>
                    <w:sdt>
                      <w:sdtPr>
                        <w:tag w:val="goog_rdk_309"/>
                      </w:sdtPr>
                      <w:sdtContent>
                        <w:ins w:author="Stig Syndergaard" w:id="71" w:date="2024-07-16T16:26:00Z">
                          <w:r w:rsidDel="00000000" w:rsidR="00000000" w:rsidRPr="00000000">
                            <w:rPr>
                              <w:rFonts w:ascii="Arial" w:cs="Arial" w:eastAsia="Arial" w:hAnsi="Arial"/>
                              <w:sz w:val="16"/>
                              <w:szCs w:val="16"/>
                              <w:rtl w:val="0"/>
                            </w:rPr>
                            <w:t xml:space="preserve">24</w:t>
                          </w:r>
                        </w:ins>
                      </w:sdtContent>
                    </w:sdt>
                  </w:p>
                </w:sdtContent>
              </w:sdt>
            </w:tc>
            <w:tc>
              <w:tcPr>
                <w:shd w:fill="f3f3f3" w:val="clear"/>
                <w:tcMar>
                  <w:top w:w="0.0" w:type="dxa"/>
                  <w:left w:w="108.0" w:type="dxa"/>
                  <w:bottom w:w="0.0" w:type="dxa"/>
                  <w:right w:w="108.0" w:type="dxa"/>
                </w:tcMar>
              </w:tcPr>
              <w:sdt>
                <w:sdtPr>
                  <w:tag w:val="goog_rdk_312"/>
                </w:sdtPr>
                <w:sdtContent>
                  <w:p w:rsidR="00000000" w:rsidDel="00000000" w:rsidP="00000000" w:rsidRDefault="00000000" w:rsidRPr="00000000" w14:paraId="00000638">
                    <w:pPr>
                      <w:widowControl w:val="1"/>
                      <w:pBdr>
                        <w:top w:space="0" w:sz="0" w:val="nil"/>
                        <w:left w:space="0" w:sz="0" w:val="nil"/>
                        <w:bottom w:space="0" w:sz="0" w:val="nil"/>
                        <w:right w:space="0" w:sz="0" w:val="nil"/>
                        <w:between w:space="0" w:sz="0" w:val="nil"/>
                      </w:pBdr>
                      <w:spacing w:line="240" w:lineRule="auto"/>
                      <w:rPr>
                        <w:ins w:author="Stig Syndergaard" w:id="71" w:date="2024-07-16T16:26:00Z"/>
                        <w:rFonts w:ascii="Arial" w:cs="Arial" w:eastAsia="Arial" w:hAnsi="Arial"/>
                        <w:sz w:val="16"/>
                        <w:szCs w:val="16"/>
                      </w:rPr>
                    </w:pPr>
                    <w:sdt>
                      <w:sdtPr>
                        <w:tag w:val="goog_rdk_311"/>
                      </w:sdtPr>
                      <w:sdtContent>
                        <w:ins w:author="Stig Syndergaard" w:id="71" w:date="2024-07-16T16:26:00Z">
                          <w:r w:rsidDel="00000000" w:rsidR="00000000" w:rsidRPr="00000000">
                            <w:rPr>
                              <w:rFonts w:ascii="Arial" w:cs="Arial" w:eastAsia="Arial" w:hAnsi="Arial"/>
                              <w:sz w:val="16"/>
                              <w:szCs w:val="16"/>
                              <w:rtl w:val="0"/>
                            </w:rPr>
                            <w:t xml:space="preserve">Character</w:t>
                          </w:r>
                        </w:ins>
                      </w:sdtContent>
                    </w:sdt>
                  </w:p>
                </w:sdtContent>
              </w:sdt>
            </w:tc>
            <w:tc>
              <w:tcPr>
                <w:shd w:fill="f3f3f3" w:val="clear"/>
                <w:tcMar>
                  <w:top w:w="0.0" w:type="dxa"/>
                  <w:left w:w="108.0" w:type="dxa"/>
                  <w:bottom w:w="0.0" w:type="dxa"/>
                  <w:right w:w="108.0" w:type="dxa"/>
                </w:tcMar>
              </w:tcPr>
              <w:sdt>
                <w:sdtPr>
                  <w:tag w:val="goog_rdk_314"/>
                </w:sdtPr>
                <w:sdtContent>
                  <w:p w:rsidR="00000000" w:rsidDel="00000000" w:rsidP="00000000" w:rsidRDefault="00000000" w:rsidRPr="00000000" w14:paraId="00000639">
                    <w:pPr>
                      <w:widowControl w:val="1"/>
                      <w:pBdr>
                        <w:top w:space="0" w:sz="0" w:val="nil"/>
                        <w:left w:space="0" w:sz="0" w:val="nil"/>
                        <w:bottom w:space="0" w:sz="0" w:val="nil"/>
                        <w:right w:space="0" w:sz="0" w:val="nil"/>
                        <w:between w:space="0" w:sz="0" w:val="nil"/>
                      </w:pBdr>
                      <w:spacing w:line="240" w:lineRule="auto"/>
                      <w:rPr>
                        <w:ins w:author="Stig Syndergaard" w:id="71" w:date="2024-07-16T16:26:00Z"/>
                        <w:rFonts w:ascii="Arial" w:cs="Arial" w:eastAsia="Arial" w:hAnsi="Arial"/>
                        <w:sz w:val="16"/>
                        <w:szCs w:val="16"/>
                      </w:rPr>
                    </w:pPr>
                    <w:sdt>
                      <w:sdtPr>
                        <w:tag w:val="goog_rdk_313"/>
                      </w:sdtPr>
                      <w:sdtContent>
                        <w:ins w:author="Stig Syndergaard" w:id="71" w:date="2024-07-16T16:26:00Z">
                          <w:r w:rsidDel="00000000" w:rsidR="00000000" w:rsidRPr="00000000">
                            <w:rPr>
                              <w:rFonts w:ascii="Arial" w:cs="Arial" w:eastAsia="Arial" w:hAnsi="Arial"/>
                              <w:sz w:val="16"/>
                              <w:szCs w:val="16"/>
                              <w:rtl w:val="0"/>
                            </w:rPr>
                            <w:t xml:space="preserve">Three-letter code, RINEX convention</w:t>
                          </w:r>
                        </w:ins>
                      </w:sdtContent>
                    </w:sdt>
                  </w:p>
                </w:sdtContent>
              </w:sdt>
            </w:tc>
          </w:tr>
        </w:sdtContent>
      </w:sdt>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3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63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63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3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3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4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4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21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64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68</w:t>
            </w:r>
          </w:p>
        </w:tc>
        <w:tc>
          <w:tcPr>
            <w:shd w:fill="e0e0e0" w:val="clear"/>
            <w:tcMar>
              <w:top w:w="0.0" w:type="dxa"/>
              <w:left w:w="108.0" w:type="dxa"/>
              <w:bottom w:w="0.0" w:type="dxa"/>
              <w:right w:w="108.0" w:type="dxa"/>
            </w:tcMar>
          </w:tcPr>
          <w:p w:rsidR="00000000" w:rsidDel="00000000" w:rsidP="00000000" w:rsidRDefault="00000000" w:rsidRPr="00000000" w14:paraId="00000643">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Impact Parameter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4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315"/>
              </w:sdtPr>
              <w:sdtContent>
                <w:commentRangeStart w:id="23"/>
              </w:sdtContent>
            </w:sdt>
            <w:r w:rsidDel="00000000" w:rsidR="00000000" w:rsidRPr="00000000">
              <w:rPr>
                <w:rFonts w:ascii="Arial" w:cs="Arial" w:eastAsia="Arial" w:hAnsi="Arial"/>
                <w:b w:val="1"/>
                <w:sz w:val="16"/>
                <w:szCs w:val="16"/>
                <w:rtl w:val="0"/>
              </w:rPr>
              <w:t xml:space="preserve">0 07 040</w:t>
            </w:r>
            <w:commentRangeEnd w:id="23"/>
            <w:r w:rsidDel="00000000" w:rsidR="00000000" w:rsidRPr="00000000">
              <w:commentReference w:id="23"/>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4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4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62 000 000</w:t>
            </w:r>
          </w:p>
        </w:tc>
        <w:tc>
          <w:tcPr>
            <w:shd w:fill="e0e0e0" w:val="clear"/>
            <w:tcMar>
              <w:top w:w="0.0" w:type="dxa"/>
              <w:left w:w="108.0" w:type="dxa"/>
              <w:bottom w:w="0.0" w:type="dxa"/>
              <w:right w:w="108.0" w:type="dxa"/>
            </w:tcMar>
          </w:tcPr>
          <w:p w:rsidR="00000000" w:rsidDel="00000000" w:rsidP="00000000" w:rsidRDefault="00000000" w:rsidRPr="00000000" w14:paraId="0000064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64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64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6200–6600 km to 10cm</w:t>
            </w:r>
            <w:r w:rsidDel="00000000" w:rsidR="00000000" w:rsidRPr="00000000">
              <w:rPr>
                <w:rtl w:val="0"/>
              </w:rPr>
            </w:r>
          </w:p>
          <w:p w:rsidR="00000000" w:rsidDel="00000000" w:rsidP="00000000" w:rsidRDefault="00000000" w:rsidRPr="00000000" w14:paraId="0000064A">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(distance from centre of curvature)</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4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69</w:t>
            </w:r>
          </w:p>
        </w:tc>
        <w:tc>
          <w:tcPr>
            <w:shd w:fill="f3f3f3" w:val="clear"/>
            <w:tcMar>
              <w:top w:w="0.0" w:type="dxa"/>
              <w:left w:w="108.0" w:type="dxa"/>
              <w:bottom w:w="0.0" w:type="dxa"/>
              <w:right w:w="108.0" w:type="dxa"/>
            </w:tcMar>
          </w:tcPr>
          <w:p w:rsidR="00000000" w:rsidDel="00000000" w:rsidP="00000000" w:rsidRDefault="00000000" w:rsidRPr="00000000" w14:paraId="0000064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Bending Angle</w:t>
            </w:r>
          </w:p>
        </w:tc>
        <w:tc>
          <w:tcPr>
            <w:shd w:fill="f3f3f3" w:val="clear"/>
            <w:tcMar>
              <w:top w:w="0.0" w:type="dxa"/>
              <w:left w:w="108.0" w:type="dxa"/>
              <w:bottom w:w="0.0" w:type="dxa"/>
              <w:right w:w="108.0" w:type="dxa"/>
            </w:tcMar>
          </w:tcPr>
          <w:p w:rsidR="00000000" w:rsidDel="00000000" w:rsidP="00000000" w:rsidRDefault="00000000" w:rsidRPr="00000000" w14:paraId="0000064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0 15 037</w:t>
            </w:r>
          </w:p>
        </w:tc>
        <w:tc>
          <w:tcPr>
            <w:shd w:fill="f3f3f3" w:val="clear"/>
            <w:tcMar>
              <w:top w:w="0.0" w:type="dxa"/>
              <w:left w:w="108.0" w:type="dxa"/>
              <w:bottom w:w="0.0" w:type="dxa"/>
              <w:right w:w="108.0" w:type="dxa"/>
            </w:tcMar>
          </w:tcPr>
          <w:p w:rsidR="00000000" w:rsidDel="00000000" w:rsidP="00000000" w:rsidRDefault="00000000" w:rsidRPr="00000000" w14:paraId="0000064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64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-100 000</w:t>
            </w:r>
          </w:p>
        </w:tc>
        <w:tc>
          <w:tcPr>
            <w:shd w:fill="f3f3f3" w:val="clear"/>
            <w:tcMar>
              <w:top w:w="0.0" w:type="dxa"/>
              <w:left w:w="108.0" w:type="dxa"/>
              <w:bottom w:w="0.0" w:type="dxa"/>
              <w:right w:w="108.0" w:type="dxa"/>
            </w:tcMar>
          </w:tcPr>
          <w:p w:rsidR="00000000" w:rsidDel="00000000" w:rsidP="00000000" w:rsidRDefault="00000000" w:rsidRPr="00000000" w14:paraId="0000065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65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Radians</w:t>
            </w:r>
          </w:p>
        </w:tc>
        <w:tc>
          <w:tcPr>
            <w:shd w:fill="f3f3f3" w:val="clear"/>
            <w:tcMar>
              <w:top w:w="0.0" w:type="dxa"/>
              <w:left w:w="108.0" w:type="dxa"/>
              <w:bottom w:w="0.0" w:type="dxa"/>
              <w:right w:w="108.0" w:type="dxa"/>
            </w:tcMar>
          </w:tcPr>
          <w:p w:rsidR="00000000" w:rsidDel="00000000" w:rsidP="00000000" w:rsidRDefault="00000000" w:rsidRPr="00000000" w14:paraId="0000065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-10</w:t>
            </w:r>
            <w:r w:rsidDel="00000000" w:rsidR="00000000" w:rsidRPr="00000000">
              <w:rPr>
                <w:rFonts w:ascii="Arial" w:cs="Arial" w:eastAsia="Arial" w:hAnsi="Arial"/>
                <w:sz w:val="16"/>
                <w:szCs w:val="16"/>
                <w:vertAlign w:val="superscript"/>
                <w:rtl w:val="0"/>
              </w:rPr>
              <w:t xml:space="preserve">-3</w:t>
            </w:r>
            <w:r w:rsidDel="00000000" w:rsidR="00000000" w:rsidRPr="00000000">
              <w:rPr>
                <w:rFonts w:ascii="Arial" w:cs="Arial" w:eastAsia="Arial" w:hAnsi="Arial"/>
                <w:sz w:val="16"/>
                <w:szCs w:val="16"/>
                <w:rtl w:val="0"/>
              </w:rPr>
              <w:t xml:space="preserve"> – 8x10</w:t>
            </w:r>
            <w:r w:rsidDel="00000000" w:rsidR="00000000" w:rsidRPr="00000000">
              <w:rPr>
                <w:rFonts w:ascii="Arial" w:cs="Arial" w:eastAsia="Arial" w:hAnsi="Arial"/>
                <w:sz w:val="16"/>
                <w:szCs w:val="16"/>
                <w:vertAlign w:val="superscript"/>
                <w:rtl w:val="0"/>
              </w:rPr>
              <w:t xml:space="preserve">-2</w:t>
            </w:r>
            <w:r w:rsidDel="00000000" w:rsidR="00000000" w:rsidRPr="00000000">
              <w:rPr>
                <w:rFonts w:ascii="Arial" w:cs="Arial" w:eastAsia="Arial" w:hAnsi="Arial"/>
                <w:sz w:val="16"/>
                <w:szCs w:val="16"/>
                <w:rtl w:val="0"/>
              </w:rPr>
              <w:t xml:space="preserve"> rad to 10</w:t>
            </w:r>
            <w:r w:rsidDel="00000000" w:rsidR="00000000" w:rsidRPr="00000000">
              <w:rPr>
                <w:rFonts w:ascii="Arial" w:cs="Arial" w:eastAsia="Arial" w:hAnsi="Arial"/>
                <w:sz w:val="16"/>
                <w:szCs w:val="16"/>
                <w:vertAlign w:val="superscript"/>
                <w:rtl w:val="0"/>
              </w:rPr>
              <w:t xml:space="preserve">-8</w:t>
            </w:r>
            <w:r w:rsidDel="00000000" w:rsidR="00000000" w:rsidRPr="00000000">
              <w:rPr>
                <w:rFonts w:ascii="Arial" w:cs="Arial" w:eastAsia="Arial" w:hAnsi="Arial"/>
                <w:sz w:val="16"/>
                <w:szCs w:val="16"/>
                <w:rtl w:val="0"/>
              </w:rPr>
              <w:t xml:space="preserve"> rad</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5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70</w:t>
            </w:r>
          </w:p>
        </w:tc>
        <w:tc>
          <w:tcPr>
            <w:shd w:fill="e0e0e0" w:val="clear"/>
            <w:tcMar>
              <w:top w:w="0.0" w:type="dxa"/>
              <w:left w:w="108.0" w:type="dxa"/>
              <w:bottom w:w="0.0" w:type="dxa"/>
              <w:right w:w="108.0" w:type="dxa"/>
            </w:tcMar>
          </w:tcPr>
          <w:p w:rsidR="00000000" w:rsidDel="00000000" w:rsidP="00000000" w:rsidRDefault="00000000" w:rsidRPr="00000000" w14:paraId="0000065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316"/>
              </w:sdtPr>
              <w:sdtContent>
                <w:commentRangeStart w:id="24"/>
              </w:sdtContent>
            </w:sdt>
            <w:sdt>
              <w:sdtPr>
                <w:tag w:val="goog_rdk_317"/>
              </w:sdtPr>
              <w:sdtContent>
                <w:commentRangeStart w:id="25"/>
              </w:sdtContent>
            </w:sdt>
            <w:r w:rsidDel="00000000" w:rsidR="00000000" w:rsidRPr="00000000">
              <w:rPr>
                <w:rFonts w:ascii="Arial" w:cs="Arial" w:eastAsia="Arial" w:hAnsi="Arial"/>
                <w:b w:val="1"/>
                <w:sz w:val="16"/>
                <w:szCs w:val="16"/>
                <w:rtl w:val="0"/>
              </w:rPr>
              <w:t xml:space="preserve">Estimated error in bending angle</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5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 New</w:t>
            </w:r>
          </w:p>
        </w:tc>
        <w:tc>
          <w:tcPr>
            <w:shd w:fill="e0e0e0" w:val="clear"/>
            <w:tcMar>
              <w:top w:w="0.0" w:type="dxa"/>
              <w:left w:w="108.0" w:type="dxa"/>
              <w:bottom w:w="0.0" w:type="dxa"/>
              <w:right w:w="108.0" w:type="dxa"/>
            </w:tcMar>
          </w:tcPr>
          <w:p w:rsidR="00000000" w:rsidDel="00000000" w:rsidP="00000000" w:rsidRDefault="00000000" w:rsidRPr="00000000" w14:paraId="0000065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5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5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shd w:fill="e0e0e0" w:val="clear"/>
            <w:tcMar>
              <w:top w:w="0.0" w:type="dxa"/>
              <w:left w:w="108.0" w:type="dxa"/>
              <w:bottom w:w="0.0" w:type="dxa"/>
              <w:right w:w="108.0" w:type="dxa"/>
            </w:tcMar>
          </w:tcPr>
          <w:p w:rsidR="00000000" w:rsidDel="00000000" w:rsidP="00000000" w:rsidRDefault="00000000" w:rsidRPr="00000000" w14:paraId="0000065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Radians</w:t>
            </w:r>
          </w:p>
        </w:tc>
        <w:tc>
          <w:tcPr>
            <w:shd w:fill="e0e0e0" w:val="clear"/>
            <w:tcMar>
              <w:top w:w="0.0" w:type="dxa"/>
              <w:left w:w="108.0" w:type="dxa"/>
              <w:bottom w:w="0.0" w:type="dxa"/>
              <w:right w:w="108.0" w:type="dxa"/>
            </w:tcMar>
          </w:tcPr>
          <w:p w:rsidR="00000000" w:rsidDel="00000000" w:rsidP="00000000" w:rsidRDefault="00000000" w:rsidRPr="00000000" w14:paraId="0000065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10</w:t>
            </w:r>
            <w:r w:rsidDel="00000000" w:rsidR="00000000" w:rsidRPr="00000000">
              <w:rPr>
                <w:rFonts w:ascii="Arial" w:cs="Arial" w:eastAsia="Arial" w:hAnsi="Arial"/>
                <w:sz w:val="16"/>
                <w:szCs w:val="16"/>
                <w:vertAlign w:val="superscript"/>
                <w:rtl w:val="0"/>
              </w:rPr>
              <w:t xml:space="preserve">-2</w:t>
            </w:r>
            <w:r w:rsidDel="00000000" w:rsidR="00000000" w:rsidRPr="00000000">
              <w:rPr>
                <w:rFonts w:ascii="Arial" w:cs="Arial" w:eastAsia="Arial" w:hAnsi="Arial"/>
                <w:sz w:val="16"/>
                <w:szCs w:val="16"/>
                <w:rtl w:val="0"/>
              </w:rPr>
              <w:t xml:space="preserve"> rad to 10</w:t>
            </w:r>
            <w:r w:rsidDel="00000000" w:rsidR="00000000" w:rsidRPr="00000000">
              <w:rPr>
                <w:rFonts w:ascii="Arial" w:cs="Arial" w:eastAsia="Arial" w:hAnsi="Arial"/>
                <w:sz w:val="16"/>
                <w:szCs w:val="16"/>
                <w:vertAlign w:val="superscript"/>
                <w:rtl w:val="0"/>
              </w:rPr>
              <w:t xml:space="preserve">-8</w:t>
            </w:r>
            <w:r w:rsidDel="00000000" w:rsidR="00000000" w:rsidRPr="00000000">
              <w:rPr>
                <w:rFonts w:ascii="Arial" w:cs="Arial" w:eastAsia="Arial" w:hAnsi="Arial"/>
                <w:sz w:val="16"/>
                <w:szCs w:val="16"/>
                <w:rtl w:val="0"/>
              </w:rPr>
              <w:t xml:space="preserve"> rad</w:t>
            </w:r>
          </w:p>
        </w:tc>
      </w:tr>
      <w:sdt>
        <w:sdtPr>
          <w:tag w:val="goog_rdk_319"/>
        </w:sdtPr>
        <w:sdtContent>
          <w:tr>
            <w:trPr>
              <w:cantSplit w:val="1"/>
              <w:tblHeader w:val="0"/>
              <w:ins w:author="Stig Syndergaard" w:id="72" w:date="2024-07-15T18:36:00Z"/>
            </w:trPr>
            <w:tc>
              <w:tcPr>
                <w:shd w:fill="f3f3f3" w:val="clear"/>
                <w:tcMar>
                  <w:top w:w="0.0" w:type="dxa"/>
                  <w:left w:w="108.0" w:type="dxa"/>
                  <w:bottom w:w="0.0" w:type="dxa"/>
                  <w:right w:w="108.0" w:type="dxa"/>
                </w:tcMar>
              </w:tcPr>
              <w:sdt>
                <w:sdtPr>
                  <w:tag w:val="goog_rdk_323"/>
                </w:sdtPr>
                <w:sdtContent>
                  <w:p w:rsidR="00000000" w:rsidDel="00000000" w:rsidP="00000000" w:rsidRDefault="00000000" w:rsidRPr="00000000" w14:paraId="0000065B">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20"/>
                      </w:sdtPr>
                      <w:sdtContent>
                        <w:ins w:author="Stig Syndergaard" w:id="72" w:date="2024-07-15T18:36:00Z">
                          <w:r w:rsidDel="00000000" w:rsidR="00000000" w:rsidRPr="00000000">
                            <w:rPr>
                              <w:rFonts w:ascii="Arial" w:cs="Arial" w:eastAsia="Arial" w:hAnsi="Arial"/>
                              <w:sz w:val="16"/>
                              <w:szCs w:val="16"/>
                              <w:rtl w:val="0"/>
                            </w:rPr>
                            <w:t xml:space="preserve">71</w:t>
                          </w:r>
                        </w:ins>
                        <w:sdt>
                          <w:sdtPr>
                            <w:tag w:val="goog_rdk_321"/>
                          </w:sdtPr>
                          <w:sdtContent>
                            <w:commentRangeStart w:id="26"/>
                          </w:sdtContent>
                        </w:sdt>
                        <w:ins w:author="Stig Syndergaard" w:id="72" w:date="2024-07-15T18:36:00Z">
                          <w:sdt>
                            <w:sdtPr>
                              <w:tag w:val="goog_rdk_322"/>
                            </w:sdtPr>
                            <w:sdtContent>
                              <w:commentRangeStart w:id="27"/>
                            </w:sdtContent>
                          </w:sdt>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25"/>
                </w:sdtPr>
                <w:sdtContent>
                  <w:p w:rsidR="00000000" w:rsidDel="00000000" w:rsidP="00000000" w:rsidRDefault="00000000" w:rsidRPr="00000000" w14:paraId="0000065C">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b w:val="1"/>
                        <w:sz w:val="16"/>
                        <w:szCs w:val="16"/>
                      </w:rPr>
                    </w:pPr>
                    <w:sdt>
                      <w:sdtPr>
                        <w:tag w:val="goog_rdk_324"/>
                      </w:sdtPr>
                      <w:sdtContent>
                        <w:ins w:author="Stig Syndergaard" w:id="72" w:date="2024-07-15T18:36:00Z">
                          <w:r w:rsidDel="00000000" w:rsidR="00000000" w:rsidRPr="00000000">
                            <w:rPr>
                              <w:rFonts w:ascii="Arial" w:cs="Arial" w:eastAsia="Arial" w:hAnsi="Arial"/>
                              <w:b w:val="1"/>
                              <w:sz w:val="16"/>
                              <w:szCs w:val="16"/>
                              <w:rtl w:val="0"/>
                            </w:rPr>
                            <w:t xml:space="preserve">Calibrated phase difference</w:t>
                          </w:r>
                        </w:ins>
                      </w:sdtContent>
                    </w:sdt>
                  </w:p>
                </w:sdtContent>
              </w:sdt>
            </w:tc>
            <w:tc>
              <w:tcPr>
                <w:shd w:fill="f3f3f3" w:val="clear"/>
                <w:tcMar>
                  <w:top w:w="0.0" w:type="dxa"/>
                  <w:left w:w="108.0" w:type="dxa"/>
                  <w:bottom w:w="0.0" w:type="dxa"/>
                  <w:right w:w="108.0" w:type="dxa"/>
                </w:tcMar>
              </w:tcPr>
              <w:sdt>
                <w:sdtPr>
                  <w:tag w:val="goog_rdk_327"/>
                </w:sdtPr>
                <w:sdtContent>
                  <w:p w:rsidR="00000000" w:rsidDel="00000000" w:rsidP="00000000" w:rsidRDefault="00000000" w:rsidRPr="00000000" w14:paraId="0000065D">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b w:val="1"/>
                        <w:sz w:val="16"/>
                        <w:szCs w:val="16"/>
                      </w:rPr>
                    </w:pPr>
                    <w:sdt>
                      <w:sdtPr>
                        <w:tag w:val="goog_rdk_326"/>
                      </w:sdtPr>
                      <w:sdtContent>
                        <w:ins w:author="Stig Syndergaard" w:id="72" w:date="2024-07-15T18:36:00Z">
                          <w:r w:rsidDel="00000000" w:rsidR="00000000" w:rsidRPr="00000000">
                            <w:rPr>
                              <w:rFonts w:ascii="Arial" w:cs="Arial" w:eastAsia="Arial" w:hAnsi="Arial"/>
                              <w:b w:val="1"/>
                              <w:sz w:val="16"/>
                              <w:szCs w:val="16"/>
                              <w:rtl w:val="0"/>
                            </w:rPr>
                            <w:t xml:space="preserve">New</w:t>
                          </w:r>
                        </w:ins>
                      </w:sdtContent>
                    </w:sdt>
                  </w:p>
                </w:sdtContent>
              </w:sdt>
            </w:tc>
            <w:tc>
              <w:tcPr>
                <w:shd w:fill="f3f3f3" w:val="clear"/>
                <w:tcMar>
                  <w:top w:w="0.0" w:type="dxa"/>
                  <w:left w:w="108.0" w:type="dxa"/>
                  <w:bottom w:w="0.0" w:type="dxa"/>
                  <w:right w:w="108.0" w:type="dxa"/>
                </w:tcMar>
              </w:tcPr>
              <w:sdt>
                <w:sdtPr>
                  <w:tag w:val="goog_rdk_329"/>
                </w:sdtPr>
                <w:sdtContent>
                  <w:p w:rsidR="00000000" w:rsidDel="00000000" w:rsidP="00000000" w:rsidRDefault="00000000" w:rsidRPr="00000000" w14:paraId="0000065E">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28"/>
                      </w:sdtPr>
                      <w:sdtContent>
                        <w:ins w:author="Stig Syndergaard" w:id="72" w:date="2024-07-15T18:36:00Z">
                          <w:r w:rsidDel="00000000" w:rsidR="00000000" w:rsidRPr="00000000">
                            <w:rPr>
                              <w:rFonts w:ascii="Arial" w:cs="Arial" w:eastAsia="Arial" w:hAnsi="Arial"/>
                              <w:sz w:val="16"/>
                              <w:szCs w:val="16"/>
                              <w:rtl w:val="0"/>
                            </w:rPr>
                            <w:t xml:space="preserve">3</w:t>
                          </w:r>
                        </w:ins>
                      </w:sdtContent>
                    </w:sdt>
                  </w:p>
                </w:sdtContent>
              </w:sdt>
            </w:tc>
            <w:tc>
              <w:tcPr>
                <w:shd w:fill="f3f3f3" w:val="clear"/>
                <w:tcMar>
                  <w:top w:w="0.0" w:type="dxa"/>
                  <w:left w:w="108.0" w:type="dxa"/>
                  <w:bottom w:w="0.0" w:type="dxa"/>
                  <w:right w:w="108.0" w:type="dxa"/>
                </w:tcMar>
              </w:tcPr>
              <w:sdt>
                <w:sdtPr>
                  <w:tag w:val="goog_rdk_331"/>
                </w:sdtPr>
                <w:sdtContent>
                  <w:p w:rsidR="00000000" w:rsidDel="00000000" w:rsidP="00000000" w:rsidRDefault="00000000" w:rsidRPr="00000000" w14:paraId="0000065F">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30"/>
                      </w:sdtPr>
                      <w:sdtContent>
                        <w:ins w:author="Stig Syndergaard" w:id="72" w:date="2024-07-15T18:36:00Z">
                          <w:r w:rsidDel="00000000" w:rsidR="00000000" w:rsidRPr="00000000">
                            <w:rPr>
                              <w:rFonts w:ascii="Arial" w:cs="Arial" w:eastAsia="Arial" w:hAnsi="Arial"/>
                              <w:sz w:val="16"/>
                              <w:szCs w:val="16"/>
                              <w:rtl w:val="0"/>
                            </w:rPr>
                            <w:t xml:space="preserve">-500</w:t>
                          </w:r>
                        </w:ins>
                      </w:sdtContent>
                    </w:sdt>
                  </w:p>
                </w:sdtContent>
              </w:sdt>
            </w:tc>
            <w:tc>
              <w:tcPr>
                <w:shd w:fill="f3f3f3" w:val="clear"/>
                <w:tcMar>
                  <w:top w:w="0.0" w:type="dxa"/>
                  <w:left w:w="108.0" w:type="dxa"/>
                  <w:bottom w:w="0.0" w:type="dxa"/>
                  <w:right w:w="108.0" w:type="dxa"/>
                </w:tcMar>
              </w:tcPr>
              <w:sdt>
                <w:sdtPr>
                  <w:tag w:val="goog_rdk_333"/>
                </w:sdtPr>
                <w:sdtContent>
                  <w:p w:rsidR="00000000" w:rsidDel="00000000" w:rsidP="00000000" w:rsidRDefault="00000000" w:rsidRPr="00000000" w14:paraId="00000660">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32"/>
                      </w:sdtPr>
                      <w:sdtContent>
                        <w:ins w:author="Stig Syndergaard" w:id="72" w:date="2024-07-15T18:36:00Z">
                          <w:r w:rsidDel="00000000" w:rsidR="00000000" w:rsidRPr="00000000">
                            <w:rPr>
                              <w:rFonts w:ascii="Arial" w:cs="Arial" w:eastAsia="Arial" w:hAnsi="Arial"/>
                              <w:sz w:val="16"/>
                              <w:szCs w:val="16"/>
                              <w:rtl w:val="0"/>
                            </w:rPr>
                            <w:t xml:space="preserve">10</w:t>
                          </w:r>
                        </w:ins>
                      </w:sdtContent>
                    </w:sdt>
                  </w:p>
                </w:sdtContent>
              </w:sdt>
            </w:tc>
            <w:tc>
              <w:tcPr>
                <w:shd w:fill="f3f3f3" w:val="clear"/>
                <w:tcMar>
                  <w:top w:w="0.0" w:type="dxa"/>
                  <w:left w:w="108.0" w:type="dxa"/>
                  <w:bottom w:w="0.0" w:type="dxa"/>
                  <w:right w:w="108.0" w:type="dxa"/>
                </w:tcMar>
              </w:tcPr>
              <w:sdt>
                <w:sdtPr>
                  <w:tag w:val="goog_rdk_335"/>
                </w:sdtPr>
                <w:sdtContent>
                  <w:p w:rsidR="00000000" w:rsidDel="00000000" w:rsidP="00000000" w:rsidRDefault="00000000" w:rsidRPr="00000000" w14:paraId="00000661">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334"/>
                      </w:sdtPr>
                      <w:sdtContent>
                        <w:ins w:author="Stig Syndergaard" w:id="72" w:date="2024-07-15T18:36:00Z">
                          <w:r w:rsidDel="00000000" w:rsidR="00000000" w:rsidRPr="00000000">
                            <w:rPr>
                              <w:rFonts w:ascii="Arial" w:cs="Arial" w:eastAsia="Arial" w:hAnsi="Arial"/>
                              <w:sz w:val="16"/>
                              <w:szCs w:val="16"/>
                              <w:rtl w:val="0"/>
                            </w:rPr>
                            <w:t xml:space="preserve">Metres</w:t>
                          </w:r>
                        </w:ins>
                      </w:sdtContent>
                    </w:sdt>
                  </w:p>
                </w:sdtContent>
              </w:sdt>
            </w:tc>
            <w:tc>
              <w:tcPr>
                <w:shd w:fill="f3f3f3" w:val="clear"/>
                <w:tcMar>
                  <w:top w:w="0.0" w:type="dxa"/>
                  <w:left w:w="108.0" w:type="dxa"/>
                  <w:bottom w:w="0.0" w:type="dxa"/>
                  <w:right w:w="108.0" w:type="dxa"/>
                </w:tcMar>
              </w:tcPr>
              <w:sdt>
                <w:sdtPr>
                  <w:tag w:val="goog_rdk_337"/>
                </w:sdtPr>
                <w:sdtContent>
                  <w:p w:rsidR="00000000" w:rsidDel="00000000" w:rsidP="00000000" w:rsidRDefault="00000000" w:rsidRPr="00000000" w14:paraId="00000662">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Times New Roman" w:cs="Times New Roman" w:eastAsia="Times New Roman" w:hAnsi="Times New Roman"/>
                        <w:sz w:val="24"/>
                        <w:szCs w:val="24"/>
                      </w:rPr>
                    </w:pPr>
                    <w:sdt>
                      <w:sdtPr>
                        <w:tag w:val="goog_rdk_336"/>
                      </w:sdtPr>
                      <w:sdtContent>
                        <w:ins w:author="Stig Syndergaard" w:id="72" w:date="2024-07-15T18:36:00Z">
                          <w:r w:rsidDel="00000000" w:rsidR="00000000" w:rsidRPr="00000000">
                            <w:rPr>
                              <w:rFonts w:ascii="Arial" w:cs="Arial" w:eastAsia="Arial" w:hAnsi="Arial"/>
                              <w:sz w:val="16"/>
                              <w:szCs w:val="16"/>
                              <w:rtl w:val="0"/>
                            </w:rPr>
                            <w:t xml:space="preserve">-50 – 50 cm to 1 mm</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ins>
                      </w:sdtContent>
                    </w:sdt>
                  </w:p>
                </w:sdtContent>
              </w:sdt>
            </w:tc>
          </w:tr>
        </w:sdtContent>
      </w:sdt>
      <w:sdt>
        <w:sdtPr>
          <w:tag w:val="goog_rdk_338"/>
        </w:sdtPr>
        <w:sdtContent>
          <w:tr>
            <w:trPr>
              <w:cantSplit w:val="1"/>
              <w:tblHeader w:val="0"/>
              <w:ins w:author="Stig Syndergaard" w:id="72" w:date="2024-07-15T18:36:00Z"/>
            </w:trPr>
            <w:tc>
              <w:tcPr>
                <w:shd w:fill="f3f3f3" w:val="clear"/>
                <w:tcMar>
                  <w:top w:w="0.0" w:type="dxa"/>
                  <w:left w:w="108.0" w:type="dxa"/>
                  <w:bottom w:w="0.0" w:type="dxa"/>
                  <w:right w:w="108.0" w:type="dxa"/>
                </w:tcMar>
              </w:tcPr>
              <w:sdt>
                <w:sdtPr>
                  <w:tag w:val="goog_rdk_340"/>
                </w:sdtPr>
                <w:sdtContent>
                  <w:p w:rsidR="00000000" w:rsidDel="00000000" w:rsidP="00000000" w:rsidRDefault="00000000" w:rsidRPr="00000000" w14:paraId="00000663">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39"/>
                      </w:sdtPr>
                      <w:sdtContent>
                        <w:ins w:author="Stig Syndergaard" w:id="72" w:date="2024-07-15T18:36:00Z">
                          <w:r w:rsidDel="00000000" w:rsidR="00000000" w:rsidRPr="00000000">
                            <w:rPr>
                              <w:rFonts w:ascii="Arial" w:cs="Arial" w:eastAsia="Arial" w:hAnsi="Arial"/>
                              <w:sz w:val="16"/>
                              <w:szCs w:val="16"/>
                              <w:rtl w:val="0"/>
                            </w:rPr>
                            <w:t xml:space="preserve">72</w:t>
                          </w:r>
                        </w:ins>
                      </w:sdtContent>
                    </w:sdt>
                  </w:p>
                </w:sdtContent>
              </w:sdt>
            </w:tc>
            <w:tc>
              <w:tcPr>
                <w:shd w:fill="f3f3f3" w:val="clear"/>
                <w:tcMar>
                  <w:top w:w="0.0" w:type="dxa"/>
                  <w:left w:w="108.0" w:type="dxa"/>
                  <w:bottom w:w="0.0" w:type="dxa"/>
                  <w:right w:w="108.0" w:type="dxa"/>
                </w:tcMar>
              </w:tcPr>
              <w:sdt>
                <w:sdtPr>
                  <w:tag w:val="goog_rdk_342"/>
                </w:sdtPr>
                <w:sdtContent>
                  <w:p w:rsidR="00000000" w:rsidDel="00000000" w:rsidP="00000000" w:rsidRDefault="00000000" w:rsidRPr="00000000" w14:paraId="00000664">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b w:val="1"/>
                        <w:sz w:val="16"/>
                        <w:szCs w:val="16"/>
                      </w:rPr>
                    </w:pPr>
                    <w:sdt>
                      <w:sdtPr>
                        <w:tag w:val="goog_rdk_341"/>
                      </w:sdtPr>
                      <w:sdtContent>
                        <w:ins w:author="Stig Syndergaard" w:id="72" w:date="2024-07-15T18:36:00Z">
                          <w:r w:rsidDel="00000000" w:rsidR="00000000" w:rsidRPr="00000000">
                            <w:rPr>
                              <w:rFonts w:ascii="Arial" w:cs="Arial" w:eastAsia="Arial" w:hAnsi="Arial"/>
                              <w:b w:val="1"/>
                              <w:sz w:val="16"/>
                              <w:szCs w:val="16"/>
                              <w:rtl w:val="0"/>
                            </w:rPr>
                            <w:t xml:space="preserve">Estimated error in calibrated phase difference</w:t>
                          </w:r>
                        </w:ins>
                      </w:sdtContent>
                    </w:sdt>
                  </w:p>
                </w:sdtContent>
              </w:sdt>
            </w:tc>
            <w:tc>
              <w:tcPr>
                <w:shd w:fill="f3f3f3" w:val="clear"/>
                <w:tcMar>
                  <w:top w:w="0.0" w:type="dxa"/>
                  <w:left w:w="108.0" w:type="dxa"/>
                  <w:bottom w:w="0.0" w:type="dxa"/>
                  <w:right w:w="108.0" w:type="dxa"/>
                </w:tcMar>
              </w:tcPr>
              <w:sdt>
                <w:sdtPr>
                  <w:tag w:val="goog_rdk_344"/>
                </w:sdtPr>
                <w:sdtContent>
                  <w:p w:rsidR="00000000" w:rsidDel="00000000" w:rsidP="00000000" w:rsidRDefault="00000000" w:rsidRPr="00000000" w14:paraId="00000665">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b w:val="1"/>
                        <w:sz w:val="16"/>
                        <w:szCs w:val="16"/>
                      </w:rPr>
                    </w:pPr>
                    <w:sdt>
                      <w:sdtPr>
                        <w:tag w:val="goog_rdk_343"/>
                      </w:sdtPr>
                      <w:sdtContent>
                        <w:ins w:author="Stig Syndergaard" w:id="72" w:date="2024-07-15T18:36:00Z">
                          <w:r w:rsidDel="00000000" w:rsidR="00000000" w:rsidRPr="00000000">
                            <w:rPr>
                              <w:rFonts w:ascii="Arial" w:cs="Arial" w:eastAsia="Arial" w:hAnsi="Arial"/>
                              <w:b w:val="1"/>
                              <w:sz w:val="16"/>
                              <w:szCs w:val="16"/>
                              <w:rtl w:val="0"/>
                            </w:rPr>
                            <w:t xml:space="preserve">New</w:t>
                          </w:r>
                        </w:ins>
                      </w:sdtContent>
                    </w:sdt>
                  </w:p>
                </w:sdtContent>
              </w:sdt>
            </w:tc>
            <w:tc>
              <w:tcPr>
                <w:shd w:fill="f3f3f3" w:val="clear"/>
                <w:tcMar>
                  <w:top w:w="0.0" w:type="dxa"/>
                  <w:left w:w="108.0" w:type="dxa"/>
                  <w:bottom w:w="0.0" w:type="dxa"/>
                  <w:right w:w="108.0" w:type="dxa"/>
                </w:tcMar>
              </w:tcPr>
              <w:sdt>
                <w:sdtPr>
                  <w:tag w:val="goog_rdk_346"/>
                </w:sdtPr>
                <w:sdtContent>
                  <w:p w:rsidR="00000000" w:rsidDel="00000000" w:rsidP="00000000" w:rsidRDefault="00000000" w:rsidRPr="00000000" w14:paraId="00000666">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45"/>
                      </w:sdtPr>
                      <w:sdtContent>
                        <w:ins w:author="Stig Syndergaard" w:id="72" w:date="2024-07-15T18:36:00Z">
                          <w:r w:rsidDel="00000000" w:rsidR="00000000" w:rsidRPr="00000000">
                            <w:rPr>
                              <w:rFonts w:ascii="Arial" w:cs="Arial" w:eastAsia="Arial" w:hAnsi="Arial"/>
                              <w:sz w:val="16"/>
                              <w:szCs w:val="16"/>
                              <w:rtl w:val="0"/>
                            </w:rPr>
                            <w:t xml:space="preserve">3</w:t>
                          </w:r>
                        </w:ins>
                      </w:sdtContent>
                    </w:sdt>
                  </w:p>
                </w:sdtContent>
              </w:sdt>
            </w:tc>
            <w:tc>
              <w:tcPr>
                <w:shd w:fill="f3f3f3" w:val="clear"/>
                <w:tcMar>
                  <w:top w:w="0.0" w:type="dxa"/>
                  <w:left w:w="108.0" w:type="dxa"/>
                  <w:bottom w:w="0.0" w:type="dxa"/>
                  <w:right w:w="108.0" w:type="dxa"/>
                </w:tcMar>
              </w:tcPr>
              <w:sdt>
                <w:sdtPr>
                  <w:tag w:val="goog_rdk_348"/>
                </w:sdtPr>
                <w:sdtContent>
                  <w:p w:rsidR="00000000" w:rsidDel="00000000" w:rsidP="00000000" w:rsidRDefault="00000000" w:rsidRPr="00000000" w14:paraId="00000667">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47"/>
                      </w:sdtPr>
                      <w:sdtContent>
                        <w:ins w:author="Stig Syndergaard" w:id="72" w:date="2024-07-15T18:36:00Z">
                          <w:r w:rsidDel="00000000" w:rsidR="00000000" w:rsidRPr="00000000">
                            <w:rPr>
                              <w:rFonts w:ascii="Arial" w:cs="Arial" w:eastAsia="Arial" w:hAnsi="Arial"/>
                              <w:sz w:val="16"/>
                              <w:szCs w:val="16"/>
                              <w:rtl w:val="0"/>
                            </w:rPr>
                            <w:t xml:space="preserve">0</w:t>
                          </w:r>
                        </w:ins>
                      </w:sdtContent>
                    </w:sdt>
                  </w:p>
                </w:sdtContent>
              </w:sdt>
            </w:tc>
            <w:tc>
              <w:tcPr>
                <w:shd w:fill="f3f3f3" w:val="clear"/>
                <w:tcMar>
                  <w:top w:w="0.0" w:type="dxa"/>
                  <w:left w:w="108.0" w:type="dxa"/>
                  <w:bottom w:w="0.0" w:type="dxa"/>
                  <w:right w:w="108.0" w:type="dxa"/>
                </w:tcMar>
              </w:tcPr>
              <w:sdt>
                <w:sdtPr>
                  <w:tag w:val="goog_rdk_350"/>
                </w:sdtPr>
                <w:sdtContent>
                  <w:p w:rsidR="00000000" w:rsidDel="00000000" w:rsidP="00000000" w:rsidRDefault="00000000" w:rsidRPr="00000000" w14:paraId="00000668">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49"/>
                      </w:sdtPr>
                      <w:sdtContent>
                        <w:ins w:author="Stig Syndergaard" w:id="72" w:date="2024-07-15T18:36:00Z">
                          <w:r w:rsidDel="00000000" w:rsidR="00000000" w:rsidRPr="00000000">
                            <w:rPr>
                              <w:rFonts w:ascii="Arial" w:cs="Arial" w:eastAsia="Arial" w:hAnsi="Arial"/>
                              <w:sz w:val="16"/>
                              <w:szCs w:val="16"/>
                              <w:rtl w:val="0"/>
                            </w:rPr>
                            <w:t xml:space="preserve">7</w:t>
                          </w:r>
                        </w:ins>
                      </w:sdtContent>
                    </w:sdt>
                  </w:p>
                </w:sdtContent>
              </w:sdt>
            </w:tc>
            <w:tc>
              <w:tcPr>
                <w:shd w:fill="f3f3f3" w:val="clear"/>
                <w:tcMar>
                  <w:top w:w="0.0" w:type="dxa"/>
                  <w:left w:w="108.0" w:type="dxa"/>
                  <w:bottom w:w="0.0" w:type="dxa"/>
                  <w:right w:w="108.0" w:type="dxa"/>
                </w:tcMar>
              </w:tcPr>
              <w:sdt>
                <w:sdtPr>
                  <w:tag w:val="goog_rdk_352"/>
                </w:sdtPr>
                <w:sdtContent>
                  <w:p w:rsidR="00000000" w:rsidDel="00000000" w:rsidP="00000000" w:rsidRDefault="00000000" w:rsidRPr="00000000" w14:paraId="00000669">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351"/>
                      </w:sdtPr>
                      <w:sdtContent>
                        <w:ins w:author="Stig Syndergaard" w:id="72" w:date="2024-07-15T18:36:00Z">
                          <w:r w:rsidDel="00000000" w:rsidR="00000000" w:rsidRPr="00000000">
                            <w:rPr>
                              <w:rFonts w:ascii="Arial" w:cs="Arial" w:eastAsia="Arial" w:hAnsi="Arial"/>
                              <w:sz w:val="16"/>
                              <w:szCs w:val="16"/>
                              <w:rtl w:val="0"/>
                            </w:rPr>
                            <w:t xml:space="preserve">Metres</w:t>
                          </w:r>
                        </w:ins>
                      </w:sdtContent>
                    </w:sdt>
                  </w:p>
                </w:sdtContent>
              </w:sdt>
            </w:tc>
            <w:tc>
              <w:tcPr>
                <w:shd w:fill="f3f3f3" w:val="clear"/>
                <w:tcMar>
                  <w:top w:w="0.0" w:type="dxa"/>
                  <w:left w:w="108.0" w:type="dxa"/>
                  <w:bottom w:w="0.0" w:type="dxa"/>
                  <w:right w:w="108.0" w:type="dxa"/>
                </w:tcMar>
              </w:tcPr>
              <w:sdt>
                <w:sdtPr>
                  <w:tag w:val="goog_rdk_354"/>
                </w:sdtPr>
                <w:sdtContent>
                  <w:p w:rsidR="00000000" w:rsidDel="00000000" w:rsidP="00000000" w:rsidRDefault="00000000" w:rsidRPr="00000000" w14:paraId="0000066A">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Times New Roman" w:cs="Times New Roman" w:eastAsia="Times New Roman" w:hAnsi="Times New Roman"/>
                        <w:sz w:val="24"/>
                        <w:szCs w:val="24"/>
                      </w:rPr>
                    </w:pPr>
                    <w:sdt>
                      <w:sdtPr>
                        <w:tag w:val="goog_rdk_353"/>
                      </w:sdtPr>
                      <w:sdtContent>
                        <w:ins w:author="Stig Syndergaard" w:id="72" w:date="2024-07-15T18:36:00Z">
                          <w:r w:rsidDel="00000000" w:rsidR="00000000" w:rsidRPr="00000000">
                            <w:rPr>
                              <w:rFonts w:ascii="Arial" w:cs="Arial" w:eastAsia="Arial" w:hAnsi="Arial"/>
                              <w:sz w:val="16"/>
                              <w:szCs w:val="16"/>
                              <w:rtl w:val="0"/>
                            </w:rPr>
                            <w:t xml:space="preserve">0 – 12 cm to 1 mm</w:t>
                          </w:r>
                          <w:r w:rsidDel="00000000" w:rsidR="00000000" w:rsidRPr="00000000">
                            <w:rPr>
                              <w:rtl w:val="0"/>
                            </w:rPr>
                          </w:r>
                        </w:ins>
                      </w:sdtContent>
                    </w:sdt>
                  </w:p>
                </w:sdtContent>
              </w:sdt>
            </w:tc>
          </w:tr>
        </w:sdtContent>
      </w:sdt>
      <w:sdt>
        <w:sdtPr>
          <w:tag w:val="goog_rdk_355"/>
        </w:sdtPr>
        <w:sdtContent>
          <w:tr>
            <w:trPr>
              <w:cantSplit w:val="1"/>
              <w:trHeight w:val="311" w:hRule="atLeast"/>
              <w:tblHeader w:val="0"/>
              <w:ins w:author="Stig Syndergaard" w:id="72" w:date="2024-07-15T18:36:00Z"/>
            </w:trPr>
            <w:tc>
              <w:tcPr>
                <w:shd w:fill="f3f3f3" w:val="clear"/>
                <w:tcMar>
                  <w:top w:w="0.0" w:type="dxa"/>
                  <w:left w:w="108.0" w:type="dxa"/>
                  <w:bottom w:w="0.0" w:type="dxa"/>
                  <w:right w:w="108.0" w:type="dxa"/>
                </w:tcMar>
              </w:tcPr>
              <w:sdt>
                <w:sdtPr>
                  <w:tag w:val="goog_rdk_357"/>
                </w:sdtPr>
                <w:sdtContent>
                  <w:p w:rsidR="00000000" w:rsidDel="00000000" w:rsidP="00000000" w:rsidRDefault="00000000" w:rsidRPr="00000000" w14:paraId="0000066B">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56"/>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59"/>
                </w:sdtPr>
                <w:sdtContent>
                  <w:p w:rsidR="00000000" w:rsidDel="00000000" w:rsidP="00000000" w:rsidRDefault="00000000" w:rsidRPr="00000000" w14:paraId="0000066C">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b w:val="1"/>
                        <w:sz w:val="16"/>
                        <w:szCs w:val="16"/>
                      </w:rPr>
                    </w:pPr>
                    <w:sdt>
                      <w:sdtPr>
                        <w:tag w:val="goog_rdk_358"/>
                      </w:sdtPr>
                      <w:sdtContent>
                        <w:ins w:author="Stig Syndergaard" w:id="72" w:date="2024-07-15T18:36:00Z">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61"/>
                </w:sdtPr>
                <w:sdtContent>
                  <w:p w:rsidR="00000000" w:rsidDel="00000000" w:rsidP="00000000" w:rsidRDefault="00000000" w:rsidRPr="00000000" w14:paraId="0000066D">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b w:val="1"/>
                        <w:sz w:val="16"/>
                        <w:szCs w:val="16"/>
                      </w:rPr>
                    </w:pPr>
                    <w:sdt>
                      <w:sdtPr>
                        <w:tag w:val="goog_rdk_360"/>
                      </w:sdtPr>
                      <w:sdtContent>
                        <w:ins w:author="Stig Syndergaard" w:id="72" w:date="2024-07-15T18:36:00Z">
                          <w:r w:rsidDel="00000000" w:rsidR="00000000" w:rsidRPr="00000000">
                            <w:rPr>
                              <w:rFonts w:ascii="Arial" w:cs="Arial" w:eastAsia="Arial" w:hAnsi="Arial"/>
                              <w:b w:val="1"/>
                              <w:sz w:val="16"/>
                              <w:szCs w:val="16"/>
                              <w:rtl w:val="0"/>
                            </w:rPr>
                            <w:t xml:space="preserve">1 01 000</w:t>
                          </w:r>
                        </w:ins>
                      </w:sdtContent>
                    </w:sdt>
                  </w:p>
                </w:sdtContent>
              </w:sdt>
            </w:tc>
            <w:tc>
              <w:tcPr>
                <w:shd w:fill="f3f3f3" w:val="clear"/>
                <w:tcMar>
                  <w:top w:w="0.0" w:type="dxa"/>
                  <w:left w:w="108.0" w:type="dxa"/>
                  <w:bottom w:w="0.0" w:type="dxa"/>
                  <w:right w:w="108.0" w:type="dxa"/>
                </w:tcMar>
              </w:tcPr>
              <w:sdt>
                <w:sdtPr>
                  <w:tag w:val="goog_rdk_363"/>
                </w:sdtPr>
                <w:sdtContent>
                  <w:p w:rsidR="00000000" w:rsidDel="00000000" w:rsidP="00000000" w:rsidRDefault="00000000" w:rsidRPr="00000000" w14:paraId="0000066E">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62"/>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65"/>
                </w:sdtPr>
                <w:sdtContent>
                  <w:p w:rsidR="00000000" w:rsidDel="00000000" w:rsidP="00000000" w:rsidRDefault="00000000" w:rsidRPr="00000000" w14:paraId="0000066F">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64"/>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67"/>
                </w:sdtPr>
                <w:sdtContent>
                  <w:p w:rsidR="00000000" w:rsidDel="00000000" w:rsidP="00000000" w:rsidRDefault="00000000" w:rsidRPr="00000000" w14:paraId="00000670">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ins w:author="Stig Syndergaard" w:id="72" w:date="2024-07-15T18:36:00Z"/>
                        <w:rFonts w:ascii="Arial" w:cs="Arial" w:eastAsia="Arial" w:hAnsi="Arial"/>
                        <w:sz w:val="16"/>
                        <w:szCs w:val="16"/>
                      </w:rPr>
                    </w:pPr>
                    <w:sdt>
                      <w:sdtPr>
                        <w:tag w:val="goog_rdk_366"/>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69"/>
                </w:sdtPr>
                <w:sdtContent>
                  <w:p w:rsidR="00000000" w:rsidDel="00000000" w:rsidP="00000000" w:rsidRDefault="00000000" w:rsidRPr="00000000" w14:paraId="00000671">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368"/>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71"/>
                </w:sdtPr>
                <w:sdtContent>
                  <w:p w:rsidR="00000000" w:rsidDel="00000000" w:rsidP="00000000" w:rsidRDefault="00000000" w:rsidRPr="00000000" w14:paraId="00000672">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370"/>
                      </w:sdtPr>
                      <w:sdtContent>
                        <w:ins w:author="Stig Syndergaard" w:id="72" w:date="2024-07-15T18:36:00Z">
                          <w:r w:rsidDel="00000000" w:rsidR="00000000" w:rsidRPr="00000000">
                            <w:rPr>
                              <w:rFonts w:ascii="Arial" w:cs="Arial" w:eastAsia="Arial" w:hAnsi="Arial"/>
                              <w:sz w:val="16"/>
                              <w:szCs w:val="16"/>
                              <w:rtl w:val="0"/>
                            </w:rPr>
                            <w:t xml:space="preserve">Delayed replication of next descriptor</w:t>
                          </w:r>
                        </w:ins>
                      </w:sdtContent>
                    </w:sdt>
                  </w:p>
                </w:sdtContent>
              </w:sdt>
            </w:tc>
          </w:tr>
        </w:sdtContent>
      </w:sdt>
      <w:sdt>
        <w:sdtPr>
          <w:tag w:val="goog_rdk_372"/>
        </w:sdtPr>
        <w:sdtContent>
          <w:tr>
            <w:trPr>
              <w:cantSplit w:val="1"/>
              <w:tblHeader w:val="0"/>
              <w:ins w:author="Stig Syndergaard" w:id="72" w:date="2024-07-15T18:36:00Z"/>
            </w:trPr>
            <w:tc>
              <w:tcPr>
                <w:shd w:fill="e0e0e0" w:val="clear"/>
                <w:tcMar>
                  <w:top w:w="0.0" w:type="dxa"/>
                  <w:left w:w="108.0" w:type="dxa"/>
                  <w:bottom w:w="0.0" w:type="dxa"/>
                  <w:right w:w="108.0" w:type="dxa"/>
                </w:tcMar>
              </w:tcPr>
              <w:sdt>
                <w:sdtPr>
                  <w:tag w:val="goog_rdk_374"/>
                </w:sdtPr>
                <w:sdtContent>
                  <w:p w:rsidR="00000000" w:rsidDel="00000000" w:rsidP="00000000" w:rsidRDefault="00000000" w:rsidRPr="00000000" w14:paraId="00000673">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373"/>
                      </w:sdtPr>
                      <w:sdtContent>
                        <w:ins w:author="Stig Syndergaard" w:id="72" w:date="2024-07-15T18:36:00Z">
                          <w:r w:rsidDel="00000000" w:rsidR="00000000" w:rsidRPr="00000000">
                            <w:rPr>
                              <w:rFonts w:ascii="Arial" w:cs="Arial" w:eastAsia="Arial" w:hAnsi="Arial"/>
                              <w:color w:val="538135"/>
                              <w:sz w:val="16"/>
                              <w:szCs w:val="16"/>
                              <w:rtl w:val="0"/>
                            </w:rPr>
                            <w:t xml:space="preserve">73</w:t>
                          </w:r>
                        </w:ins>
                      </w:sdtContent>
                    </w:sdt>
                  </w:p>
                </w:sdtContent>
              </w:sdt>
            </w:tc>
            <w:tc>
              <w:tcPr>
                <w:shd w:fill="e0e0e0" w:val="clear"/>
                <w:tcMar>
                  <w:top w:w="0.0" w:type="dxa"/>
                  <w:left w:w="108.0" w:type="dxa"/>
                  <w:bottom w:w="0.0" w:type="dxa"/>
                  <w:right w:w="108.0" w:type="dxa"/>
                </w:tcMar>
              </w:tcPr>
              <w:sdt>
                <w:sdtPr>
                  <w:tag w:val="goog_rdk_376"/>
                </w:sdtPr>
                <w:sdtContent>
                  <w:p w:rsidR="00000000" w:rsidDel="00000000" w:rsidP="00000000" w:rsidRDefault="00000000" w:rsidRPr="00000000" w14:paraId="00000674">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b w:val="1"/>
                        <w:color w:val="538135"/>
                        <w:sz w:val="16"/>
                        <w:szCs w:val="16"/>
                      </w:rPr>
                    </w:pPr>
                    <w:sdt>
                      <w:sdtPr>
                        <w:tag w:val="goog_rdk_375"/>
                      </w:sdtPr>
                      <w:sdtContent>
                        <w:ins w:author="Stig Syndergaard" w:id="72" w:date="2024-07-15T18:36:00Z">
                          <w:r w:rsidDel="00000000" w:rsidR="00000000" w:rsidRPr="00000000">
                            <w:rPr>
                              <w:rFonts w:ascii="Arial" w:cs="Arial" w:eastAsia="Arial" w:hAnsi="Arial"/>
                              <w:b w:val="1"/>
                              <w:color w:val="538135"/>
                              <w:sz w:val="16"/>
                              <w:szCs w:val="16"/>
                              <w:rtl w:val="0"/>
                            </w:rPr>
                            <w:t xml:space="preserve">Short delayed replication factor</w:t>
                          </w:r>
                        </w:ins>
                      </w:sdtContent>
                    </w:sdt>
                  </w:p>
                </w:sdtContent>
              </w:sdt>
            </w:tc>
            <w:tc>
              <w:tcPr>
                <w:shd w:fill="e0e0e0" w:val="clear"/>
                <w:tcMar>
                  <w:top w:w="0.0" w:type="dxa"/>
                  <w:left w:w="108.0" w:type="dxa"/>
                  <w:bottom w:w="0.0" w:type="dxa"/>
                  <w:right w:w="108.0" w:type="dxa"/>
                </w:tcMar>
              </w:tcPr>
              <w:sdt>
                <w:sdtPr>
                  <w:tag w:val="goog_rdk_378"/>
                </w:sdtPr>
                <w:sdtContent>
                  <w:p w:rsidR="00000000" w:rsidDel="00000000" w:rsidP="00000000" w:rsidRDefault="00000000" w:rsidRPr="00000000" w14:paraId="00000675">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b w:val="1"/>
                        <w:color w:val="538135"/>
                        <w:sz w:val="16"/>
                        <w:szCs w:val="16"/>
                      </w:rPr>
                    </w:pPr>
                    <w:sdt>
                      <w:sdtPr>
                        <w:tag w:val="goog_rdk_377"/>
                      </w:sdtPr>
                      <w:sdtContent>
                        <w:ins w:author="Stig Syndergaard" w:id="72" w:date="2024-07-15T18:36:00Z">
                          <w:r w:rsidDel="00000000" w:rsidR="00000000" w:rsidRPr="00000000">
                            <w:rPr>
                              <w:rFonts w:ascii="Arial" w:cs="Arial" w:eastAsia="Arial" w:hAnsi="Arial"/>
                              <w:b w:val="1"/>
                              <w:color w:val="538135"/>
                              <w:sz w:val="16"/>
                              <w:szCs w:val="16"/>
                              <w:rtl w:val="0"/>
                            </w:rPr>
                            <w:t xml:space="preserve">0 31 000</w:t>
                          </w:r>
                        </w:ins>
                      </w:sdtContent>
                    </w:sdt>
                  </w:p>
                </w:sdtContent>
              </w:sdt>
            </w:tc>
            <w:tc>
              <w:tcPr>
                <w:shd w:fill="e0e0e0" w:val="clear"/>
                <w:tcMar>
                  <w:top w:w="0.0" w:type="dxa"/>
                  <w:left w:w="108.0" w:type="dxa"/>
                  <w:bottom w:w="0.0" w:type="dxa"/>
                  <w:right w:w="108.0" w:type="dxa"/>
                </w:tcMar>
              </w:tcPr>
              <w:sdt>
                <w:sdtPr>
                  <w:tag w:val="goog_rdk_380"/>
                </w:sdtPr>
                <w:sdtContent>
                  <w:p w:rsidR="00000000" w:rsidDel="00000000" w:rsidP="00000000" w:rsidRDefault="00000000" w:rsidRPr="00000000" w14:paraId="00000676">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b w:val="1"/>
                        <w:color w:val="538135"/>
                        <w:sz w:val="16"/>
                        <w:szCs w:val="16"/>
                      </w:rPr>
                    </w:pPr>
                    <w:sdt>
                      <w:sdtPr>
                        <w:tag w:val="goog_rdk_379"/>
                      </w:sdtPr>
                      <w:sdtContent>
                        <w:ins w:author="Stig Syndergaard" w:id="72" w:date="2024-07-15T18:36:00Z">
                          <w:r w:rsidDel="00000000" w:rsidR="00000000" w:rsidRPr="00000000">
                            <w:rPr>
                              <w:rFonts w:ascii="Arial" w:cs="Arial" w:eastAsia="Arial" w:hAnsi="Arial"/>
                              <w:b w:val="1"/>
                              <w:color w:val="538135"/>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382"/>
                </w:sdtPr>
                <w:sdtContent>
                  <w:p w:rsidR="00000000" w:rsidDel="00000000" w:rsidP="00000000" w:rsidRDefault="00000000" w:rsidRPr="00000000" w14:paraId="00000677">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b w:val="1"/>
                        <w:color w:val="538135"/>
                        <w:sz w:val="16"/>
                        <w:szCs w:val="16"/>
                      </w:rPr>
                    </w:pPr>
                    <w:sdt>
                      <w:sdtPr>
                        <w:tag w:val="goog_rdk_381"/>
                      </w:sdtPr>
                      <w:sdtContent>
                        <w:ins w:author="Stig Syndergaard" w:id="72" w:date="2024-07-15T18:36:00Z">
                          <w:r w:rsidDel="00000000" w:rsidR="00000000" w:rsidRPr="00000000">
                            <w:rPr>
                              <w:rFonts w:ascii="Arial" w:cs="Arial" w:eastAsia="Arial" w:hAnsi="Arial"/>
                              <w:b w:val="1"/>
                              <w:color w:val="538135"/>
                              <w:sz w:val="16"/>
                              <w:szCs w:val="16"/>
                              <w:rtl w:val="0"/>
                            </w:rPr>
                            <w:t xml:space="preserve">0</w:t>
                          </w:r>
                        </w:ins>
                      </w:sdtContent>
                    </w:sdt>
                  </w:p>
                </w:sdtContent>
              </w:sdt>
            </w:tc>
            <w:tc>
              <w:tcPr>
                <w:shd w:fill="e0e0e0" w:val="clear"/>
                <w:tcMar>
                  <w:top w:w="0.0" w:type="dxa"/>
                  <w:left w:w="108.0" w:type="dxa"/>
                  <w:bottom w:w="0.0" w:type="dxa"/>
                  <w:right w:w="108.0" w:type="dxa"/>
                </w:tcMar>
              </w:tcPr>
              <w:sdt>
                <w:sdtPr>
                  <w:tag w:val="goog_rdk_384"/>
                </w:sdtPr>
                <w:sdtContent>
                  <w:p w:rsidR="00000000" w:rsidDel="00000000" w:rsidP="00000000" w:rsidRDefault="00000000" w:rsidRPr="00000000" w14:paraId="00000678">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b w:val="1"/>
                        <w:color w:val="538135"/>
                        <w:sz w:val="16"/>
                        <w:szCs w:val="16"/>
                      </w:rPr>
                    </w:pPr>
                    <w:sdt>
                      <w:sdtPr>
                        <w:tag w:val="goog_rdk_383"/>
                      </w:sdtPr>
                      <w:sdtContent>
                        <w:ins w:author="Stig Syndergaard" w:id="72" w:date="2024-07-15T18:36:00Z">
                          <w:r w:rsidDel="00000000" w:rsidR="00000000" w:rsidRPr="00000000">
                            <w:rPr>
                              <w:rFonts w:ascii="Arial" w:cs="Arial" w:eastAsia="Arial" w:hAnsi="Arial"/>
                              <w:b w:val="1"/>
                              <w:color w:val="538135"/>
                              <w:sz w:val="16"/>
                              <w:szCs w:val="16"/>
                              <w:rtl w:val="0"/>
                            </w:rPr>
                            <w:t xml:space="preserve">1</w:t>
                          </w:r>
                        </w:ins>
                      </w:sdtContent>
                    </w:sdt>
                  </w:p>
                </w:sdtContent>
              </w:sdt>
            </w:tc>
            <w:tc>
              <w:tcPr>
                <w:shd w:fill="e0e0e0" w:val="clear"/>
                <w:tcMar>
                  <w:top w:w="0.0" w:type="dxa"/>
                  <w:left w:w="108.0" w:type="dxa"/>
                  <w:bottom w:w="0.0" w:type="dxa"/>
                  <w:right w:w="108.0" w:type="dxa"/>
                </w:tcMar>
              </w:tcPr>
              <w:sdt>
                <w:sdtPr>
                  <w:tag w:val="goog_rdk_386"/>
                </w:sdtPr>
                <w:sdtContent>
                  <w:p w:rsidR="00000000" w:rsidDel="00000000" w:rsidP="00000000" w:rsidRDefault="00000000" w:rsidRPr="00000000" w14:paraId="00000679">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b w:val="1"/>
                        <w:color w:val="538135"/>
                        <w:sz w:val="16"/>
                        <w:szCs w:val="16"/>
                      </w:rPr>
                    </w:pPr>
                    <w:sdt>
                      <w:sdtPr>
                        <w:tag w:val="goog_rdk_385"/>
                      </w:sdtPr>
                      <w:sdtContent>
                        <w:ins w:author="Stig Syndergaard" w:id="72" w:date="2024-07-15T18:36:00Z">
                          <w:r w:rsidDel="00000000" w:rsidR="00000000" w:rsidRPr="00000000">
                            <w:rPr>
                              <w:rFonts w:ascii="Arial" w:cs="Arial" w:eastAsia="Arial" w:hAnsi="Arial"/>
                              <w:b w:val="1"/>
                              <w:color w:val="538135"/>
                              <w:sz w:val="16"/>
                              <w:szCs w:val="16"/>
                              <w:rtl w:val="0"/>
                            </w:rPr>
                            <w:t xml:space="preserve">Numeric</w:t>
                          </w:r>
                        </w:ins>
                      </w:sdtContent>
                    </w:sdt>
                  </w:p>
                </w:sdtContent>
              </w:sdt>
            </w:tc>
            <w:tc>
              <w:tcPr>
                <w:shd w:fill="e0e0e0" w:val="clear"/>
                <w:tcMar>
                  <w:top w:w="0.0" w:type="dxa"/>
                  <w:left w:w="108.0" w:type="dxa"/>
                  <w:bottom w:w="0.0" w:type="dxa"/>
                  <w:right w:w="108.0" w:type="dxa"/>
                </w:tcMar>
              </w:tcPr>
              <w:sdt>
                <w:sdtPr>
                  <w:tag w:val="goog_rdk_388"/>
                </w:sdtPr>
                <w:sdtContent>
                  <w:p w:rsidR="00000000" w:rsidDel="00000000" w:rsidP="00000000" w:rsidRDefault="00000000" w:rsidRPr="00000000" w14:paraId="0000067A">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b w:val="1"/>
                        <w:color w:val="538135"/>
                        <w:sz w:val="16"/>
                        <w:szCs w:val="16"/>
                      </w:rPr>
                    </w:pPr>
                    <w:sdt>
                      <w:sdtPr>
                        <w:tag w:val="goog_rdk_387"/>
                      </w:sdtPr>
                      <w:sdtContent>
                        <w:ins w:author="Stig Syndergaard" w:id="72" w:date="2024-07-15T18:36:00Z">
                          <w:r w:rsidDel="00000000" w:rsidR="00000000" w:rsidRPr="00000000">
                            <w:rPr>
                              <w:rFonts w:ascii="Arial" w:cs="Arial" w:eastAsia="Arial" w:hAnsi="Arial"/>
                              <w:b w:val="1"/>
                              <w:color w:val="538135"/>
                              <w:sz w:val="16"/>
                              <w:szCs w:val="16"/>
                              <w:rtl w:val="0"/>
                            </w:rPr>
                            <w:t xml:space="preserve">Indicate presence of aircraft or station RO data</w:t>
                          </w:r>
                        </w:ins>
                      </w:sdtContent>
                    </w:sdt>
                  </w:p>
                </w:sdtContent>
              </w:sdt>
            </w:tc>
          </w:tr>
        </w:sdtContent>
      </w:sdt>
      <w:sdt>
        <w:sdtPr>
          <w:tag w:val="goog_rdk_389"/>
        </w:sdtPr>
        <w:sdtContent>
          <w:tr>
            <w:trPr>
              <w:cantSplit w:val="1"/>
              <w:trHeight w:val="52" w:hRule="atLeast"/>
              <w:tblHeader w:val="0"/>
              <w:ins w:author="Stig Syndergaard" w:id="72" w:date="2024-07-15T18:36:00Z"/>
            </w:trPr>
            <w:tc>
              <w:tcPr>
                <w:shd w:fill="e0e0e0" w:val="clear"/>
                <w:tcMar>
                  <w:top w:w="0.0" w:type="dxa"/>
                  <w:left w:w="108.0" w:type="dxa"/>
                  <w:bottom w:w="0.0" w:type="dxa"/>
                  <w:right w:w="108.0" w:type="dxa"/>
                </w:tcMar>
              </w:tcPr>
              <w:sdt>
                <w:sdtPr>
                  <w:tag w:val="goog_rdk_391"/>
                </w:sdtPr>
                <w:sdtContent>
                  <w:p w:rsidR="00000000" w:rsidDel="00000000" w:rsidP="00000000" w:rsidRDefault="00000000" w:rsidRPr="00000000" w14:paraId="0000067B">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90"/>
                      </w:sdtPr>
                      <w:sdtContent>
                        <w:ins w:author="Stig Syndergaard" w:id="72" w:date="2024-07-15T18:36:00Z">
                          <w:r w:rsidDel="00000000" w:rsidR="00000000" w:rsidRPr="00000000">
                            <w:rPr>
                              <w:rFonts w:ascii="Arial" w:cs="Arial" w:eastAsia="Arial" w:hAnsi="Arial"/>
                              <w:sz w:val="16"/>
                              <w:szCs w:val="16"/>
                              <w:rtl w:val="0"/>
                            </w:rPr>
                            <w:t xml:space="preserve">74-78</w:t>
                          </w:r>
                        </w:ins>
                      </w:sdtContent>
                    </w:sdt>
                  </w:p>
                </w:sdtContent>
              </w:sdt>
            </w:tc>
            <w:tc>
              <w:tcPr>
                <w:shd w:fill="e0e0e0" w:val="clear"/>
                <w:tcMar>
                  <w:top w:w="0.0" w:type="dxa"/>
                  <w:left w:w="108.0" w:type="dxa"/>
                  <w:bottom w:w="0.0" w:type="dxa"/>
                  <w:right w:w="108.0" w:type="dxa"/>
                </w:tcMar>
              </w:tcPr>
              <w:sdt>
                <w:sdtPr>
                  <w:tag w:val="goog_rdk_393"/>
                </w:sdtPr>
                <w:sdtContent>
                  <w:p w:rsidR="00000000" w:rsidDel="00000000" w:rsidP="00000000" w:rsidRDefault="00000000" w:rsidRPr="00000000" w14:paraId="0000067C">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b w:val="1"/>
                        <w:sz w:val="16"/>
                        <w:szCs w:val="16"/>
                      </w:rPr>
                    </w:pPr>
                    <w:sdt>
                      <w:sdtPr>
                        <w:tag w:val="goog_rdk_392"/>
                      </w:sdtPr>
                      <w:sdtContent>
                        <w:ins w:author="Stig Syndergaard" w:id="72" w:date="2024-07-15T18:36:00Z">
                          <w:r w:rsidDel="00000000" w:rsidR="00000000" w:rsidRPr="00000000">
                            <w:rPr>
                              <w:rFonts w:ascii="Arial" w:cs="Arial" w:eastAsia="Arial" w:hAnsi="Arial"/>
                              <w:b w:val="1"/>
                              <w:sz w:val="16"/>
                              <w:szCs w:val="16"/>
                              <w:rtl w:val="0"/>
                            </w:rPr>
                            <w:t xml:space="preserve">Aircraft or station RO data</w:t>
                          </w:r>
                        </w:ins>
                      </w:sdtContent>
                    </w:sdt>
                  </w:p>
                </w:sdtContent>
              </w:sdt>
            </w:tc>
            <w:tc>
              <w:tcPr>
                <w:shd w:fill="e0e0e0" w:val="clear"/>
                <w:tcMar>
                  <w:top w:w="0.0" w:type="dxa"/>
                  <w:left w:w="108.0" w:type="dxa"/>
                  <w:bottom w:w="0.0" w:type="dxa"/>
                  <w:right w:w="108.0" w:type="dxa"/>
                </w:tcMar>
              </w:tcPr>
              <w:sdt>
                <w:sdtPr>
                  <w:tag w:val="goog_rdk_395"/>
                </w:sdtPr>
                <w:sdtContent>
                  <w:p w:rsidR="00000000" w:rsidDel="00000000" w:rsidP="00000000" w:rsidRDefault="00000000" w:rsidRPr="00000000" w14:paraId="0000067D">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b w:val="1"/>
                        <w:sz w:val="16"/>
                        <w:szCs w:val="16"/>
                      </w:rPr>
                    </w:pPr>
                    <w:sdt>
                      <w:sdtPr>
                        <w:tag w:val="goog_rdk_394"/>
                      </w:sdtPr>
                      <w:sdtContent>
                        <w:ins w:author="Stig Syndergaard" w:id="72" w:date="2024-07-15T18:36:00Z">
                          <w:r w:rsidDel="00000000" w:rsidR="00000000" w:rsidRPr="00000000">
                            <w:rPr>
                              <w:rFonts w:ascii="Arial" w:cs="Arial" w:eastAsia="Arial" w:hAnsi="Arial"/>
                              <w:b w:val="1"/>
                              <w:sz w:val="16"/>
                              <w:szCs w:val="16"/>
                              <w:rtl w:val="0"/>
                            </w:rPr>
                            <w:t xml:space="preserve">New</w:t>
                          </w:r>
                        </w:ins>
                      </w:sdtContent>
                    </w:sdt>
                  </w:p>
                </w:sdtContent>
              </w:sdt>
            </w:tc>
            <w:tc>
              <w:tcPr>
                <w:shd w:fill="e0e0e0" w:val="clear"/>
                <w:tcMar>
                  <w:top w:w="0.0" w:type="dxa"/>
                  <w:left w:w="108.0" w:type="dxa"/>
                  <w:bottom w:w="0.0" w:type="dxa"/>
                  <w:right w:w="108.0" w:type="dxa"/>
                </w:tcMar>
              </w:tcPr>
              <w:sdt>
                <w:sdtPr>
                  <w:tag w:val="goog_rdk_397"/>
                </w:sdtPr>
                <w:sdtContent>
                  <w:p w:rsidR="00000000" w:rsidDel="00000000" w:rsidP="00000000" w:rsidRDefault="00000000" w:rsidRPr="00000000" w14:paraId="0000067E">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96"/>
                      </w:sdtPr>
                      <w:sdtContent>
                        <w:ins w:author="Stig Syndergaard" w:id="72" w:date="2024-07-15T18:36: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99"/>
                </w:sdtPr>
                <w:sdtContent>
                  <w:p w:rsidR="00000000" w:rsidDel="00000000" w:rsidP="00000000" w:rsidRDefault="00000000" w:rsidRPr="00000000" w14:paraId="0000067F">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398"/>
                      </w:sdtPr>
                      <w:sdtContent>
                        <w:ins w:author="Stig Syndergaard" w:id="72" w:date="2024-07-15T18:36: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01"/>
                </w:sdtPr>
                <w:sdtContent>
                  <w:p w:rsidR="00000000" w:rsidDel="00000000" w:rsidP="00000000" w:rsidRDefault="00000000" w:rsidRPr="00000000" w14:paraId="00000680">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ins w:author="Stig Syndergaard" w:id="72" w:date="2024-07-15T18:36:00Z"/>
                        <w:rFonts w:ascii="Arial" w:cs="Arial" w:eastAsia="Arial" w:hAnsi="Arial"/>
                        <w:sz w:val="16"/>
                        <w:szCs w:val="16"/>
                      </w:rPr>
                    </w:pPr>
                    <w:sdt>
                      <w:sdtPr>
                        <w:tag w:val="goog_rdk_400"/>
                      </w:sdtPr>
                      <w:sdtContent>
                        <w:ins w:author="Stig Syndergaard" w:id="72" w:date="2024-07-15T18:36: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03"/>
                </w:sdtPr>
                <w:sdtContent>
                  <w:p w:rsidR="00000000" w:rsidDel="00000000" w:rsidP="00000000" w:rsidRDefault="00000000" w:rsidRPr="00000000" w14:paraId="00000681">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402"/>
                      </w:sdtPr>
                      <w:sdtContent>
                        <w:ins w:author="Stig Syndergaard" w:id="72" w:date="2024-07-15T18:36: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05"/>
                </w:sdtPr>
                <w:sdtContent>
                  <w:p w:rsidR="00000000" w:rsidDel="00000000" w:rsidP="00000000" w:rsidRDefault="00000000" w:rsidRPr="00000000" w14:paraId="00000682">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404"/>
                      </w:sdtPr>
                      <w:sdtContent>
                        <w:ins w:author="Stig Syndergaard" w:id="72" w:date="2024-07-15T18:36:00Z">
                          <w:r w:rsidDel="00000000" w:rsidR="00000000" w:rsidRPr="00000000">
                            <w:rPr>
                              <w:rtl w:val="0"/>
                            </w:rPr>
                          </w:r>
                        </w:ins>
                      </w:sdtContent>
                    </w:sdt>
                  </w:p>
                </w:sdtContent>
              </w:sdt>
            </w:tc>
          </w:tr>
        </w:sdtContent>
      </w:sdt>
      <w:sdt>
        <w:sdtPr>
          <w:tag w:val="goog_rdk_406"/>
        </w:sdtPr>
        <w:sdtContent>
          <w:tr>
            <w:trPr>
              <w:cantSplit w:val="1"/>
              <w:tblHeader w:val="0"/>
              <w:ins w:author="Stig Syndergaard" w:id="72" w:date="2024-07-15T18:36:00Z"/>
            </w:trPr>
            <w:tc>
              <w:tcPr>
                <w:shd w:fill="f3f3f3" w:val="clear"/>
                <w:tcMar>
                  <w:top w:w="0.0" w:type="dxa"/>
                  <w:left w:w="108.0" w:type="dxa"/>
                  <w:bottom w:w="0.0" w:type="dxa"/>
                  <w:right w:w="108.0" w:type="dxa"/>
                </w:tcMar>
              </w:tcPr>
              <w:sdt>
                <w:sdtPr>
                  <w:tag w:val="goog_rdk_408"/>
                </w:sdtPr>
                <w:sdtContent>
                  <w:p w:rsidR="00000000" w:rsidDel="00000000" w:rsidP="00000000" w:rsidRDefault="00000000" w:rsidRPr="00000000" w14:paraId="00000683">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407"/>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10"/>
                </w:sdtPr>
                <w:sdtContent>
                  <w:p w:rsidR="00000000" w:rsidDel="00000000" w:rsidP="00000000" w:rsidRDefault="00000000" w:rsidRPr="00000000" w14:paraId="00000684">
                    <w:pPr>
                      <w:widowControl w:val="1"/>
                      <w:pBdr>
                        <w:top w:space="0" w:sz="0" w:val="nil"/>
                        <w:left w:space="0" w:sz="0" w:val="nil"/>
                        <w:bottom w:space="0" w:sz="0" w:val="nil"/>
                        <w:right w:space="0" w:sz="0" w:val="nil"/>
                        <w:between w:space="0" w:sz="0" w:val="nil"/>
                      </w:pBdr>
                      <w:spacing w:line="240" w:lineRule="auto"/>
                      <w:ind w:left="181" w:firstLine="0"/>
                      <w:rPr>
                        <w:ins w:author="Stig Syndergaard" w:id="72" w:date="2024-07-15T18:36:00Z"/>
                        <w:rFonts w:ascii="Arial" w:cs="Arial" w:eastAsia="Arial" w:hAnsi="Arial"/>
                        <w:i w:val="1"/>
                        <w:sz w:val="16"/>
                        <w:szCs w:val="16"/>
                      </w:rPr>
                    </w:pPr>
                    <w:sdt>
                      <w:sdtPr>
                        <w:tag w:val="goog_rdk_409"/>
                      </w:sdtPr>
                      <w:sdtContent>
                        <w:ins w:author="Stig Syndergaard" w:id="72" w:date="2024-07-15T18:36:00Z">
                          <w:r w:rsidDel="00000000" w:rsidR="00000000" w:rsidRPr="00000000">
                            <w:rPr>
                              <w:rFonts w:ascii="Arial" w:cs="Arial" w:eastAsia="Arial" w:hAnsi="Arial"/>
                              <w:i w:val="1"/>
                              <w:sz w:val="16"/>
                              <w:szCs w:val="16"/>
                              <w:rtl w:val="0"/>
                            </w:rPr>
                            <w:t xml:space="preserve">Increase Table B scale, reference value and bit width (all at once)</w:t>
                          </w:r>
                        </w:ins>
                      </w:sdtContent>
                    </w:sdt>
                  </w:p>
                </w:sdtContent>
              </w:sdt>
            </w:tc>
            <w:tc>
              <w:tcPr>
                <w:shd w:fill="f3f3f3" w:val="clear"/>
                <w:tcMar>
                  <w:top w:w="0.0" w:type="dxa"/>
                  <w:left w:w="108.0" w:type="dxa"/>
                  <w:bottom w:w="0.0" w:type="dxa"/>
                  <w:right w:w="108.0" w:type="dxa"/>
                </w:tcMar>
              </w:tcPr>
              <w:sdt>
                <w:sdtPr>
                  <w:tag w:val="goog_rdk_412"/>
                </w:sdtPr>
                <w:sdtContent>
                  <w:p w:rsidR="00000000" w:rsidDel="00000000" w:rsidP="00000000" w:rsidRDefault="00000000" w:rsidRPr="00000000" w14:paraId="00000685">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i w:val="1"/>
                        <w:sz w:val="16"/>
                        <w:szCs w:val="16"/>
                      </w:rPr>
                    </w:pPr>
                    <w:sdt>
                      <w:sdtPr>
                        <w:tag w:val="goog_rdk_411"/>
                      </w:sdtPr>
                      <w:sdtContent>
                        <w:ins w:author="Stig Syndergaard" w:id="72" w:date="2024-07-15T18:36:00Z">
                          <w:r w:rsidDel="00000000" w:rsidR="00000000" w:rsidRPr="00000000">
                            <w:rPr>
                              <w:rFonts w:ascii="Arial" w:cs="Arial" w:eastAsia="Arial" w:hAnsi="Arial"/>
                              <w:i w:val="1"/>
                              <w:sz w:val="16"/>
                              <w:szCs w:val="16"/>
                              <w:rtl w:val="0"/>
                            </w:rPr>
                            <w:t xml:space="preserve">2 07 001</w:t>
                          </w:r>
                        </w:ins>
                      </w:sdtContent>
                    </w:sdt>
                  </w:p>
                </w:sdtContent>
              </w:sdt>
            </w:tc>
            <w:tc>
              <w:tcPr>
                <w:shd w:fill="f3f3f3" w:val="clear"/>
                <w:tcMar>
                  <w:top w:w="0.0" w:type="dxa"/>
                  <w:left w:w="108.0" w:type="dxa"/>
                  <w:bottom w:w="0.0" w:type="dxa"/>
                  <w:right w:w="108.0" w:type="dxa"/>
                </w:tcMar>
              </w:tcPr>
              <w:sdt>
                <w:sdtPr>
                  <w:tag w:val="goog_rdk_414"/>
                </w:sdtPr>
                <w:sdtContent>
                  <w:p w:rsidR="00000000" w:rsidDel="00000000" w:rsidP="00000000" w:rsidRDefault="00000000" w:rsidRPr="00000000" w14:paraId="00000686">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413"/>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16"/>
                </w:sdtPr>
                <w:sdtContent>
                  <w:p w:rsidR="00000000" w:rsidDel="00000000" w:rsidP="00000000" w:rsidRDefault="00000000" w:rsidRPr="00000000" w14:paraId="00000687">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415"/>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18"/>
                </w:sdtPr>
                <w:sdtContent>
                  <w:p w:rsidR="00000000" w:rsidDel="00000000" w:rsidP="00000000" w:rsidRDefault="00000000" w:rsidRPr="00000000" w14:paraId="00000688">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417"/>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20"/>
                </w:sdtPr>
                <w:sdtContent>
                  <w:p w:rsidR="00000000" w:rsidDel="00000000" w:rsidP="00000000" w:rsidRDefault="00000000" w:rsidRPr="00000000" w14:paraId="00000689">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419"/>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22"/>
                </w:sdtPr>
                <w:sdtContent>
                  <w:p w:rsidR="00000000" w:rsidDel="00000000" w:rsidP="00000000" w:rsidRDefault="00000000" w:rsidRPr="00000000" w14:paraId="0000068A">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421"/>
                      </w:sdtPr>
                      <w:sdtContent>
                        <w:ins w:author="Stig Syndergaard" w:id="72" w:date="2024-07-15T18:36:00Z">
                          <w:r w:rsidDel="00000000" w:rsidR="00000000" w:rsidRPr="00000000">
                            <w:rPr>
                              <w:rFonts w:ascii="Arial" w:cs="Arial" w:eastAsia="Arial" w:hAnsi="Arial"/>
                              <w:sz w:val="16"/>
                              <w:szCs w:val="16"/>
                              <w:rtl w:val="0"/>
                            </w:rPr>
                            <w:t xml:space="preserve">Add 1 to scale, multiply reference value by 10, and add 4 to bit width</w:t>
                          </w:r>
                        </w:ins>
                      </w:sdtContent>
                    </w:sdt>
                  </w:p>
                </w:sdtContent>
              </w:sdt>
            </w:tc>
          </w:tr>
        </w:sdtContent>
      </w:sdt>
      <w:sdt>
        <w:sdtPr>
          <w:tag w:val="goog_rdk_423"/>
        </w:sdtPr>
        <w:sdtContent>
          <w:tr>
            <w:trPr>
              <w:cantSplit w:val="1"/>
              <w:tblHeader w:val="0"/>
              <w:ins w:author="Stig Syndergaard" w:id="72" w:date="2024-07-15T18:36:00Z"/>
            </w:trPr>
            <w:tc>
              <w:tcPr>
                <w:shd w:fill="e0e0e0" w:val="clear"/>
                <w:tcMar>
                  <w:top w:w="0.0" w:type="dxa"/>
                  <w:left w:w="108.0" w:type="dxa"/>
                  <w:bottom w:w="0.0" w:type="dxa"/>
                  <w:right w:w="108.0" w:type="dxa"/>
                </w:tcMar>
              </w:tcPr>
              <w:sdt>
                <w:sdtPr>
                  <w:tag w:val="goog_rdk_425"/>
                </w:sdtPr>
                <w:sdtContent>
                  <w:p w:rsidR="00000000" w:rsidDel="00000000" w:rsidP="00000000" w:rsidRDefault="00000000" w:rsidRPr="00000000" w14:paraId="0000068B">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i w:val="1"/>
                        <w:color w:val="538135"/>
                        <w:sz w:val="16"/>
                        <w:szCs w:val="16"/>
                      </w:rPr>
                    </w:pPr>
                    <w:sdt>
                      <w:sdtPr>
                        <w:tag w:val="goog_rdk_424"/>
                      </w:sdtPr>
                      <w:sdtContent>
                        <w:ins w:author="Stig Syndergaard" w:id="72" w:date="2024-07-15T18:36:00Z">
                          <w:r w:rsidDel="00000000" w:rsidR="00000000" w:rsidRPr="00000000">
                            <w:rPr>
                              <w:rFonts w:ascii="Arial" w:cs="Arial" w:eastAsia="Arial" w:hAnsi="Arial"/>
                              <w:i w:val="1"/>
                              <w:color w:val="538135"/>
                              <w:sz w:val="16"/>
                              <w:szCs w:val="16"/>
                              <w:rtl w:val="0"/>
                            </w:rPr>
                            <w:t xml:space="preserve">74</w:t>
                          </w:r>
                        </w:ins>
                      </w:sdtContent>
                    </w:sdt>
                  </w:p>
                </w:sdtContent>
              </w:sdt>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sdt>
                <w:sdtPr>
                  <w:tag w:val="goog_rdk_427"/>
                </w:sdtPr>
                <w:sdtContent>
                  <w:p w:rsidR="00000000" w:rsidDel="00000000" w:rsidP="00000000" w:rsidRDefault="00000000" w:rsidRPr="00000000" w14:paraId="0000068C">
                    <w:pPr>
                      <w:widowControl w:val="1"/>
                      <w:pBdr>
                        <w:top w:space="0" w:sz="0" w:val="nil"/>
                        <w:left w:space="0" w:sz="0" w:val="nil"/>
                        <w:bottom w:space="0" w:sz="0" w:val="nil"/>
                        <w:right w:space="0" w:sz="0" w:val="nil"/>
                        <w:between w:space="0" w:sz="0" w:val="nil"/>
                      </w:pBdr>
                      <w:spacing w:line="240" w:lineRule="auto"/>
                      <w:ind w:left="181" w:firstLine="8.000000000000007"/>
                      <w:rPr>
                        <w:ins w:author="Stig Syndergaard" w:id="72" w:date="2024-07-15T18:36:00Z"/>
                        <w:rFonts w:ascii="Arial" w:cs="Arial" w:eastAsia="Arial" w:hAnsi="Arial"/>
                        <w:i w:val="1"/>
                        <w:color w:val="538135"/>
                        <w:sz w:val="16"/>
                        <w:szCs w:val="16"/>
                      </w:rPr>
                    </w:pPr>
                    <w:sdt>
                      <w:sdtPr>
                        <w:tag w:val="goog_rdk_426"/>
                      </w:sdtPr>
                      <w:sdtContent>
                        <w:ins w:author="Stig Syndergaard" w:id="72" w:date="2024-07-15T18:36:00Z">
                          <w:r w:rsidDel="00000000" w:rsidR="00000000" w:rsidRPr="00000000">
                            <w:rPr>
                              <w:rFonts w:ascii="Arial" w:cs="Arial" w:eastAsia="Arial" w:hAnsi="Arial"/>
                              <w:i w:val="1"/>
                              <w:color w:val="538135"/>
                              <w:sz w:val="16"/>
                              <w:szCs w:val="16"/>
                              <w:rtl w:val="0"/>
                            </w:rPr>
                            <w:t xml:space="preserve">Height (of RO antenna)</w:t>
                          </w:r>
                        </w:ins>
                      </w:sdtContent>
                    </w:sdt>
                  </w:p>
                </w:sdtContent>
              </w:sdt>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sdt>
                <w:sdtPr>
                  <w:tag w:val="goog_rdk_429"/>
                </w:sdtPr>
                <w:sdtContent>
                  <w:p w:rsidR="00000000" w:rsidDel="00000000" w:rsidP="00000000" w:rsidRDefault="00000000" w:rsidRPr="00000000" w14:paraId="0000068D">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i w:val="1"/>
                        <w:color w:val="538135"/>
                        <w:sz w:val="16"/>
                        <w:szCs w:val="16"/>
                      </w:rPr>
                    </w:pPr>
                    <w:sdt>
                      <w:sdtPr>
                        <w:tag w:val="goog_rdk_428"/>
                      </w:sdtPr>
                      <w:sdtContent>
                        <w:ins w:author="Stig Syndergaard" w:id="72" w:date="2024-07-15T18:36:00Z">
                          <w:r w:rsidDel="00000000" w:rsidR="00000000" w:rsidRPr="00000000">
                            <w:rPr>
                              <w:rFonts w:ascii="Arial" w:cs="Arial" w:eastAsia="Arial" w:hAnsi="Arial"/>
                              <w:i w:val="1"/>
                              <w:color w:val="538135"/>
                              <w:sz w:val="16"/>
                              <w:szCs w:val="16"/>
                              <w:rtl w:val="0"/>
                            </w:rPr>
                            <w:t xml:space="preserve">0 07 007</w:t>
                          </w:r>
                        </w:ins>
                      </w:sdtContent>
                    </w:sdt>
                  </w:p>
                </w:sdtContent>
              </w:sdt>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sdt>
                <w:sdtPr>
                  <w:tag w:val="goog_rdk_431"/>
                </w:sdtPr>
                <w:sdtContent>
                  <w:p w:rsidR="00000000" w:rsidDel="00000000" w:rsidP="00000000" w:rsidRDefault="00000000" w:rsidRPr="00000000" w14:paraId="0000068E">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30"/>
                      </w:sdtPr>
                      <w:sdtContent>
                        <w:ins w:author="Stig Syndergaard" w:id="72" w:date="2024-07-15T18:36:00Z">
                          <w:r w:rsidDel="00000000" w:rsidR="00000000" w:rsidRPr="00000000">
                            <w:rPr>
                              <w:rFonts w:ascii="Arial" w:cs="Arial" w:eastAsia="Arial" w:hAnsi="Arial"/>
                              <w:color w:val="538135"/>
                              <w:sz w:val="16"/>
                              <w:szCs w:val="16"/>
                              <w:rtl w:val="0"/>
                            </w:rPr>
                            <w:t xml:space="preserve">(1)   0</w:t>
                          </w:r>
                        </w:ins>
                      </w:sdtContent>
                    </w:sdt>
                  </w:p>
                </w:sdtContent>
              </w:sdt>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sdt>
                <w:sdtPr>
                  <w:tag w:val="goog_rdk_433"/>
                </w:sdtPr>
                <w:sdtContent>
                  <w:p w:rsidR="00000000" w:rsidDel="00000000" w:rsidP="00000000" w:rsidRDefault="00000000" w:rsidRPr="00000000" w14:paraId="0000068F">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32"/>
                      </w:sdtPr>
                      <w:sdtContent>
                        <w:ins w:author="Stig Syndergaard" w:id="72" w:date="2024-07-15T18:36:00Z">
                          <w:r w:rsidDel="00000000" w:rsidR="00000000" w:rsidRPr="00000000">
                            <w:rPr>
                              <w:rFonts w:ascii="Arial" w:cs="Arial" w:eastAsia="Arial" w:hAnsi="Arial"/>
                              <w:color w:val="538135"/>
                              <w:sz w:val="16"/>
                              <w:szCs w:val="16"/>
                              <w:rtl w:val="0"/>
                            </w:rPr>
                            <w:t xml:space="preserve">(-10 000)</w:t>
                          </w:r>
                        </w:ins>
                      </w:sdtContent>
                    </w:sdt>
                  </w:p>
                </w:sdtContent>
              </w:sdt>
              <w:sdt>
                <w:sdtPr>
                  <w:tag w:val="goog_rdk_435"/>
                </w:sdtPr>
                <w:sdtContent>
                  <w:p w:rsidR="00000000" w:rsidDel="00000000" w:rsidP="00000000" w:rsidRDefault="00000000" w:rsidRPr="00000000" w14:paraId="00000690">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34"/>
                      </w:sdtPr>
                      <w:sdtContent>
                        <w:ins w:author="Stig Syndergaard" w:id="72" w:date="2024-07-15T18:36:00Z">
                          <w:r w:rsidDel="00000000" w:rsidR="00000000" w:rsidRPr="00000000">
                            <w:rPr>
                              <w:rFonts w:ascii="Arial" w:cs="Arial" w:eastAsia="Arial" w:hAnsi="Arial"/>
                              <w:color w:val="538135"/>
                              <w:sz w:val="16"/>
                              <w:szCs w:val="16"/>
                              <w:rtl w:val="0"/>
                            </w:rPr>
                            <w:t xml:space="preserve">-1 000</w:t>
                          </w:r>
                        </w:ins>
                      </w:sdtContent>
                    </w:sdt>
                  </w:p>
                </w:sdtContent>
              </w:sdt>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sdt>
                <w:sdtPr>
                  <w:tag w:val="goog_rdk_437"/>
                </w:sdtPr>
                <w:sdtContent>
                  <w:p w:rsidR="00000000" w:rsidDel="00000000" w:rsidP="00000000" w:rsidRDefault="00000000" w:rsidRPr="00000000" w14:paraId="00000691">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36"/>
                      </w:sdtPr>
                      <w:sdtContent>
                        <w:ins w:author="Stig Syndergaard" w:id="72" w:date="2024-07-15T18:36:00Z">
                          <w:r w:rsidDel="00000000" w:rsidR="00000000" w:rsidRPr="00000000">
                            <w:rPr>
                              <w:rFonts w:ascii="Arial" w:cs="Arial" w:eastAsia="Arial" w:hAnsi="Arial"/>
                              <w:color w:val="538135"/>
                              <w:sz w:val="16"/>
                              <w:szCs w:val="16"/>
                              <w:rtl w:val="0"/>
                            </w:rPr>
                            <w:t xml:space="preserve">(21)   17</w:t>
                          </w:r>
                        </w:ins>
                      </w:sdtContent>
                    </w:sdt>
                  </w:p>
                </w:sdtContent>
              </w:sdt>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sdt>
                <w:sdtPr>
                  <w:tag w:val="goog_rdk_439"/>
                </w:sdtPr>
                <w:sdtContent>
                  <w:p w:rsidR="00000000" w:rsidDel="00000000" w:rsidP="00000000" w:rsidRDefault="00000000" w:rsidRPr="00000000" w14:paraId="00000692">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color w:val="538135"/>
                        <w:sz w:val="16"/>
                        <w:szCs w:val="16"/>
                      </w:rPr>
                    </w:pPr>
                    <w:sdt>
                      <w:sdtPr>
                        <w:tag w:val="goog_rdk_438"/>
                      </w:sdtPr>
                      <w:sdtContent>
                        <w:ins w:author="Stig Syndergaard" w:id="72" w:date="2024-07-15T18:36:00Z">
                          <w:r w:rsidDel="00000000" w:rsidR="00000000" w:rsidRPr="00000000">
                            <w:rPr>
                              <w:rFonts w:ascii="Arial" w:cs="Arial" w:eastAsia="Arial" w:hAnsi="Arial"/>
                              <w:color w:val="538135"/>
                              <w:sz w:val="16"/>
                              <w:szCs w:val="16"/>
                              <w:rtl w:val="0"/>
                            </w:rPr>
                            <w:t xml:space="preserve">Metres</w:t>
                          </w:r>
                        </w:ins>
                      </w:sdtContent>
                    </w:sdt>
                  </w:p>
                </w:sdtContent>
              </w:sdt>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sdt>
                <w:sdtPr>
                  <w:tag w:val="goog_rdk_441"/>
                </w:sdtPr>
                <w:sdtContent>
                  <w:p w:rsidR="00000000" w:rsidDel="00000000" w:rsidP="00000000" w:rsidRDefault="00000000" w:rsidRPr="00000000" w14:paraId="00000693">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color w:val="538135"/>
                        <w:sz w:val="16"/>
                        <w:szCs w:val="16"/>
                      </w:rPr>
                    </w:pPr>
                    <w:sdt>
                      <w:sdtPr>
                        <w:tag w:val="goog_rdk_440"/>
                      </w:sdtPr>
                      <w:sdtContent>
                        <w:ins w:author="Stig Syndergaard" w:id="72" w:date="2024-07-15T18:36:00Z">
                          <w:r w:rsidDel="00000000" w:rsidR="00000000" w:rsidRPr="00000000">
                            <w:rPr>
                              <w:rFonts w:ascii="Arial" w:cs="Arial" w:eastAsia="Arial" w:hAnsi="Arial"/>
                              <w:color w:val="538135"/>
                              <w:sz w:val="16"/>
                              <w:szCs w:val="16"/>
                              <w:rtl w:val="0"/>
                            </w:rPr>
                            <w:t xml:space="preserve">Geometric altitude, -1km to 100km, wrt Geoid (MSL)</w:t>
                          </w:r>
                        </w:ins>
                      </w:sdtContent>
                    </w:sdt>
                  </w:p>
                </w:sdtContent>
              </w:sdt>
            </w:tc>
          </w:tr>
        </w:sdtContent>
      </w:sdt>
      <w:sdt>
        <w:sdtPr>
          <w:tag w:val="goog_rdk_442"/>
        </w:sdtPr>
        <w:sdtContent>
          <w:tr>
            <w:trPr>
              <w:cantSplit w:val="1"/>
              <w:tblHeader w:val="0"/>
              <w:ins w:author="Stig Syndergaard" w:id="72" w:date="2024-07-15T18:36:00Z"/>
            </w:trPr>
            <w:tc>
              <w:tcPr>
                <w:shd w:fill="f3f3f3" w:val="clear"/>
                <w:tcMar>
                  <w:top w:w="0.0" w:type="dxa"/>
                  <w:left w:w="108.0" w:type="dxa"/>
                  <w:bottom w:w="0.0" w:type="dxa"/>
                  <w:right w:w="108.0" w:type="dxa"/>
                </w:tcMar>
              </w:tcPr>
              <w:sdt>
                <w:sdtPr>
                  <w:tag w:val="goog_rdk_444"/>
                </w:sdtPr>
                <w:sdtContent>
                  <w:p w:rsidR="00000000" w:rsidDel="00000000" w:rsidP="00000000" w:rsidRDefault="00000000" w:rsidRPr="00000000" w14:paraId="00000694">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443"/>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46"/>
                </w:sdtPr>
                <w:sdtContent>
                  <w:p w:rsidR="00000000" w:rsidDel="00000000" w:rsidP="00000000" w:rsidRDefault="00000000" w:rsidRPr="00000000" w14:paraId="00000695">
                    <w:pPr>
                      <w:widowControl w:val="1"/>
                      <w:pBdr>
                        <w:top w:space="0" w:sz="0" w:val="nil"/>
                        <w:left w:space="0" w:sz="0" w:val="nil"/>
                        <w:bottom w:space="0" w:sz="0" w:val="nil"/>
                        <w:right w:space="0" w:sz="0" w:val="nil"/>
                        <w:between w:space="0" w:sz="0" w:val="nil"/>
                      </w:pBdr>
                      <w:spacing w:line="240" w:lineRule="auto"/>
                      <w:ind w:left="181" w:firstLine="0"/>
                      <w:rPr>
                        <w:ins w:author="Stig Syndergaard" w:id="72" w:date="2024-07-15T18:36:00Z"/>
                        <w:rFonts w:ascii="Arial" w:cs="Arial" w:eastAsia="Arial" w:hAnsi="Arial"/>
                        <w:i w:val="1"/>
                        <w:sz w:val="16"/>
                        <w:szCs w:val="16"/>
                      </w:rPr>
                    </w:pPr>
                    <w:sdt>
                      <w:sdtPr>
                        <w:tag w:val="goog_rdk_445"/>
                      </w:sdtPr>
                      <w:sdtContent>
                        <w:ins w:author="Stig Syndergaard" w:id="72" w:date="2024-07-15T18:36:00Z">
                          <w:r w:rsidDel="00000000" w:rsidR="00000000" w:rsidRPr="00000000">
                            <w:rPr>
                              <w:rFonts w:ascii="Arial" w:cs="Arial" w:eastAsia="Arial" w:hAnsi="Arial"/>
                              <w:i w:val="1"/>
                              <w:sz w:val="16"/>
                              <w:szCs w:val="16"/>
                              <w:rtl w:val="0"/>
                            </w:rPr>
                            <w:t xml:space="preserve">Change scale, reference value and bit width to Table B</w:t>
                          </w:r>
                        </w:ins>
                      </w:sdtContent>
                    </w:sdt>
                  </w:p>
                </w:sdtContent>
              </w:sdt>
            </w:tc>
            <w:tc>
              <w:tcPr>
                <w:shd w:fill="f3f3f3" w:val="clear"/>
                <w:tcMar>
                  <w:top w:w="0.0" w:type="dxa"/>
                  <w:left w:w="108.0" w:type="dxa"/>
                  <w:bottom w:w="0.0" w:type="dxa"/>
                  <w:right w:w="108.0" w:type="dxa"/>
                </w:tcMar>
              </w:tcPr>
              <w:sdt>
                <w:sdtPr>
                  <w:tag w:val="goog_rdk_448"/>
                </w:sdtPr>
                <w:sdtContent>
                  <w:p w:rsidR="00000000" w:rsidDel="00000000" w:rsidP="00000000" w:rsidRDefault="00000000" w:rsidRPr="00000000" w14:paraId="00000696">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i w:val="1"/>
                        <w:sz w:val="16"/>
                        <w:szCs w:val="16"/>
                      </w:rPr>
                    </w:pPr>
                    <w:sdt>
                      <w:sdtPr>
                        <w:tag w:val="goog_rdk_447"/>
                      </w:sdtPr>
                      <w:sdtContent>
                        <w:ins w:author="Stig Syndergaard" w:id="72" w:date="2024-07-15T18:36:00Z">
                          <w:r w:rsidDel="00000000" w:rsidR="00000000" w:rsidRPr="00000000">
                            <w:rPr>
                              <w:rFonts w:ascii="Arial" w:cs="Arial" w:eastAsia="Arial" w:hAnsi="Arial"/>
                              <w:i w:val="1"/>
                              <w:sz w:val="16"/>
                              <w:szCs w:val="16"/>
                              <w:rtl w:val="0"/>
                            </w:rPr>
                            <w:t xml:space="preserve">2 07 000</w:t>
                          </w:r>
                        </w:ins>
                      </w:sdtContent>
                    </w:sdt>
                  </w:p>
                </w:sdtContent>
              </w:sdt>
            </w:tc>
            <w:tc>
              <w:tcPr>
                <w:shd w:fill="f3f3f3" w:val="clear"/>
                <w:tcMar>
                  <w:top w:w="0.0" w:type="dxa"/>
                  <w:left w:w="108.0" w:type="dxa"/>
                  <w:bottom w:w="0.0" w:type="dxa"/>
                  <w:right w:w="108.0" w:type="dxa"/>
                </w:tcMar>
              </w:tcPr>
              <w:sdt>
                <w:sdtPr>
                  <w:tag w:val="goog_rdk_450"/>
                </w:sdtPr>
                <w:sdtContent>
                  <w:p w:rsidR="00000000" w:rsidDel="00000000" w:rsidP="00000000" w:rsidRDefault="00000000" w:rsidRPr="00000000" w14:paraId="00000697">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449"/>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52"/>
                </w:sdtPr>
                <w:sdtContent>
                  <w:p w:rsidR="00000000" w:rsidDel="00000000" w:rsidP="00000000" w:rsidRDefault="00000000" w:rsidRPr="00000000" w14:paraId="00000698">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451"/>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54"/>
                </w:sdtPr>
                <w:sdtContent>
                  <w:p w:rsidR="00000000" w:rsidDel="00000000" w:rsidP="00000000" w:rsidRDefault="00000000" w:rsidRPr="00000000" w14:paraId="00000699">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sz w:val="16"/>
                        <w:szCs w:val="16"/>
                      </w:rPr>
                    </w:pPr>
                    <w:sdt>
                      <w:sdtPr>
                        <w:tag w:val="goog_rdk_453"/>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56"/>
                </w:sdtPr>
                <w:sdtContent>
                  <w:p w:rsidR="00000000" w:rsidDel="00000000" w:rsidP="00000000" w:rsidRDefault="00000000" w:rsidRPr="00000000" w14:paraId="0000069A">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455"/>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58"/>
                </w:sdtPr>
                <w:sdtContent>
                  <w:p w:rsidR="00000000" w:rsidDel="00000000" w:rsidP="00000000" w:rsidRDefault="00000000" w:rsidRPr="00000000" w14:paraId="0000069B">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sz w:val="16"/>
                        <w:szCs w:val="16"/>
                      </w:rPr>
                    </w:pPr>
                    <w:sdt>
                      <w:sdtPr>
                        <w:tag w:val="goog_rdk_457"/>
                      </w:sdtPr>
                      <w:sdtContent>
                        <w:ins w:author="Stig Syndergaard" w:id="72" w:date="2024-07-15T18:36:00Z">
                          <w:r w:rsidDel="00000000" w:rsidR="00000000" w:rsidRPr="00000000">
                            <w:rPr>
                              <w:rtl w:val="0"/>
                            </w:rPr>
                          </w:r>
                        </w:ins>
                      </w:sdtContent>
                    </w:sdt>
                  </w:p>
                </w:sdtContent>
              </w:sdt>
            </w:tc>
          </w:tr>
        </w:sdtContent>
      </w:sdt>
      <w:sdt>
        <w:sdtPr>
          <w:tag w:val="goog_rdk_459"/>
        </w:sdtPr>
        <w:sdtContent>
          <w:tr>
            <w:trPr>
              <w:cantSplit w:val="1"/>
              <w:tblHeader w:val="0"/>
              <w:ins w:author="Stig Syndergaard" w:id="72" w:date="2024-07-15T18:36:00Z"/>
            </w:trPr>
            <w:tc>
              <w:tcPr>
                <w:shd w:fill="e0e0e0" w:val="clear"/>
                <w:tcMar>
                  <w:top w:w="0.0" w:type="dxa"/>
                  <w:left w:w="108.0" w:type="dxa"/>
                  <w:bottom w:w="0.0" w:type="dxa"/>
                  <w:right w:w="108.0" w:type="dxa"/>
                </w:tcMar>
              </w:tcPr>
              <w:sdt>
                <w:sdtPr>
                  <w:tag w:val="goog_rdk_461"/>
                </w:sdtPr>
                <w:sdtContent>
                  <w:p w:rsidR="00000000" w:rsidDel="00000000" w:rsidP="00000000" w:rsidRDefault="00000000" w:rsidRPr="00000000" w14:paraId="0000069C">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i w:val="1"/>
                        <w:color w:val="538135"/>
                        <w:sz w:val="16"/>
                        <w:szCs w:val="16"/>
                      </w:rPr>
                    </w:pPr>
                    <w:sdt>
                      <w:sdtPr>
                        <w:tag w:val="goog_rdk_460"/>
                      </w:sdtPr>
                      <w:sdtContent>
                        <w:ins w:author="Stig Syndergaard" w:id="72" w:date="2024-07-15T18:36:00Z">
                          <w:r w:rsidDel="00000000" w:rsidR="00000000" w:rsidRPr="00000000">
                            <w:rPr>
                              <w:rFonts w:ascii="Arial" w:cs="Arial" w:eastAsia="Arial" w:hAnsi="Arial"/>
                              <w:i w:val="1"/>
                              <w:color w:val="538135"/>
                              <w:sz w:val="16"/>
                              <w:szCs w:val="16"/>
                              <w:rtl w:val="0"/>
                            </w:rPr>
                            <w:t xml:space="preserve">75</w:t>
                          </w:r>
                        </w:ins>
                      </w:sdtContent>
                    </w:sdt>
                  </w:p>
                </w:sdtContent>
              </w:sdt>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sdt>
                <w:sdtPr>
                  <w:tag w:val="goog_rdk_463"/>
                </w:sdtPr>
                <w:sdtContent>
                  <w:p w:rsidR="00000000" w:rsidDel="00000000" w:rsidP="00000000" w:rsidRDefault="00000000" w:rsidRPr="00000000" w14:paraId="0000069D">
                    <w:pPr>
                      <w:widowControl w:val="1"/>
                      <w:pBdr>
                        <w:top w:space="0" w:sz="0" w:val="nil"/>
                        <w:left w:space="0" w:sz="0" w:val="nil"/>
                        <w:bottom w:space="0" w:sz="0" w:val="nil"/>
                        <w:right w:space="0" w:sz="0" w:val="nil"/>
                        <w:between w:space="0" w:sz="0" w:val="nil"/>
                      </w:pBdr>
                      <w:spacing w:line="240" w:lineRule="auto"/>
                      <w:ind w:left="181" w:firstLine="0"/>
                      <w:rPr>
                        <w:ins w:author="Stig Syndergaard" w:id="72" w:date="2024-07-15T18:36:00Z"/>
                        <w:rFonts w:ascii="Arial" w:cs="Arial" w:eastAsia="Arial" w:hAnsi="Arial"/>
                        <w:i w:val="1"/>
                        <w:color w:val="538135"/>
                        <w:sz w:val="16"/>
                        <w:szCs w:val="16"/>
                      </w:rPr>
                    </w:pPr>
                    <w:sdt>
                      <w:sdtPr>
                        <w:tag w:val="goog_rdk_462"/>
                      </w:sdtPr>
                      <w:sdtContent>
                        <w:ins w:author="Stig Syndergaard" w:id="72" w:date="2024-07-15T18:36:00Z">
                          <w:r w:rsidDel="00000000" w:rsidR="00000000" w:rsidRPr="00000000">
                            <w:rPr>
                              <w:rFonts w:ascii="Arial" w:cs="Arial" w:eastAsia="Arial" w:hAnsi="Arial"/>
                              <w:i w:val="1"/>
                              <w:color w:val="538135"/>
                              <w:sz w:val="16"/>
                              <w:szCs w:val="16"/>
                              <w:rtl w:val="0"/>
                            </w:rPr>
                            <w:t xml:space="preserve">Atmospheric refractivity (in-situ at RO antenna)</w:t>
                          </w:r>
                        </w:ins>
                      </w:sdtContent>
                    </w:sdt>
                  </w:p>
                </w:sdtContent>
              </w:sdt>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sdt>
                <w:sdtPr>
                  <w:tag w:val="goog_rdk_465"/>
                </w:sdtPr>
                <w:sdtContent>
                  <w:p w:rsidR="00000000" w:rsidDel="00000000" w:rsidP="00000000" w:rsidRDefault="00000000" w:rsidRPr="00000000" w14:paraId="0000069E">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i w:val="1"/>
                        <w:color w:val="538135"/>
                        <w:sz w:val="16"/>
                        <w:szCs w:val="16"/>
                      </w:rPr>
                    </w:pPr>
                    <w:sdt>
                      <w:sdtPr>
                        <w:tag w:val="goog_rdk_464"/>
                      </w:sdtPr>
                      <w:sdtContent>
                        <w:ins w:author="Stig Syndergaard" w:id="72" w:date="2024-07-15T18:36:00Z">
                          <w:r w:rsidDel="00000000" w:rsidR="00000000" w:rsidRPr="00000000">
                            <w:rPr>
                              <w:rFonts w:ascii="Arial" w:cs="Arial" w:eastAsia="Arial" w:hAnsi="Arial"/>
                              <w:i w:val="1"/>
                              <w:color w:val="538135"/>
                              <w:sz w:val="16"/>
                              <w:szCs w:val="16"/>
                              <w:rtl w:val="0"/>
                            </w:rPr>
                            <w:t xml:space="preserve">0 15 036</w:t>
                          </w:r>
                        </w:ins>
                      </w:sdtContent>
                    </w:sdt>
                  </w:p>
                </w:sdtContent>
              </w:sdt>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sdt>
                <w:sdtPr>
                  <w:tag w:val="goog_rdk_467"/>
                </w:sdtPr>
                <w:sdtContent>
                  <w:p w:rsidR="00000000" w:rsidDel="00000000" w:rsidP="00000000" w:rsidRDefault="00000000" w:rsidRPr="00000000" w14:paraId="0000069F">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66"/>
                      </w:sdtPr>
                      <w:sdtContent>
                        <w:ins w:author="Stig Syndergaard" w:id="72" w:date="2024-07-15T18:36:00Z">
                          <w:r w:rsidDel="00000000" w:rsidR="00000000" w:rsidRPr="00000000">
                            <w:rPr>
                              <w:rFonts w:ascii="Arial" w:cs="Arial" w:eastAsia="Arial" w:hAnsi="Arial"/>
                              <w:color w:val="538135"/>
                              <w:sz w:val="16"/>
                              <w:szCs w:val="16"/>
                              <w:rtl w:val="0"/>
                            </w:rPr>
                            <w:t xml:space="preserve"> 3</w:t>
                          </w:r>
                        </w:ins>
                      </w:sdtContent>
                    </w:sdt>
                  </w:p>
                </w:sdtContent>
              </w:sdt>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sdt>
                <w:sdtPr>
                  <w:tag w:val="goog_rdk_469"/>
                </w:sdtPr>
                <w:sdtContent>
                  <w:p w:rsidR="00000000" w:rsidDel="00000000" w:rsidP="00000000" w:rsidRDefault="00000000" w:rsidRPr="00000000" w14:paraId="000006A0">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68"/>
                      </w:sdtPr>
                      <w:sdtContent>
                        <w:ins w:author="Stig Syndergaard" w:id="72" w:date="2024-07-15T18:36:00Z">
                          <w:r w:rsidDel="00000000" w:rsidR="00000000" w:rsidRPr="00000000">
                            <w:rPr>
                              <w:rFonts w:ascii="Arial" w:cs="Arial" w:eastAsia="Arial" w:hAnsi="Arial"/>
                              <w:color w:val="538135"/>
                              <w:sz w:val="16"/>
                              <w:szCs w:val="16"/>
                              <w:rtl w:val="0"/>
                            </w:rPr>
                            <w:t xml:space="preserve">0</w:t>
                          </w:r>
                        </w:ins>
                      </w:sdtContent>
                    </w:sdt>
                  </w:p>
                </w:sdtContent>
              </w:sdt>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sdt>
                <w:sdtPr>
                  <w:tag w:val="goog_rdk_471"/>
                </w:sdtPr>
                <w:sdtContent>
                  <w:p w:rsidR="00000000" w:rsidDel="00000000" w:rsidP="00000000" w:rsidRDefault="00000000" w:rsidRPr="00000000" w14:paraId="000006A1">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70"/>
                      </w:sdtPr>
                      <w:sdtContent>
                        <w:ins w:author="Stig Syndergaard" w:id="72" w:date="2024-07-15T18:36:00Z">
                          <w:r w:rsidDel="00000000" w:rsidR="00000000" w:rsidRPr="00000000">
                            <w:rPr>
                              <w:rFonts w:ascii="Arial" w:cs="Arial" w:eastAsia="Arial" w:hAnsi="Arial"/>
                              <w:color w:val="538135"/>
                              <w:sz w:val="16"/>
                              <w:szCs w:val="16"/>
                              <w:rtl w:val="0"/>
                            </w:rPr>
                            <w:t xml:space="preserve">19</w:t>
                          </w:r>
                        </w:ins>
                      </w:sdtContent>
                    </w:sdt>
                  </w:p>
                </w:sdtContent>
              </w:sdt>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sdt>
                <w:sdtPr>
                  <w:tag w:val="goog_rdk_473"/>
                </w:sdtPr>
                <w:sdtContent>
                  <w:p w:rsidR="00000000" w:rsidDel="00000000" w:rsidP="00000000" w:rsidRDefault="00000000" w:rsidRPr="00000000" w14:paraId="000006A2">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color w:val="538135"/>
                        <w:sz w:val="16"/>
                        <w:szCs w:val="16"/>
                      </w:rPr>
                    </w:pPr>
                    <w:sdt>
                      <w:sdtPr>
                        <w:tag w:val="goog_rdk_472"/>
                      </w:sdtPr>
                      <w:sdtContent>
                        <w:ins w:author="Stig Syndergaard" w:id="72" w:date="2024-07-15T18:36:00Z">
                          <w:r w:rsidDel="00000000" w:rsidR="00000000" w:rsidRPr="00000000">
                            <w:rPr>
                              <w:rFonts w:ascii="Arial" w:cs="Arial" w:eastAsia="Arial" w:hAnsi="Arial"/>
                              <w:color w:val="538135"/>
                              <w:sz w:val="16"/>
                              <w:szCs w:val="16"/>
                              <w:rtl w:val="0"/>
                            </w:rPr>
                            <w:t xml:space="preserve">N-units</w:t>
                          </w:r>
                        </w:ins>
                      </w:sdtContent>
                    </w:sdt>
                  </w:p>
                </w:sdtContent>
              </w:sdt>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sdt>
                <w:sdtPr>
                  <w:tag w:val="goog_rdk_475"/>
                </w:sdtPr>
                <w:sdtContent>
                  <w:p w:rsidR="00000000" w:rsidDel="00000000" w:rsidP="00000000" w:rsidRDefault="00000000" w:rsidRPr="00000000" w14:paraId="000006A3">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color w:val="538135"/>
                        <w:sz w:val="16"/>
                        <w:szCs w:val="16"/>
                      </w:rPr>
                    </w:pPr>
                    <w:sdt>
                      <w:sdtPr>
                        <w:tag w:val="goog_rdk_474"/>
                      </w:sdtPr>
                      <w:sdtContent>
                        <w:ins w:author="Stig Syndergaard" w:id="72" w:date="2024-07-15T18:36:00Z">
                          <w:r w:rsidDel="00000000" w:rsidR="00000000" w:rsidRPr="00000000">
                            <w:rPr>
                              <w:rFonts w:ascii="Arial" w:cs="Arial" w:eastAsia="Arial" w:hAnsi="Arial"/>
                              <w:color w:val="538135"/>
                              <w:sz w:val="16"/>
                              <w:szCs w:val="16"/>
                              <w:rtl w:val="0"/>
                            </w:rPr>
                            <w:t xml:space="preserve">0-500, to 10</w:t>
                          </w:r>
                          <w:r w:rsidDel="00000000" w:rsidR="00000000" w:rsidRPr="00000000">
                            <w:rPr>
                              <w:rFonts w:ascii="Arial" w:cs="Arial" w:eastAsia="Arial" w:hAnsi="Arial"/>
                              <w:color w:val="538135"/>
                              <w:sz w:val="16"/>
                              <w:szCs w:val="16"/>
                              <w:vertAlign w:val="superscript"/>
                              <w:rtl w:val="0"/>
                            </w:rPr>
                            <w:t xml:space="preserve">-3</w:t>
                          </w:r>
                          <w:r w:rsidDel="00000000" w:rsidR="00000000" w:rsidRPr="00000000">
                            <w:rPr>
                              <w:rFonts w:ascii="Arial" w:cs="Arial" w:eastAsia="Arial" w:hAnsi="Arial"/>
                              <w:color w:val="538135"/>
                              <w:sz w:val="16"/>
                              <w:szCs w:val="16"/>
                              <w:rtl w:val="0"/>
                            </w:rPr>
                            <w:t xml:space="preserve"> N-units</w:t>
                          </w:r>
                        </w:ins>
                      </w:sdtContent>
                    </w:sdt>
                  </w:p>
                </w:sdtContent>
              </w:sdt>
            </w:tc>
          </w:tr>
        </w:sdtContent>
      </w:sdt>
      <w:sdt>
        <w:sdtPr>
          <w:tag w:val="goog_rdk_476"/>
        </w:sdtPr>
        <w:sdtContent>
          <w:tr>
            <w:trPr>
              <w:cantSplit w:val="1"/>
              <w:tblHeader w:val="0"/>
              <w:ins w:author="Stig Syndergaard" w:id="72" w:date="2024-07-15T18:36:00Z"/>
            </w:trPr>
            <w:tc>
              <w:tcPr>
                <w:shd w:fill="e0e0e0" w:val="clear"/>
                <w:tcMar>
                  <w:top w:w="0.0" w:type="dxa"/>
                  <w:left w:w="108.0" w:type="dxa"/>
                  <w:bottom w:w="0.0" w:type="dxa"/>
                  <w:right w:w="108.0" w:type="dxa"/>
                </w:tcMar>
              </w:tcPr>
              <w:sdt>
                <w:sdtPr>
                  <w:tag w:val="goog_rdk_478"/>
                </w:sdtPr>
                <w:sdtContent>
                  <w:p w:rsidR="00000000" w:rsidDel="00000000" w:rsidP="00000000" w:rsidRDefault="00000000" w:rsidRPr="00000000" w14:paraId="000006A4">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i w:val="1"/>
                        <w:color w:val="538135"/>
                        <w:sz w:val="16"/>
                        <w:szCs w:val="16"/>
                      </w:rPr>
                    </w:pPr>
                    <w:sdt>
                      <w:sdtPr>
                        <w:tag w:val="goog_rdk_477"/>
                      </w:sdtPr>
                      <w:sdtContent>
                        <w:ins w:author="Stig Syndergaard" w:id="72" w:date="2024-07-15T18:36:00Z">
                          <w:r w:rsidDel="00000000" w:rsidR="00000000" w:rsidRPr="00000000">
                            <w:rPr>
                              <w:rFonts w:ascii="Arial" w:cs="Arial" w:eastAsia="Arial" w:hAnsi="Arial"/>
                              <w:i w:val="1"/>
                              <w:color w:val="538135"/>
                              <w:sz w:val="16"/>
                              <w:szCs w:val="16"/>
                              <w:rtl w:val="0"/>
                            </w:rPr>
                            <w:t xml:space="preserve">76</w:t>
                          </w:r>
                        </w:ins>
                      </w:sdtContent>
                    </w:sdt>
                  </w:p>
                </w:sdtContent>
              </w:sdt>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sdt>
                <w:sdtPr>
                  <w:tag w:val="goog_rdk_480"/>
                </w:sdtPr>
                <w:sdtContent>
                  <w:p w:rsidR="00000000" w:rsidDel="00000000" w:rsidP="00000000" w:rsidRDefault="00000000" w:rsidRPr="00000000" w14:paraId="000006A5">
                    <w:pPr>
                      <w:widowControl w:val="1"/>
                      <w:pBdr>
                        <w:top w:space="0" w:sz="0" w:val="nil"/>
                        <w:left w:space="0" w:sz="0" w:val="nil"/>
                        <w:bottom w:space="0" w:sz="0" w:val="nil"/>
                        <w:right w:space="0" w:sz="0" w:val="nil"/>
                        <w:between w:space="0" w:sz="0" w:val="nil"/>
                      </w:pBdr>
                      <w:spacing w:line="240" w:lineRule="auto"/>
                      <w:ind w:left="181" w:firstLine="0"/>
                      <w:rPr>
                        <w:ins w:author="Stig Syndergaard" w:id="72" w:date="2024-07-15T18:36:00Z"/>
                        <w:rFonts w:ascii="Arial" w:cs="Arial" w:eastAsia="Arial" w:hAnsi="Arial"/>
                        <w:i w:val="1"/>
                        <w:color w:val="538135"/>
                        <w:sz w:val="16"/>
                        <w:szCs w:val="16"/>
                      </w:rPr>
                    </w:pPr>
                    <w:sdt>
                      <w:sdtPr>
                        <w:tag w:val="goog_rdk_479"/>
                      </w:sdtPr>
                      <w:sdtContent>
                        <w:ins w:author="Stig Syndergaard" w:id="72" w:date="2024-07-15T18:36:00Z">
                          <w:r w:rsidDel="00000000" w:rsidR="00000000" w:rsidRPr="00000000">
                            <w:rPr>
                              <w:rFonts w:ascii="Arial" w:cs="Arial" w:eastAsia="Arial" w:hAnsi="Arial"/>
                              <w:i w:val="1"/>
                              <w:color w:val="538135"/>
                              <w:sz w:val="16"/>
                              <w:szCs w:val="16"/>
                              <w:rtl w:val="0"/>
                            </w:rPr>
                            <w:t xml:space="preserve">Bending angle (partial)</w:t>
                          </w:r>
                        </w:ins>
                      </w:sdtContent>
                    </w:sdt>
                  </w:p>
                </w:sdtContent>
              </w:sdt>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sdt>
                <w:sdtPr>
                  <w:tag w:val="goog_rdk_482"/>
                </w:sdtPr>
                <w:sdtContent>
                  <w:p w:rsidR="00000000" w:rsidDel="00000000" w:rsidP="00000000" w:rsidRDefault="00000000" w:rsidRPr="00000000" w14:paraId="000006A6">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i w:val="1"/>
                        <w:color w:val="538135"/>
                        <w:sz w:val="16"/>
                        <w:szCs w:val="16"/>
                      </w:rPr>
                    </w:pPr>
                    <w:sdt>
                      <w:sdtPr>
                        <w:tag w:val="goog_rdk_481"/>
                      </w:sdtPr>
                      <w:sdtContent>
                        <w:ins w:author="Stig Syndergaard" w:id="72" w:date="2024-07-15T18:36:00Z">
                          <w:r w:rsidDel="00000000" w:rsidR="00000000" w:rsidRPr="00000000">
                            <w:rPr>
                              <w:rFonts w:ascii="Arial" w:cs="Arial" w:eastAsia="Arial" w:hAnsi="Arial"/>
                              <w:i w:val="1"/>
                              <w:color w:val="538135"/>
                              <w:sz w:val="16"/>
                              <w:szCs w:val="16"/>
                              <w:rtl w:val="0"/>
                            </w:rPr>
                            <w:t xml:space="preserve">0 15 037</w:t>
                          </w:r>
                        </w:ins>
                      </w:sdtContent>
                    </w:sdt>
                  </w:p>
                </w:sdtContent>
              </w:sdt>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sdt>
                <w:sdtPr>
                  <w:tag w:val="goog_rdk_484"/>
                </w:sdtPr>
                <w:sdtContent>
                  <w:p w:rsidR="00000000" w:rsidDel="00000000" w:rsidP="00000000" w:rsidRDefault="00000000" w:rsidRPr="00000000" w14:paraId="000006A7">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83"/>
                      </w:sdtPr>
                      <w:sdtContent>
                        <w:ins w:author="Stig Syndergaard" w:id="72" w:date="2024-07-15T18:36:00Z">
                          <w:r w:rsidDel="00000000" w:rsidR="00000000" w:rsidRPr="00000000">
                            <w:rPr>
                              <w:rFonts w:ascii="Arial" w:cs="Arial" w:eastAsia="Arial" w:hAnsi="Arial"/>
                              <w:color w:val="538135"/>
                              <w:sz w:val="16"/>
                              <w:szCs w:val="16"/>
                              <w:rtl w:val="0"/>
                            </w:rPr>
                            <w:t xml:space="preserve">8</w:t>
                          </w:r>
                        </w:ins>
                      </w:sdtContent>
                    </w:sdt>
                  </w:p>
                </w:sdtContent>
              </w:sdt>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sdt>
                <w:sdtPr>
                  <w:tag w:val="goog_rdk_486"/>
                </w:sdtPr>
                <w:sdtContent>
                  <w:p w:rsidR="00000000" w:rsidDel="00000000" w:rsidP="00000000" w:rsidRDefault="00000000" w:rsidRPr="00000000" w14:paraId="000006A8">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85"/>
                      </w:sdtPr>
                      <w:sdtContent>
                        <w:ins w:author="Stig Syndergaard" w:id="72" w:date="2024-07-15T18:36:00Z">
                          <w:r w:rsidDel="00000000" w:rsidR="00000000" w:rsidRPr="00000000">
                            <w:rPr>
                              <w:rFonts w:ascii="Arial" w:cs="Arial" w:eastAsia="Arial" w:hAnsi="Arial"/>
                              <w:color w:val="538135"/>
                              <w:sz w:val="16"/>
                              <w:szCs w:val="16"/>
                              <w:rtl w:val="0"/>
                            </w:rPr>
                            <w:t xml:space="preserve">-100 000</w:t>
                          </w:r>
                        </w:ins>
                      </w:sdtContent>
                    </w:sdt>
                  </w:p>
                </w:sdtContent>
              </w:sdt>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sdt>
                <w:sdtPr>
                  <w:tag w:val="goog_rdk_488"/>
                </w:sdtPr>
                <w:sdtContent>
                  <w:p w:rsidR="00000000" w:rsidDel="00000000" w:rsidP="00000000" w:rsidRDefault="00000000" w:rsidRPr="00000000" w14:paraId="000006A9">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487"/>
                      </w:sdtPr>
                      <w:sdtContent>
                        <w:ins w:author="Stig Syndergaard" w:id="72" w:date="2024-07-15T18:36:00Z">
                          <w:r w:rsidDel="00000000" w:rsidR="00000000" w:rsidRPr="00000000">
                            <w:rPr>
                              <w:rFonts w:ascii="Arial" w:cs="Arial" w:eastAsia="Arial" w:hAnsi="Arial"/>
                              <w:color w:val="538135"/>
                              <w:sz w:val="16"/>
                              <w:szCs w:val="16"/>
                              <w:rtl w:val="0"/>
                            </w:rPr>
                            <w:t xml:space="preserve">23</w:t>
                          </w:r>
                        </w:ins>
                      </w:sdtContent>
                    </w:sdt>
                  </w:p>
                </w:sdtContent>
              </w:sdt>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sdt>
                <w:sdtPr>
                  <w:tag w:val="goog_rdk_490"/>
                </w:sdtPr>
                <w:sdtContent>
                  <w:p w:rsidR="00000000" w:rsidDel="00000000" w:rsidP="00000000" w:rsidRDefault="00000000" w:rsidRPr="00000000" w14:paraId="000006AA">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color w:val="538135"/>
                        <w:sz w:val="16"/>
                        <w:szCs w:val="16"/>
                      </w:rPr>
                    </w:pPr>
                    <w:sdt>
                      <w:sdtPr>
                        <w:tag w:val="goog_rdk_489"/>
                      </w:sdtPr>
                      <w:sdtContent>
                        <w:ins w:author="Stig Syndergaard" w:id="72" w:date="2024-07-15T18:36:00Z">
                          <w:r w:rsidDel="00000000" w:rsidR="00000000" w:rsidRPr="00000000">
                            <w:rPr>
                              <w:rFonts w:ascii="Arial" w:cs="Arial" w:eastAsia="Arial" w:hAnsi="Arial"/>
                              <w:color w:val="538135"/>
                              <w:sz w:val="16"/>
                              <w:szCs w:val="16"/>
                              <w:rtl w:val="0"/>
                            </w:rPr>
                            <w:t xml:space="preserve">Radians</w:t>
                          </w:r>
                        </w:ins>
                      </w:sdtContent>
                    </w:sdt>
                  </w:p>
                </w:sdtContent>
              </w:sdt>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sdt>
                <w:sdtPr>
                  <w:tag w:val="goog_rdk_492"/>
                </w:sdtPr>
                <w:sdtContent>
                  <w:p w:rsidR="00000000" w:rsidDel="00000000" w:rsidP="00000000" w:rsidRDefault="00000000" w:rsidRPr="00000000" w14:paraId="000006AB">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color w:val="538135"/>
                        <w:sz w:val="16"/>
                        <w:szCs w:val="16"/>
                      </w:rPr>
                    </w:pPr>
                    <w:sdt>
                      <w:sdtPr>
                        <w:tag w:val="goog_rdk_491"/>
                      </w:sdtPr>
                      <w:sdtContent>
                        <w:ins w:author="Stig Syndergaard" w:id="72" w:date="2024-07-15T18:36:00Z">
                          <w:r w:rsidDel="00000000" w:rsidR="00000000" w:rsidRPr="00000000">
                            <w:rPr>
                              <w:rFonts w:ascii="Arial" w:cs="Arial" w:eastAsia="Arial" w:hAnsi="Arial"/>
                              <w:color w:val="538135"/>
                              <w:sz w:val="16"/>
                              <w:szCs w:val="16"/>
                              <w:rtl w:val="0"/>
                            </w:rPr>
                            <w:t xml:space="preserve">-10</w:t>
                          </w:r>
                          <w:r w:rsidDel="00000000" w:rsidR="00000000" w:rsidRPr="00000000">
                            <w:rPr>
                              <w:rFonts w:ascii="Arial" w:cs="Arial" w:eastAsia="Arial" w:hAnsi="Arial"/>
                              <w:color w:val="538135"/>
                              <w:sz w:val="16"/>
                              <w:szCs w:val="16"/>
                              <w:vertAlign w:val="superscript"/>
                              <w:rtl w:val="0"/>
                            </w:rPr>
                            <w:t xml:space="preserve">-3</w:t>
                          </w:r>
                          <w:r w:rsidDel="00000000" w:rsidR="00000000" w:rsidRPr="00000000">
                            <w:rPr>
                              <w:rFonts w:ascii="Arial" w:cs="Arial" w:eastAsia="Arial" w:hAnsi="Arial"/>
                              <w:color w:val="538135"/>
                              <w:sz w:val="16"/>
                              <w:szCs w:val="16"/>
                              <w:rtl w:val="0"/>
                            </w:rPr>
                            <w:t xml:space="preserve"> – 8x10</w:t>
                          </w:r>
                          <w:r w:rsidDel="00000000" w:rsidR="00000000" w:rsidRPr="00000000">
                            <w:rPr>
                              <w:rFonts w:ascii="Arial" w:cs="Arial" w:eastAsia="Arial" w:hAnsi="Arial"/>
                              <w:color w:val="538135"/>
                              <w:sz w:val="16"/>
                              <w:szCs w:val="16"/>
                              <w:vertAlign w:val="superscript"/>
                              <w:rtl w:val="0"/>
                            </w:rPr>
                            <w:t xml:space="preserve">-2</w:t>
                          </w:r>
                          <w:r w:rsidDel="00000000" w:rsidR="00000000" w:rsidRPr="00000000">
                            <w:rPr>
                              <w:rFonts w:ascii="Arial" w:cs="Arial" w:eastAsia="Arial" w:hAnsi="Arial"/>
                              <w:color w:val="538135"/>
                              <w:sz w:val="16"/>
                              <w:szCs w:val="16"/>
                              <w:rtl w:val="0"/>
                            </w:rPr>
                            <w:t xml:space="preserve"> rad to 10</w:t>
                          </w:r>
                          <w:r w:rsidDel="00000000" w:rsidR="00000000" w:rsidRPr="00000000">
                            <w:rPr>
                              <w:rFonts w:ascii="Arial" w:cs="Arial" w:eastAsia="Arial" w:hAnsi="Arial"/>
                              <w:color w:val="538135"/>
                              <w:sz w:val="16"/>
                              <w:szCs w:val="16"/>
                              <w:vertAlign w:val="superscript"/>
                              <w:rtl w:val="0"/>
                            </w:rPr>
                            <w:t xml:space="preserve">-8</w:t>
                          </w:r>
                          <w:r w:rsidDel="00000000" w:rsidR="00000000" w:rsidRPr="00000000">
                            <w:rPr>
                              <w:rFonts w:ascii="Arial" w:cs="Arial" w:eastAsia="Arial" w:hAnsi="Arial"/>
                              <w:color w:val="538135"/>
                              <w:sz w:val="16"/>
                              <w:szCs w:val="16"/>
                              <w:rtl w:val="0"/>
                            </w:rPr>
                            <w:t xml:space="preserve"> rad</w:t>
                          </w:r>
                        </w:ins>
                      </w:sdtContent>
                    </w:sdt>
                  </w:p>
                </w:sdtContent>
              </w:sdt>
            </w:tc>
          </w:tr>
        </w:sdtContent>
      </w:sdt>
      <w:sdt>
        <w:sdtPr>
          <w:tag w:val="goog_rdk_493"/>
        </w:sdtPr>
        <w:sdtContent>
          <w:tr>
            <w:trPr>
              <w:cantSplit w:val="1"/>
              <w:tblHeader w:val="0"/>
              <w:ins w:author="Stig Syndergaard" w:id="72" w:date="2024-07-15T18:36:00Z"/>
            </w:trPr>
            <w:tc>
              <w:tcPr>
                <w:shd w:fill="e0e0e0" w:val="clear"/>
                <w:tcMar>
                  <w:top w:w="0.0" w:type="dxa"/>
                  <w:left w:w="108.0" w:type="dxa"/>
                  <w:bottom w:w="0.0" w:type="dxa"/>
                  <w:right w:w="108.0" w:type="dxa"/>
                </w:tcMar>
              </w:tcPr>
              <w:sdt>
                <w:sdtPr>
                  <w:tag w:val="goog_rdk_495"/>
                </w:sdtPr>
                <w:sdtContent>
                  <w:p w:rsidR="00000000" w:rsidDel="00000000" w:rsidP="00000000" w:rsidRDefault="00000000" w:rsidRPr="00000000" w14:paraId="000006AC">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i w:val="1"/>
                        <w:color w:val="538135"/>
                        <w:sz w:val="16"/>
                        <w:szCs w:val="16"/>
                      </w:rPr>
                    </w:pPr>
                    <w:sdt>
                      <w:sdtPr>
                        <w:tag w:val="goog_rdk_494"/>
                      </w:sdtPr>
                      <w:sdtContent>
                        <w:ins w:author="Stig Syndergaard" w:id="72" w:date="2024-07-15T18:36:00Z">
                          <w:r w:rsidDel="00000000" w:rsidR="00000000" w:rsidRPr="00000000">
                            <w:rPr>
                              <w:rFonts w:ascii="Arial" w:cs="Arial" w:eastAsia="Arial" w:hAnsi="Arial"/>
                              <w:i w:val="1"/>
                              <w:color w:val="538135"/>
                              <w:sz w:val="16"/>
                              <w:szCs w:val="16"/>
                              <w:rtl w:val="0"/>
                            </w:rPr>
                            <w:t xml:space="preserve">77</w:t>
                          </w:r>
                        </w:ins>
                      </w:sdtContent>
                    </w:sdt>
                  </w:p>
                </w:sdtContent>
              </w:sdt>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sdt>
                <w:sdtPr>
                  <w:tag w:val="goog_rdk_497"/>
                </w:sdtPr>
                <w:sdtContent>
                  <w:p w:rsidR="00000000" w:rsidDel="00000000" w:rsidP="00000000" w:rsidRDefault="00000000" w:rsidRPr="00000000" w14:paraId="000006AD">
                    <w:pPr>
                      <w:widowControl w:val="1"/>
                      <w:pBdr>
                        <w:top w:space="0" w:sz="0" w:val="nil"/>
                        <w:left w:space="0" w:sz="0" w:val="nil"/>
                        <w:bottom w:space="0" w:sz="0" w:val="nil"/>
                        <w:right w:space="0" w:sz="0" w:val="nil"/>
                        <w:between w:space="0" w:sz="0" w:val="nil"/>
                      </w:pBdr>
                      <w:spacing w:line="240" w:lineRule="auto"/>
                      <w:ind w:left="181" w:firstLine="0"/>
                      <w:rPr>
                        <w:ins w:author="Stig Syndergaard" w:id="72" w:date="2024-07-15T18:36:00Z"/>
                        <w:rFonts w:ascii="Arial" w:cs="Arial" w:eastAsia="Arial" w:hAnsi="Arial"/>
                        <w:i w:val="1"/>
                        <w:color w:val="538135"/>
                        <w:sz w:val="16"/>
                        <w:szCs w:val="16"/>
                      </w:rPr>
                    </w:pPr>
                    <w:sdt>
                      <w:sdtPr>
                        <w:tag w:val="goog_rdk_496"/>
                      </w:sdtPr>
                      <w:sdtContent>
                        <w:ins w:author="Stig Syndergaard" w:id="72" w:date="2024-07-15T18:36:00Z">
                          <w:r w:rsidDel="00000000" w:rsidR="00000000" w:rsidRPr="00000000">
                            <w:rPr>
                              <w:rFonts w:ascii="Arial" w:cs="Arial" w:eastAsia="Arial" w:hAnsi="Arial"/>
                              <w:i w:val="1"/>
                              <w:color w:val="538135"/>
                              <w:sz w:val="16"/>
                              <w:szCs w:val="16"/>
                              <w:rtl w:val="0"/>
                            </w:rPr>
                            <w:t xml:space="preserve">Estimated error in bending angle (partial)</w:t>
                          </w:r>
                        </w:ins>
                      </w:sdtContent>
                    </w:sdt>
                  </w:p>
                </w:sdtContent>
              </w:sdt>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sdt>
                <w:sdtPr>
                  <w:tag w:val="goog_rdk_499"/>
                </w:sdtPr>
                <w:sdtContent>
                  <w:p w:rsidR="00000000" w:rsidDel="00000000" w:rsidP="00000000" w:rsidRDefault="00000000" w:rsidRPr="00000000" w14:paraId="000006AE">
                    <w:pPr>
                      <w:widowControl w:val="1"/>
                      <w:pBdr>
                        <w:top w:space="0" w:sz="0" w:val="nil"/>
                        <w:left w:space="0" w:sz="0" w:val="nil"/>
                        <w:bottom w:space="0" w:sz="0" w:val="nil"/>
                        <w:right w:space="0" w:sz="0" w:val="nil"/>
                        <w:between w:space="0" w:sz="0" w:val="nil"/>
                      </w:pBdr>
                      <w:spacing w:line="240" w:lineRule="auto"/>
                      <w:jc w:val="center"/>
                      <w:rPr>
                        <w:ins w:author="Stig Syndergaard" w:id="72" w:date="2024-07-15T18:36:00Z"/>
                        <w:rFonts w:ascii="Arial" w:cs="Arial" w:eastAsia="Arial" w:hAnsi="Arial"/>
                        <w:i w:val="1"/>
                        <w:color w:val="538135"/>
                        <w:sz w:val="16"/>
                        <w:szCs w:val="16"/>
                      </w:rPr>
                    </w:pPr>
                    <w:sdt>
                      <w:sdtPr>
                        <w:tag w:val="goog_rdk_498"/>
                      </w:sdtPr>
                      <w:sdtContent>
                        <w:ins w:author="Stig Syndergaard" w:id="72" w:date="2024-07-15T18:36:00Z">
                          <w:r w:rsidDel="00000000" w:rsidR="00000000" w:rsidRPr="00000000">
                            <w:rPr>
                              <w:rFonts w:ascii="Arial" w:cs="Arial" w:eastAsia="Arial" w:hAnsi="Arial"/>
                              <w:i w:val="1"/>
                              <w:color w:val="538135"/>
                              <w:sz w:val="16"/>
                              <w:szCs w:val="16"/>
                              <w:rtl w:val="0"/>
                            </w:rPr>
                            <w:t xml:space="preserve">New</w:t>
                          </w:r>
                        </w:ins>
                      </w:sdtContent>
                    </w:sdt>
                  </w:p>
                </w:sdtContent>
              </w:sdt>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sdt>
                <w:sdtPr>
                  <w:tag w:val="goog_rdk_501"/>
                </w:sdtPr>
                <w:sdtContent>
                  <w:p w:rsidR="00000000" w:rsidDel="00000000" w:rsidP="00000000" w:rsidRDefault="00000000" w:rsidRPr="00000000" w14:paraId="000006AF">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500"/>
                      </w:sdtPr>
                      <w:sdtContent>
                        <w:ins w:author="Stig Syndergaard" w:id="72" w:date="2024-07-15T18:36:00Z">
                          <w:r w:rsidDel="00000000" w:rsidR="00000000" w:rsidRPr="00000000">
                            <w:rPr>
                              <w:rFonts w:ascii="Arial" w:cs="Arial" w:eastAsia="Arial" w:hAnsi="Arial"/>
                              <w:color w:val="538135"/>
                              <w:sz w:val="16"/>
                              <w:szCs w:val="16"/>
                              <w:rtl w:val="0"/>
                            </w:rPr>
                            <w:t xml:space="preserve">8</w:t>
                          </w:r>
                        </w:ins>
                      </w:sdtContent>
                    </w:sdt>
                  </w:p>
                </w:sdtContent>
              </w:sdt>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sdt>
                <w:sdtPr>
                  <w:tag w:val="goog_rdk_503"/>
                </w:sdtPr>
                <w:sdtContent>
                  <w:p w:rsidR="00000000" w:rsidDel="00000000" w:rsidP="00000000" w:rsidRDefault="00000000" w:rsidRPr="00000000" w14:paraId="000006B0">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502"/>
                      </w:sdtPr>
                      <w:sdtContent>
                        <w:ins w:author="Stig Syndergaard" w:id="72" w:date="2024-07-15T18:36:00Z">
                          <w:r w:rsidDel="00000000" w:rsidR="00000000" w:rsidRPr="00000000">
                            <w:rPr>
                              <w:rFonts w:ascii="Arial" w:cs="Arial" w:eastAsia="Arial" w:hAnsi="Arial"/>
                              <w:color w:val="538135"/>
                              <w:sz w:val="16"/>
                              <w:szCs w:val="16"/>
                              <w:rtl w:val="0"/>
                            </w:rPr>
                            <w:t xml:space="preserve">0</w:t>
                          </w:r>
                        </w:ins>
                      </w:sdtContent>
                    </w:sdt>
                  </w:p>
                </w:sdtContent>
              </w:sdt>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sdt>
                <w:sdtPr>
                  <w:tag w:val="goog_rdk_505"/>
                </w:sdtPr>
                <w:sdtContent>
                  <w:p w:rsidR="00000000" w:rsidDel="00000000" w:rsidP="00000000" w:rsidRDefault="00000000" w:rsidRPr="00000000" w14:paraId="000006B1">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color w:val="538135"/>
                        <w:sz w:val="16"/>
                        <w:szCs w:val="16"/>
                      </w:rPr>
                    </w:pPr>
                    <w:sdt>
                      <w:sdtPr>
                        <w:tag w:val="goog_rdk_504"/>
                      </w:sdtPr>
                      <w:sdtContent>
                        <w:ins w:author="Stig Syndergaard" w:id="72" w:date="2024-07-15T18:36:00Z">
                          <w:r w:rsidDel="00000000" w:rsidR="00000000" w:rsidRPr="00000000">
                            <w:rPr>
                              <w:rFonts w:ascii="Arial" w:cs="Arial" w:eastAsia="Arial" w:hAnsi="Arial"/>
                              <w:color w:val="538135"/>
                              <w:sz w:val="16"/>
                              <w:szCs w:val="16"/>
                              <w:rtl w:val="0"/>
                            </w:rPr>
                            <w:t xml:space="preserve">20</w:t>
                          </w:r>
                        </w:ins>
                      </w:sdtContent>
                    </w:sdt>
                  </w:p>
                </w:sdtContent>
              </w:sdt>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sdt>
                <w:sdtPr>
                  <w:tag w:val="goog_rdk_507"/>
                </w:sdtPr>
                <w:sdtContent>
                  <w:p w:rsidR="00000000" w:rsidDel="00000000" w:rsidP="00000000" w:rsidRDefault="00000000" w:rsidRPr="00000000" w14:paraId="000006B2">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color w:val="538135"/>
                        <w:sz w:val="16"/>
                        <w:szCs w:val="16"/>
                      </w:rPr>
                    </w:pPr>
                    <w:sdt>
                      <w:sdtPr>
                        <w:tag w:val="goog_rdk_506"/>
                      </w:sdtPr>
                      <w:sdtContent>
                        <w:ins w:author="Stig Syndergaard" w:id="72" w:date="2024-07-15T18:36:00Z">
                          <w:r w:rsidDel="00000000" w:rsidR="00000000" w:rsidRPr="00000000">
                            <w:rPr>
                              <w:rFonts w:ascii="Arial" w:cs="Arial" w:eastAsia="Arial" w:hAnsi="Arial"/>
                              <w:color w:val="538135"/>
                              <w:sz w:val="16"/>
                              <w:szCs w:val="16"/>
                              <w:rtl w:val="0"/>
                            </w:rPr>
                            <w:t xml:space="preserve">Radians</w:t>
                          </w:r>
                        </w:ins>
                      </w:sdtContent>
                    </w:sdt>
                  </w:p>
                </w:sdtContent>
              </w:sdt>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sdt>
                <w:sdtPr>
                  <w:tag w:val="goog_rdk_509"/>
                </w:sdtPr>
                <w:sdtContent>
                  <w:p w:rsidR="00000000" w:rsidDel="00000000" w:rsidP="00000000" w:rsidRDefault="00000000" w:rsidRPr="00000000" w14:paraId="000006B3">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color w:val="538135"/>
                        <w:sz w:val="16"/>
                        <w:szCs w:val="16"/>
                      </w:rPr>
                    </w:pPr>
                    <w:sdt>
                      <w:sdtPr>
                        <w:tag w:val="goog_rdk_508"/>
                      </w:sdtPr>
                      <w:sdtContent>
                        <w:ins w:author="Stig Syndergaard" w:id="72" w:date="2024-07-15T18:36:00Z">
                          <w:r w:rsidDel="00000000" w:rsidR="00000000" w:rsidRPr="00000000">
                            <w:rPr>
                              <w:rFonts w:ascii="Arial" w:cs="Arial" w:eastAsia="Arial" w:hAnsi="Arial"/>
                              <w:sz w:val="16"/>
                              <w:szCs w:val="16"/>
                              <w:rtl w:val="0"/>
                            </w:rPr>
                            <w:t xml:space="preserve">0 – 10</w:t>
                          </w:r>
                          <w:r w:rsidDel="00000000" w:rsidR="00000000" w:rsidRPr="00000000">
                            <w:rPr>
                              <w:rFonts w:ascii="Arial" w:cs="Arial" w:eastAsia="Arial" w:hAnsi="Arial"/>
                              <w:sz w:val="16"/>
                              <w:szCs w:val="16"/>
                              <w:vertAlign w:val="superscript"/>
                              <w:rtl w:val="0"/>
                            </w:rPr>
                            <w:t xml:space="preserve">-2</w:t>
                          </w:r>
                          <w:r w:rsidDel="00000000" w:rsidR="00000000" w:rsidRPr="00000000">
                            <w:rPr>
                              <w:rFonts w:ascii="Arial" w:cs="Arial" w:eastAsia="Arial" w:hAnsi="Arial"/>
                              <w:sz w:val="16"/>
                              <w:szCs w:val="16"/>
                              <w:rtl w:val="0"/>
                            </w:rPr>
                            <w:t xml:space="preserve"> rad to 10</w:t>
                          </w:r>
                          <w:r w:rsidDel="00000000" w:rsidR="00000000" w:rsidRPr="00000000">
                            <w:rPr>
                              <w:rFonts w:ascii="Arial" w:cs="Arial" w:eastAsia="Arial" w:hAnsi="Arial"/>
                              <w:sz w:val="16"/>
                              <w:szCs w:val="16"/>
                              <w:vertAlign w:val="superscript"/>
                              <w:rtl w:val="0"/>
                            </w:rPr>
                            <w:t xml:space="preserve">-8</w:t>
                          </w:r>
                          <w:r w:rsidDel="00000000" w:rsidR="00000000" w:rsidRPr="00000000">
                            <w:rPr>
                              <w:rFonts w:ascii="Arial" w:cs="Arial" w:eastAsia="Arial" w:hAnsi="Arial"/>
                              <w:sz w:val="16"/>
                              <w:szCs w:val="16"/>
                              <w:rtl w:val="0"/>
                            </w:rPr>
                            <w:t xml:space="preserve"> rad</w:t>
                          </w:r>
                          <w:r w:rsidDel="00000000" w:rsidR="00000000" w:rsidRPr="00000000">
                            <w:rPr>
                              <w:rtl w:val="0"/>
                            </w:rPr>
                          </w:r>
                        </w:ins>
                      </w:sdtContent>
                    </w:sdt>
                  </w:p>
                </w:sdtContent>
              </w:sdt>
            </w:tc>
          </w:tr>
        </w:sdtContent>
      </w:sdt>
      <w:sdt>
        <w:sdtPr>
          <w:tag w:val="goog_rdk_510"/>
        </w:sdtPr>
        <w:sdtContent>
          <w:tr>
            <w:trPr>
              <w:cantSplit w:val="1"/>
              <w:tblHeader w:val="0"/>
              <w:ins w:author="Stig Syndergaard" w:id="72" w:date="2024-07-15T18:36:00Z"/>
            </w:trPr>
            <w:tc>
              <w:tcPr>
                <w:shd w:fill="f3f3f3" w:val="clear"/>
                <w:tcMar>
                  <w:top w:w="0.0" w:type="dxa"/>
                  <w:left w:w="108.0" w:type="dxa"/>
                  <w:bottom w:w="0.0" w:type="dxa"/>
                  <w:right w:w="108.0" w:type="dxa"/>
                </w:tcMar>
              </w:tcPr>
              <w:sdt>
                <w:sdtPr>
                  <w:tag w:val="goog_rdk_512"/>
                </w:sdtPr>
                <w:sdtContent>
                  <w:p w:rsidR="00000000" w:rsidDel="00000000" w:rsidP="00000000" w:rsidRDefault="00000000" w:rsidRPr="00000000" w14:paraId="000006B4">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i w:val="1"/>
                        <w:sz w:val="16"/>
                        <w:szCs w:val="16"/>
                      </w:rPr>
                    </w:pPr>
                    <w:sdt>
                      <w:sdtPr>
                        <w:tag w:val="goog_rdk_511"/>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14"/>
                </w:sdtPr>
                <w:sdtContent>
                  <w:p w:rsidR="00000000" w:rsidDel="00000000" w:rsidP="00000000" w:rsidRDefault="00000000" w:rsidRPr="00000000" w14:paraId="000006B5">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i w:val="1"/>
                        <w:sz w:val="16"/>
                        <w:szCs w:val="16"/>
                      </w:rPr>
                    </w:pPr>
                    <w:sdt>
                      <w:sdtPr>
                        <w:tag w:val="goog_rdk_513"/>
                      </w:sdtPr>
                      <w:sdtContent>
                        <w:ins w:author="Stig Syndergaard" w:id="72" w:date="2024-07-15T18:36:00Z">
                          <w:r w:rsidDel="00000000" w:rsidR="00000000" w:rsidRPr="00000000">
                            <w:rPr>
                              <w:rFonts w:ascii="Arial" w:cs="Arial" w:eastAsia="Arial" w:hAnsi="Arial"/>
                              <w:i w:val="1"/>
                              <w:sz w:val="16"/>
                              <w:szCs w:val="16"/>
                              <w:rtl w:val="0"/>
                            </w:rPr>
                            <w:t xml:space="preserve">(end delayed replication)</w:t>
                          </w:r>
                        </w:ins>
                      </w:sdtContent>
                    </w:sdt>
                  </w:p>
                </w:sdtContent>
              </w:sdt>
            </w:tc>
            <w:tc>
              <w:tcPr>
                <w:shd w:fill="f3f3f3" w:val="clear"/>
                <w:tcMar>
                  <w:top w:w="0.0" w:type="dxa"/>
                  <w:left w:w="108.0" w:type="dxa"/>
                  <w:bottom w:w="0.0" w:type="dxa"/>
                  <w:right w:w="108.0" w:type="dxa"/>
                </w:tcMar>
              </w:tcPr>
              <w:sdt>
                <w:sdtPr>
                  <w:tag w:val="goog_rdk_516"/>
                </w:sdtPr>
                <w:sdtContent>
                  <w:p w:rsidR="00000000" w:rsidDel="00000000" w:rsidP="00000000" w:rsidRDefault="00000000" w:rsidRPr="00000000" w14:paraId="000006B6">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b w:val="1"/>
                        <w:i w:val="1"/>
                        <w:sz w:val="16"/>
                        <w:szCs w:val="16"/>
                      </w:rPr>
                    </w:pPr>
                    <w:sdt>
                      <w:sdtPr>
                        <w:tag w:val="goog_rdk_515"/>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18"/>
                </w:sdtPr>
                <w:sdtContent>
                  <w:p w:rsidR="00000000" w:rsidDel="00000000" w:rsidP="00000000" w:rsidRDefault="00000000" w:rsidRPr="00000000" w14:paraId="000006B7">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i w:val="1"/>
                        <w:sz w:val="16"/>
                        <w:szCs w:val="16"/>
                      </w:rPr>
                    </w:pPr>
                    <w:sdt>
                      <w:sdtPr>
                        <w:tag w:val="goog_rdk_517"/>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20"/>
                </w:sdtPr>
                <w:sdtContent>
                  <w:p w:rsidR="00000000" w:rsidDel="00000000" w:rsidP="00000000" w:rsidRDefault="00000000" w:rsidRPr="00000000" w14:paraId="000006B8">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i w:val="1"/>
                        <w:sz w:val="16"/>
                        <w:szCs w:val="16"/>
                      </w:rPr>
                    </w:pPr>
                    <w:sdt>
                      <w:sdtPr>
                        <w:tag w:val="goog_rdk_519"/>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22"/>
                </w:sdtPr>
                <w:sdtContent>
                  <w:p w:rsidR="00000000" w:rsidDel="00000000" w:rsidP="00000000" w:rsidRDefault="00000000" w:rsidRPr="00000000" w14:paraId="000006B9">
                    <w:pPr>
                      <w:widowControl w:val="1"/>
                      <w:pBdr>
                        <w:top w:space="0" w:sz="0" w:val="nil"/>
                        <w:left w:space="0" w:sz="0" w:val="nil"/>
                        <w:bottom w:space="0" w:sz="0" w:val="nil"/>
                        <w:right w:space="0" w:sz="0" w:val="nil"/>
                        <w:between w:space="0" w:sz="0" w:val="nil"/>
                      </w:pBdr>
                      <w:spacing w:line="240" w:lineRule="auto"/>
                      <w:jc w:val="right"/>
                      <w:rPr>
                        <w:ins w:author="Stig Syndergaard" w:id="72" w:date="2024-07-15T18:36:00Z"/>
                        <w:rFonts w:ascii="Arial" w:cs="Arial" w:eastAsia="Arial" w:hAnsi="Arial"/>
                        <w:i w:val="1"/>
                        <w:sz w:val="16"/>
                        <w:szCs w:val="16"/>
                      </w:rPr>
                    </w:pPr>
                    <w:sdt>
                      <w:sdtPr>
                        <w:tag w:val="goog_rdk_521"/>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24"/>
                </w:sdtPr>
                <w:sdtContent>
                  <w:p w:rsidR="00000000" w:rsidDel="00000000" w:rsidP="00000000" w:rsidRDefault="00000000" w:rsidRPr="00000000" w14:paraId="000006BA">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i w:val="1"/>
                        <w:sz w:val="16"/>
                        <w:szCs w:val="16"/>
                      </w:rPr>
                    </w:pPr>
                    <w:sdt>
                      <w:sdtPr>
                        <w:tag w:val="goog_rdk_523"/>
                      </w:sdtPr>
                      <w:sdtContent>
                        <w:ins w:author="Stig Syndergaard" w:id="72" w:date="2024-07-15T18:3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26"/>
                </w:sdtPr>
                <w:sdtContent>
                  <w:p w:rsidR="00000000" w:rsidDel="00000000" w:rsidP="00000000" w:rsidRDefault="00000000" w:rsidRPr="00000000" w14:paraId="000006BB">
                    <w:pPr>
                      <w:widowControl w:val="1"/>
                      <w:pBdr>
                        <w:top w:space="0" w:sz="0" w:val="nil"/>
                        <w:left w:space="0" w:sz="0" w:val="nil"/>
                        <w:bottom w:space="0" w:sz="0" w:val="nil"/>
                        <w:right w:space="0" w:sz="0" w:val="nil"/>
                        <w:between w:space="0" w:sz="0" w:val="nil"/>
                      </w:pBdr>
                      <w:spacing w:line="240" w:lineRule="auto"/>
                      <w:rPr>
                        <w:ins w:author="Stig Syndergaard" w:id="72" w:date="2024-07-15T18:36:00Z"/>
                        <w:rFonts w:ascii="Arial" w:cs="Arial" w:eastAsia="Arial" w:hAnsi="Arial"/>
                        <w:i w:val="1"/>
                        <w:sz w:val="16"/>
                        <w:szCs w:val="16"/>
                      </w:rPr>
                    </w:pPr>
                    <w:sdt>
                      <w:sdtPr>
                        <w:tag w:val="goog_rdk_525"/>
                      </w:sdtPr>
                      <w:sdtContent>
                        <w:ins w:author="Stig Syndergaard" w:id="72" w:date="2024-07-15T18:36:00Z">
                          <w:r w:rsidDel="00000000" w:rsidR="00000000" w:rsidRPr="00000000">
                            <w:rPr>
                              <w:rtl w:val="0"/>
                            </w:rPr>
                          </w:r>
                        </w:ins>
                      </w:sdtContent>
                    </w:sdt>
                  </w:p>
                </w:sdtContent>
              </w:sdt>
            </w:tc>
          </w:tr>
        </w:sdtContent>
      </w:sdt>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B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N0</w:t>
            </w:r>
          </w:p>
        </w:tc>
        <w:tc>
          <w:tcPr>
            <w:shd w:fill="f3f3f3" w:val="clear"/>
            <w:tcMar>
              <w:top w:w="0.0" w:type="dxa"/>
              <w:left w:w="108.0" w:type="dxa"/>
              <w:bottom w:w="0.0" w:type="dxa"/>
              <w:right w:w="108.0" w:type="dxa"/>
            </w:tcMar>
          </w:tcPr>
          <w:p w:rsidR="00000000" w:rsidDel="00000000" w:rsidP="00000000" w:rsidRDefault="00000000" w:rsidRPr="00000000" w14:paraId="000006BD">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6B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B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2">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3">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N0 = 42+4.n0 elements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C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N0+1</w:t>
            </w:r>
          </w:p>
        </w:tc>
        <w:tc>
          <w:tcPr>
            <w:shd w:fill="e0e0e0" w:val="clear"/>
            <w:tcMar>
              <w:top w:w="0.0" w:type="dxa"/>
              <w:left w:w="108.0" w:type="dxa"/>
              <w:bottom w:w="0.0" w:type="dxa"/>
              <w:right w:w="108.0" w:type="dxa"/>
            </w:tcMar>
          </w:tcPr>
          <w:p w:rsidR="00000000" w:rsidDel="00000000" w:rsidP="00000000" w:rsidRDefault="00000000" w:rsidRPr="00000000" w14:paraId="000006C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6C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6C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C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C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6C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6C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C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1 04 000</w:t>
            </w:r>
          </w:p>
        </w:tc>
        <w:tc>
          <w:tcPr>
            <w:shd w:fill="f3f3f3" w:val="clear"/>
            <w:tcMar>
              <w:top w:w="0.0" w:type="dxa"/>
              <w:left w:w="108.0" w:type="dxa"/>
              <w:bottom w:w="0.0" w:type="dxa"/>
              <w:right w:w="108.0" w:type="dxa"/>
            </w:tcMar>
          </w:tcPr>
          <w:p w:rsidR="00000000" w:rsidDel="00000000" w:rsidP="00000000" w:rsidRDefault="00000000" w:rsidRPr="00000000" w14:paraId="000006C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D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D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D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D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4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D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N2+1</w:t>
            </w:r>
          </w:p>
        </w:tc>
        <w:tc>
          <w:tcPr>
            <w:shd w:fill="e0e0e0" w:val="clear"/>
            <w:tcMar>
              <w:top w:w="0.0" w:type="dxa"/>
              <w:left w:w="108.0" w:type="dxa"/>
              <w:bottom w:w="0.0" w:type="dxa"/>
              <w:right w:w="108.0" w:type="dxa"/>
            </w:tcMar>
          </w:tcPr>
          <w:p w:rsidR="00000000" w:rsidDel="00000000" w:rsidP="00000000" w:rsidRDefault="00000000" w:rsidRPr="00000000" w14:paraId="000006D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6D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0 31 001</w:t>
            </w:r>
          </w:p>
        </w:tc>
        <w:tc>
          <w:tcPr>
            <w:shd w:fill="e0e0e0" w:val="clear"/>
            <w:tcMar>
              <w:top w:w="0.0" w:type="dxa"/>
              <w:left w:w="108.0" w:type="dxa"/>
              <w:bottom w:w="0.0" w:type="dxa"/>
              <w:right w:w="108.0" w:type="dxa"/>
            </w:tcMar>
          </w:tcPr>
          <w:p w:rsidR="00000000" w:rsidDel="00000000" w:rsidP="00000000" w:rsidRDefault="00000000" w:rsidRPr="00000000" w14:paraId="000006D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D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D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D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D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Number of diagnostic entries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D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N2+2</w:t>
            </w:r>
          </w:p>
        </w:tc>
        <w:tc>
          <w:tcPr>
            <w:shd w:fill="e0e0e0" w:val="clear"/>
            <w:tcMar>
              <w:top w:w="0.0" w:type="dxa"/>
              <w:left w:w="108.0" w:type="dxa"/>
              <w:bottom w:w="0.0" w:type="dxa"/>
              <w:right w:w="108.0" w:type="dxa"/>
            </w:tcMar>
          </w:tcPr>
          <w:p w:rsidR="00000000" w:rsidDel="00000000" w:rsidP="00000000" w:rsidRDefault="00000000" w:rsidRPr="00000000" w14:paraId="000006D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Radio occultation Diagnostic type</w:t>
            </w:r>
          </w:p>
        </w:tc>
        <w:tc>
          <w:tcPr>
            <w:shd w:fill="e0e0e0" w:val="clear"/>
            <w:tcMar>
              <w:top w:w="0.0" w:type="dxa"/>
              <w:left w:w="108.0" w:type="dxa"/>
              <w:bottom w:w="0.0" w:type="dxa"/>
              <w:right w:w="108.0" w:type="dxa"/>
            </w:tcMar>
          </w:tcPr>
          <w:p w:rsidR="00000000" w:rsidDel="00000000" w:rsidP="00000000" w:rsidRDefault="00000000" w:rsidRPr="00000000" w14:paraId="000006D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color w:val="0000ff"/>
                <w:sz w:val="16"/>
                <w:szCs w:val="16"/>
                <w:rtl w:val="0"/>
              </w:rPr>
              <w:t xml:space="preserve"> </w:t>
            </w: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6D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E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E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6E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6E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color w:val="0000ff"/>
                <w:sz w:val="16"/>
                <w:szCs w:val="16"/>
                <w:rtl w:val="0"/>
              </w:rPr>
              <w:t xml:space="preserve">See Table 9</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E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N2+3</w:t>
            </w:r>
          </w:p>
        </w:tc>
        <w:tc>
          <w:tcPr>
            <w:shd w:fill="e0e0e0" w:val="clear"/>
            <w:tcMar>
              <w:top w:w="0.0" w:type="dxa"/>
              <w:left w:w="108.0" w:type="dxa"/>
              <w:bottom w:w="0.0" w:type="dxa"/>
              <w:right w:w="108.0" w:type="dxa"/>
            </w:tcMar>
          </w:tcPr>
          <w:p w:rsidR="00000000" w:rsidDel="00000000" w:rsidP="00000000" w:rsidRDefault="00000000" w:rsidRPr="00000000" w14:paraId="000006E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Decimal scale of following significands</w:t>
            </w:r>
          </w:p>
        </w:tc>
        <w:tc>
          <w:tcPr>
            <w:shd w:fill="e0e0e0" w:val="clear"/>
            <w:tcMar>
              <w:top w:w="0.0" w:type="dxa"/>
              <w:left w:w="108.0" w:type="dxa"/>
              <w:bottom w:w="0.0" w:type="dxa"/>
              <w:right w:w="108.0" w:type="dxa"/>
            </w:tcMar>
          </w:tcPr>
          <w:p w:rsidR="00000000" w:rsidDel="00000000" w:rsidP="00000000" w:rsidRDefault="00000000" w:rsidRPr="00000000" w14:paraId="000006E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0 08 090</w:t>
            </w:r>
          </w:p>
        </w:tc>
        <w:tc>
          <w:tcPr>
            <w:shd w:fill="e0e0e0" w:val="clear"/>
            <w:tcMar>
              <w:top w:w="0.0" w:type="dxa"/>
              <w:left w:w="108.0" w:type="dxa"/>
              <w:bottom w:w="0.0" w:type="dxa"/>
              <w:right w:w="108.0" w:type="dxa"/>
            </w:tcMar>
          </w:tcPr>
          <w:p w:rsidR="00000000" w:rsidDel="00000000" w:rsidP="00000000" w:rsidRDefault="00000000" w:rsidRPr="00000000" w14:paraId="000006E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E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-127</w:t>
            </w:r>
          </w:p>
        </w:tc>
        <w:tc>
          <w:tcPr>
            <w:shd w:fill="e0e0e0" w:val="clear"/>
            <w:tcMar>
              <w:top w:w="0.0" w:type="dxa"/>
              <w:left w:w="108.0" w:type="dxa"/>
              <w:bottom w:w="0.0" w:type="dxa"/>
              <w:right w:w="108.0" w:type="dxa"/>
            </w:tcMar>
          </w:tcPr>
          <w:p w:rsidR="00000000" w:rsidDel="00000000" w:rsidP="00000000" w:rsidRDefault="00000000" w:rsidRPr="00000000" w14:paraId="000006E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E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E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Decimal scale (see next descriptor)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E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N2+4</w:t>
            </w:r>
          </w:p>
        </w:tc>
        <w:tc>
          <w:tcPr>
            <w:shd w:fill="e0e0e0" w:val="clear"/>
            <w:tcMar>
              <w:top w:w="0.0" w:type="dxa"/>
              <w:left w:w="108.0" w:type="dxa"/>
              <w:bottom w:w="0.0" w:type="dxa"/>
              <w:right w:w="108.0" w:type="dxa"/>
            </w:tcMar>
          </w:tcPr>
          <w:p w:rsidR="00000000" w:rsidDel="00000000" w:rsidP="00000000" w:rsidRDefault="00000000" w:rsidRPr="00000000" w14:paraId="000006E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Scaled diagnostic</w:t>
            </w:r>
          </w:p>
        </w:tc>
        <w:tc>
          <w:tcPr>
            <w:shd w:fill="e0e0e0" w:val="clear"/>
            <w:tcMar>
              <w:top w:w="0.0" w:type="dxa"/>
              <w:left w:w="108.0" w:type="dxa"/>
              <w:bottom w:w="0.0" w:type="dxa"/>
              <w:right w:w="108.0" w:type="dxa"/>
            </w:tcMar>
          </w:tcPr>
          <w:p w:rsidR="00000000" w:rsidDel="00000000" w:rsidP="00000000" w:rsidRDefault="00000000" w:rsidRPr="00000000" w14:paraId="000006E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 </w:t>
            </w:r>
          </w:p>
        </w:tc>
        <w:tc>
          <w:tcPr>
            <w:shd w:fill="e0e0e0" w:val="clear"/>
            <w:tcMar>
              <w:top w:w="0.0" w:type="dxa"/>
              <w:left w:w="108.0" w:type="dxa"/>
              <w:bottom w:w="0.0" w:type="dxa"/>
              <w:right w:w="108.0" w:type="dxa"/>
            </w:tcMar>
          </w:tcPr>
          <w:p w:rsidR="00000000" w:rsidDel="00000000" w:rsidP="00000000" w:rsidRDefault="00000000" w:rsidRPr="00000000" w14:paraId="000006E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F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-131 071</w:t>
            </w:r>
          </w:p>
        </w:tc>
        <w:tc>
          <w:tcPr>
            <w:shd w:fill="e0e0e0" w:val="clear"/>
            <w:tcMar>
              <w:top w:w="0.0" w:type="dxa"/>
              <w:left w:w="108.0" w:type="dxa"/>
              <w:bottom w:w="0.0" w:type="dxa"/>
              <w:right w:w="108.0" w:type="dxa"/>
            </w:tcMar>
          </w:tcPr>
          <w:p w:rsidR="00000000" w:rsidDel="00000000" w:rsidP="00000000" w:rsidRDefault="00000000" w:rsidRPr="00000000" w14:paraId="000006F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6F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F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Scaled value (actual value = scaled value x 10</w:t>
            </w:r>
            <w:r w:rsidDel="00000000" w:rsidR="00000000" w:rsidRPr="00000000">
              <w:rPr>
                <w:rFonts w:ascii="Arial" w:cs="Arial" w:eastAsia="Arial" w:hAnsi="Arial"/>
                <w:sz w:val="16"/>
                <w:szCs w:val="16"/>
                <w:vertAlign w:val="superscript"/>
                <w:rtl w:val="0"/>
              </w:rPr>
              <w:t xml:space="preserve">decimal scale</w:t>
            </w:r>
            <w:r w:rsidDel="00000000" w:rsidR="00000000" w:rsidRPr="00000000">
              <w:rPr>
                <w:rFonts w:ascii="Arial" w:cs="Arial" w:eastAsia="Arial" w:hAnsi="Arial"/>
                <w:sz w:val="16"/>
                <w:szCs w:val="16"/>
                <w:rtl w:val="0"/>
              </w:rPr>
              <w:t xml:space="preserv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F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N2+5</w:t>
            </w:r>
          </w:p>
        </w:tc>
        <w:tc>
          <w:tcPr>
            <w:shd w:fill="e0e0e0" w:val="clear"/>
            <w:tcMar>
              <w:top w:w="0.0" w:type="dxa"/>
              <w:left w:w="108.0" w:type="dxa"/>
              <w:bottom w:w="0.0" w:type="dxa"/>
              <w:right w:w="108.0" w:type="dxa"/>
            </w:tcMar>
          </w:tcPr>
          <w:p w:rsidR="00000000" w:rsidDel="00000000" w:rsidP="00000000" w:rsidRDefault="00000000" w:rsidRPr="00000000" w14:paraId="000006F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Decimal scale of following significands</w:t>
            </w:r>
          </w:p>
        </w:tc>
        <w:tc>
          <w:tcPr>
            <w:shd w:fill="e0e0e0" w:val="clear"/>
            <w:tcMar>
              <w:top w:w="0.0" w:type="dxa"/>
              <w:left w:w="108.0" w:type="dxa"/>
              <w:bottom w:w="0.0" w:type="dxa"/>
              <w:right w:w="108.0" w:type="dxa"/>
            </w:tcMar>
          </w:tcPr>
          <w:p w:rsidR="00000000" w:rsidDel="00000000" w:rsidP="00000000" w:rsidRDefault="00000000" w:rsidRPr="00000000" w14:paraId="000006F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0 08 090</w:t>
            </w:r>
          </w:p>
        </w:tc>
        <w:tc>
          <w:tcPr>
            <w:shd w:fill="e0e0e0" w:val="clear"/>
            <w:tcMar>
              <w:top w:w="0.0" w:type="dxa"/>
              <w:left w:w="108.0" w:type="dxa"/>
              <w:bottom w:w="0.0" w:type="dxa"/>
              <w:right w:w="108.0" w:type="dxa"/>
            </w:tcMar>
          </w:tcPr>
          <w:p w:rsidR="00000000" w:rsidDel="00000000" w:rsidP="00000000" w:rsidRDefault="00000000" w:rsidRPr="00000000" w14:paraId="000006F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F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-127</w:t>
            </w:r>
          </w:p>
        </w:tc>
        <w:tc>
          <w:tcPr>
            <w:shd w:fill="e0e0e0" w:val="clear"/>
            <w:tcMar>
              <w:top w:w="0.0" w:type="dxa"/>
              <w:left w:w="108.0" w:type="dxa"/>
              <w:bottom w:w="0.0" w:type="dxa"/>
              <w:right w:w="108.0" w:type="dxa"/>
            </w:tcMar>
          </w:tcPr>
          <w:p w:rsidR="00000000" w:rsidDel="00000000" w:rsidP="00000000" w:rsidRDefault="00000000" w:rsidRPr="00000000" w14:paraId="000006F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F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F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Missing = off</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F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N3</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Fonts w:ascii="Arial" w:cs="Arial" w:eastAsia="Arial" w:hAnsi="Arial"/>
                <w:i w:val="1"/>
                <w:sz w:val="16"/>
                <w:szCs w:val="16"/>
                <w:rtl w:val="0"/>
              </w:rPr>
              <w:t xml:space="preserve">end delayed replication</w:t>
            </w:r>
            <w:r w:rsidDel="00000000" w:rsidR="00000000" w:rsidRPr="00000000">
              <w:rPr>
                <w:rFonts w:ascii="Arial" w:cs="Arial" w:eastAsia="Arial" w:hAnsi="Arial"/>
                <w:b w:val="1"/>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6F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N3 = N2+4.n3 elements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0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N1</w:t>
            </w:r>
          </w:p>
        </w:tc>
        <w:tc>
          <w:tcPr>
            <w:shd w:fill="f3f3f3" w:val="clear"/>
            <w:tcMar>
              <w:top w:w="0.0" w:type="dxa"/>
              <w:left w:w="108.0" w:type="dxa"/>
              <w:bottom w:w="0.0" w:type="dxa"/>
              <w:right w:w="108.0" w:type="dxa"/>
            </w:tcMar>
          </w:tcPr>
          <w:p w:rsidR="00000000" w:rsidDel="00000000" w:rsidP="00000000" w:rsidRDefault="00000000" w:rsidRPr="00000000" w14:paraId="0000070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70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0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0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0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0A">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0B">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N1 = 38+(5+6.n0).n1 elements</w:t>
            </w:r>
            <w:r w:rsidDel="00000000" w:rsidR="00000000" w:rsidRPr="00000000">
              <w:rPr>
                <w:rtl w:val="0"/>
              </w:rPr>
            </w:r>
          </w:p>
        </w:tc>
      </w:tr>
      <w:tr>
        <w:trPr>
          <w:cantSplit w:val="1"/>
          <w:trHeight w:val="148" w:hRule="atLeast"/>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70C">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6"/>
                <w:szCs w:val="16"/>
                <w:rtl w:val="0"/>
              </w:rPr>
              <w:t xml:space="preserve">RO 'Step 2a' data </w:t>
            </w:r>
            <w:r w:rsidDel="00000000" w:rsidR="00000000" w:rsidRPr="00000000">
              <w:rPr>
                <w:rFonts w:ascii="Arial" w:cs="Arial" w:eastAsia="Arial" w:hAnsi="Arial"/>
                <w:i w:val="1"/>
                <w:sz w:val="16"/>
                <w:szCs w:val="16"/>
                <w:rtl w:val="0"/>
              </w:rPr>
              <w:t xml:space="preserve">(see Notes 3–5 &amp; 11)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1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71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1 12 000</w:t>
            </w:r>
          </w:p>
        </w:tc>
        <w:tc>
          <w:tcPr>
            <w:shd w:fill="f3f3f3" w:val="clear"/>
            <w:tcMar>
              <w:top w:w="0.0" w:type="dxa"/>
              <w:left w:w="108.0" w:type="dxa"/>
              <w:bottom w:w="0.0" w:type="dxa"/>
              <w:right w:w="108.0" w:type="dxa"/>
            </w:tcMar>
          </w:tcPr>
          <w:p w:rsidR="00000000" w:rsidDel="00000000" w:rsidP="00000000" w:rsidRDefault="00000000" w:rsidRPr="00000000" w14:paraId="0000071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12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1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N1+1</w:t>
            </w:r>
          </w:p>
        </w:tc>
        <w:tc>
          <w:tcPr>
            <w:shd w:fill="e0e0e0" w:val="clear"/>
            <w:tcMar>
              <w:top w:w="0.0" w:type="dxa"/>
              <w:left w:w="108.0" w:type="dxa"/>
              <w:bottom w:w="0.0" w:type="dxa"/>
              <w:right w:w="108.0" w:type="dxa"/>
            </w:tcMar>
          </w:tcPr>
          <w:p w:rsidR="00000000" w:rsidDel="00000000" w:rsidP="00000000" w:rsidRDefault="00000000" w:rsidRPr="00000000" w14:paraId="0000071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71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71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2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2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72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23">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Number of Step 2a samples,</w:t>
            </w:r>
            <w:r w:rsidDel="00000000" w:rsidR="00000000" w:rsidRPr="00000000">
              <w:rPr>
                <w:rFonts w:ascii="Arial" w:cs="Arial" w:eastAsia="Arial" w:hAnsi="Arial"/>
                <w:i w:val="1"/>
                <w:sz w:val="16"/>
                <w:szCs w:val="16"/>
                <w:rtl w:val="0"/>
              </w:rPr>
              <w:t xml:space="preserve"> n5</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2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Increase Table B scale, reference value and bit width (all at once)</w:t>
            </w:r>
          </w:p>
        </w:tc>
        <w:tc>
          <w:tcPr>
            <w:shd w:fill="f3f3f3" w:val="clear"/>
            <w:tcMar>
              <w:top w:w="0.0" w:type="dxa"/>
              <w:left w:w="108.0" w:type="dxa"/>
              <w:bottom w:w="0.0" w:type="dxa"/>
              <w:right w:w="108.0" w:type="dxa"/>
            </w:tcMar>
          </w:tcPr>
          <w:p w:rsidR="00000000" w:rsidDel="00000000" w:rsidP="00000000" w:rsidRDefault="00000000" w:rsidRPr="00000000" w14:paraId="0000072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2 07 001</w:t>
            </w:r>
          </w:p>
        </w:tc>
        <w:tc>
          <w:tcPr>
            <w:shd w:fill="f3f3f3" w:val="clear"/>
            <w:tcMar>
              <w:top w:w="0.0" w:type="dxa"/>
              <w:left w:w="108.0" w:type="dxa"/>
              <w:bottom w:w="0.0" w:type="dxa"/>
              <w:right w:w="108.0" w:type="dxa"/>
            </w:tcMar>
          </w:tcPr>
          <w:p w:rsidR="00000000" w:rsidDel="00000000" w:rsidP="00000000" w:rsidRDefault="00000000" w:rsidRPr="00000000" w14:paraId="0000072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 1 to scale, multiply reference value by 10, and add 4 to bit width</w:t>
            </w:r>
          </w:p>
        </w:tc>
      </w:tr>
      <w:tr>
        <w:trPr>
          <w:cantSplit w:val="1"/>
          <w:trHeight w:val="536"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72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N1+2</w:t>
            </w:r>
          </w:p>
        </w:tc>
        <w:tc>
          <w:tcPr>
            <w:shd w:fill="f3f3f3" w:val="clear"/>
            <w:tcMar>
              <w:top w:w="0.0" w:type="dxa"/>
              <w:left w:w="108.0" w:type="dxa"/>
              <w:bottom w:w="0.0" w:type="dxa"/>
              <w:right w:w="108.0" w:type="dxa"/>
            </w:tcMar>
          </w:tcPr>
          <w:p w:rsidR="00000000" w:rsidDel="00000000" w:rsidP="00000000" w:rsidRDefault="00000000" w:rsidRPr="00000000" w14:paraId="0000072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Height</w:t>
            </w:r>
          </w:p>
        </w:tc>
        <w:tc>
          <w:tcPr>
            <w:shd w:fill="f3f3f3" w:val="clear"/>
            <w:tcMar>
              <w:top w:w="0.0" w:type="dxa"/>
              <w:left w:w="108.0" w:type="dxa"/>
              <w:bottom w:w="0.0" w:type="dxa"/>
              <w:right w:w="108.0" w:type="dxa"/>
            </w:tcMar>
          </w:tcPr>
          <w:p w:rsidR="00000000" w:rsidDel="00000000" w:rsidP="00000000" w:rsidRDefault="00000000" w:rsidRPr="00000000" w14:paraId="0000072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0 07 007</w:t>
            </w:r>
          </w:p>
        </w:tc>
        <w:tc>
          <w:tcPr>
            <w:shd w:fill="f3f3f3" w:val="clear"/>
            <w:tcMar>
              <w:top w:w="0.0" w:type="dxa"/>
              <w:left w:w="108.0" w:type="dxa"/>
              <w:bottom w:w="0.0" w:type="dxa"/>
              <w:right w:w="108.0" w:type="dxa"/>
            </w:tcMar>
          </w:tcPr>
          <w:p w:rsidR="00000000" w:rsidDel="00000000" w:rsidP="00000000" w:rsidRDefault="00000000" w:rsidRPr="00000000" w14:paraId="0000072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w:t>
            </w:r>
          </w:p>
        </w:tc>
        <w:tc>
          <w:tcPr>
            <w:shd w:fill="f3f3f3" w:val="clear"/>
            <w:tcMar>
              <w:top w:w="0.0" w:type="dxa"/>
              <w:left w:w="108.0" w:type="dxa"/>
              <w:bottom w:w="0.0" w:type="dxa"/>
              <w:right w:w="108.0" w:type="dxa"/>
            </w:tcMar>
          </w:tcPr>
          <w:p w:rsidR="00000000" w:rsidDel="00000000" w:rsidP="00000000" w:rsidRDefault="00000000" w:rsidRPr="00000000" w14:paraId="0000073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(-10 000)</w:t>
            </w:r>
          </w:p>
          <w:p w:rsidR="00000000" w:rsidDel="00000000" w:rsidP="00000000" w:rsidRDefault="00000000" w:rsidRPr="00000000" w14:paraId="0000073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-1 000</w:t>
            </w:r>
          </w:p>
        </w:tc>
        <w:tc>
          <w:tcPr>
            <w:shd w:fill="f3f3f3" w:val="clear"/>
            <w:tcMar>
              <w:top w:w="0.0" w:type="dxa"/>
              <w:left w:w="108.0" w:type="dxa"/>
              <w:bottom w:w="0.0" w:type="dxa"/>
              <w:right w:w="108.0" w:type="dxa"/>
            </w:tcMar>
          </w:tcPr>
          <w:p w:rsidR="00000000" w:rsidDel="00000000" w:rsidP="00000000" w:rsidRDefault="00000000" w:rsidRPr="00000000" w14:paraId="0000073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   17</w:t>
            </w:r>
          </w:p>
        </w:tc>
        <w:tc>
          <w:tcPr>
            <w:shd w:fill="f3f3f3" w:val="clear"/>
            <w:tcMar>
              <w:top w:w="0.0" w:type="dxa"/>
              <w:left w:w="108.0" w:type="dxa"/>
              <w:bottom w:w="0.0" w:type="dxa"/>
              <w:right w:w="108.0" w:type="dxa"/>
            </w:tcMar>
          </w:tcPr>
          <w:p w:rsidR="00000000" w:rsidDel="00000000" w:rsidP="00000000" w:rsidRDefault="00000000" w:rsidRPr="00000000" w14:paraId="0000073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734">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Geometric altitude, -1km to 100km to 10cm, wrt </w:t>
            </w:r>
            <w:sdt>
              <w:sdtPr>
                <w:tag w:val="goog_rdk_527"/>
              </w:sdtPr>
              <w:sdtContent>
                <w:ins w:author="Stig Syndergaard" w:id="73" w:date="2024-07-15T17:40:00Z">
                  <w:r w:rsidDel="00000000" w:rsidR="00000000" w:rsidRPr="00000000">
                    <w:rPr>
                      <w:rFonts w:ascii="Arial" w:cs="Arial" w:eastAsia="Arial" w:hAnsi="Arial"/>
                      <w:sz w:val="16"/>
                      <w:szCs w:val="16"/>
                      <w:rtl w:val="0"/>
                    </w:rPr>
                    <w:t xml:space="preserve">Geoid </w:t>
                  </w:r>
                </w:ins>
              </w:sdtContent>
            </w:sdt>
            <w:r w:rsidDel="00000000" w:rsidR="00000000" w:rsidRPr="00000000">
              <w:rPr>
                <w:rFonts w:ascii="Arial" w:cs="Arial" w:eastAsia="Arial" w:hAnsi="Arial"/>
                <w:sz w:val="16"/>
                <w:szCs w:val="16"/>
                <w:rtl w:val="0"/>
              </w:rPr>
              <w:t xml:space="preserve">(MSL)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3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N1+3</w:t>
            </w:r>
          </w:p>
        </w:tc>
        <w:tc>
          <w:tcPr>
            <w:shd w:fill="e0e0e0" w:val="clear"/>
            <w:tcMar>
              <w:top w:w="0.0" w:type="dxa"/>
              <w:left w:w="108.0" w:type="dxa"/>
              <w:bottom w:w="0.0" w:type="dxa"/>
              <w:right w:w="108.0" w:type="dxa"/>
            </w:tcMar>
          </w:tcPr>
          <w:p w:rsidR="00000000" w:rsidDel="00000000" w:rsidP="00000000" w:rsidRDefault="00000000" w:rsidRPr="00000000" w14:paraId="0000073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Geopotential height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3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528"/>
              </w:sdtPr>
              <w:sdtContent>
                <w:commentRangeStart w:id="28"/>
              </w:sdtContent>
            </w:sdt>
            <w:r w:rsidDel="00000000" w:rsidR="00000000" w:rsidRPr="00000000">
              <w:rPr>
                <w:rFonts w:ascii="Arial" w:cs="Arial" w:eastAsia="Arial" w:hAnsi="Arial"/>
                <w:b w:val="1"/>
                <w:sz w:val="16"/>
                <w:szCs w:val="16"/>
                <w:rtl w:val="0"/>
              </w:rPr>
              <w:t xml:space="preserve">0 </w:t>
            </w:r>
            <w:sdt>
              <w:sdtPr>
                <w:tag w:val="goog_rdk_529"/>
              </w:sdtPr>
              <w:sdtContent>
                <w:ins w:author="Stig Syndergaard" w:id="74" w:date="2024-07-15T23:31:00Z">
                  <w:r w:rsidDel="00000000" w:rsidR="00000000" w:rsidRPr="00000000">
                    <w:rPr>
                      <w:rFonts w:ascii="Arial" w:cs="Arial" w:eastAsia="Arial" w:hAnsi="Arial"/>
                      <w:b w:val="1"/>
                      <w:sz w:val="16"/>
                      <w:szCs w:val="16"/>
                      <w:rtl w:val="0"/>
                    </w:rPr>
                    <w:t xml:space="preserve">07</w:t>
                  </w:r>
                </w:ins>
              </w:sdtContent>
            </w:sdt>
            <w:r w:rsidDel="00000000" w:rsidR="00000000" w:rsidRPr="00000000">
              <w:rPr>
                <w:rFonts w:ascii="Arial" w:cs="Arial" w:eastAsia="Arial" w:hAnsi="Arial"/>
                <w:b w:val="1"/>
                <w:sz w:val="16"/>
                <w:szCs w:val="16"/>
                <w:rtl w:val="0"/>
              </w:rPr>
              <w:t xml:space="preserve"> 009</w:t>
            </w:r>
            <w:commentRangeEnd w:id="28"/>
            <w:r w:rsidDel="00000000" w:rsidR="00000000" w:rsidRPr="00000000">
              <w:commentReference w:id="28"/>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3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w:t>
            </w:r>
          </w:p>
        </w:tc>
        <w:tc>
          <w:tcPr>
            <w:shd w:fill="e0e0e0" w:val="clear"/>
            <w:tcMar>
              <w:top w:w="0.0" w:type="dxa"/>
              <w:left w:w="108.0" w:type="dxa"/>
              <w:bottom w:w="0.0" w:type="dxa"/>
              <w:right w:w="108.0" w:type="dxa"/>
            </w:tcMar>
          </w:tcPr>
          <w:p w:rsidR="00000000" w:rsidDel="00000000" w:rsidP="00000000" w:rsidRDefault="00000000" w:rsidRPr="00000000" w14:paraId="0000073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(-10 000)</w:t>
            </w:r>
          </w:p>
          <w:p w:rsidR="00000000" w:rsidDel="00000000" w:rsidP="00000000" w:rsidRDefault="00000000" w:rsidRPr="00000000" w14:paraId="000007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-1 000</w:t>
            </w:r>
          </w:p>
        </w:tc>
        <w:tc>
          <w:tcPr>
            <w:shd w:fill="e0e0e0" w:val="clear"/>
            <w:tcMar>
              <w:top w:w="0.0" w:type="dxa"/>
              <w:left w:w="108.0" w:type="dxa"/>
              <w:bottom w:w="0.0" w:type="dxa"/>
              <w:right w:w="108.0" w:type="dxa"/>
            </w:tcMar>
          </w:tcPr>
          <w:p w:rsidR="00000000" w:rsidDel="00000000" w:rsidP="00000000" w:rsidRDefault="00000000" w:rsidRPr="00000000" w14:paraId="0000073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   17</w:t>
            </w:r>
          </w:p>
        </w:tc>
        <w:tc>
          <w:tcPr>
            <w:shd w:fill="e0e0e0" w:val="clear"/>
            <w:tcMar>
              <w:top w:w="0.0" w:type="dxa"/>
              <w:left w:w="108.0" w:type="dxa"/>
              <w:bottom w:w="0.0" w:type="dxa"/>
              <w:right w:w="108.0" w:type="dxa"/>
            </w:tcMar>
          </w:tcPr>
          <w:p w:rsidR="00000000" w:rsidDel="00000000" w:rsidP="00000000" w:rsidRDefault="00000000" w:rsidRPr="00000000" w14:paraId="0000073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gpm</w:t>
            </w:r>
          </w:p>
        </w:tc>
        <w:tc>
          <w:tcPr>
            <w:shd w:fill="e0e0e0" w:val="clear"/>
            <w:tcMar>
              <w:top w:w="0.0" w:type="dxa"/>
              <w:left w:w="108.0" w:type="dxa"/>
              <w:bottom w:w="0.0" w:type="dxa"/>
              <w:right w:w="108.0" w:type="dxa"/>
            </w:tcMar>
          </w:tcPr>
          <w:p w:rsidR="00000000" w:rsidDel="00000000" w:rsidP="00000000" w:rsidRDefault="00000000" w:rsidRPr="00000000" w14:paraId="0000073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Geopot. altitude, -1km to 100km to 10cm, wrt </w:t>
            </w:r>
            <w:sdt>
              <w:sdtPr>
                <w:tag w:val="goog_rdk_530"/>
              </w:sdtPr>
              <w:sdtContent>
                <w:ins w:author="Stig Syndergaard" w:id="75" w:date="2024-07-15T17:40:00Z">
                  <w:r w:rsidDel="00000000" w:rsidR="00000000" w:rsidRPr="00000000">
                    <w:rPr>
                      <w:rFonts w:ascii="Arial" w:cs="Arial" w:eastAsia="Arial" w:hAnsi="Arial"/>
                      <w:sz w:val="16"/>
                      <w:szCs w:val="16"/>
                      <w:rtl w:val="0"/>
                    </w:rPr>
                    <w:t xml:space="preserve">G</w:t>
                  </w:r>
                </w:ins>
              </w:sdtContent>
            </w:sdt>
            <w:r w:rsidDel="00000000" w:rsidR="00000000" w:rsidRPr="00000000">
              <w:rPr>
                <w:rFonts w:ascii="Arial" w:cs="Arial" w:eastAsia="Arial" w:hAnsi="Arial"/>
                <w:sz w:val="16"/>
                <w:szCs w:val="16"/>
                <w:rtl w:val="0"/>
              </w:rPr>
              <w:t xml:space="preserve">eoid (MSL)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3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N1+4</w:t>
            </w:r>
          </w:p>
        </w:tc>
        <w:tc>
          <w:tcPr>
            <w:shd w:fill="e0e0e0" w:val="clear"/>
            <w:tcMar>
              <w:top w:w="0.0" w:type="dxa"/>
              <w:left w:w="108.0" w:type="dxa"/>
              <w:bottom w:w="0.0" w:type="dxa"/>
              <w:right w:w="108.0" w:type="dxa"/>
            </w:tcMar>
          </w:tcPr>
          <w:p w:rsidR="00000000" w:rsidDel="00000000" w:rsidP="00000000" w:rsidRDefault="00000000" w:rsidRPr="00000000" w14:paraId="0000073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Atmospheric refractivity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4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0 15 036</w:t>
            </w:r>
          </w:p>
        </w:tc>
        <w:tc>
          <w:tcPr>
            <w:shd w:fill="e0e0e0" w:val="clear"/>
            <w:tcMar>
              <w:top w:w="0.0" w:type="dxa"/>
              <w:left w:w="108.0" w:type="dxa"/>
              <w:bottom w:w="0.0" w:type="dxa"/>
              <w:right w:w="108.0" w:type="dxa"/>
            </w:tcMar>
          </w:tcPr>
          <w:p w:rsidR="00000000" w:rsidDel="00000000" w:rsidP="00000000" w:rsidRDefault="00000000" w:rsidRPr="00000000" w14:paraId="0000074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   3</w:t>
            </w:r>
          </w:p>
        </w:tc>
        <w:tc>
          <w:tcPr>
            <w:shd w:fill="e0e0e0" w:val="clear"/>
            <w:tcMar>
              <w:top w:w="0.0" w:type="dxa"/>
              <w:left w:w="108.0" w:type="dxa"/>
              <w:bottom w:w="0.0" w:type="dxa"/>
              <w:right w:w="108.0" w:type="dxa"/>
            </w:tcMar>
          </w:tcPr>
          <w:p w:rsidR="00000000" w:rsidDel="00000000" w:rsidP="00000000" w:rsidRDefault="00000000" w:rsidRPr="00000000" w14:paraId="0000074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4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   19</w:t>
            </w:r>
          </w:p>
        </w:tc>
        <w:tc>
          <w:tcPr>
            <w:shd w:fill="e0e0e0" w:val="clear"/>
            <w:tcMar>
              <w:top w:w="0.0" w:type="dxa"/>
              <w:left w:w="108.0" w:type="dxa"/>
              <w:bottom w:w="0.0" w:type="dxa"/>
              <w:right w:w="108.0" w:type="dxa"/>
            </w:tcMar>
          </w:tcPr>
          <w:p w:rsidR="00000000" w:rsidDel="00000000" w:rsidP="00000000" w:rsidRDefault="00000000" w:rsidRPr="00000000" w14:paraId="0000074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N-units</w:t>
            </w:r>
          </w:p>
        </w:tc>
        <w:tc>
          <w:tcPr>
            <w:shd w:fill="e0e0e0" w:val="clear"/>
            <w:tcMar>
              <w:top w:w="0.0" w:type="dxa"/>
              <w:left w:w="108.0" w:type="dxa"/>
              <w:bottom w:w="0.0" w:type="dxa"/>
              <w:right w:w="108.0" w:type="dxa"/>
            </w:tcMar>
          </w:tcPr>
          <w:p w:rsidR="00000000" w:rsidDel="00000000" w:rsidP="00000000" w:rsidRDefault="00000000" w:rsidRPr="00000000" w14:paraId="0000074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0 – 500, to 10</w:t>
            </w:r>
            <w:r w:rsidDel="00000000" w:rsidR="00000000" w:rsidRPr="00000000">
              <w:rPr>
                <w:rFonts w:ascii="Arial" w:cs="Arial" w:eastAsia="Arial" w:hAnsi="Arial"/>
                <w:sz w:val="16"/>
                <w:szCs w:val="16"/>
                <w:vertAlign w:val="superscript"/>
                <w:rtl w:val="0"/>
              </w:rPr>
              <w:t xml:space="preserve">-4</w:t>
            </w:r>
            <w:r w:rsidDel="00000000" w:rsidR="00000000" w:rsidRPr="00000000">
              <w:rPr>
                <w:rFonts w:ascii="Arial" w:cs="Arial" w:eastAsia="Arial" w:hAnsi="Arial"/>
                <w:sz w:val="16"/>
                <w:szCs w:val="16"/>
                <w:rtl w:val="0"/>
              </w:rPr>
              <w:t xml:space="preserve"> N-units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4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N1+5</w:t>
            </w:r>
          </w:p>
        </w:tc>
        <w:tc>
          <w:tcPr>
            <w:shd w:fill="e0e0e0" w:val="clear"/>
            <w:tcMar>
              <w:top w:w="0.0" w:type="dxa"/>
              <w:left w:w="108.0" w:type="dxa"/>
              <w:bottom w:w="0.0" w:type="dxa"/>
              <w:right w:w="108.0" w:type="dxa"/>
            </w:tcMar>
          </w:tcPr>
          <w:p w:rsidR="00000000" w:rsidDel="00000000" w:rsidP="00000000" w:rsidRDefault="00000000" w:rsidRPr="00000000" w14:paraId="0000074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Estimated error in atmospheric refractivity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4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 New</w:t>
            </w:r>
          </w:p>
        </w:tc>
        <w:tc>
          <w:tcPr>
            <w:shd w:fill="e0e0e0" w:val="clear"/>
            <w:tcMar>
              <w:top w:w="0.0" w:type="dxa"/>
              <w:left w:w="108.0" w:type="dxa"/>
              <w:bottom w:w="0.0" w:type="dxa"/>
              <w:right w:w="108.0" w:type="dxa"/>
            </w:tcMar>
          </w:tcPr>
          <w:p w:rsidR="00000000" w:rsidDel="00000000" w:rsidP="00000000" w:rsidRDefault="00000000" w:rsidRPr="00000000" w14:paraId="0000074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   3</w:t>
            </w:r>
          </w:p>
        </w:tc>
        <w:tc>
          <w:tcPr>
            <w:shd w:fill="e0e0e0" w:val="clear"/>
            <w:tcMar>
              <w:top w:w="0.0" w:type="dxa"/>
              <w:left w:w="108.0" w:type="dxa"/>
              <w:bottom w:w="0.0" w:type="dxa"/>
              <w:right w:w="108.0" w:type="dxa"/>
            </w:tcMar>
          </w:tcPr>
          <w:p w:rsidR="00000000" w:rsidDel="00000000" w:rsidP="00000000" w:rsidRDefault="00000000" w:rsidRPr="00000000" w14:paraId="0000074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4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   16</w:t>
            </w:r>
          </w:p>
        </w:tc>
        <w:tc>
          <w:tcPr>
            <w:shd w:fill="e0e0e0" w:val="clear"/>
            <w:tcMar>
              <w:top w:w="0.0" w:type="dxa"/>
              <w:left w:w="108.0" w:type="dxa"/>
              <w:bottom w:w="0.0" w:type="dxa"/>
              <w:right w:w="108.0" w:type="dxa"/>
            </w:tcMar>
          </w:tcPr>
          <w:p w:rsidR="00000000" w:rsidDel="00000000" w:rsidP="00000000" w:rsidRDefault="00000000" w:rsidRPr="00000000" w14:paraId="0000074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N-units</w:t>
            </w:r>
          </w:p>
        </w:tc>
        <w:tc>
          <w:tcPr>
            <w:shd w:fill="e0e0e0" w:val="clear"/>
            <w:tcMar>
              <w:top w:w="0.0" w:type="dxa"/>
              <w:left w:w="108.0" w:type="dxa"/>
              <w:bottom w:w="0.0" w:type="dxa"/>
              <w:right w:w="108.0" w:type="dxa"/>
            </w:tcMar>
          </w:tcPr>
          <w:p w:rsidR="00000000" w:rsidDel="00000000" w:rsidP="00000000" w:rsidRDefault="00000000" w:rsidRPr="00000000" w14:paraId="0000074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0 – 65, to 10</w:t>
            </w:r>
            <w:r w:rsidDel="00000000" w:rsidR="00000000" w:rsidRPr="00000000">
              <w:rPr>
                <w:rFonts w:ascii="Arial" w:cs="Arial" w:eastAsia="Arial" w:hAnsi="Arial"/>
                <w:sz w:val="16"/>
                <w:szCs w:val="16"/>
                <w:vertAlign w:val="superscript"/>
                <w:rtl w:val="0"/>
              </w:rPr>
              <w:t xml:space="preserve">-4</w:t>
            </w:r>
            <w:r w:rsidDel="00000000" w:rsidR="00000000" w:rsidRPr="00000000">
              <w:rPr>
                <w:rFonts w:ascii="Arial" w:cs="Arial" w:eastAsia="Arial" w:hAnsi="Arial"/>
                <w:sz w:val="16"/>
                <w:szCs w:val="16"/>
                <w:rtl w:val="0"/>
              </w:rPr>
              <w:t xml:space="preserve"> N-units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4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N1+6</w:t>
            </w:r>
          </w:p>
        </w:tc>
        <w:tc>
          <w:tcPr>
            <w:shd w:fill="f3f3f3" w:val="clear"/>
            <w:tcMar>
              <w:top w:w="0.0" w:type="dxa"/>
              <w:left w:w="108.0" w:type="dxa"/>
              <w:bottom w:w="0.0" w:type="dxa"/>
              <w:right w:w="108.0" w:type="dxa"/>
            </w:tcMar>
          </w:tcPr>
          <w:p w:rsidR="00000000" w:rsidDel="00000000" w:rsidP="00000000" w:rsidRDefault="00000000" w:rsidRPr="00000000" w14:paraId="0000074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Dry temperature</w:t>
            </w:r>
          </w:p>
        </w:tc>
        <w:tc>
          <w:tcPr>
            <w:shd w:fill="f3f3f3" w:val="clear"/>
            <w:tcMar>
              <w:top w:w="0.0" w:type="dxa"/>
              <w:left w:w="108.0" w:type="dxa"/>
              <w:bottom w:w="0.0" w:type="dxa"/>
              <w:right w:w="108.0" w:type="dxa"/>
            </w:tcMar>
          </w:tcPr>
          <w:p w:rsidR="00000000" w:rsidDel="00000000" w:rsidP="00000000" w:rsidRDefault="00000000" w:rsidRPr="00000000" w14:paraId="0000075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 New</w:t>
            </w:r>
          </w:p>
        </w:tc>
        <w:tc>
          <w:tcPr>
            <w:shd w:fill="f3f3f3" w:val="clear"/>
            <w:tcMar>
              <w:top w:w="0.0" w:type="dxa"/>
              <w:left w:w="108.0" w:type="dxa"/>
              <w:bottom w:w="0.0" w:type="dxa"/>
              <w:right w:w="108.0" w:type="dxa"/>
            </w:tcMar>
          </w:tcPr>
          <w:p w:rsidR="00000000" w:rsidDel="00000000" w:rsidP="00000000" w:rsidRDefault="00000000" w:rsidRPr="00000000" w14:paraId="0000075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1</w:t>
            </w:r>
          </w:p>
        </w:tc>
        <w:tc>
          <w:tcPr>
            <w:shd w:fill="f3f3f3" w:val="clear"/>
            <w:tcMar>
              <w:top w:w="0.0" w:type="dxa"/>
              <w:left w:w="108.0" w:type="dxa"/>
              <w:bottom w:w="0.0" w:type="dxa"/>
              <w:right w:w="108.0" w:type="dxa"/>
            </w:tcMar>
          </w:tcPr>
          <w:p w:rsidR="00000000" w:rsidDel="00000000" w:rsidP="00000000" w:rsidRDefault="00000000" w:rsidRPr="00000000" w14:paraId="0000075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5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   12</w:t>
            </w:r>
          </w:p>
        </w:tc>
        <w:tc>
          <w:tcPr>
            <w:shd w:fill="f3f3f3" w:val="clear"/>
            <w:tcMar>
              <w:top w:w="0.0" w:type="dxa"/>
              <w:left w:w="108.0" w:type="dxa"/>
              <w:bottom w:w="0.0" w:type="dxa"/>
              <w:right w:w="108.0" w:type="dxa"/>
            </w:tcMar>
          </w:tcPr>
          <w:p w:rsidR="00000000" w:rsidDel="00000000" w:rsidP="00000000" w:rsidRDefault="00000000" w:rsidRPr="00000000" w14:paraId="0000075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7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150 – 350K, to 0.01 K</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5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scale, reference value and bit width to Table B</w:t>
            </w:r>
          </w:p>
        </w:tc>
        <w:tc>
          <w:tcPr>
            <w:shd w:fill="f3f3f3" w:val="clear"/>
            <w:tcMar>
              <w:top w:w="0.0" w:type="dxa"/>
              <w:left w:w="108.0" w:type="dxa"/>
              <w:bottom w:w="0.0" w:type="dxa"/>
              <w:right w:w="108.0" w:type="dxa"/>
            </w:tcMar>
          </w:tcPr>
          <w:p w:rsidR="00000000" w:rsidDel="00000000" w:rsidP="00000000" w:rsidRDefault="00000000" w:rsidRPr="00000000" w14:paraId="0000075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2 07 000</w:t>
            </w:r>
          </w:p>
        </w:tc>
        <w:tc>
          <w:tcPr>
            <w:shd w:fill="f3f3f3" w:val="clear"/>
            <w:tcMar>
              <w:top w:w="0.0" w:type="dxa"/>
              <w:left w:w="108.0" w:type="dxa"/>
              <w:bottom w:w="0.0" w:type="dxa"/>
              <w:right w:w="108.0" w:type="dxa"/>
            </w:tcMar>
          </w:tcPr>
          <w:p w:rsidR="00000000" w:rsidDel="00000000" w:rsidP="00000000" w:rsidRDefault="00000000" w:rsidRPr="00000000" w14:paraId="0000075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5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N1+7</w:t>
            </w:r>
          </w:p>
        </w:tc>
        <w:tc>
          <w:tcPr>
            <w:shd w:fill="e0e0e0" w:val="clear"/>
            <w:tcMar>
              <w:top w:w="0.0" w:type="dxa"/>
              <w:left w:w="108.0" w:type="dxa"/>
              <w:bottom w:w="0.0" w:type="dxa"/>
              <w:right w:w="108.0" w:type="dxa"/>
            </w:tcMar>
          </w:tcPr>
          <w:p w:rsidR="00000000" w:rsidDel="00000000" w:rsidP="00000000" w:rsidRDefault="00000000" w:rsidRPr="00000000" w14:paraId="0000075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76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76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6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6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76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76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6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1 04 000</w:t>
            </w:r>
          </w:p>
        </w:tc>
        <w:tc>
          <w:tcPr>
            <w:shd w:fill="e0e0e0" w:val="clear"/>
            <w:tcMar>
              <w:top w:w="0.0" w:type="dxa"/>
              <w:left w:w="108.0" w:type="dxa"/>
              <w:bottom w:w="0.0" w:type="dxa"/>
              <w:right w:w="108.0" w:type="dxa"/>
            </w:tcMar>
          </w:tcPr>
          <w:p w:rsidR="00000000" w:rsidDel="00000000" w:rsidP="00000000" w:rsidRDefault="00000000" w:rsidRPr="00000000" w14:paraId="0000076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Delayed replication of next 4 descriptors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6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N1+8</w:t>
            </w:r>
          </w:p>
        </w:tc>
        <w:tc>
          <w:tcPr>
            <w:shd w:fill="f3f3f3" w:val="clear"/>
            <w:tcMar>
              <w:top w:w="0.0" w:type="dxa"/>
              <w:left w:w="108.0" w:type="dxa"/>
              <w:bottom w:w="0.0" w:type="dxa"/>
              <w:right w:w="108.0" w:type="dxa"/>
            </w:tcMar>
          </w:tcPr>
          <w:p w:rsidR="00000000" w:rsidDel="00000000" w:rsidP="00000000" w:rsidRDefault="00000000" w:rsidRPr="00000000" w14:paraId="0000076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f3f3f3" w:val="clear"/>
            <w:tcMar>
              <w:top w:w="0.0" w:type="dxa"/>
              <w:left w:w="108.0" w:type="dxa"/>
              <w:bottom w:w="0.0" w:type="dxa"/>
              <w:right w:w="108.0" w:type="dxa"/>
            </w:tcMar>
          </w:tcPr>
          <w:p w:rsidR="00000000" w:rsidDel="00000000" w:rsidP="00000000" w:rsidRDefault="00000000" w:rsidRPr="00000000" w14:paraId="0000077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0 31 001</w:t>
            </w:r>
          </w:p>
        </w:tc>
        <w:tc>
          <w:tcPr>
            <w:shd w:fill="f3f3f3" w:val="clear"/>
            <w:tcMar>
              <w:top w:w="0.0" w:type="dxa"/>
              <w:left w:w="108.0" w:type="dxa"/>
              <w:bottom w:w="0.0" w:type="dxa"/>
              <w:right w:w="108.0" w:type="dxa"/>
            </w:tcMar>
          </w:tcPr>
          <w:p w:rsidR="00000000" w:rsidDel="00000000" w:rsidP="00000000" w:rsidRDefault="00000000" w:rsidRPr="00000000" w14:paraId="0000077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7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7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77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77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Number of diagnostic entries,</w:t>
            </w:r>
            <w:r w:rsidDel="00000000" w:rsidR="00000000" w:rsidRPr="00000000">
              <w:rPr>
                <w:rFonts w:ascii="Arial" w:cs="Arial" w:eastAsia="Arial" w:hAnsi="Arial"/>
                <w:i w:val="1"/>
                <w:sz w:val="16"/>
                <w:szCs w:val="16"/>
                <w:rtl w:val="0"/>
              </w:rPr>
              <w:t xml:space="preserve">n4</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7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N1+9</w:t>
            </w:r>
          </w:p>
        </w:tc>
        <w:tc>
          <w:tcPr>
            <w:shd w:fill="e0e0e0" w:val="clear"/>
            <w:tcMar>
              <w:top w:w="0.0" w:type="dxa"/>
              <w:left w:w="108.0" w:type="dxa"/>
              <w:bottom w:w="0.0" w:type="dxa"/>
              <w:right w:w="108.0" w:type="dxa"/>
            </w:tcMar>
          </w:tcPr>
          <w:p w:rsidR="00000000" w:rsidDel="00000000" w:rsidP="00000000" w:rsidRDefault="00000000" w:rsidRPr="00000000" w14:paraId="0000077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Radio occultation Diagnostic type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7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77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7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7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77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77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color w:val="0000ff"/>
                <w:sz w:val="16"/>
                <w:szCs w:val="16"/>
                <w:rtl w:val="0"/>
              </w:rPr>
              <w:t xml:space="preserve">See Table 9</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7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N1+10</w:t>
            </w:r>
          </w:p>
        </w:tc>
        <w:tc>
          <w:tcPr>
            <w:shd w:fill="f3f3f3" w:val="clear"/>
            <w:tcMar>
              <w:top w:w="0.0" w:type="dxa"/>
              <w:left w:w="108.0" w:type="dxa"/>
              <w:bottom w:w="0.0" w:type="dxa"/>
              <w:right w:w="108.0" w:type="dxa"/>
            </w:tcMar>
          </w:tcPr>
          <w:p w:rsidR="00000000" w:rsidDel="00000000" w:rsidP="00000000" w:rsidRDefault="00000000" w:rsidRPr="00000000" w14:paraId="0000077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Decimal scale of following significands</w:t>
            </w:r>
          </w:p>
        </w:tc>
        <w:tc>
          <w:tcPr>
            <w:shd w:fill="f3f3f3" w:val="clear"/>
            <w:tcMar>
              <w:top w:w="0.0" w:type="dxa"/>
              <w:left w:w="108.0" w:type="dxa"/>
              <w:bottom w:w="0.0" w:type="dxa"/>
              <w:right w:w="108.0" w:type="dxa"/>
            </w:tcMar>
          </w:tcPr>
          <w:p w:rsidR="00000000" w:rsidDel="00000000" w:rsidP="00000000" w:rsidRDefault="00000000" w:rsidRPr="00000000" w14:paraId="0000078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0 08 090</w:t>
            </w:r>
          </w:p>
        </w:tc>
        <w:tc>
          <w:tcPr>
            <w:shd w:fill="f3f3f3" w:val="clear"/>
            <w:tcMar>
              <w:top w:w="0.0" w:type="dxa"/>
              <w:left w:w="108.0" w:type="dxa"/>
              <w:bottom w:w="0.0" w:type="dxa"/>
              <w:right w:w="108.0" w:type="dxa"/>
            </w:tcMar>
          </w:tcPr>
          <w:p w:rsidR="00000000" w:rsidDel="00000000" w:rsidP="00000000" w:rsidRDefault="00000000" w:rsidRPr="00000000" w14:paraId="0000078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8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-127</w:t>
            </w:r>
          </w:p>
        </w:tc>
        <w:tc>
          <w:tcPr>
            <w:shd w:fill="f3f3f3" w:val="clear"/>
            <w:tcMar>
              <w:top w:w="0.0" w:type="dxa"/>
              <w:left w:w="108.0" w:type="dxa"/>
              <w:bottom w:w="0.0" w:type="dxa"/>
              <w:right w:w="108.0" w:type="dxa"/>
            </w:tcMar>
          </w:tcPr>
          <w:p w:rsidR="00000000" w:rsidDel="00000000" w:rsidP="00000000" w:rsidRDefault="00000000" w:rsidRPr="00000000" w14:paraId="0000078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78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78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Decimal scale (see next descriptor)</w:t>
            </w:r>
            <w:r w:rsidDel="00000000" w:rsidR="00000000" w:rsidRPr="00000000">
              <w:rPr>
                <w:rtl w:val="0"/>
              </w:rPr>
            </w:r>
          </w:p>
        </w:tc>
      </w:tr>
      <w:tr>
        <w:trPr>
          <w:cantSplit w:val="1"/>
          <w:trHeight w:val="12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78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N1+11</w:t>
            </w:r>
          </w:p>
        </w:tc>
        <w:tc>
          <w:tcPr>
            <w:shd w:fill="e0e0e0" w:val="clear"/>
            <w:tcMar>
              <w:top w:w="0.0" w:type="dxa"/>
              <w:left w:w="108.0" w:type="dxa"/>
              <w:bottom w:w="0.0" w:type="dxa"/>
              <w:right w:w="108.0" w:type="dxa"/>
            </w:tcMar>
          </w:tcPr>
          <w:p w:rsidR="00000000" w:rsidDel="00000000" w:rsidP="00000000" w:rsidRDefault="00000000" w:rsidRPr="00000000" w14:paraId="0000078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Scaled diagnostic</w:t>
            </w:r>
          </w:p>
        </w:tc>
        <w:tc>
          <w:tcPr>
            <w:shd w:fill="e0e0e0" w:val="clear"/>
            <w:tcMar>
              <w:top w:w="0.0" w:type="dxa"/>
              <w:left w:w="108.0" w:type="dxa"/>
              <w:bottom w:w="0.0" w:type="dxa"/>
              <w:right w:w="108.0" w:type="dxa"/>
            </w:tcMar>
          </w:tcPr>
          <w:p w:rsidR="00000000" w:rsidDel="00000000" w:rsidP="00000000" w:rsidRDefault="00000000" w:rsidRPr="00000000" w14:paraId="0000078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 </w:t>
            </w:r>
          </w:p>
        </w:tc>
        <w:tc>
          <w:tcPr>
            <w:shd w:fill="e0e0e0" w:val="clear"/>
            <w:tcMar>
              <w:top w:w="0.0" w:type="dxa"/>
              <w:left w:w="108.0" w:type="dxa"/>
              <w:bottom w:w="0.0" w:type="dxa"/>
              <w:right w:w="108.0" w:type="dxa"/>
            </w:tcMar>
          </w:tcPr>
          <w:p w:rsidR="00000000" w:rsidDel="00000000" w:rsidP="00000000" w:rsidRDefault="00000000" w:rsidRPr="00000000" w14:paraId="0000078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78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-131 071</w:t>
            </w:r>
          </w:p>
        </w:tc>
        <w:tc>
          <w:tcPr>
            <w:shd w:fill="e0e0e0" w:val="clear"/>
            <w:tcMar>
              <w:top w:w="0.0" w:type="dxa"/>
              <w:left w:w="108.0" w:type="dxa"/>
              <w:bottom w:w="0.0" w:type="dxa"/>
              <w:right w:w="108.0" w:type="dxa"/>
            </w:tcMar>
          </w:tcPr>
          <w:p w:rsidR="00000000" w:rsidDel="00000000" w:rsidP="00000000" w:rsidRDefault="00000000" w:rsidRPr="00000000" w14:paraId="0000078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78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8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Scaled value (actual value = scaled value x 10</w:t>
            </w:r>
            <w:r w:rsidDel="00000000" w:rsidR="00000000" w:rsidRPr="00000000">
              <w:rPr>
                <w:rFonts w:ascii="Arial" w:cs="Arial" w:eastAsia="Arial" w:hAnsi="Arial"/>
                <w:sz w:val="16"/>
                <w:szCs w:val="16"/>
                <w:vertAlign w:val="superscript"/>
                <w:rtl w:val="0"/>
              </w:rPr>
              <w:t xml:space="preserve">decimal scale</w:t>
            </w:r>
            <w:r w:rsidDel="00000000" w:rsidR="00000000" w:rsidRPr="00000000">
              <w:rPr>
                <w:rFonts w:ascii="Arial" w:cs="Arial" w:eastAsia="Arial" w:hAnsi="Arial"/>
                <w:sz w:val="16"/>
                <w:szCs w:val="16"/>
                <w:rtl w:val="0"/>
              </w:rPr>
              <w:t xml:space="preserv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8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N1+12</w:t>
            </w:r>
          </w:p>
        </w:tc>
        <w:tc>
          <w:tcPr>
            <w:shd w:fill="f3f3f3" w:val="clear"/>
            <w:tcMar>
              <w:top w:w="0.0" w:type="dxa"/>
              <w:left w:w="108.0" w:type="dxa"/>
              <w:bottom w:w="0.0" w:type="dxa"/>
              <w:right w:w="108.0" w:type="dxa"/>
            </w:tcMar>
          </w:tcPr>
          <w:p w:rsidR="00000000" w:rsidDel="00000000" w:rsidP="00000000" w:rsidRDefault="00000000" w:rsidRPr="00000000" w14:paraId="0000078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Decimal scale of following significands</w:t>
            </w:r>
          </w:p>
        </w:tc>
        <w:tc>
          <w:tcPr>
            <w:shd w:fill="f3f3f3" w:val="clear"/>
            <w:tcMar>
              <w:top w:w="0.0" w:type="dxa"/>
              <w:left w:w="108.0" w:type="dxa"/>
              <w:bottom w:w="0.0" w:type="dxa"/>
              <w:right w:w="108.0" w:type="dxa"/>
            </w:tcMar>
          </w:tcPr>
          <w:p w:rsidR="00000000" w:rsidDel="00000000" w:rsidP="00000000" w:rsidRDefault="00000000" w:rsidRPr="00000000" w14:paraId="0000079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0 08 090</w:t>
            </w:r>
          </w:p>
        </w:tc>
        <w:tc>
          <w:tcPr>
            <w:shd w:fill="f3f3f3" w:val="clear"/>
            <w:tcMar>
              <w:top w:w="0.0" w:type="dxa"/>
              <w:left w:w="108.0" w:type="dxa"/>
              <w:bottom w:w="0.0" w:type="dxa"/>
              <w:right w:w="108.0" w:type="dxa"/>
            </w:tcMar>
          </w:tcPr>
          <w:p w:rsidR="00000000" w:rsidDel="00000000" w:rsidP="00000000" w:rsidRDefault="00000000" w:rsidRPr="00000000" w14:paraId="0000079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9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-127</w:t>
            </w:r>
          </w:p>
        </w:tc>
        <w:tc>
          <w:tcPr>
            <w:shd w:fill="f3f3f3" w:val="clear"/>
            <w:tcMar>
              <w:top w:w="0.0" w:type="dxa"/>
              <w:left w:w="108.0" w:type="dxa"/>
              <w:bottom w:w="0.0" w:type="dxa"/>
              <w:right w:w="108.0" w:type="dxa"/>
            </w:tcMar>
          </w:tcPr>
          <w:p w:rsidR="00000000" w:rsidDel="00000000" w:rsidP="00000000" w:rsidRDefault="00000000" w:rsidRPr="00000000" w14:paraId="0000079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79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79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Missing = off</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9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N4</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i w:val="1"/>
                <w:sz w:val="16"/>
                <w:szCs w:val="16"/>
                <w:rtl w:val="0"/>
              </w:rPr>
              <w:t xml:space="preserve">end delayed replication</w:t>
            </w:r>
            <w:r w:rsidDel="00000000" w:rsidR="00000000" w:rsidRPr="00000000">
              <w:rPr>
                <w:rFonts w:ascii="Arial" w:cs="Arial" w:eastAsia="Arial" w:hAnsi="Arial"/>
                <w:sz w:val="16"/>
                <w:szCs w:val="16"/>
                <w:rtl w:val="0"/>
              </w:rPr>
              <w:t xml:space="preserv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N4 = N1+8+4.n4 elements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9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N5</w:t>
            </w:r>
          </w:p>
        </w:tc>
        <w:tc>
          <w:tcPr>
            <w:shd w:fill="f3f3f3" w:val="clear"/>
            <w:tcMar>
              <w:top w:w="0.0" w:type="dxa"/>
              <w:left w:w="108.0" w:type="dxa"/>
              <w:bottom w:w="0.0" w:type="dxa"/>
              <w:right w:w="108.0" w:type="dxa"/>
            </w:tcMar>
          </w:tcPr>
          <w:p w:rsidR="00000000" w:rsidDel="00000000" w:rsidP="00000000" w:rsidRDefault="00000000" w:rsidRPr="00000000" w14:paraId="0000079F">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7A0">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1">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2">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3">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4">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N5 = N1+1+(7+4.n4).n5 elements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7A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6"/>
                <w:szCs w:val="16"/>
                <w:rtl w:val="0"/>
              </w:rPr>
              <w:t xml:space="preserve">RO 'Level2b' d</w:t>
            </w:r>
            <w:r w:rsidDel="00000000" w:rsidR="00000000" w:rsidRPr="00000000">
              <w:rPr>
                <w:rFonts w:ascii="Arial" w:cs="Arial" w:eastAsia="Arial" w:hAnsi="Arial"/>
                <w:b w:val="1"/>
                <w:i w:val="1"/>
                <w:sz w:val="16"/>
                <w:szCs w:val="16"/>
                <w:shd w:fill="ccffcc" w:val="clear"/>
                <w:rtl w:val="0"/>
              </w:rPr>
              <w:t xml:space="preserve">a</w:t>
            </w:r>
            <w:r w:rsidDel="00000000" w:rsidR="00000000" w:rsidRPr="00000000">
              <w:rPr>
                <w:rFonts w:ascii="Arial" w:cs="Arial" w:eastAsia="Arial" w:hAnsi="Arial"/>
                <w:b w:val="1"/>
                <w:i w:val="1"/>
                <w:sz w:val="16"/>
                <w:szCs w:val="16"/>
                <w:rtl w:val="0"/>
              </w:rPr>
              <w:t xml:space="preserve">ta </w:t>
            </w:r>
            <w:r w:rsidDel="00000000" w:rsidR="00000000" w:rsidRPr="00000000">
              <w:rPr>
                <w:rFonts w:ascii="Arial" w:cs="Arial" w:eastAsia="Arial" w:hAnsi="Arial"/>
                <w:i w:val="1"/>
                <w:sz w:val="16"/>
                <w:szCs w:val="16"/>
                <w:rtl w:val="0"/>
              </w:rPr>
              <w:t xml:space="preserve">(see Notes 3–5 &amp; 12)</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A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F">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7B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1 16 000</w:t>
            </w:r>
          </w:p>
        </w:tc>
        <w:tc>
          <w:tcPr>
            <w:shd w:fill="f3f3f3" w:val="clear"/>
            <w:tcMar>
              <w:top w:w="0.0" w:type="dxa"/>
              <w:left w:w="108.0" w:type="dxa"/>
              <w:bottom w:w="0.0" w:type="dxa"/>
              <w:right w:w="108.0" w:type="dxa"/>
            </w:tcMar>
          </w:tcPr>
          <w:p w:rsidR="00000000" w:rsidDel="00000000" w:rsidP="00000000" w:rsidRDefault="00000000" w:rsidRPr="00000000" w14:paraId="000007B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B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B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B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B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16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B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N2+1</w:t>
            </w:r>
          </w:p>
        </w:tc>
        <w:tc>
          <w:tcPr>
            <w:shd w:fill="e0e0e0" w:val="clear"/>
            <w:tcMar>
              <w:top w:w="0.0" w:type="dxa"/>
              <w:left w:w="108.0" w:type="dxa"/>
              <w:bottom w:w="0.0" w:type="dxa"/>
              <w:right w:w="108.0" w:type="dxa"/>
            </w:tcMar>
          </w:tcPr>
          <w:p w:rsidR="00000000" w:rsidDel="00000000" w:rsidP="00000000" w:rsidRDefault="00000000" w:rsidRPr="00000000" w14:paraId="000007B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7B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7B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B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B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7B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B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Number of Step 2b samples,</w:t>
            </w:r>
            <w:r w:rsidDel="00000000" w:rsidR="00000000" w:rsidRPr="00000000">
              <w:rPr>
                <w:rFonts w:ascii="Arial" w:cs="Arial" w:eastAsia="Arial" w:hAnsi="Arial"/>
                <w:i w:val="1"/>
                <w:sz w:val="16"/>
                <w:szCs w:val="16"/>
                <w:rtl w:val="0"/>
              </w:rPr>
              <w:t xml:space="preserve"> n3</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B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N2+2</w:t>
            </w:r>
          </w:p>
        </w:tc>
        <w:tc>
          <w:tcPr>
            <w:shd w:fill="f3f3f3" w:val="clear"/>
            <w:tcMar>
              <w:top w:w="0.0" w:type="dxa"/>
              <w:left w:w="108.0" w:type="dxa"/>
              <w:bottom w:w="0.0" w:type="dxa"/>
              <w:right w:w="108.0" w:type="dxa"/>
            </w:tcMar>
          </w:tcPr>
          <w:p w:rsidR="00000000" w:rsidDel="00000000" w:rsidP="00000000" w:rsidRDefault="00000000" w:rsidRPr="00000000" w14:paraId="000007B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Geopotential height</w:t>
            </w:r>
          </w:p>
        </w:tc>
        <w:tc>
          <w:tcPr>
            <w:tcMar>
              <w:top w:w="0.0" w:type="dxa"/>
              <w:left w:w="108.0" w:type="dxa"/>
              <w:bottom w:w="0.0" w:type="dxa"/>
              <w:right w:w="108.0" w:type="dxa"/>
            </w:tcMar>
          </w:tcPr>
          <w:p w:rsidR="00000000" w:rsidDel="00000000" w:rsidP="00000000" w:rsidRDefault="00000000" w:rsidRPr="00000000" w14:paraId="000007C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0 07 009</w:t>
            </w:r>
          </w:p>
        </w:tc>
        <w:tc>
          <w:tcPr>
            <w:tcMar>
              <w:top w:w="0.0" w:type="dxa"/>
              <w:left w:w="108.0" w:type="dxa"/>
              <w:bottom w:w="0.0" w:type="dxa"/>
              <w:right w:w="108.0" w:type="dxa"/>
            </w:tcMar>
          </w:tcPr>
          <w:p w:rsidR="00000000" w:rsidDel="00000000" w:rsidP="00000000" w:rsidRDefault="00000000" w:rsidRPr="00000000" w14:paraId="000007C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Mar>
              <w:top w:w="0.0" w:type="dxa"/>
              <w:left w:w="108.0" w:type="dxa"/>
              <w:bottom w:w="0.0" w:type="dxa"/>
              <w:right w:w="108.0" w:type="dxa"/>
            </w:tcMar>
          </w:tcPr>
          <w:p w:rsidR="00000000" w:rsidDel="00000000" w:rsidP="00000000" w:rsidRDefault="00000000" w:rsidRPr="00000000" w14:paraId="000007C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-1 000</w:t>
            </w:r>
          </w:p>
        </w:tc>
        <w:tc>
          <w:tcPr>
            <w:tcMar>
              <w:top w:w="0.0" w:type="dxa"/>
              <w:left w:w="108.0" w:type="dxa"/>
              <w:bottom w:w="0.0" w:type="dxa"/>
              <w:right w:w="108.0" w:type="dxa"/>
            </w:tcMar>
          </w:tcPr>
          <w:p w:rsidR="00000000" w:rsidDel="00000000" w:rsidP="00000000" w:rsidRDefault="00000000" w:rsidRPr="00000000" w14:paraId="000007C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Mar>
              <w:top w:w="0.0" w:type="dxa"/>
              <w:left w:w="108.0" w:type="dxa"/>
              <w:bottom w:w="0.0" w:type="dxa"/>
              <w:right w:w="108.0" w:type="dxa"/>
            </w:tcMar>
          </w:tcPr>
          <w:p w:rsidR="00000000" w:rsidDel="00000000" w:rsidP="00000000" w:rsidRDefault="00000000" w:rsidRPr="00000000" w14:paraId="000007C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gpm</w:t>
            </w:r>
          </w:p>
        </w:tc>
        <w:tc>
          <w:tcPr>
            <w:tcMar>
              <w:top w:w="0.0" w:type="dxa"/>
              <w:left w:w="108.0" w:type="dxa"/>
              <w:bottom w:w="0.0" w:type="dxa"/>
              <w:right w:w="108.0" w:type="dxa"/>
            </w:tcMar>
          </w:tcPr>
          <w:p w:rsidR="00000000" w:rsidDel="00000000" w:rsidP="00000000" w:rsidRDefault="00000000" w:rsidRPr="00000000" w14:paraId="000007C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Geopot. altitude, -1km to 100km, wrt </w:t>
            </w:r>
            <w:sdt>
              <w:sdtPr>
                <w:tag w:val="goog_rdk_531"/>
              </w:sdtPr>
              <w:sdtContent>
                <w:ins w:author="Stig Syndergaard" w:id="76" w:date="2024-07-15T17:41:00Z">
                  <w:r w:rsidDel="00000000" w:rsidR="00000000" w:rsidRPr="00000000">
                    <w:rPr>
                      <w:rFonts w:ascii="Arial" w:cs="Arial" w:eastAsia="Arial" w:hAnsi="Arial"/>
                      <w:sz w:val="16"/>
                      <w:szCs w:val="16"/>
                      <w:rtl w:val="0"/>
                    </w:rPr>
                    <w:t xml:space="preserve">G</w:t>
                  </w:r>
                </w:ins>
              </w:sdtContent>
            </w:sdt>
            <w:r w:rsidDel="00000000" w:rsidR="00000000" w:rsidRPr="00000000">
              <w:rPr>
                <w:rFonts w:ascii="Arial" w:cs="Arial" w:eastAsia="Arial" w:hAnsi="Arial"/>
                <w:sz w:val="16"/>
                <w:szCs w:val="16"/>
                <w:rtl w:val="0"/>
              </w:rPr>
              <w:t xml:space="preserve">eoid (MSL)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C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N2+3</w:t>
            </w:r>
          </w:p>
        </w:tc>
        <w:tc>
          <w:tcPr>
            <w:shd w:fill="e0e0e0" w:val="clear"/>
            <w:tcMar>
              <w:top w:w="0.0" w:type="dxa"/>
              <w:left w:w="108.0" w:type="dxa"/>
              <w:bottom w:w="0.0" w:type="dxa"/>
              <w:right w:w="108.0" w:type="dxa"/>
            </w:tcMar>
          </w:tcPr>
          <w:p w:rsidR="00000000" w:rsidDel="00000000" w:rsidP="00000000" w:rsidRDefault="00000000" w:rsidRPr="00000000" w14:paraId="000007C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Pressure</w:t>
            </w:r>
          </w:p>
        </w:tc>
        <w:tc>
          <w:tcPr>
            <w:shd w:fill="e0e0e0" w:val="clear"/>
            <w:tcMar>
              <w:top w:w="0.0" w:type="dxa"/>
              <w:left w:w="108.0" w:type="dxa"/>
              <w:bottom w:w="0.0" w:type="dxa"/>
              <w:right w:w="108.0" w:type="dxa"/>
            </w:tcMar>
          </w:tcPr>
          <w:p w:rsidR="00000000" w:rsidDel="00000000" w:rsidP="00000000" w:rsidRDefault="00000000" w:rsidRPr="00000000" w14:paraId="000007C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0 10 004</w:t>
            </w:r>
          </w:p>
        </w:tc>
        <w:tc>
          <w:tcPr>
            <w:shd w:fill="e0e0e0" w:val="clear"/>
            <w:tcMar>
              <w:top w:w="0.0" w:type="dxa"/>
              <w:left w:w="108.0" w:type="dxa"/>
              <w:bottom w:w="0.0" w:type="dxa"/>
              <w:right w:w="108.0" w:type="dxa"/>
            </w:tcMar>
          </w:tcPr>
          <w:p w:rsidR="00000000" w:rsidDel="00000000" w:rsidP="00000000" w:rsidRDefault="00000000" w:rsidRPr="00000000" w14:paraId="000007C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7C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C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7C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w:t>
            </w:r>
          </w:p>
        </w:tc>
        <w:tc>
          <w:tcPr>
            <w:shd w:fill="e0e0e0" w:val="clear"/>
            <w:tcMar>
              <w:top w:w="0.0" w:type="dxa"/>
              <w:left w:w="108.0" w:type="dxa"/>
              <w:bottom w:w="0.0" w:type="dxa"/>
              <w:right w:w="108.0" w:type="dxa"/>
            </w:tcMar>
          </w:tcPr>
          <w:p w:rsidR="00000000" w:rsidDel="00000000" w:rsidP="00000000" w:rsidRDefault="00000000" w:rsidRPr="00000000" w14:paraId="000007C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0.1 – 1100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C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N2+4</w:t>
            </w:r>
          </w:p>
        </w:tc>
        <w:tc>
          <w:tcPr>
            <w:shd w:fill="f3f3f3" w:val="clear"/>
            <w:tcMar>
              <w:top w:w="0.0" w:type="dxa"/>
              <w:left w:w="108.0" w:type="dxa"/>
              <w:bottom w:w="0.0" w:type="dxa"/>
              <w:right w:w="108.0" w:type="dxa"/>
            </w:tcMar>
          </w:tcPr>
          <w:p w:rsidR="00000000" w:rsidDel="00000000" w:rsidP="00000000" w:rsidRDefault="00000000" w:rsidRPr="00000000" w14:paraId="000007C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Temperature</w:t>
            </w:r>
          </w:p>
        </w:tc>
        <w:tc>
          <w:tcPr>
            <w:shd w:fill="f3f3f3" w:val="clear"/>
            <w:tcMar>
              <w:top w:w="0.0" w:type="dxa"/>
              <w:left w:w="108.0" w:type="dxa"/>
              <w:bottom w:w="0.0" w:type="dxa"/>
              <w:right w:w="108.0" w:type="dxa"/>
            </w:tcMar>
          </w:tcPr>
          <w:p w:rsidR="00000000" w:rsidDel="00000000" w:rsidP="00000000" w:rsidRDefault="00000000" w:rsidRPr="00000000" w14:paraId="000007D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0 12 001</w:t>
            </w:r>
          </w:p>
        </w:tc>
        <w:tc>
          <w:tcPr>
            <w:shd w:fill="f3f3f3" w:val="clear"/>
            <w:tcMar>
              <w:top w:w="0.0" w:type="dxa"/>
              <w:left w:w="108.0" w:type="dxa"/>
              <w:bottom w:w="0.0" w:type="dxa"/>
              <w:right w:w="108.0" w:type="dxa"/>
            </w:tcMar>
          </w:tcPr>
          <w:p w:rsidR="00000000" w:rsidDel="00000000" w:rsidP="00000000" w:rsidRDefault="00000000" w:rsidRPr="00000000" w14:paraId="000007D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7D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D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7D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7D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150 – 350K to 0.1 K</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D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N2+5</w:t>
            </w:r>
          </w:p>
        </w:tc>
        <w:tc>
          <w:tcPr>
            <w:shd w:fill="e0e0e0" w:val="clear"/>
            <w:tcMar>
              <w:top w:w="0.0" w:type="dxa"/>
              <w:left w:w="108.0" w:type="dxa"/>
              <w:bottom w:w="0.0" w:type="dxa"/>
              <w:right w:w="108.0" w:type="dxa"/>
            </w:tcMar>
          </w:tcPr>
          <w:p w:rsidR="00000000" w:rsidDel="00000000" w:rsidP="00000000" w:rsidRDefault="00000000" w:rsidRPr="00000000" w14:paraId="000007D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Specific humidity</w:t>
            </w:r>
          </w:p>
        </w:tc>
        <w:tc>
          <w:tcPr>
            <w:shd w:fill="e0e0e0" w:val="clear"/>
            <w:tcMar>
              <w:top w:w="0.0" w:type="dxa"/>
              <w:left w:w="108.0" w:type="dxa"/>
              <w:bottom w:w="0.0" w:type="dxa"/>
              <w:right w:w="108.0" w:type="dxa"/>
            </w:tcMar>
          </w:tcPr>
          <w:p w:rsidR="00000000" w:rsidDel="00000000" w:rsidP="00000000" w:rsidRDefault="00000000" w:rsidRPr="00000000" w14:paraId="000007D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0 13 001</w:t>
            </w:r>
          </w:p>
        </w:tc>
        <w:tc>
          <w:tcPr>
            <w:shd w:fill="e0e0e0" w:val="clear"/>
            <w:tcMar>
              <w:top w:w="0.0" w:type="dxa"/>
              <w:left w:w="108.0" w:type="dxa"/>
              <w:bottom w:w="0.0" w:type="dxa"/>
              <w:right w:w="108.0" w:type="dxa"/>
            </w:tcMar>
          </w:tcPr>
          <w:p w:rsidR="00000000" w:rsidDel="00000000" w:rsidP="00000000" w:rsidRDefault="00000000" w:rsidRPr="00000000" w14:paraId="000007D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7D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D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7DC">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kg.kg</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D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0 – 50 g.kg</w:t>
            </w:r>
            <w:r w:rsidDel="00000000" w:rsidR="00000000" w:rsidRPr="00000000">
              <w:rPr>
                <w:rFonts w:ascii="Arial" w:cs="Arial" w:eastAsia="Arial" w:hAnsi="Arial"/>
                <w:sz w:val="16"/>
                <w:szCs w:val="16"/>
                <w:vertAlign w:val="superscript"/>
                <w:rtl w:val="0"/>
              </w:rPr>
              <w:t xml:space="preserve">-1</w:t>
            </w:r>
            <w:r w:rsidDel="00000000" w:rsidR="00000000" w:rsidRPr="00000000">
              <w:rPr>
                <w:rFonts w:ascii="Arial" w:cs="Arial" w:eastAsia="Arial" w:hAnsi="Arial"/>
                <w:sz w:val="16"/>
                <w:szCs w:val="16"/>
                <w:rtl w:val="0"/>
              </w:rPr>
              <w:t xml:space="preserve"> to 0.01 g.kg</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D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N2+6</w:t>
            </w:r>
          </w:p>
        </w:tc>
        <w:tc>
          <w:tcPr>
            <w:shd w:fill="f3f3f3" w:val="clear"/>
            <w:tcMar>
              <w:top w:w="0.0" w:type="dxa"/>
              <w:left w:w="108.0" w:type="dxa"/>
              <w:bottom w:w="0.0" w:type="dxa"/>
              <w:right w:w="108.0" w:type="dxa"/>
            </w:tcMar>
          </w:tcPr>
          <w:p w:rsidR="00000000" w:rsidDel="00000000" w:rsidP="00000000" w:rsidRDefault="00000000" w:rsidRPr="00000000" w14:paraId="000007D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Estimated error in pressure</w:t>
            </w:r>
          </w:p>
        </w:tc>
        <w:tc>
          <w:tcPr>
            <w:shd w:fill="f3f3f3" w:val="clear"/>
            <w:tcMar>
              <w:top w:w="0.0" w:type="dxa"/>
              <w:left w:w="108.0" w:type="dxa"/>
              <w:bottom w:w="0.0" w:type="dxa"/>
              <w:right w:w="108.0" w:type="dxa"/>
            </w:tcMar>
          </w:tcPr>
          <w:p w:rsidR="00000000" w:rsidDel="00000000" w:rsidP="00000000" w:rsidRDefault="00000000" w:rsidRPr="00000000" w14:paraId="000007E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7E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7E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E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7E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w:t>
            </w:r>
          </w:p>
        </w:tc>
        <w:tc>
          <w:tcPr>
            <w:shd w:fill="f3f3f3" w:val="clear"/>
            <w:tcMar>
              <w:top w:w="0.0" w:type="dxa"/>
              <w:left w:w="108.0" w:type="dxa"/>
              <w:bottom w:w="0.0" w:type="dxa"/>
              <w:right w:w="108.0" w:type="dxa"/>
            </w:tcMar>
          </w:tcPr>
          <w:p w:rsidR="00000000" w:rsidDel="00000000" w:rsidP="00000000" w:rsidRDefault="00000000" w:rsidRPr="00000000" w14:paraId="000007E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0.1 – 1100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E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N2+7</w:t>
            </w:r>
          </w:p>
        </w:tc>
        <w:tc>
          <w:tcPr>
            <w:shd w:fill="f3f3f3" w:val="clear"/>
            <w:tcMar>
              <w:top w:w="0.0" w:type="dxa"/>
              <w:left w:w="108.0" w:type="dxa"/>
              <w:bottom w:w="0.0" w:type="dxa"/>
              <w:right w:w="108.0" w:type="dxa"/>
            </w:tcMar>
          </w:tcPr>
          <w:p w:rsidR="00000000" w:rsidDel="00000000" w:rsidP="00000000" w:rsidRDefault="00000000" w:rsidRPr="00000000" w14:paraId="000007E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Estimated error in temperature</w:t>
            </w:r>
          </w:p>
        </w:tc>
        <w:tc>
          <w:tcPr>
            <w:shd w:fill="f3f3f3" w:val="clear"/>
            <w:tcMar>
              <w:top w:w="0.0" w:type="dxa"/>
              <w:left w:w="108.0" w:type="dxa"/>
              <w:bottom w:w="0.0" w:type="dxa"/>
              <w:right w:w="108.0" w:type="dxa"/>
            </w:tcMar>
          </w:tcPr>
          <w:p w:rsidR="00000000" w:rsidDel="00000000" w:rsidP="00000000" w:rsidRDefault="00000000" w:rsidRPr="00000000" w14:paraId="000007E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7E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7E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E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7E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7E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150 – 350K to 0.1 K</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E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N2+8</w:t>
            </w:r>
          </w:p>
        </w:tc>
        <w:tc>
          <w:tcPr>
            <w:shd w:fill="f3f3f3" w:val="clear"/>
            <w:tcMar>
              <w:top w:w="0.0" w:type="dxa"/>
              <w:left w:w="108.0" w:type="dxa"/>
              <w:bottom w:w="0.0" w:type="dxa"/>
              <w:right w:w="108.0" w:type="dxa"/>
            </w:tcMar>
          </w:tcPr>
          <w:p w:rsidR="00000000" w:rsidDel="00000000" w:rsidP="00000000" w:rsidRDefault="00000000" w:rsidRPr="00000000" w14:paraId="000007E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Estimated error in specific humidity</w:t>
            </w:r>
          </w:p>
        </w:tc>
        <w:tc>
          <w:tcPr>
            <w:shd w:fill="f3f3f3" w:val="clear"/>
            <w:tcMar>
              <w:top w:w="0.0" w:type="dxa"/>
              <w:left w:w="108.0" w:type="dxa"/>
              <w:bottom w:w="0.0" w:type="dxa"/>
              <w:right w:w="108.0" w:type="dxa"/>
            </w:tcMar>
          </w:tcPr>
          <w:p w:rsidR="00000000" w:rsidDel="00000000" w:rsidP="00000000" w:rsidRDefault="00000000" w:rsidRPr="00000000" w14:paraId="000007F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7F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7F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F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7F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vertAlign w:val="superscript"/>
              </w:rPr>
            </w:pPr>
            <w:r w:rsidDel="00000000" w:rsidR="00000000" w:rsidRPr="00000000">
              <w:rPr>
                <w:rFonts w:ascii="Arial" w:cs="Arial" w:eastAsia="Arial" w:hAnsi="Arial"/>
                <w:sz w:val="16"/>
                <w:szCs w:val="16"/>
                <w:rtl w:val="0"/>
              </w:rPr>
              <w:t xml:space="preserve">Kg.kg</w:t>
            </w:r>
            <w:r w:rsidDel="00000000" w:rsidR="00000000" w:rsidRPr="00000000">
              <w:rPr>
                <w:rFonts w:ascii="Arial" w:cs="Arial" w:eastAsia="Arial" w:hAnsi="Arial"/>
                <w:sz w:val="16"/>
                <w:szCs w:val="16"/>
                <w:vertAlign w:val="superscript"/>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7F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50 g.kg</w:t>
            </w:r>
            <w:r w:rsidDel="00000000" w:rsidR="00000000" w:rsidRPr="00000000">
              <w:rPr>
                <w:rFonts w:ascii="Arial" w:cs="Arial" w:eastAsia="Arial" w:hAnsi="Arial"/>
                <w:sz w:val="16"/>
                <w:szCs w:val="16"/>
                <w:vertAlign w:val="superscript"/>
                <w:rtl w:val="0"/>
              </w:rPr>
              <w:t xml:space="preserve">-1</w:t>
            </w:r>
            <w:r w:rsidDel="00000000" w:rsidR="00000000" w:rsidRPr="00000000">
              <w:rPr>
                <w:rFonts w:ascii="Arial" w:cs="Arial" w:eastAsia="Arial" w:hAnsi="Arial"/>
                <w:sz w:val="16"/>
                <w:szCs w:val="16"/>
                <w:rtl w:val="0"/>
              </w:rPr>
              <w:t xml:space="preserve"> to 0.01 g.kg</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F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N2+11</w:t>
            </w:r>
          </w:p>
        </w:tc>
        <w:tc>
          <w:tcPr>
            <w:shd w:fill="e0e0e0" w:val="clear"/>
            <w:tcMar>
              <w:top w:w="0.0" w:type="dxa"/>
              <w:left w:w="108.0" w:type="dxa"/>
              <w:bottom w:w="0.0" w:type="dxa"/>
              <w:right w:w="108.0" w:type="dxa"/>
            </w:tcMar>
          </w:tcPr>
          <w:p w:rsidR="00000000" w:rsidDel="00000000" w:rsidP="00000000" w:rsidRDefault="00000000" w:rsidRPr="00000000" w14:paraId="000007F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7F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7F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F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F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7F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7F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F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N3</w:t>
            </w:r>
          </w:p>
        </w:tc>
        <w:tc>
          <w:tcPr>
            <w:shd w:fill="f3f3f3" w:val="clear"/>
            <w:tcMar>
              <w:top w:w="0.0" w:type="dxa"/>
              <w:left w:w="108.0" w:type="dxa"/>
              <w:bottom w:w="0.0" w:type="dxa"/>
              <w:right w:w="108.0" w:type="dxa"/>
            </w:tcMar>
          </w:tcPr>
          <w:p w:rsidR="00000000" w:rsidDel="00000000" w:rsidP="00000000" w:rsidRDefault="00000000" w:rsidRPr="00000000" w14:paraId="000007FF">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800">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1">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2">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3">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4">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N3 = N2+1+10.n3 elements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80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RO 'Level2c' data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0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N3+1</w:t>
            </w:r>
          </w:p>
        </w:tc>
        <w:tc>
          <w:tcPr>
            <w:shd w:fill="f3f3f3" w:val="clear"/>
            <w:tcMar>
              <w:top w:w="0.0" w:type="dxa"/>
              <w:left w:w="108.0" w:type="dxa"/>
              <w:bottom w:w="0.0" w:type="dxa"/>
              <w:right w:w="108.0" w:type="dxa"/>
            </w:tcMar>
          </w:tcPr>
          <w:p w:rsidR="00000000" w:rsidDel="00000000" w:rsidP="00000000" w:rsidRDefault="00000000" w:rsidRPr="00000000" w14:paraId="0000080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Vertical significance</w:t>
            </w:r>
          </w:p>
        </w:tc>
        <w:tc>
          <w:tcPr>
            <w:shd w:fill="f3f3f3" w:val="clear"/>
            <w:tcMar>
              <w:top w:w="0.0" w:type="dxa"/>
              <w:left w:w="108.0" w:type="dxa"/>
              <w:bottom w:w="0.0" w:type="dxa"/>
              <w:right w:w="108.0" w:type="dxa"/>
            </w:tcMar>
          </w:tcPr>
          <w:p w:rsidR="00000000" w:rsidDel="00000000" w:rsidP="00000000" w:rsidRDefault="00000000" w:rsidRPr="00000000" w14:paraId="0000081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0 08 003</w:t>
            </w:r>
          </w:p>
        </w:tc>
        <w:tc>
          <w:tcPr>
            <w:shd w:fill="f3f3f3" w:val="clear"/>
            <w:tcMar>
              <w:top w:w="0.0" w:type="dxa"/>
              <w:left w:w="108.0" w:type="dxa"/>
              <w:bottom w:w="0.0" w:type="dxa"/>
              <w:right w:w="108.0" w:type="dxa"/>
            </w:tcMar>
          </w:tcPr>
          <w:p w:rsidR="00000000" w:rsidDel="00000000" w:rsidP="00000000" w:rsidRDefault="00000000" w:rsidRPr="00000000" w14:paraId="0000081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1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1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81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81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surface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1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N3+2</w:t>
            </w:r>
          </w:p>
        </w:tc>
        <w:tc>
          <w:tcPr>
            <w:shd w:fill="e0e0e0" w:val="clear"/>
            <w:tcMar>
              <w:top w:w="0.0" w:type="dxa"/>
              <w:left w:w="108.0" w:type="dxa"/>
              <w:bottom w:w="0.0" w:type="dxa"/>
              <w:right w:w="108.0" w:type="dxa"/>
            </w:tcMar>
          </w:tcPr>
          <w:p w:rsidR="00000000" w:rsidDel="00000000" w:rsidP="00000000" w:rsidRDefault="00000000" w:rsidRPr="00000000" w14:paraId="0000081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Geopotential height </w:t>
            </w:r>
            <w:r w:rsidDel="00000000" w:rsidR="00000000" w:rsidRPr="00000000">
              <w:rPr>
                <w:rFonts w:ascii="Arial" w:cs="Arial" w:eastAsia="Arial" w:hAnsi="Arial"/>
                <w:sz w:val="16"/>
                <w:szCs w:val="16"/>
                <w:rtl w:val="0"/>
              </w:rPr>
              <w:t xml:space="preserve">(of surface)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1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0 07 009</w:t>
            </w:r>
          </w:p>
        </w:tc>
        <w:tc>
          <w:tcPr>
            <w:shd w:fill="e0e0e0" w:val="clear"/>
            <w:tcMar>
              <w:top w:w="0.0" w:type="dxa"/>
              <w:left w:w="108.0" w:type="dxa"/>
              <w:bottom w:w="0.0" w:type="dxa"/>
              <w:right w:w="108.0" w:type="dxa"/>
            </w:tcMar>
          </w:tcPr>
          <w:p w:rsidR="00000000" w:rsidDel="00000000" w:rsidP="00000000" w:rsidRDefault="00000000" w:rsidRPr="00000000" w14:paraId="0000081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1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-1 000</w:t>
            </w:r>
          </w:p>
        </w:tc>
        <w:tc>
          <w:tcPr>
            <w:shd w:fill="e0e0e0" w:val="clear"/>
            <w:tcMar>
              <w:top w:w="0.0" w:type="dxa"/>
              <w:left w:w="108.0" w:type="dxa"/>
              <w:bottom w:w="0.0" w:type="dxa"/>
              <w:right w:w="108.0" w:type="dxa"/>
            </w:tcMar>
          </w:tcPr>
          <w:p w:rsidR="00000000" w:rsidDel="00000000" w:rsidP="00000000" w:rsidRDefault="00000000" w:rsidRPr="00000000" w14:paraId="0000081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81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gpm</w:t>
            </w:r>
          </w:p>
        </w:tc>
        <w:tc>
          <w:tcPr>
            <w:shd w:fill="e0e0e0" w:val="clear"/>
            <w:tcMar>
              <w:top w:w="0.0" w:type="dxa"/>
              <w:left w:w="108.0" w:type="dxa"/>
              <w:bottom w:w="0.0" w:type="dxa"/>
              <w:right w:w="108.0" w:type="dxa"/>
            </w:tcMar>
          </w:tcPr>
          <w:p w:rsidR="00000000" w:rsidDel="00000000" w:rsidP="00000000" w:rsidRDefault="00000000" w:rsidRPr="00000000" w14:paraId="0000081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Geopot. ht of surface, -1km to 10km, wrt </w:t>
            </w:r>
            <w:sdt>
              <w:sdtPr>
                <w:tag w:val="goog_rdk_532"/>
              </w:sdtPr>
              <w:sdtContent>
                <w:ins w:author="Stig Syndergaard" w:id="77" w:date="2024-07-15T17:41:00Z">
                  <w:r w:rsidDel="00000000" w:rsidR="00000000" w:rsidRPr="00000000">
                    <w:rPr>
                      <w:rFonts w:ascii="Arial" w:cs="Arial" w:eastAsia="Arial" w:hAnsi="Arial"/>
                      <w:sz w:val="16"/>
                      <w:szCs w:val="16"/>
                      <w:rtl w:val="0"/>
                    </w:rPr>
                    <w:t xml:space="preserve">G</w:t>
                  </w:r>
                </w:ins>
              </w:sdtContent>
            </w:sdt>
            <w:r w:rsidDel="00000000" w:rsidR="00000000" w:rsidRPr="00000000">
              <w:rPr>
                <w:rFonts w:ascii="Arial" w:cs="Arial" w:eastAsia="Arial" w:hAnsi="Arial"/>
                <w:sz w:val="16"/>
                <w:szCs w:val="16"/>
                <w:rtl w:val="0"/>
              </w:rPr>
              <w:t xml:space="preserve">eoid (MSL)</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1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N3+3</w:t>
            </w:r>
          </w:p>
        </w:tc>
        <w:tc>
          <w:tcPr>
            <w:shd w:fill="f3f3f3" w:val="clear"/>
            <w:tcMar>
              <w:top w:w="0.0" w:type="dxa"/>
              <w:left w:w="108.0" w:type="dxa"/>
              <w:bottom w:w="0.0" w:type="dxa"/>
              <w:right w:w="108.0" w:type="dxa"/>
            </w:tcMar>
          </w:tcPr>
          <w:p w:rsidR="00000000" w:rsidDel="00000000" w:rsidP="00000000" w:rsidRDefault="00000000" w:rsidRPr="00000000" w14:paraId="0000081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(Surface)</w:t>
            </w:r>
            <w:r w:rsidDel="00000000" w:rsidR="00000000" w:rsidRPr="00000000">
              <w:rPr>
                <w:rFonts w:ascii="Arial" w:cs="Arial" w:eastAsia="Arial" w:hAnsi="Arial"/>
                <w:b w:val="1"/>
                <w:sz w:val="16"/>
                <w:szCs w:val="16"/>
                <w:rtl w:val="0"/>
              </w:rPr>
              <w:t xml:space="preserve"> Pressure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2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0 10 004</w:t>
            </w:r>
          </w:p>
        </w:tc>
        <w:tc>
          <w:tcPr>
            <w:tcMar>
              <w:top w:w="0.0" w:type="dxa"/>
              <w:left w:w="108.0" w:type="dxa"/>
              <w:bottom w:w="0.0" w:type="dxa"/>
              <w:right w:w="108.0" w:type="dxa"/>
            </w:tcMar>
          </w:tcPr>
          <w:p w:rsidR="00000000" w:rsidDel="00000000" w:rsidP="00000000" w:rsidRDefault="00000000" w:rsidRPr="00000000" w14:paraId="0000082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Mar>
              <w:top w:w="0.0" w:type="dxa"/>
              <w:left w:w="108.0" w:type="dxa"/>
              <w:bottom w:w="0.0" w:type="dxa"/>
              <w:right w:w="108.0" w:type="dxa"/>
            </w:tcMar>
          </w:tcPr>
          <w:p w:rsidR="00000000" w:rsidDel="00000000" w:rsidP="00000000" w:rsidRDefault="00000000" w:rsidRPr="00000000" w14:paraId="0000082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Mar>
              <w:top w:w="0.0" w:type="dxa"/>
              <w:left w:w="108.0" w:type="dxa"/>
              <w:bottom w:w="0.0" w:type="dxa"/>
              <w:right w:w="108.0" w:type="dxa"/>
            </w:tcMar>
          </w:tcPr>
          <w:p w:rsidR="00000000" w:rsidDel="00000000" w:rsidP="00000000" w:rsidRDefault="00000000" w:rsidRPr="00000000" w14:paraId="0000082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tcMar>
              <w:top w:w="0.0" w:type="dxa"/>
              <w:left w:w="108.0" w:type="dxa"/>
              <w:bottom w:w="0.0" w:type="dxa"/>
              <w:right w:w="108.0" w:type="dxa"/>
            </w:tcMar>
          </w:tcPr>
          <w:p w:rsidR="00000000" w:rsidDel="00000000" w:rsidP="00000000" w:rsidRDefault="00000000" w:rsidRPr="00000000" w14:paraId="0000082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w:t>
            </w:r>
          </w:p>
        </w:tc>
        <w:tc>
          <w:tcPr>
            <w:tcMar>
              <w:top w:w="0.0" w:type="dxa"/>
              <w:left w:w="108.0" w:type="dxa"/>
              <w:bottom w:w="0.0" w:type="dxa"/>
              <w:right w:w="108.0" w:type="dxa"/>
            </w:tcMar>
          </w:tcPr>
          <w:p w:rsidR="00000000" w:rsidDel="00000000" w:rsidP="00000000" w:rsidRDefault="00000000" w:rsidRPr="00000000" w14:paraId="0000082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250–1100 hPa to 0.1 hPa</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2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N3+4</w:t>
            </w:r>
          </w:p>
        </w:tc>
        <w:tc>
          <w:tcPr>
            <w:shd w:fill="e0e0e0" w:val="clear"/>
            <w:tcMar>
              <w:top w:w="0.0" w:type="dxa"/>
              <w:left w:w="108.0" w:type="dxa"/>
              <w:bottom w:w="0.0" w:type="dxa"/>
              <w:right w:w="108.0" w:type="dxa"/>
            </w:tcMar>
          </w:tcPr>
          <w:p w:rsidR="00000000" w:rsidDel="00000000" w:rsidP="00000000" w:rsidRDefault="00000000" w:rsidRPr="00000000" w14:paraId="0000082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First order statistics</w:t>
            </w:r>
          </w:p>
        </w:tc>
        <w:tc>
          <w:tcPr>
            <w:shd w:fill="e0e0e0" w:val="clear"/>
            <w:tcMar>
              <w:top w:w="0.0" w:type="dxa"/>
              <w:left w:w="108.0" w:type="dxa"/>
              <w:bottom w:w="0.0" w:type="dxa"/>
              <w:right w:w="108.0" w:type="dxa"/>
            </w:tcMar>
          </w:tcPr>
          <w:p w:rsidR="00000000" w:rsidDel="00000000" w:rsidP="00000000" w:rsidRDefault="00000000" w:rsidRPr="00000000" w14:paraId="0000082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0 08 023</w:t>
            </w:r>
          </w:p>
        </w:tc>
        <w:tc>
          <w:tcPr>
            <w:shd w:fill="e0e0e0" w:val="clear"/>
            <w:tcMar>
              <w:top w:w="0.0" w:type="dxa"/>
              <w:left w:w="108.0" w:type="dxa"/>
              <w:bottom w:w="0.0" w:type="dxa"/>
              <w:right w:w="108.0" w:type="dxa"/>
            </w:tcMar>
          </w:tcPr>
          <w:p w:rsidR="00000000" w:rsidDel="00000000" w:rsidP="00000000" w:rsidRDefault="00000000" w:rsidRPr="00000000" w14:paraId="0000082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2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2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82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82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13 = RMS</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2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2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Table B bit width</w:t>
            </w:r>
          </w:p>
        </w:tc>
        <w:tc>
          <w:tcPr>
            <w:shd w:fill="f3f3f3" w:val="clear"/>
            <w:tcMar>
              <w:top w:w="0.0" w:type="dxa"/>
              <w:left w:w="108.0" w:type="dxa"/>
              <w:bottom w:w="0.0" w:type="dxa"/>
              <w:right w:w="108.0" w:type="dxa"/>
            </w:tcMar>
          </w:tcPr>
          <w:p w:rsidR="00000000" w:rsidDel="00000000" w:rsidP="00000000" w:rsidRDefault="00000000" w:rsidRPr="00000000" w14:paraId="0000083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2 01 120</w:t>
            </w:r>
          </w:p>
        </w:tc>
        <w:tc>
          <w:tcPr>
            <w:shd w:fill="f3f3f3" w:val="clear"/>
            <w:tcMar>
              <w:top w:w="0.0" w:type="dxa"/>
              <w:left w:w="108.0" w:type="dxa"/>
              <w:bottom w:w="0.0" w:type="dxa"/>
              <w:right w:w="108.0" w:type="dxa"/>
            </w:tcMar>
          </w:tcPr>
          <w:p w:rsidR="00000000" w:rsidDel="00000000" w:rsidP="00000000" w:rsidRDefault="00000000" w:rsidRPr="00000000" w14:paraId="0000083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Subtract 8 from bit width</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3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N3+5</w:t>
            </w:r>
          </w:p>
        </w:tc>
        <w:tc>
          <w:tcPr>
            <w:shd w:fill="e0e0e0" w:val="clear"/>
            <w:tcMar>
              <w:top w:w="0.0" w:type="dxa"/>
              <w:left w:w="108.0" w:type="dxa"/>
              <w:bottom w:w="0.0" w:type="dxa"/>
              <w:right w:w="108.0" w:type="dxa"/>
            </w:tcMar>
          </w:tcPr>
          <w:p w:rsidR="00000000" w:rsidDel="00000000" w:rsidP="00000000" w:rsidRDefault="00000000" w:rsidRPr="00000000" w14:paraId="0000083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(Error in) (surface)</w:t>
            </w:r>
            <w:r w:rsidDel="00000000" w:rsidR="00000000" w:rsidRPr="00000000">
              <w:rPr>
                <w:rFonts w:ascii="Arial" w:cs="Arial" w:eastAsia="Arial" w:hAnsi="Arial"/>
                <w:b w:val="1"/>
                <w:sz w:val="16"/>
                <w:szCs w:val="16"/>
                <w:rtl w:val="0"/>
              </w:rPr>
              <w:t xml:space="preserve"> pressure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3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0 10 004</w:t>
            </w:r>
          </w:p>
        </w:tc>
        <w:tc>
          <w:tcPr>
            <w:shd w:fill="e0e0e0" w:val="clear"/>
            <w:tcMar>
              <w:top w:w="0.0" w:type="dxa"/>
              <w:left w:w="108.0" w:type="dxa"/>
              <w:bottom w:w="0.0" w:type="dxa"/>
              <w:right w:w="108.0" w:type="dxa"/>
            </w:tcMar>
          </w:tcPr>
          <w:p w:rsidR="00000000" w:rsidDel="00000000" w:rsidP="00000000" w:rsidRDefault="00000000" w:rsidRPr="00000000" w14:paraId="0000083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8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3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   14</w:t>
            </w:r>
          </w:p>
        </w:tc>
        <w:tc>
          <w:tcPr>
            <w:shd w:fill="e0e0e0" w:val="clear"/>
            <w:tcMar>
              <w:top w:w="0.0" w:type="dxa"/>
              <w:left w:w="108.0" w:type="dxa"/>
              <w:bottom w:w="0.0" w:type="dxa"/>
              <w:right w:w="108.0" w:type="dxa"/>
            </w:tcMar>
          </w:tcPr>
          <w:p w:rsidR="00000000" w:rsidDel="00000000" w:rsidP="00000000" w:rsidRDefault="00000000" w:rsidRPr="00000000" w14:paraId="0000083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w:t>
            </w:r>
          </w:p>
        </w:tc>
        <w:tc>
          <w:tcPr>
            <w:shd w:fill="e0e0e0" w:val="clear"/>
            <w:tcMar>
              <w:top w:w="0.0" w:type="dxa"/>
              <w:left w:w="108.0" w:type="dxa"/>
              <w:bottom w:w="0.0" w:type="dxa"/>
              <w:right w:w="108.0" w:type="dxa"/>
            </w:tcMar>
          </w:tcPr>
          <w:p w:rsidR="00000000" w:rsidDel="00000000" w:rsidP="00000000" w:rsidRDefault="00000000" w:rsidRPr="00000000" w14:paraId="0000083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5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3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width to Table B</w:t>
            </w:r>
          </w:p>
        </w:tc>
        <w:tc>
          <w:tcPr>
            <w:shd w:fill="f3f3f3" w:val="clear"/>
            <w:tcMar>
              <w:top w:w="0.0" w:type="dxa"/>
              <w:left w:w="108.0" w:type="dxa"/>
              <w:bottom w:w="0.0" w:type="dxa"/>
              <w:right w:w="108.0" w:type="dxa"/>
            </w:tcMar>
          </w:tcPr>
          <w:p w:rsidR="00000000" w:rsidDel="00000000" w:rsidP="00000000" w:rsidRDefault="00000000" w:rsidRPr="00000000" w14:paraId="0000084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2 01 000</w:t>
            </w:r>
          </w:p>
        </w:tc>
        <w:tc>
          <w:tcPr>
            <w:shd w:fill="f3f3f3" w:val="clear"/>
            <w:tcMar>
              <w:top w:w="0.0" w:type="dxa"/>
              <w:left w:w="108.0" w:type="dxa"/>
              <w:bottom w:w="0.0" w:type="dxa"/>
              <w:right w:w="108.0" w:type="dxa"/>
            </w:tcMar>
          </w:tcPr>
          <w:p w:rsidR="00000000" w:rsidDel="00000000" w:rsidP="00000000" w:rsidRDefault="00000000" w:rsidRPr="00000000" w14:paraId="0000084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4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4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4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4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4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N3+6</w:t>
            </w:r>
          </w:p>
        </w:tc>
        <w:tc>
          <w:tcPr>
            <w:shd w:fill="e0e0e0" w:val="clear"/>
            <w:tcMar>
              <w:top w:w="0.0" w:type="dxa"/>
              <w:left w:w="108.0" w:type="dxa"/>
              <w:bottom w:w="0.0" w:type="dxa"/>
              <w:right w:w="108.0" w:type="dxa"/>
            </w:tcMar>
          </w:tcPr>
          <w:p w:rsidR="00000000" w:rsidDel="00000000" w:rsidP="00000000" w:rsidRDefault="00000000" w:rsidRPr="00000000" w14:paraId="0000084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First order statistics</w:t>
            </w:r>
          </w:p>
        </w:tc>
        <w:tc>
          <w:tcPr>
            <w:shd w:fill="e0e0e0" w:val="clear"/>
            <w:tcMar>
              <w:top w:w="0.0" w:type="dxa"/>
              <w:left w:w="108.0" w:type="dxa"/>
              <w:bottom w:w="0.0" w:type="dxa"/>
              <w:right w:w="108.0" w:type="dxa"/>
            </w:tcMar>
          </w:tcPr>
          <w:p w:rsidR="00000000" w:rsidDel="00000000" w:rsidP="00000000" w:rsidRDefault="00000000" w:rsidRPr="00000000" w14:paraId="0000084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0 08 023</w:t>
            </w:r>
          </w:p>
        </w:tc>
        <w:tc>
          <w:tcPr>
            <w:shd w:fill="e0e0e0" w:val="clear"/>
            <w:tcMar>
              <w:top w:w="0.0" w:type="dxa"/>
              <w:left w:w="108.0" w:type="dxa"/>
              <w:bottom w:w="0.0" w:type="dxa"/>
              <w:right w:w="108.0" w:type="dxa"/>
            </w:tcMar>
          </w:tcPr>
          <w:p w:rsidR="00000000" w:rsidDel="00000000" w:rsidP="00000000" w:rsidRDefault="00000000" w:rsidRPr="00000000" w14:paraId="0000084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4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4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84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84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Missing = off</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4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N3+7</w:t>
            </w:r>
          </w:p>
        </w:tc>
        <w:tc>
          <w:tcPr>
            <w:shd w:fill="f3f3f3" w:val="clear"/>
            <w:tcMar>
              <w:top w:w="0.0" w:type="dxa"/>
              <w:left w:w="108.0" w:type="dxa"/>
              <w:bottom w:w="0.0" w:type="dxa"/>
              <w:right w:w="108.0" w:type="dxa"/>
            </w:tcMar>
          </w:tcPr>
          <w:p w:rsidR="00000000" w:rsidDel="00000000" w:rsidP="00000000" w:rsidRDefault="00000000" w:rsidRPr="00000000" w14:paraId="0000084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shd w:fill="f3f3f3" w:val="clear"/>
            <w:tcMar>
              <w:top w:w="0.0" w:type="dxa"/>
              <w:left w:w="108.0" w:type="dxa"/>
              <w:bottom w:w="0.0" w:type="dxa"/>
              <w:right w:w="108.0" w:type="dxa"/>
            </w:tcMar>
          </w:tcPr>
          <w:p w:rsidR="00000000" w:rsidDel="00000000" w:rsidP="00000000" w:rsidRDefault="00000000" w:rsidRPr="00000000" w14:paraId="0000085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shd w:fill="f3f3f3" w:val="clear"/>
            <w:tcMar>
              <w:top w:w="0.0" w:type="dxa"/>
              <w:left w:w="108.0" w:type="dxa"/>
              <w:bottom w:w="0.0" w:type="dxa"/>
              <w:right w:w="108.0" w:type="dxa"/>
            </w:tcMar>
          </w:tcPr>
          <w:p w:rsidR="00000000" w:rsidDel="00000000" w:rsidP="00000000" w:rsidRDefault="00000000" w:rsidRPr="00000000" w14:paraId="0000085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5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5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f3f3f3" w:val="clear"/>
            <w:tcMar>
              <w:top w:w="0.0" w:type="dxa"/>
              <w:left w:w="108.0" w:type="dxa"/>
              <w:bottom w:w="0.0" w:type="dxa"/>
              <w:right w:w="108.0" w:type="dxa"/>
            </w:tcMar>
          </w:tcPr>
          <w:p w:rsidR="00000000" w:rsidDel="00000000" w:rsidP="00000000" w:rsidRDefault="00000000" w:rsidRPr="00000000" w14:paraId="0000085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8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5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w:t>
            </w:r>
          </w:p>
        </w:tc>
        <w:tc>
          <w:tcPr>
            <w:shd w:fill="e0e0e0" w:val="clear"/>
            <w:tcMar>
              <w:top w:w="0.0" w:type="dxa"/>
              <w:left w:w="108.0" w:type="dxa"/>
              <w:bottom w:w="0.0" w:type="dxa"/>
              <w:right w:w="108.0" w:type="dxa"/>
            </w:tcMar>
          </w:tcPr>
          <w:p w:rsidR="00000000" w:rsidDel="00000000" w:rsidP="00000000" w:rsidRDefault="00000000" w:rsidRPr="00000000" w14:paraId="0000085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5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highlight w:val="yellow"/>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5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5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5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highlight w:val="yellow"/>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5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5D">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Total N = N3+7 elements</w:t>
            </w:r>
          </w:p>
        </w:tc>
      </w:tr>
      <w:tr>
        <w:trPr>
          <w:cantSplit w:val="1"/>
          <w:tblHeader w:val="0"/>
        </w:trPr>
        <w:tc>
          <w:tcPr>
            <w:gridSpan w:val="8"/>
            <w:tcMar>
              <w:top w:w="0.0" w:type="dxa"/>
              <w:left w:w="108.0" w:type="dxa"/>
              <w:bottom w:w="0.0" w:type="dxa"/>
              <w:right w:w="108.0" w:type="dxa"/>
            </w:tcMar>
          </w:tcPr>
          <w:p w:rsidR="00000000" w:rsidDel="00000000" w:rsidP="00000000" w:rsidRDefault="00000000" w:rsidRPr="00000000" w14:paraId="0000085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ff"/>
                <w:sz w:val="16"/>
                <w:szCs w:val="16"/>
                <w:rtl w:val="0"/>
              </w:rPr>
              <w:t xml:space="preserve">Bold (blue) entries indicate new or changed elements.</w:t>
            </w:r>
            <w:r w:rsidDel="00000000" w:rsidR="00000000" w:rsidRPr="00000000">
              <w:rPr>
                <w:rtl w:val="0"/>
              </w:rPr>
            </w:r>
          </w:p>
        </w:tc>
      </w:tr>
    </w:tbl>
    <w:p w:rsidR="00000000" w:rsidDel="00000000" w:rsidP="00000000" w:rsidRDefault="00000000" w:rsidRPr="00000000" w14:paraId="00000866">
      <w:pPr>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7">
      <w:pPr>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NOTES:</w:t>
      </w:r>
    </w:p>
    <w:p w:rsidR="00000000" w:rsidDel="00000000" w:rsidP="00000000" w:rsidRDefault="00000000" w:rsidRPr="00000000" w14:paraId="00000868">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869">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Where parameter value ranges are given in the Comments column, these are the nominal User Requirements; the actual values allowed by the descriptor may be different. The quoted range is guaranteed to be encoded correctly. (E.g. surface pressure range is quoted as 250-1100 hPa, but the descriptor can encode any value between 0.0 and 1638.2 hPa)</w:t>
      </w:r>
      <w:r w:rsidDel="00000000" w:rsidR="00000000" w:rsidRPr="00000000">
        <w:rPr>
          <w:rtl w:val="0"/>
        </w:rPr>
      </w:r>
    </w:p>
    <w:p w:rsidR="00000000" w:rsidDel="00000000" w:rsidP="00000000" w:rsidRDefault="00000000" w:rsidRPr="00000000" w14:paraId="0000086A">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B">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For GTS dissemination, Step 1b data would be sampled, interpolated and/or smoothed to a smaller number of profile levels (for GRAS, 247 fixed levels from near surface to 60 km) (</w:t>
      </w:r>
      <w:r w:rsidDel="00000000" w:rsidR="00000000" w:rsidRPr="00000000">
        <w:rPr>
          <w:rFonts w:ascii="Arial" w:cs="Arial" w:eastAsia="Arial" w:hAnsi="Arial"/>
          <w:i w:val="1"/>
          <w:sz w:val="18"/>
          <w:szCs w:val="18"/>
          <w:rtl w:val="0"/>
        </w:rPr>
        <w:t xml:space="preserve">n1</w:t>
      </w:r>
      <w:r w:rsidDel="00000000" w:rsidR="00000000" w:rsidRPr="00000000">
        <w:rPr>
          <w:rFonts w:ascii="Arial" w:cs="Arial" w:eastAsia="Arial" w:hAnsi="Arial"/>
          <w:sz w:val="18"/>
          <w:szCs w:val="18"/>
          <w:rtl w:val="0"/>
        </w:rPr>
        <w:t xml:space="preserve"> samples; typically 200–300). There should be a minimum of one pair of impact parameter and bending angles per sample (</w:t>
      </w:r>
      <w:sdt>
        <w:sdtPr>
          <w:tag w:val="goog_rdk_533"/>
        </w:sdtPr>
        <w:sdtContent>
          <w:r w:rsidDel="00000000" w:rsidR="00000000" w:rsidRPr="00000000">
            <w:rPr>
              <w:rFonts w:ascii="Arial Unicode MS" w:cs="Arial Unicode MS" w:eastAsia="Arial Unicode MS" w:hAnsi="Arial Unicode MS"/>
              <w:i w:val="1"/>
              <w:sz w:val="18"/>
              <w:szCs w:val="18"/>
              <w:rtl w:val="0"/>
            </w:rPr>
            <w:t xml:space="preserve">n0 ≥ 1</w:t>
          </w:r>
        </w:sdtContent>
      </w:sdt>
      <w:r w:rsidDel="00000000" w:rsidR="00000000" w:rsidRPr="00000000">
        <w:rPr>
          <w:rFonts w:ascii="Arial" w:cs="Arial" w:eastAsia="Arial" w:hAnsi="Arial"/>
          <w:sz w:val="18"/>
          <w:szCs w:val="18"/>
          <w:rtl w:val="0"/>
        </w:rPr>
        <w:t xml:space="preserve">), representing ionosphere-corrected values (when mean frequency is set to zero); sets for GPS L1 and L2 signals may also be present, and the delayed replication mechanism could in principle be used to include sets derived from additional (future) frequencies.</w:t>
      </w:r>
      <w:r w:rsidDel="00000000" w:rsidR="00000000" w:rsidRPr="00000000">
        <w:rPr>
          <w:rtl w:val="0"/>
        </w:rPr>
      </w:r>
    </w:p>
    <w:p w:rsidR="00000000" w:rsidDel="00000000" w:rsidP="00000000" w:rsidRDefault="00000000" w:rsidRPr="00000000" w14:paraId="0000086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D">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For GTS dissemination, Step 2a data would be sampled, interpolated and/or smoothed to a smaller number of profile levels (for GRAS, 247 fixed levels from near surface to 60 km) (</w:t>
      </w:r>
      <w:r w:rsidDel="00000000" w:rsidR="00000000" w:rsidRPr="00000000">
        <w:rPr>
          <w:rFonts w:ascii="Arial" w:cs="Arial" w:eastAsia="Arial" w:hAnsi="Arial"/>
          <w:i w:val="1"/>
          <w:sz w:val="18"/>
          <w:szCs w:val="18"/>
          <w:rtl w:val="0"/>
        </w:rPr>
        <w:t xml:space="preserve">n2</w:t>
      </w:r>
      <w:r w:rsidDel="00000000" w:rsidR="00000000" w:rsidRPr="00000000">
        <w:rPr>
          <w:rFonts w:ascii="Arial" w:cs="Arial" w:eastAsia="Arial" w:hAnsi="Arial"/>
          <w:sz w:val="18"/>
          <w:szCs w:val="18"/>
          <w:rtl w:val="0"/>
        </w:rPr>
        <w:t xml:space="preserve"> samples; typically 100–300). Depending on the processing algorithms, Step 2a profiles may or may not be on the same height grid as Step 1b.</w:t>
      </w:r>
      <w:r w:rsidDel="00000000" w:rsidR="00000000" w:rsidRPr="00000000">
        <w:rPr>
          <w:rtl w:val="0"/>
        </w:rPr>
      </w:r>
    </w:p>
    <w:p w:rsidR="00000000" w:rsidDel="00000000" w:rsidP="00000000" w:rsidRDefault="00000000" w:rsidRPr="00000000" w14:paraId="0000086E">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F">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Step 2b data are sampled, interpolated and/or smoothed to a smaller number of profile levels (nominally surface to 60 km with an average spacing of 1 km) (</w:t>
      </w:r>
      <w:r w:rsidDel="00000000" w:rsidR="00000000" w:rsidRPr="00000000">
        <w:rPr>
          <w:rFonts w:ascii="Arial" w:cs="Arial" w:eastAsia="Arial" w:hAnsi="Arial"/>
          <w:i w:val="1"/>
          <w:sz w:val="18"/>
          <w:szCs w:val="18"/>
          <w:rtl w:val="0"/>
        </w:rPr>
        <w:t xml:space="preserve">n3</w:t>
      </w:r>
      <w:r w:rsidDel="00000000" w:rsidR="00000000" w:rsidRPr="00000000">
        <w:rPr>
          <w:rFonts w:ascii="Arial" w:cs="Arial" w:eastAsia="Arial" w:hAnsi="Arial"/>
          <w:sz w:val="18"/>
          <w:szCs w:val="18"/>
          <w:rtl w:val="0"/>
        </w:rPr>
        <w:t xml:space="preserve"> samples; typically 50–150). For 1D-VAR retrievals, the levels would usually be those of the </w:t>
      </w:r>
      <w:r w:rsidDel="00000000" w:rsidR="00000000" w:rsidRPr="00000000">
        <w:rPr>
          <w:rFonts w:ascii="Arial" w:cs="Arial" w:eastAsia="Arial" w:hAnsi="Arial"/>
          <w:i w:val="1"/>
          <w:sz w:val="18"/>
          <w:szCs w:val="18"/>
          <w:rtl w:val="0"/>
        </w:rPr>
        <w:t xml:space="preserve">a priori </w:t>
      </w:r>
      <w:r w:rsidDel="00000000" w:rsidR="00000000" w:rsidRPr="00000000">
        <w:rPr>
          <w:rFonts w:ascii="Arial" w:cs="Arial" w:eastAsia="Arial" w:hAnsi="Arial"/>
          <w:sz w:val="18"/>
          <w:szCs w:val="18"/>
          <w:rtl w:val="0"/>
        </w:rPr>
        <w:t xml:space="preserve">background, but could be on the same height grid as the Step 2a profile.</w:t>
      </w:r>
      <w:r w:rsidDel="00000000" w:rsidR="00000000" w:rsidRPr="00000000">
        <w:rPr>
          <w:rtl w:val="0"/>
        </w:rPr>
      </w:r>
    </w:p>
    <w:p w:rsidR="00000000" w:rsidDel="00000000" w:rsidP="00000000" w:rsidRDefault="00000000" w:rsidRPr="00000000" w14:paraId="00000870">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1">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All profile data should be ordered in increasing altitude, whether the original occultation was ascending or descending.</w:t>
      </w:r>
      <w:r w:rsidDel="00000000" w:rsidR="00000000" w:rsidRPr="00000000">
        <w:rPr>
          <w:rtl w:val="0"/>
        </w:rPr>
      </w:r>
    </w:p>
    <w:p w:rsidR="00000000" w:rsidDel="00000000" w:rsidP="00000000" w:rsidRDefault="00000000" w:rsidRPr="00000000" w14:paraId="0000087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3">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A Step 2 profile can be assumed to be vertical and at the nominal time and surface location of the given local radius of curvature co-ordinates. Alternatively, the height information can be converted to impact parameter, then Step 1b latitudes &amp; longitudes can be interpolated to the Step 2 samples to give slant profiles.</w:t>
      </w:r>
      <w:r w:rsidDel="00000000" w:rsidR="00000000" w:rsidRPr="00000000">
        <w:rPr>
          <w:rtl w:val="0"/>
        </w:rPr>
      </w:r>
    </w:p>
    <w:p w:rsidR="00000000" w:rsidDel="00000000" w:rsidP="00000000" w:rsidRDefault="00000000" w:rsidRPr="00000000" w14:paraId="0000087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5">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The total number of data elements is 47 + </w:t>
      </w:r>
      <w:r w:rsidDel="00000000" w:rsidR="00000000" w:rsidRPr="00000000">
        <w:rPr>
          <w:rFonts w:ascii="Arial" w:cs="Arial" w:eastAsia="Arial" w:hAnsi="Arial"/>
          <w:i w:val="1"/>
          <w:sz w:val="18"/>
          <w:szCs w:val="18"/>
          <w:rtl w:val="0"/>
        </w:rPr>
        <w:t xml:space="preserve">n1</w:t>
      </w:r>
      <w:r w:rsidDel="00000000" w:rsidR="00000000" w:rsidRPr="00000000">
        <w:rPr>
          <w:rFonts w:ascii="Arial" w:cs="Arial" w:eastAsia="Arial" w:hAnsi="Arial"/>
          <w:sz w:val="18"/>
          <w:szCs w:val="18"/>
          <w:rtl w:val="0"/>
        </w:rPr>
        <w:t xml:space="preserve">x(5+</w:t>
      </w:r>
      <w:r w:rsidDel="00000000" w:rsidR="00000000" w:rsidRPr="00000000">
        <w:rPr>
          <w:rFonts w:ascii="Arial" w:cs="Arial" w:eastAsia="Arial" w:hAnsi="Arial"/>
          <w:i w:val="1"/>
          <w:sz w:val="18"/>
          <w:szCs w:val="18"/>
          <w:rtl w:val="0"/>
        </w:rPr>
        <w:t xml:space="preserve">n0</w:t>
      </w:r>
      <w:r w:rsidDel="00000000" w:rsidR="00000000" w:rsidRPr="00000000">
        <w:rPr>
          <w:rFonts w:ascii="Arial" w:cs="Arial" w:eastAsia="Arial" w:hAnsi="Arial"/>
          <w:sz w:val="18"/>
          <w:szCs w:val="18"/>
          <w:rtl w:val="0"/>
        </w:rPr>
        <w:t xml:space="preserve">x6) + </w:t>
      </w:r>
      <w:r w:rsidDel="00000000" w:rsidR="00000000" w:rsidRPr="00000000">
        <w:rPr>
          <w:rFonts w:ascii="Arial" w:cs="Arial" w:eastAsia="Arial" w:hAnsi="Arial"/>
          <w:i w:val="1"/>
          <w:sz w:val="18"/>
          <w:szCs w:val="18"/>
          <w:rtl w:val="0"/>
        </w:rPr>
        <w:t xml:space="preserve">n2</w:t>
      </w:r>
      <w:r w:rsidDel="00000000" w:rsidR="00000000" w:rsidRPr="00000000">
        <w:rPr>
          <w:rFonts w:ascii="Arial" w:cs="Arial" w:eastAsia="Arial" w:hAnsi="Arial"/>
          <w:sz w:val="18"/>
          <w:szCs w:val="18"/>
          <w:rtl w:val="0"/>
        </w:rPr>
        <w:t xml:space="preserve">x6 + </w:t>
      </w:r>
      <w:r w:rsidDel="00000000" w:rsidR="00000000" w:rsidRPr="00000000">
        <w:rPr>
          <w:rFonts w:ascii="Arial" w:cs="Arial" w:eastAsia="Arial" w:hAnsi="Arial"/>
          <w:i w:val="1"/>
          <w:sz w:val="18"/>
          <w:szCs w:val="18"/>
          <w:rtl w:val="0"/>
        </w:rPr>
        <w:t xml:space="preserve">n3</w:t>
      </w:r>
      <w:r w:rsidDel="00000000" w:rsidR="00000000" w:rsidRPr="00000000">
        <w:rPr>
          <w:rFonts w:ascii="Arial" w:cs="Arial" w:eastAsia="Arial" w:hAnsi="Arial"/>
          <w:sz w:val="18"/>
          <w:szCs w:val="18"/>
          <w:rtl w:val="0"/>
        </w:rPr>
        <w:t xml:space="preserve">x10. For a nominal message containing 200 Step 1b (L1+L2+Corrected) and 150 Step 2a and 100 Step 2b profile samples, this would total 6547 elements.</w:t>
      </w:r>
      <w:r w:rsidDel="00000000" w:rsidR="00000000" w:rsidRPr="00000000">
        <w:rPr>
          <w:rtl w:val="0"/>
        </w:rPr>
      </w:r>
    </w:p>
    <w:p w:rsidR="00000000" w:rsidDel="00000000" w:rsidP="00000000" w:rsidRDefault="00000000" w:rsidRPr="00000000" w14:paraId="0000087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7">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A single BUFR message contains one (uncompressed) occultation; each message is 11,338</w:t>
      </w:r>
      <w:r w:rsidDel="00000000" w:rsidR="00000000" w:rsidRPr="00000000">
        <w:rPr>
          <w:rFonts w:ascii="Arial" w:cs="Arial" w:eastAsia="Arial" w:hAnsi="Arial"/>
          <w:b w:val="1"/>
          <w:color w:val="ff0000"/>
          <w:sz w:val="18"/>
          <w:szCs w:val="18"/>
          <w:rtl w:val="0"/>
        </w:rPr>
        <w:t xml:space="preserve"> </w:t>
      </w:r>
      <w:r w:rsidDel="00000000" w:rsidR="00000000" w:rsidRPr="00000000">
        <w:rPr>
          <w:rFonts w:ascii="Arial" w:cs="Arial" w:eastAsia="Arial" w:hAnsi="Arial"/>
          <w:sz w:val="18"/>
          <w:szCs w:val="18"/>
          <w:rtl w:val="0"/>
        </w:rPr>
        <w:t xml:space="preserve">bytes long for a nominal message containing 200 Step 1b (L1+L2+Corrected), 150 Step 2a and 100 Step 2b profile samples. Indicative message lengths for other combinations of samples are shown in Table 11</w:t>
      </w:r>
      <w:r w:rsidDel="00000000" w:rsidR="00000000" w:rsidRPr="00000000">
        <w:rPr>
          <w:rFonts w:ascii="Arial" w:cs="Arial" w:eastAsia="Arial" w:hAnsi="Arial"/>
          <w:rtl w:val="0"/>
        </w:rPr>
        <w:t xml:space="preserve">.</w:t>
      </w:r>
    </w:p>
    <w:p w:rsidR="00000000" w:rsidDel="00000000" w:rsidP="00000000" w:rsidRDefault="00000000" w:rsidRPr="00000000" w14:paraId="00000878">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879">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RO instruments can typically produce up to about 500 occultations (BUFR messages) per day per satellite; hence the maximum RO data volume in BUFR would be of the order of 7</w:t>
      </w:r>
      <w:r w:rsidDel="00000000" w:rsidR="00000000" w:rsidRPr="00000000">
        <w:rPr>
          <w:rFonts w:ascii="Arial" w:cs="Arial" w:eastAsia="Arial" w:hAnsi="Arial"/>
          <w:b w:val="1"/>
          <w:color w:val="ff0000"/>
          <w:sz w:val="18"/>
          <w:szCs w:val="18"/>
          <w:rtl w:val="0"/>
        </w:rPr>
        <w:t xml:space="preserve"> </w:t>
      </w:r>
      <w:r w:rsidDel="00000000" w:rsidR="00000000" w:rsidRPr="00000000">
        <w:rPr>
          <w:rFonts w:ascii="Arial" w:cs="Arial" w:eastAsia="Arial" w:hAnsi="Arial"/>
          <w:sz w:val="18"/>
          <w:szCs w:val="18"/>
          <w:rtl w:val="0"/>
        </w:rPr>
        <w:t xml:space="preserve">Mbytes per day per receiver.</w:t>
      </w:r>
      <w:r w:rsidDel="00000000" w:rsidR="00000000" w:rsidRPr="00000000">
        <w:rPr>
          <w:rtl w:val="0"/>
        </w:rPr>
      </w:r>
    </w:p>
    <w:p w:rsidR="00000000" w:rsidDel="00000000" w:rsidP="00000000" w:rsidRDefault="00000000" w:rsidRPr="00000000" w14:paraId="0000087A">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B">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components of satellite location and absolute satellite velocity are defined in an Earth-centered inertial frame at the nominal time with the following orientation:</w:t>
      </w:r>
    </w:p>
    <w:p w:rsidR="00000000" w:rsidDel="00000000" w:rsidP="00000000" w:rsidRDefault="00000000" w:rsidRPr="00000000" w14:paraId="0000087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(X) First component: along the line from the Earth's centre to 0° longitude at the Equator.</w:t>
      </w:r>
    </w:p>
    <w:p w:rsidR="00000000" w:rsidDel="00000000" w:rsidP="00000000" w:rsidRDefault="00000000" w:rsidRPr="00000000" w14:paraId="0000087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(Y) Second component: along the line from the Earth's centre to 90° east longitude at the Equator.</w:t>
      </w:r>
    </w:p>
    <w:p w:rsidR="00000000" w:rsidDel="00000000" w:rsidP="00000000" w:rsidRDefault="00000000" w:rsidRPr="00000000" w14:paraId="0000087E">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 Third component: along the line from the Earth's centre to the North Pole.</w:t>
      </w:r>
    </w:p>
    <w:p w:rsidR="00000000" w:rsidDel="00000000" w:rsidP="00000000" w:rsidRDefault="00000000" w:rsidRPr="00000000" w14:paraId="0000087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See also the WMO FM 94 BUFR Table B document, class 01, footnote (6), and BUFR descriptors 0 27 031, 0 28 031 and 0 10 031.</w:t>
      </w:r>
    </w:p>
    <w:p w:rsidR="00000000" w:rsidDel="00000000" w:rsidP="00000000" w:rsidRDefault="00000000" w:rsidRPr="00000000" w14:paraId="00000880">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1">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Step 2a geopotential height, </w:t>
      </w:r>
      <w:r w:rsidDel="00000000" w:rsidR="00000000" w:rsidRPr="00000000">
        <w:rPr>
          <w:rFonts w:ascii="Arial" w:cs="Arial" w:eastAsia="Arial" w:hAnsi="Arial"/>
          <w:i w:val="1"/>
          <w:sz w:val="18"/>
          <w:szCs w:val="18"/>
          <w:rtl w:val="0"/>
        </w:rPr>
        <w:t xml:space="preserve">Z</w:t>
      </w:r>
      <w:r w:rsidDel="00000000" w:rsidR="00000000" w:rsidRPr="00000000">
        <w:rPr>
          <w:rFonts w:ascii="Arial" w:cs="Arial" w:eastAsia="Arial" w:hAnsi="Arial"/>
          <w:sz w:val="18"/>
          <w:szCs w:val="18"/>
          <w:rtl w:val="0"/>
        </w:rPr>
        <w:t xml:space="preserve">, should relate to the geometric altitude, </w:t>
      </w:r>
      <w:r w:rsidDel="00000000" w:rsidR="00000000" w:rsidRPr="00000000">
        <w:rPr>
          <w:rFonts w:ascii="Arial" w:cs="Arial" w:eastAsia="Arial" w:hAnsi="Arial"/>
          <w:i w:val="1"/>
          <w:sz w:val="18"/>
          <w:szCs w:val="18"/>
          <w:rtl w:val="0"/>
        </w:rPr>
        <w:t xml:space="preserve">h</w:t>
      </w:r>
      <w:r w:rsidDel="00000000" w:rsidR="00000000" w:rsidRPr="00000000">
        <w:rPr>
          <w:rFonts w:ascii="Arial" w:cs="Arial" w:eastAsia="Arial" w:hAnsi="Arial"/>
          <w:sz w:val="18"/>
          <w:szCs w:val="18"/>
          <w:rtl w:val="0"/>
        </w:rPr>
        <w:t xml:space="preserve">, as </w:t>
      </w:r>
      <m:oMath>
        <m:r>
          <w:rPr>
            <w:rFonts w:ascii="Cambria Math" w:cs="Cambria Math" w:eastAsia="Cambria Math" w:hAnsi="Cambria Math"/>
            <w:sz w:val="18"/>
            <w:szCs w:val="18"/>
          </w:rPr>
          <m:t xml:space="preserve">Z</m:t>
        </m:r>
        <m:d>
          <m:dPr>
            <m:begChr m:val="("/>
            <m:endChr m:val=")"/>
            <m:ctrlPr>
              <w:rPr>
                <w:rFonts w:ascii="Cambria Math" w:cs="Cambria Math" w:eastAsia="Cambria Math" w:hAnsi="Cambria Math"/>
                <w:sz w:val="18"/>
                <w:szCs w:val="18"/>
              </w:rPr>
            </m:ctrlPr>
          </m:dPr>
          <m:e>
            <m:r>
              <w:rPr>
                <w:rFonts w:ascii="Cambria Math" w:cs="Cambria Math" w:eastAsia="Cambria Math" w:hAnsi="Cambria Math"/>
                <w:sz w:val="18"/>
                <w:szCs w:val="18"/>
              </w:rPr>
              <m:t xml:space="preserve">h</m:t>
            </m:r>
          </m:e>
        </m:d>
        <m:r>
          <w:rPr>
            <w:rFonts w:ascii="Cambria Math" w:cs="Cambria Math" w:eastAsia="Cambria Math" w:hAnsi="Cambria Math"/>
            <w:sz w:val="18"/>
            <w:szCs w:val="18"/>
          </w:rPr>
          <m:t xml:space="preserve">=</m:t>
        </m:r>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1</m:t>
            </m:r>
          </m:num>
          <m:den>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g</m:t>
                </m:r>
              </m:e>
              <m:sub>
                <m:r>
                  <w:rPr>
                    <w:rFonts w:ascii="Cambria Math" w:cs="Cambria Math" w:eastAsia="Cambria Math" w:hAnsi="Cambria Math"/>
                    <w:sz w:val="18"/>
                    <w:szCs w:val="18"/>
                  </w:rPr>
                  <m:t xml:space="preserve">0</m:t>
                </m:r>
              </m:sub>
            </m:sSub>
          </m:den>
        </m:f>
        <m:nary>
          <m:naryPr>
            <m:chr m:val="∫"/>
            <m:ctrlPr>
              <w:rPr>
                <w:rFonts w:ascii="Cambria Math" w:cs="Cambria Math" w:eastAsia="Cambria Math" w:hAnsi="Cambria Math"/>
                <w:sz w:val="18"/>
                <w:szCs w:val="18"/>
              </w:rPr>
            </m:ctrlPr>
          </m:naryPr>
          <m:sub>
            <m:r>
              <w:rPr>
                <w:rFonts w:ascii="Cambria Math" w:cs="Cambria Math" w:eastAsia="Cambria Math" w:hAnsi="Cambria Math"/>
                <w:sz w:val="18"/>
                <w:szCs w:val="18"/>
              </w:rPr>
              <m:t xml:space="preserve">0</m:t>
            </m:r>
          </m:sub>
          <m:sup>
            <m:r>
              <w:rPr>
                <w:rFonts w:ascii="Cambria Math" w:cs="Cambria Math" w:eastAsia="Cambria Math" w:hAnsi="Cambria Math"/>
                <w:sz w:val="18"/>
                <w:szCs w:val="18"/>
              </w:rPr>
              <m:t xml:space="preserve">h</m:t>
            </m:r>
          </m:sup>
        </m:nary>
        <m:r>
          <w:rPr>
            <w:rFonts w:ascii="Cambria Math" w:cs="Cambria Math" w:eastAsia="Cambria Math" w:hAnsi="Cambria Math"/>
            <w:sz w:val="18"/>
            <w:szCs w:val="18"/>
          </w:rPr>
          <m:t xml:space="preserve">g</m:t>
        </m:r>
        <m:d>
          <m:dPr>
            <m:begChr m:val="("/>
            <m:endChr m:val=")"/>
            <m:ctrlPr>
              <w:rPr>
                <w:rFonts w:ascii="Cambria Math" w:cs="Cambria Math" w:eastAsia="Cambria Math" w:hAnsi="Cambria Math"/>
                <w:sz w:val="18"/>
                <w:szCs w:val="18"/>
              </w:rPr>
            </m:ctrlPr>
          </m:dPr>
          <m:e>
            <m:r>
              <w:rPr>
                <w:rFonts w:ascii="Cambria Math" w:cs="Cambria Math" w:eastAsia="Cambria Math" w:hAnsi="Cambria Math"/>
                <w:sz w:val="18"/>
                <w:szCs w:val="18"/>
              </w:rPr>
              <m:t xml:space="preserve">φ,z</m:t>
            </m:r>
          </m:e>
        </m:d>
        <m:r>
          <w:rPr>
            <w:rFonts w:ascii="Cambria Math" w:cs="Cambria Math" w:eastAsia="Cambria Math" w:hAnsi="Cambria Math"/>
            <w:sz w:val="18"/>
            <w:szCs w:val="18"/>
          </w:rPr>
          <m:t xml:space="preserve">dz</m:t>
        </m:r>
      </m:oMath>
      <w:r w:rsidDel="00000000" w:rsidR="00000000" w:rsidRPr="00000000">
        <w:rPr>
          <w:rFonts w:ascii="Arial" w:cs="Arial" w:eastAsia="Arial" w:hAnsi="Arial"/>
          <w:sz w:val="18"/>
          <w:szCs w:val="18"/>
          <w:rtl w:val="0"/>
        </w:rPr>
        <w:t xml:space="preserve">, where </w:t>
      </w:r>
      <m:oMath>
        <m:r>
          <w:rPr>
            <w:rFonts w:ascii="Cambria Math" w:cs="Cambria Math" w:eastAsia="Cambria Math" w:hAnsi="Cambria Math"/>
            <w:sz w:val="18"/>
            <w:szCs w:val="18"/>
          </w:rPr>
          <m:t xml:space="preserve">g(φ,h)</m:t>
        </m:r>
      </m:oMath>
      <w:r w:rsidDel="00000000" w:rsidR="00000000" w:rsidRPr="00000000">
        <w:rPr>
          <w:rFonts w:ascii="Arial" w:cs="Arial" w:eastAsia="Arial" w:hAnsi="Arial"/>
          <w:sz w:val="18"/>
          <w:szCs w:val="18"/>
          <w:rtl w:val="0"/>
        </w:rPr>
        <w:t xml:space="preserve"> is the gravitational acceleration as a function of latitude and altitude, and </w:t>
      </w: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g</m:t>
            </m:r>
          </m:e>
          <m:sub>
            <m:r>
              <w:rPr>
                <w:rFonts w:ascii="Cambria Math" w:cs="Cambria Math" w:eastAsia="Cambria Math" w:hAnsi="Cambria Math"/>
                <w:sz w:val="18"/>
                <w:szCs w:val="18"/>
              </w:rPr>
              <m:t xml:space="preserve">0</m:t>
            </m:r>
          </m:sub>
        </m:sSub>
        <m:r>
          <w:rPr>
            <w:rFonts w:ascii="Cambria Math" w:cs="Cambria Math" w:eastAsia="Cambria Math" w:hAnsi="Cambria Math"/>
            <w:sz w:val="18"/>
            <w:szCs w:val="18"/>
          </w:rPr>
          <m:t xml:space="preserve">=</m:t>
        </m:r>
      </m:oMath>
      <w:r w:rsidDel="00000000" w:rsidR="00000000" w:rsidRPr="00000000">
        <w:rPr>
          <w:rFonts w:ascii="Arial" w:cs="Arial" w:eastAsia="Arial" w:hAnsi="Arial"/>
          <w:sz w:val="18"/>
          <w:szCs w:val="18"/>
          <w:rtl w:val="0"/>
        </w:rPr>
        <w:t xml:space="preserve"> 9.80665 m/s</w:t>
      </w:r>
      <w:r w:rsidDel="00000000" w:rsidR="00000000" w:rsidRPr="00000000">
        <w:rPr>
          <w:rFonts w:ascii="Arial" w:cs="Arial" w:eastAsia="Arial" w:hAnsi="Arial"/>
          <w:sz w:val="18"/>
          <w:szCs w:val="18"/>
          <w:vertAlign w:val="superscript"/>
          <w:rtl w:val="0"/>
        </w:rPr>
        <w:t xml:space="preserve">2</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882">
      <w:pPr>
        <w:widowControl w:val="1"/>
        <w:pBdr>
          <w:top w:space="0" w:sz="0" w:val="nil"/>
          <w:left w:space="0" w:sz="0" w:val="nil"/>
          <w:bottom w:space="0" w:sz="0" w:val="nil"/>
          <w:right w:space="0" w:sz="0" w:val="nil"/>
          <w:between w:space="0" w:sz="0" w:val="nil"/>
        </w:pBdr>
        <w:spacing w:line="240" w:lineRule="auto"/>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3">
      <w:pPr>
        <w:widowControl w:val="1"/>
        <w:pBdr>
          <w:top w:space="0" w:sz="0" w:val="nil"/>
          <w:left w:space="0" w:sz="0" w:val="nil"/>
          <w:bottom w:space="0" w:sz="0" w:val="nil"/>
          <w:right w:space="0" w:sz="0" w:val="nil"/>
          <w:between w:space="0" w:sz="0" w:val="nil"/>
        </w:pBdr>
        <w:spacing w:line="240" w:lineRule="auto"/>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4">
      <w:pPr>
        <w:widowControl w:val="1"/>
        <w:numPr>
          <w:ilvl w:val="0"/>
          <w:numId w:val="10"/>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Step 2b geopotential height would naturally be calculated via atmospheric model information.</w:t>
      </w:r>
    </w:p>
    <w:p w:rsidR="00000000" w:rsidDel="00000000" w:rsidP="00000000" w:rsidRDefault="00000000" w:rsidRPr="00000000" w14:paraId="0000088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6">
      <w:pPr>
        <w:pStyle w:val="Heading3"/>
        <w:numPr>
          <w:ilvl w:val="2"/>
          <w:numId w:val="15"/>
        </w:numPr>
        <w:ind w:left="0" w:firstLine="0"/>
        <w:rPr/>
      </w:pPr>
      <w:bookmarkStart w:colFirst="0" w:colLast="0" w:name="_heading=h.41mghml" w:id="37"/>
      <w:bookmarkEnd w:id="37"/>
      <w:r w:rsidDel="00000000" w:rsidR="00000000" w:rsidRPr="00000000">
        <w:rPr>
          <w:rtl w:val="0"/>
        </w:rPr>
        <w:t xml:space="preserve">New Satellite and Instrument Codes</w:t>
      </w:r>
    </w:p>
    <w:p w:rsidR="00000000" w:rsidDel="00000000" w:rsidP="00000000" w:rsidRDefault="00000000" w:rsidRPr="00000000" w14:paraId="00000887">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New GNSS- and RO-specific satellite and instrument codes have been defined and are included in the BUFR Code/Flag tables – see Table 6, Table 7 and Table 8 respectively.</w:t>
      </w:r>
      <w:r w:rsidDel="00000000" w:rsidR="00000000" w:rsidRPr="00000000">
        <w:rPr>
          <w:rtl w:val="0"/>
        </w:rPr>
      </w:r>
    </w:p>
    <w:p w:rsidR="00000000" w:rsidDel="00000000" w:rsidP="00000000" w:rsidRDefault="00000000" w:rsidRPr="00000000" w14:paraId="0000088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9">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2grqrue" w:id="38"/>
      <w:bookmarkEnd w:id="38"/>
      <w:r w:rsidDel="00000000" w:rsidR="00000000" w:rsidRPr="00000000">
        <w:rPr>
          <w:rFonts w:ascii="Arial" w:cs="Arial" w:eastAsia="Arial" w:hAnsi="Arial"/>
          <w:b w:val="1"/>
          <w:i w:val="1"/>
          <w:rtl w:val="0"/>
        </w:rPr>
        <w:t xml:space="preserve">Table 6. Satellite Classification (Code Table 002020)</w:t>
      </w:r>
      <w:r w:rsidDel="00000000" w:rsidR="00000000" w:rsidRPr="00000000">
        <w:rPr>
          <w:rtl w:val="0"/>
        </w:rPr>
      </w:r>
    </w:p>
    <w:tbl>
      <w:tblPr>
        <w:tblStyle w:val="Table13"/>
        <w:tblW w:w="9072.0" w:type="dxa"/>
        <w:jc w:val="left"/>
        <w:tblLayout w:type="fixed"/>
        <w:tblLook w:val="0000"/>
      </w:tblPr>
      <w:tblGrid>
        <w:gridCol w:w="1685"/>
        <w:gridCol w:w="1150"/>
        <w:gridCol w:w="6237"/>
        <w:tblGridChange w:id="0">
          <w:tblGrid>
            <w:gridCol w:w="1685"/>
            <w:gridCol w:w="1150"/>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88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88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88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Meaning</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8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0 02 020</w:t>
            </w:r>
          </w:p>
        </w:tc>
        <w:tc>
          <w:tcPr>
            <w:shd w:fill="f3f3f3" w:val="clear"/>
            <w:tcMar>
              <w:top w:w="0.0" w:type="dxa"/>
              <w:left w:w="0.0" w:type="dxa"/>
              <w:bottom w:w="0.0" w:type="dxa"/>
              <w:right w:w="0.0" w:type="dxa"/>
            </w:tcMar>
          </w:tcPr>
          <w:p w:rsidR="00000000" w:rsidDel="00000000" w:rsidP="00000000" w:rsidRDefault="00000000" w:rsidRPr="00000000" w14:paraId="0000088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401</w:t>
            </w:r>
          </w:p>
        </w:tc>
        <w:tc>
          <w:tcPr>
            <w:shd w:fill="f3f3f3" w:val="clear"/>
            <w:tcMar>
              <w:top w:w="0.0" w:type="dxa"/>
              <w:left w:w="0.0" w:type="dxa"/>
              <w:bottom w:w="0.0" w:type="dxa"/>
              <w:right w:w="0.0" w:type="dxa"/>
            </w:tcMar>
          </w:tcPr>
          <w:p w:rsidR="00000000" w:rsidDel="00000000" w:rsidP="00000000" w:rsidRDefault="00000000" w:rsidRPr="00000000" w14:paraId="0000088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GPS</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89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9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402</w:t>
            </w:r>
          </w:p>
        </w:tc>
        <w:tc>
          <w:tcPr>
            <w:shd w:fill="e0e0e0" w:val="clear"/>
            <w:tcMar>
              <w:top w:w="0.0" w:type="dxa"/>
              <w:left w:w="0.0" w:type="dxa"/>
              <w:bottom w:w="0.0" w:type="dxa"/>
              <w:right w:w="0.0" w:type="dxa"/>
            </w:tcMar>
          </w:tcPr>
          <w:p w:rsidR="00000000" w:rsidDel="00000000" w:rsidP="00000000" w:rsidRDefault="00000000" w:rsidRPr="00000000" w14:paraId="0000089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GLONASS</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9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9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403</w:t>
            </w:r>
          </w:p>
        </w:tc>
        <w:tc>
          <w:tcPr>
            <w:shd w:fill="f3f3f3" w:val="clear"/>
            <w:tcMar>
              <w:top w:w="0.0" w:type="dxa"/>
              <w:left w:w="0.0" w:type="dxa"/>
              <w:bottom w:w="0.0" w:type="dxa"/>
              <w:right w:w="0.0" w:type="dxa"/>
            </w:tcMar>
          </w:tcPr>
          <w:p w:rsidR="00000000" w:rsidDel="00000000" w:rsidP="00000000" w:rsidRDefault="00000000" w:rsidRPr="00000000" w14:paraId="0000089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GALILEO</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89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9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404</w:t>
            </w:r>
          </w:p>
        </w:tc>
        <w:tc>
          <w:tcPr>
            <w:shd w:fill="e0e0e0" w:val="clear"/>
            <w:tcMar>
              <w:top w:w="0.0" w:type="dxa"/>
              <w:left w:w="0.0" w:type="dxa"/>
              <w:bottom w:w="0.0" w:type="dxa"/>
              <w:right w:w="0.0" w:type="dxa"/>
            </w:tcMar>
          </w:tcPr>
          <w:p w:rsidR="00000000" w:rsidDel="00000000" w:rsidP="00000000" w:rsidRDefault="00000000" w:rsidRPr="00000000" w14:paraId="0000089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BDS (BeiDou navigation satellite system)</w:t>
            </w:r>
          </w:p>
        </w:tc>
      </w:tr>
      <w:sdt>
        <w:sdtPr>
          <w:tag w:val="goog_rdk_535"/>
        </w:sdtPr>
        <w:sdtContent>
          <w:tr>
            <w:trPr>
              <w:cantSplit w:val="1"/>
              <w:tblHeader w:val="0"/>
              <w:ins w:author="Stig Syndergaard" w:id="78" w:date="2024-07-16T09:41:00Z"/>
            </w:trPr>
            <w:tc>
              <w:tcPr>
                <w:shd w:fill="e0e0e0" w:val="clear"/>
                <w:tcMar>
                  <w:top w:w="0.0" w:type="dxa"/>
                  <w:left w:w="0.0" w:type="dxa"/>
                  <w:bottom w:w="0.0" w:type="dxa"/>
                  <w:right w:w="0.0" w:type="dxa"/>
                </w:tcMar>
              </w:tcPr>
              <w:sdt>
                <w:sdtPr>
                  <w:tag w:val="goog_rdk_537"/>
                </w:sdtPr>
                <w:sdtContent>
                  <w:p w:rsidR="00000000" w:rsidDel="00000000" w:rsidP="00000000" w:rsidRDefault="00000000" w:rsidRPr="00000000" w14:paraId="00000899">
                    <w:pPr>
                      <w:widowControl w:val="1"/>
                      <w:pBdr>
                        <w:top w:space="0" w:sz="0" w:val="nil"/>
                        <w:left w:space="0" w:sz="0" w:val="nil"/>
                        <w:bottom w:space="0" w:sz="0" w:val="nil"/>
                        <w:right w:space="0" w:sz="0" w:val="nil"/>
                        <w:between w:space="0" w:sz="0" w:val="nil"/>
                      </w:pBdr>
                      <w:spacing w:line="240" w:lineRule="auto"/>
                      <w:jc w:val="center"/>
                      <w:rPr>
                        <w:ins w:author="Stig Syndergaard" w:id="78" w:date="2024-07-16T09:41:00Z"/>
                        <w:rFonts w:ascii="Arial" w:cs="Arial" w:eastAsia="Arial" w:hAnsi="Arial"/>
                        <w:sz w:val="16"/>
                        <w:szCs w:val="16"/>
                      </w:rPr>
                    </w:pPr>
                    <w:sdt>
                      <w:sdtPr>
                        <w:tag w:val="goog_rdk_536"/>
                      </w:sdtPr>
                      <w:sdtContent>
                        <w:ins w:author="Stig Syndergaard" w:id="78" w:date="2024-07-16T09:41:00Z">
                          <w:r w:rsidDel="00000000" w:rsidR="00000000" w:rsidRPr="00000000">
                            <w:rPr>
                              <w:rtl w:val="0"/>
                            </w:rPr>
                          </w:r>
                        </w:ins>
                      </w:sdtContent>
                    </w:sdt>
                  </w:p>
                </w:sdtContent>
              </w:sdt>
            </w:tc>
            <w:tc>
              <w:tcPr>
                <w:shd w:fill="e0e0e0" w:val="clear"/>
                <w:tcMar>
                  <w:top w:w="0.0" w:type="dxa"/>
                  <w:left w:w="0.0" w:type="dxa"/>
                  <w:bottom w:w="0.0" w:type="dxa"/>
                  <w:right w:w="0.0" w:type="dxa"/>
                </w:tcMar>
              </w:tcPr>
              <w:sdt>
                <w:sdtPr>
                  <w:tag w:val="goog_rdk_539"/>
                </w:sdtPr>
                <w:sdtContent>
                  <w:p w:rsidR="00000000" w:rsidDel="00000000" w:rsidP="00000000" w:rsidRDefault="00000000" w:rsidRPr="00000000" w14:paraId="0000089A">
                    <w:pPr>
                      <w:widowControl w:val="1"/>
                      <w:pBdr>
                        <w:top w:space="0" w:sz="0" w:val="nil"/>
                        <w:left w:space="0" w:sz="0" w:val="nil"/>
                        <w:bottom w:space="0" w:sz="0" w:val="nil"/>
                        <w:right w:space="0" w:sz="0" w:val="nil"/>
                        <w:between w:space="0" w:sz="0" w:val="nil"/>
                      </w:pBdr>
                      <w:spacing w:line="240" w:lineRule="auto"/>
                      <w:jc w:val="center"/>
                      <w:rPr>
                        <w:ins w:author="Stig Syndergaard" w:id="78" w:date="2024-07-16T09:41:00Z"/>
                        <w:rFonts w:ascii="Arial" w:cs="Arial" w:eastAsia="Arial" w:hAnsi="Arial"/>
                        <w:b w:val="1"/>
                        <w:sz w:val="16"/>
                        <w:szCs w:val="16"/>
                      </w:rPr>
                    </w:pPr>
                    <w:sdt>
                      <w:sdtPr>
                        <w:tag w:val="goog_rdk_538"/>
                      </w:sdtPr>
                      <w:sdtContent>
                        <w:ins w:author="Stig Syndergaard" w:id="78" w:date="2024-07-16T09:41:00Z">
                          <w:r w:rsidDel="00000000" w:rsidR="00000000" w:rsidRPr="00000000">
                            <w:rPr>
                              <w:rFonts w:ascii="Arial" w:cs="Arial" w:eastAsia="Arial" w:hAnsi="Arial"/>
                              <w:b w:val="1"/>
                              <w:sz w:val="16"/>
                              <w:szCs w:val="16"/>
                              <w:rtl w:val="0"/>
                            </w:rPr>
                            <w:t xml:space="preserve">405</w:t>
                          </w:r>
                        </w:ins>
                      </w:sdtContent>
                    </w:sdt>
                  </w:p>
                </w:sdtContent>
              </w:sdt>
            </w:tc>
            <w:tc>
              <w:tcPr>
                <w:shd w:fill="e0e0e0" w:val="clear"/>
                <w:tcMar>
                  <w:top w:w="0.0" w:type="dxa"/>
                  <w:left w:w="0.0" w:type="dxa"/>
                  <w:bottom w:w="0.0" w:type="dxa"/>
                  <w:right w:w="0.0" w:type="dxa"/>
                </w:tcMar>
              </w:tcPr>
              <w:sdt>
                <w:sdtPr>
                  <w:tag w:val="goog_rdk_541"/>
                </w:sdtPr>
                <w:sdtContent>
                  <w:p w:rsidR="00000000" w:rsidDel="00000000" w:rsidP="00000000" w:rsidRDefault="00000000" w:rsidRPr="00000000" w14:paraId="0000089B">
                    <w:pPr>
                      <w:widowControl w:val="1"/>
                      <w:pBdr>
                        <w:top w:space="0" w:sz="0" w:val="nil"/>
                        <w:left w:space="0" w:sz="0" w:val="nil"/>
                        <w:bottom w:space="0" w:sz="0" w:val="nil"/>
                        <w:right w:space="0" w:sz="0" w:val="nil"/>
                        <w:between w:space="0" w:sz="0" w:val="nil"/>
                      </w:pBdr>
                      <w:spacing w:line="240" w:lineRule="auto"/>
                      <w:rPr>
                        <w:ins w:author="Stig Syndergaard" w:id="78" w:date="2024-07-16T09:41:00Z"/>
                        <w:rFonts w:ascii="Arial" w:cs="Arial" w:eastAsia="Arial" w:hAnsi="Arial"/>
                        <w:sz w:val="16"/>
                        <w:szCs w:val="16"/>
                      </w:rPr>
                    </w:pPr>
                    <w:sdt>
                      <w:sdtPr>
                        <w:tag w:val="goog_rdk_540"/>
                      </w:sdtPr>
                      <w:sdtContent>
                        <w:ins w:author="Stig Syndergaard" w:id="78" w:date="2024-07-16T09:41:00Z">
                          <w:r w:rsidDel="00000000" w:rsidR="00000000" w:rsidRPr="00000000">
                            <w:rPr>
                              <w:rFonts w:ascii="Arial" w:cs="Arial" w:eastAsia="Arial" w:hAnsi="Arial"/>
                              <w:sz w:val="16"/>
                              <w:szCs w:val="16"/>
                              <w:rtl w:val="0"/>
                            </w:rPr>
                            <w:t xml:space="preserve">QZSS (Quasi-Zenith satellite system)</w:t>
                          </w:r>
                        </w:ins>
                      </w:sdtContent>
                    </w:sdt>
                  </w:p>
                </w:sdtContent>
              </w:sdt>
            </w:tc>
          </w:tr>
        </w:sdtContent>
      </w:sdt>
    </w:tbl>
    <w:p w:rsidR="00000000" w:rsidDel="00000000" w:rsidP="00000000" w:rsidRDefault="00000000" w:rsidRPr="00000000" w14:paraId="0000089C">
      <w:pPr>
        <w:widowControl w:val="1"/>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89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pageBreakBefore w:val="1"/>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vx1227" w:id="39"/>
      <w:bookmarkEnd w:id="39"/>
      <w:r w:rsidDel="00000000" w:rsidR="00000000" w:rsidRPr="00000000">
        <w:rPr>
          <w:rFonts w:ascii="Arial" w:cs="Arial" w:eastAsia="Arial" w:hAnsi="Arial"/>
          <w:b w:val="1"/>
          <w:i w:val="1"/>
          <w:rtl w:val="0"/>
        </w:rPr>
        <w:t xml:space="preserve">Table 7. GNSS RO Satellite Identifier (Common Code Table C–5)</w:t>
      </w:r>
      <w:r w:rsidDel="00000000" w:rsidR="00000000" w:rsidRPr="00000000">
        <w:rPr>
          <w:rtl w:val="0"/>
        </w:rPr>
      </w:r>
    </w:p>
    <w:tbl>
      <w:tblPr>
        <w:tblStyle w:val="Table14"/>
        <w:tblW w:w="9092.0" w:type="dxa"/>
        <w:jc w:val="left"/>
        <w:tblLayout w:type="fixed"/>
        <w:tblLook w:val="0000"/>
      </w:tblPr>
      <w:tblGrid>
        <w:gridCol w:w="1685"/>
        <w:gridCol w:w="1150"/>
        <w:gridCol w:w="2268"/>
        <w:gridCol w:w="1134"/>
        <w:gridCol w:w="2855"/>
        <w:tblGridChange w:id="0">
          <w:tblGrid>
            <w:gridCol w:w="1685"/>
            <w:gridCol w:w="1150"/>
            <w:gridCol w:w="2268"/>
            <w:gridCol w:w="1134"/>
            <w:gridCol w:w="2855"/>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8A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8A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8A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Name</w:t>
            </w:r>
          </w:p>
        </w:tc>
        <w:tc>
          <w:tcPr>
            <w:shd w:fill="94bd5e" w:val="clear"/>
            <w:tcMar>
              <w:top w:w="0.0" w:type="dxa"/>
              <w:left w:w="0.0" w:type="dxa"/>
              <w:bottom w:w="0.0" w:type="dxa"/>
              <w:right w:w="0.0" w:type="dxa"/>
            </w:tcMar>
            <w:vAlign w:val="center"/>
          </w:tcPr>
          <w:p w:rsidR="00000000" w:rsidDel="00000000" w:rsidP="00000000" w:rsidRDefault="00000000" w:rsidRPr="00000000" w14:paraId="000008A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vAlign w:val="center"/>
          </w:tcPr>
          <w:p w:rsidR="00000000" w:rsidDel="00000000" w:rsidP="00000000" w:rsidRDefault="00000000" w:rsidRPr="00000000" w14:paraId="000008A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Name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A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0 01 007</w:t>
            </w:r>
          </w:p>
        </w:tc>
        <w:tc>
          <w:tcPr>
            <w:shd w:fill="f3f3f3" w:val="clear"/>
            <w:tcMar>
              <w:top w:w="0.0" w:type="dxa"/>
              <w:left w:w="0.0" w:type="dxa"/>
              <w:bottom w:w="0.0" w:type="dxa"/>
              <w:right w:w="0.0" w:type="dxa"/>
            </w:tcMar>
          </w:tcPr>
          <w:p w:rsidR="00000000" w:rsidDel="00000000" w:rsidP="00000000" w:rsidRDefault="00000000" w:rsidRPr="00000000" w14:paraId="000008A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8A7">
            <w:pPr>
              <w:widowControl w:val="1"/>
              <w:pBdr>
                <w:top w:space="0" w:sz="0" w:val="nil"/>
                <w:left w:space="0" w:sz="0" w:val="nil"/>
                <w:bottom w:space="0" w:sz="0" w:val="nil"/>
                <w:right w:space="0" w:sz="0" w:val="nil"/>
                <w:between w:space="0" w:sz="0" w:val="nil"/>
              </w:pBdr>
              <w:spacing w:line="240" w:lineRule="auto"/>
              <w:rPr>
                <w:rFonts w:ascii="Courier" w:cs="Courier" w:eastAsia="Courier" w:hAnsi="Courier"/>
              </w:rPr>
            </w:pPr>
            <w:r w:rsidDel="00000000" w:rsidR="00000000" w:rsidRPr="00000000">
              <w:rPr>
                <w:rFonts w:ascii="Arial" w:cs="Arial" w:eastAsia="Arial" w:hAnsi="Arial"/>
                <w:sz w:val="16"/>
                <w:szCs w:val="16"/>
                <w:rtl w:val="0"/>
              </w:rPr>
              <w:t xml:space="preserve">Metop-1 (Metop-B)</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A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740</w:t>
            </w:r>
          </w:p>
        </w:tc>
        <w:tc>
          <w:tcPr>
            <w:shd w:fill="f3f3f3" w:val="clear"/>
            <w:tcMar>
              <w:top w:w="0.0" w:type="dxa"/>
              <w:left w:w="0.0" w:type="dxa"/>
              <w:bottom w:w="0.0" w:type="dxa"/>
              <w:right w:w="0.0" w:type="dxa"/>
            </w:tcMar>
          </w:tcPr>
          <w:p w:rsidR="00000000" w:rsidDel="00000000" w:rsidP="00000000" w:rsidRDefault="00000000" w:rsidRPr="00000000" w14:paraId="000008A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COSMIC-1</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8A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A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8AC">
            <w:pPr>
              <w:widowControl w:val="1"/>
              <w:pBdr>
                <w:top w:space="0" w:sz="0" w:val="nil"/>
                <w:left w:space="0" w:sz="0" w:val="nil"/>
                <w:bottom w:space="0" w:sz="0" w:val="nil"/>
                <w:right w:space="0" w:sz="0" w:val="nil"/>
                <w:between w:space="0" w:sz="0" w:val="nil"/>
              </w:pBdr>
              <w:spacing w:line="240" w:lineRule="auto"/>
              <w:rPr>
                <w:rFonts w:ascii="Courier" w:cs="Courier" w:eastAsia="Courier" w:hAnsi="Courier"/>
              </w:rPr>
            </w:pPr>
            <w:r w:rsidDel="00000000" w:rsidR="00000000" w:rsidRPr="00000000">
              <w:rPr>
                <w:rFonts w:ascii="Arial" w:cs="Arial" w:eastAsia="Arial" w:hAnsi="Arial"/>
                <w:sz w:val="16"/>
                <w:szCs w:val="16"/>
                <w:rtl w:val="0"/>
              </w:rPr>
              <w:t xml:space="preserve">Metop-2 (Metop-A)</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A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741</w:t>
            </w:r>
          </w:p>
        </w:tc>
        <w:tc>
          <w:tcPr>
            <w:shd w:fill="e0e0e0" w:val="clear"/>
            <w:tcMar>
              <w:top w:w="0.0" w:type="dxa"/>
              <w:left w:w="0.0" w:type="dxa"/>
              <w:bottom w:w="0.0" w:type="dxa"/>
              <w:right w:w="0.0" w:type="dxa"/>
            </w:tcMar>
          </w:tcPr>
          <w:p w:rsidR="00000000" w:rsidDel="00000000" w:rsidP="00000000" w:rsidRDefault="00000000" w:rsidRPr="00000000" w14:paraId="000008A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A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B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8B1">
            <w:pPr>
              <w:widowControl w:val="1"/>
              <w:pBdr>
                <w:top w:space="0" w:sz="0" w:val="nil"/>
                <w:left w:space="0" w:sz="0" w:val="nil"/>
                <w:bottom w:space="0" w:sz="0" w:val="nil"/>
                <w:right w:space="0" w:sz="0" w:val="nil"/>
                <w:between w:space="0" w:sz="0" w:val="nil"/>
              </w:pBdr>
              <w:spacing w:line="240" w:lineRule="auto"/>
              <w:rPr>
                <w:rFonts w:ascii="Courier" w:cs="Courier" w:eastAsia="Courier" w:hAnsi="Courier"/>
              </w:rPr>
            </w:pPr>
            <w:r w:rsidDel="00000000" w:rsidR="00000000" w:rsidRPr="00000000">
              <w:rPr>
                <w:rFonts w:ascii="Arial" w:cs="Arial" w:eastAsia="Arial" w:hAnsi="Arial"/>
                <w:sz w:val="16"/>
                <w:szCs w:val="16"/>
                <w:rtl w:val="0"/>
              </w:rPr>
              <w:t xml:space="preserve">Metop-3 (Metop-C)</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B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742</w:t>
            </w:r>
          </w:p>
        </w:tc>
        <w:tc>
          <w:tcPr>
            <w:shd w:fill="f3f3f3" w:val="clear"/>
            <w:tcMar>
              <w:top w:w="0.0" w:type="dxa"/>
              <w:left w:w="0.0" w:type="dxa"/>
              <w:bottom w:w="0.0" w:type="dxa"/>
              <w:right w:w="0.0" w:type="dxa"/>
            </w:tcMar>
          </w:tcPr>
          <w:p w:rsidR="00000000" w:rsidDel="00000000" w:rsidP="00000000" w:rsidRDefault="00000000" w:rsidRPr="00000000" w14:paraId="000008B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COSMIC-3</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8B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B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w:t>
            </w:r>
          </w:p>
        </w:tc>
        <w:tc>
          <w:tcPr>
            <w:shd w:fill="e0e0e0" w:val="clear"/>
            <w:tcMar>
              <w:top w:w="0.0" w:type="dxa"/>
              <w:left w:w="0.0" w:type="dxa"/>
              <w:bottom w:w="0.0" w:type="dxa"/>
              <w:right w:w="0.0" w:type="dxa"/>
            </w:tcMar>
          </w:tcPr>
          <w:p w:rsidR="00000000" w:rsidDel="00000000" w:rsidP="00000000" w:rsidRDefault="00000000" w:rsidRPr="00000000" w14:paraId="000008B6">
            <w:pPr>
              <w:widowControl w:val="1"/>
              <w:pBdr>
                <w:top w:space="0" w:sz="0" w:val="nil"/>
                <w:left w:space="0" w:sz="0" w:val="nil"/>
                <w:bottom w:space="0" w:sz="0" w:val="nil"/>
                <w:right w:space="0" w:sz="0" w:val="nil"/>
                <w:between w:space="0" w:sz="0" w:val="nil"/>
              </w:pBdr>
              <w:spacing w:line="240" w:lineRule="auto"/>
              <w:rPr>
                <w:rFonts w:ascii="Courier" w:cs="Courier" w:eastAsia="Courier" w:hAnsi="Courier"/>
              </w:rPr>
            </w:pPr>
            <w:r w:rsidDel="00000000" w:rsidR="00000000" w:rsidRPr="00000000">
              <w:rPr>
                <w:rFonts w:ascii="Arial" w:cs="Arial" w:eastAsia="Arial" w:hAnsi="Arial"/>
                <w:sz w:val="16"/>
                <w:szCs w:val="16"/>
                <w:rtl w:val="0"/>
              </w:rPr>
              <w:t xml:space="preserve">Ørsted (or Oersted)</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B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743</w:t>
            </w:r>
          </w:p>
        </w:tc>
        <w:tc>
          <w:tcPr>
            <w:shd w:fill="e0e0e0" w:val="clear"/>
            <w:tcMar>
              <w:top w:w="0.0" w:type="dxa"/>
              <w:left w:w="0.0" w:type="dxa"/>
              <w:bottom w:w="0.0" w:type="dxa"/>
              <w:right w:w="0.0" w:type="dxa"/>
            </w:tcMar>
          </w:tcPr>
          <w:p w:rsidR="00000000" w:rsidDel="00000000" w:rsidP="00000000" w:rsidRDefault="00000000" w:rsidRPr="00000000" w14:paraId="000008B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COSMIC-4</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B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B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41</w:t>
            </w:r>
          </w:p>
        </w:tc>
        <w:tc>
          <w:tcPr>
            <w:shd w:fill="f3f3f3" w:val="clear"/>
            <w:tcMar>
              <w:top w:w="0.0" w:type="dxa"/>
              <w:left w:w="0.0" w:type="dxa"/>
              <w:bottom w:w="0.0" w:type="dxa"/>
              <w:right w:w="0.0" w:type="dxa"/>
            </w:tcMar>
          </w:tcPr>
          <w:p w:rsidR="00000000" w:rsidDel="00000000" w:rsidP="00000000" w:rsidRDefault="00000000" w:rsidRPr="00000000" w14:paraId="000008B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CHAMP</w:t>
            </w:r>
          </w:p>
        </w:tc>
        <w:tc>
          <w:tcPr>
            <w:shd w:fill="f3f3f3" w:val="clear"/>
            <w:tcMar>
              <w:top w:w="0.0" w:type="dxa"/>
              <w:left w:w="0.0" w:type="dxa"/>
              <w:bottom w:w="0.0" w:type="dxa"/>
              <w:right w:w="0.0" w:type="dxa"/>
            </w:tcMar>
          </w:tcPr>
          <w:p w:rsidR="00000000" w:rsidDel="00000000" w:rsidP="00000000" w:rsidRDefault="00000000" w:rsidRPr="00000000" w14:paraId="000008B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744</w:t>
            </w:r>
          </w:p>
        </w:tc>
        <w:tc>
          <w:tcPr>
            <w:shd w:fill="f3f3f3" w:val="clear"/>
            <w:tcMar>
              <w:top w:w="0.0" w:type="dxa"/>
              <w:left w:w="0.0" w:type="dxa"/>
              <w:bottom w:w="0.0" w:type="dxa"/>
              <w:right w:w="0.0" w:type="dxa"/>
            </w:tcMar>
          </w:tcPr>
          <w:p w:rsidR="00000000" w:rsidDel="00000000" w:rsidP="00000000" w:rsidRDefault="00000000" w:rsidRPr="00000000" w14:paraId="000008B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COSMIC-5</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8BE">
            <w:pPr>
              <w:widowControl w:val="1"/>
              <w:pBdr>
                <w:top w:space="0" w:sz="0" w:val="nil"/>
                <w:left w:space="0" w:sz="0" w:val="nil"/>
                <w:bottom w:space="0" w:sz="0" w:val="nil"/>
                <w:right w:space="0" w:sz="0" w:val="nil"/>
                <w:between w:space="0" w:sz="0" w:val="nil"/>
              </w:pBdr>
              <w:tabs>
                <w:tab w:val="left" w:leader="none" w:pos="1130"/>
              </w:tabs>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B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42</w:t>
            </w:r>
          </w:p>
        </w:tc>
        <w:tc>
          <w:tcPr>
            <w:shd w:fill="e0e0e0" w:val="clear"/>
            <w:tcMar>
              <w:top w:w="0.0" w:type="dxa"/>
              <w:left w:w="0.0" w:type="dxa"/>
              <w:bottom w:w="0.0" w:type="dxa"/>
              <w:right w:w="0.0" w:type="dxa"/>
            </w:tcMar>
          </w:tcPr>
          <w:p w:rsidR="00000000" w:rsidDel="00000000" w:rsidP="00000000" w:rsidRDefault="00000000" w:rsidRPr="00000000" w14:paraId="000008C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TerraSAR-X</w:t>
            </w:r>
          </w:p>
        </w:tc>
        <w:tc>
          <w:tcPr>
            <w:shd w:fill="e0e0e0" w:val="clear"/>
            <w:tcMar>
              <w:top w:w="0.0" w:type="dxa"/>
              <w:left w:w="0.0" w:type="dxa"/>
              <w:bottom w:w="0.0" w:type="dxa"/>
              <w:right w:w="0.0" w:type="dxa"/>
            </w:tcMar>
          </w:tcPr>
          <w:p w:rsidR="00000000" w:rsidDel="00000000" w:rsidP="00000000" w:rsidRDefault="00000000" w:rsidRPr="00000000" w14:paraId="000008C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745</w:t>
            </w:r>
          </w:p>
        </w:tc>
        <w:tc>
          <w:tcPr>
            <w:shd w:fill="e0e0e0" w:val="clear"/>
            <w:tcMar>
              <w:top w:w="0.0" w:type="dxa"/>
              <w:left w:w="0.0" w:type="dxa"/>
              <w:bottom w:w="0.0" w:type="dxa"/>
              <w:right w:w="0.0" w:type="dxa"/>
            </w:tcMar>
          </w:tcPr>
          <w:p w:rsidR="00000000" w:rsidDel="00000000" w:rsidP="00000000" w:rsidRDefault="00000000" w:rsidRPr="00000000" w14:paraId="000008C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COSMIC-6</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C3">
            <w:pPr>
              <w:widowControl w:val="1"/>
              <w:pBdr>
                <w:top w:space="0" w:sz="0" w:val="nil"/>
                <w:left w:space="0" w:sz="0" w:val="nil"/>
                <w:bottom w:space="0" w:sz="0" w:val="nil"/>
                <w:right w:space="0" w:sz="0" w:val="nil"/>
                <w:between w:space="0" w:sz="0" w:val="nil"/>
              </w:pBdr>
              <w:tabs>
                <w:tab w:val="left" w:leader="none" w:pos="1130"/>
              </w:tabs>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C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43</w:t>
            </w:r>
          </w:p>
        </w:tc>
        <w:tc>
          <w:tcPr>
            <w:shd w:fill="f3f3f3" w:val="clear"/>
            <w:tcMar>
              <w:top w:w="0.0" w:type="dxa"/>
              <w:left w:w="0.0" w:type="dxa"/>
              <w:bottom w:w="0.0" w:type="dxa"/>
              <w:right w:w="0.0" w:type="dxa"/>
            </w:tcMar>
          </w:tcPr>
          <w:p w:rsidR="00000000" w:rsidDel="00000000" w:rsidP="00000000" w:rsidRDefault="00000000" w:rsidRPr="00000000" w14:paraId="000008C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TanDEM-X</w:t>
            </w:r>
          </w:p>
        </w:tc>
        <w:tc>
          <w:tcPr>
            <w:shd w:fill="f3f3f3" w:val="clear"/>
            <w:tcMar>
              <w:top w:w="0.0" w:type="dxa"/>
              <w:left w:w="0.0" w:type="dxa"/>
              <w:bottom w:w="0.0" w:type="dxa"/>
              <w:right w:w="0.0" w:type="dxa"/>
            </w:tcMar>
          </w:tcPr>
          <w:p w:rsidR="00000000" w:rsidDel="00000000" w:rsidP="00000000" w:rsidRDefault="00000000" w:rsidRPr="00000000" w14:paraId="000008C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750</w:t>
            </w:r>
          </w:p>
        </w:tc>
        <w:tc>
          <w:tcPr>
            <w:shd w:fill="f3f3f3" w:val="clear"/>
            <w:tcMar>
              <w:top w:w="0.0" w:type="dxa"/>
              <w:left w:w="0.0" w:type="dxa"/>
              <w:bottom w:w="0.0" w:type="dxa"/>
              <w:right w:w="0.0" w:type="dxa"/>
            </w:tcMar>
          </w:tcPr>
          <w:p w:rsidR="00000000" w:rsidDel="00000000" w:rsidP="00000000" w:rsidRDefault="00000000" w:rsidRPr="00000000" w14:paraId="000008C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E1</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8C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C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44</w:t>
            </w:r>
          </w:p>
        </w:tc>
        <w:tc>
          <w:tcPr>
            <w:shd w:fill="e0e0e0" w:val="clear"/>
            <w:tcMar>
              <w:top w:w="0.0" w:type="dxa"/>
              <w:left w:w="0.0" w:type="dxa"/>
              <w:bottom w:w="0.0" w:type="dxa"/>
              <w:right w:w="0.0" w:type="dxa"/>
            </w:tcMar>
          </w:tcPr>
          <w:p w:rsidR="00000000" w:rsidDel="00000000" w:rsidP="00000000" w:rsidRDefault="00000000" w:rsidRPr="00000000" w14:paraId="000008C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PAZ</w:t>
            </w:r>
          </w:p>
        </w:tc>
        <w:tc>
          <w:tcPr>
            <w:shd w:fill="e0e0e0" w:val="clear"/>
            <w:tcMar>
              <w:top w:w="0.0" w:type="dxa"/>
              <w:left w:w="0.0" w:type="dxa"/>
              <w:bottom w:w="0.0" w:type="dxa"/>
              <w:right w:w="0.0" w:type="dxa"/>
            </w:tcMar>
          </w:tcPr>
          <w:p w:rsidR="00000000" w:rsidDel="00000000" w:rsidP="00000000" w:rsidRDefault="00000000" w:rsidRPr="00000000" w14:paraId="000008C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751</w:t>
            </w:r>
          </w:p>
        </w:tc>
        <w:tc>
          <w:tcPr>
            <w:shd w:fill="e0e0e0" w:val="clear"/>
            <w:tcMar>
              <w:top w:w="0.0" w:type="dxa"/>
              <w:left w:w="0.0" w:type="dxa"/>
              <w:bottom w:w="0.0" w:type="dxa"/>
              <w:right w:w="0.0" w:type="dxa"/>
            </w:tcMar>
          </w:tcPr>
          <w:p w:rsidR="00000000" w:rsidDel="00000000" w:rsidP="00000000" w:rsidRDefault="00000000" w:rsidRPr="00000000" w14:paraId="000008C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E2</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C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f3f3f3" w:val="clear"/>
            <w:tcMar>
              <w:top w:w="0.0" w:type="dxa"/>
              <w:left w:w="0.0" w:type="dxa"/>
              <w:bottom w:w="0.0" w:type="dxa"/>
              <w:right w:w="0.0" w:type="dxa"/>
            </w:tcMar>
          </w:tcPr>
          <w:p w:rsidR="00000000" w:rsidDel="00000000" w:rsidP="00000000" w:rsidRDefault="00000000" w:rsidRPr="00000000" w14:paraId="000008C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66</w:t>
            </w:r>
          </w:p>
        </w:tc>
        <w:tc>
          <w:tcPr>
            <w:shd w:fill="f3f3f3" w:val="clear"/>
            <w:tcMar>
              <w:top w:w="0.0" w:type="dxa"/>
              <w:left w:w="0.0" w:type="dxa"/>
              <w:bottom w:w="0.0" w:type="dxa"/>
              <w:right w:w="0.0" w:type="dxa"/>
            </w:tcMar>
          </w:tcPr>
          <w:p w:rsidR="00000000" w:rsidDel="00000000" w:rsidP="00000000" w:rsidRDefault="00000000" w:rsidRPr="00000000" w14:paraId="000008C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Sentinel-6A</w:t>
            </w:r>
          </w:p>
        </w:tc>
        <w:tc>
          <w:tcPr>
            <w:shd w:fill="f3f3f3" w:val="clear"/>
            <w:tcMar>
              <w:top w:w="0.0" w:type="dxa"/>
              <w:left w:w="0.0" w:type="dxa"/>
              <w:bottom w:w="0.0" w:type="dxa"/>
              <w:right w:w="0.0" w:type="dxa"/>
            </w:tcMar>
          </w:tcPr>
          <w:p w:rsidR="00000000" w:rsidDel="00000000" w:rsidP="00000000" w:rsidRDefault="00000000" w:rsidRPr="00000000" w14:paraId="000008D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752</w:t>
            </w:r>
          </w:p>
        </w:tc>
        <w:tc>
          <w:tcPr>
            <w:shd w:fill="f3f3f3" w:val="clear"/>
            <w:tcMar>
              <w:top w:w="0.0" w:type="dxa"/>
              <w:left w:w="0.0" w:type="dxa"/>
              <w:bottom w:w="0.0" w:type="dxa"/>
              <w:right w:w="0.0" w:type="dxa"/>
            </w:tcMar>
          </w:tcPr>
          <w:p w:rsidR="00000000" w:rsidDel="00000000" w:rsidP="00000000" w:rsidRDefault="00000000" w:rsidRPr="00000000" w14:paraId="000008D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E3</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8D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8D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67</w:t>
            </w:r>
          </w:p>
        </w:tc>
        <w:tc>
          <w:tcPr>
            <w:shd w:fill="e6e6e6" w:val="clear"/>
            <w:tcMar>
              <w:top w:w="0.0" w:type="dxa"/>
              <w:left w:w="0.0" w:type="dxa"/>
              <w:bottom w:w="0.0" w:type="dxa"/>
              <w:right w:w="0.0" w:type="dxa"/>
            </w:tcMar>
          </w:tcPr>
          <w:p w:rsidR="00000000" w:rsidDel="00000000" w:rsidP="00000000" w:rsidRDefault="00000000" w:rsidRPr="00000000" w14:paraId="000008D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Sentinel-6B</w:t>
            </w:r>
          </w:p>
        </w:tc>
        <w:tc>
          <w:tcPr>
            <w:shd w:fill="e6e6e6" w:val="clear"/>
            <w:tcMar>
              <w:top w:w="0.0" w:type="dxa"/>
              <w:left w:w="0.0" w:type="dxa"/>
              <w:bottom w:w="0.0" w:type="dxa"/>
              <w:right w:w="0.0" w:type="dxa"/>
            </w:tcMar>
          </w:tcPr>
          <w:p w:rsidR="00000000" w:rsidDel="00000000" w:rsidP="00000000" w:rsidRDefault="00000000" w:rsidRPr="00000000" w14:paraId="000008D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753</w:t>
            </w:r>
          </w:p>
        </w:tc>
        <w:tc>
          <w:tcPr>
            <w:shd w:fill="e6e6e6" w:val="clear"/>
            <w:tcMar>
              <w:top w:w="0.0" w:type="dxa"/>
              <w:left w:w="0.0" w:type="dxa"/>
              <w:bottom w:w="0.0" w:type="dxa"/>
              <w:right w:w="0.0" w:type="dxa"/>
            </w:tcMar>
          </w:tcPr>
          <w:p w:rsidR="00000000" w:rsidDel="00000000" w:rsidP="00000000" w:rsidRDefault="00000000" w:rsidRPr="00000000" w14:paraId="000008D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E4</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D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D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265</w:t>
            </w:r>
          </w:p>
        </w:tc>
        <w:tc>
          <w:tcPr>
            <w:shd w:fill="f3f3f3" w:val="clear"/>
            <w:tcMar>
              <w:top w:w="0.0" w:type="dxa"/>
              <w:left w:w="0.0" w:type="dxa"/>
              <w:bottom w:w="0.0" w:type="dxa"/>
              <w:right w:w="0.0" w:type="dxa"/>
            </w:tcMar>
          </w:tcPr>
          <w:p w:rsidR="00000000" w:rsidDel="00000000" w:rsidP="00000000" w:rsidRDefault="00000000" w:rsidRPr="00000000" w14:paraId="000008D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CICERO OP1</w:t>
            </w:r>
          </w:p>
        </w:tc>
        <w:tc>
          <w:tcPr>
            <w:shd w:fill="f3f3f3" w:val="clear"/>
            <w:tcMar>
              <w:top w:w="0.0" w:type="dxa"/>
              <w:left w:w="0.0" w:type="dxa"/>
              <w:bottom w:w="0.0" w:type="dxa"/>
              <w:right w:w="0.0" w:type="dxa"/>
            </w:tcMar>
          </w:tcPr>
          <w:p w:rsidR="00000000" w:rsidDel="00000000" w:rsidP="00000000" w:rsidRDefault="00000000" w:rsidRPr="00000000" w14:paraId="000008D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754</w:t>
            </w:r>
          </w:p>
        </w:tc>
        <w:tc>
          <w:tcPr>
            <w:shd w:fill="f3f3f3" w:val="clear"/>
            <w:tcMar>
              <w:top w:w="0.0" w:type="dxa"/>
              <w:left w:w="0.0" w:type="dxa"/>
              <w:bottom w:w="0.0" w:type="dxa"/>
              <w:right w:w="0.0" w:type="dxa"/>
            </w:tcMar>
          </w:tcPr>
          <w:p w:rsidR="00000000" w:rsidDel="00000000" w:rsidP="00000000" w:rsidRDefault="00000000" w:rsidRPr="00000000" w14:paraId="000008D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E5</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8D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8D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266</w:t>
            </w:r>
          </w:p>
        </w:tc>
        <w:tc>
          <w:tcPr>
            <w:shd w:fill="e6e6e6" w:val="clear"/>
            <w:tcMar>
              <w:top w:w="0.0" w:type="dxa"/>
              <w:left w:w="0.0" w:type="dxa"/>
              <w:bottom w:w="0.0" w:type="dxa"/>
              <w:right w:w="0.0" w:type="dxa"/>
            </w:tcMar>
          </w:tcPr>
          <w:p w:rsidR="00000000" w:rsidDel="00000000" w:rsidP="00000000" w:rsidRDefault="00000000" w:rsidRPr="00000000" w14:paraId="000008D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CICERO OP2</w:t>
            </w:r>
          </w:p>
        </w:tc>
        <w:tc>
          <w:tcPr>
            <w:shd w:fill="e6e6e6" w:val="clear"/>
            <w:tcMar>
              <w:top w:w="0.0" w:type="dxa"/>
              <w:left w:w="0.0" w:type="dxa"/>
              <w:bottom w:w="0.0" w:type="dxa"/>
              <w:right w:w="0.0" w:type="dxa"/>
            </w:tcMar>
          </w:tcPr>
          <w:p w:rsidR="00000000" w:rsidDel="00000000" w:rsidP="00000000" w:rsidRDefault="00000000" w:rsidRPr="00000000" w14:paraId="000008D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755</w:t>
            </w:r>
          </w:p>
        </w:tc>
        <w:tc>
          <w:tcPr>
            <w:shd w:fill="e6e6e6" w:val="clear"/>
            <w:tcMar>
              <w:top w:w="0.0" w:type="dxa"/>
              <w:left w:w="0.0" w:type="dxa"/>
              <w:bottom w:w="0.0" w:type="dxa"/>
              <w:right w:w="0.0" w:type="dxa"/>
            </w:tcMar>
          </w:tcPr>
          <w:p w:rsidR="00000000" w:rsidDel="00000000" w:rsidP="00000000" w:rsidRDefault="00000000" w:rsidRPr="00000000" w14:paraId="000008E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E6</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E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E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267</w:t>
            </w:r>
          </w:p>
        </w:tc>
        <w:tc>
          <w:tcPr>
            <w:shd w:fill="f3f3f3" w:val="clear"/>
            <w:tcMar>
              <w:top w:w="0.0" w:type="dxa"/>
              <w:left w:w="0.0" w:type="dxa"/>
              <w:bottom w:w="0.0" w:type="dxa"/>
              <w:right w:w="0.0" w:type="dxa"/>
            </w:tcMar>
          </w:tcPr>
          <w:p w:rsidR="00000000" w:rsidDel="00000000" w:rsidP="00000000" w:rsidRDefault="00000000" w:rsidRPr="00000000" w14:paraId="000008E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PlanetiQ GNOMES-A</w:t>
            </w:r>
          </w:p>
        </w:tc>
        <w:tc>
          <w:tcPr>
            <w:shd w:fill="f3f3f3" w:val="clear"/>
            <w:tcMar>
              <w:top w:w="0.0" w:type="dxa"/>
              <w:left w:w="0.0" w:type="dxa"/>
              <w:bottom w:w="0.0" w:type="dxa"/>
              <w:right w:w="0.0" w:type="dxa"/>
            </w:tcMar>
          </w:tcPr>
          <w:p w:rsidR="00000000" w:rsidDel="00000000" w:rsidP="00000000" w:rsidRDefault="00000000" w:rsidRPr="00000000" w14:paraId="000008E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786</w:t>
            </w:r>
          </w:p>
        </w:tc>
        <w:tc>
          <w:tcPr>
            <w:shd w:fill="f3f3f3" w:val="clear"/>
            <w:tcMar>
              <w:top w:w="0.0" w:type="dxa"/>
              <w:left w:w="0.0" w:type="dxa"/>
              <w:bottom w:w="0.0" w:type="dxa"/>
              <w:right w:w="0.0" w:type="dxa"/>
            </w:tcMar>
          </w:tcPr>
          <w:p w:rsidR="00000000" w:rsidDel="00000000" w:rsidP="00000000" w:rsidRDefault="00000000" w:rsidRPr="00000000" w14:paraId="000008E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C/NOFS</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8E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8E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268</w:t>
            </w:r>
          </w:p>
        </w:tc>
        <w:tc>
          <w:tcPr>
            <w:shd w:fill="e6e6e6" w:val="clear"/>
            <w:tcMar>
              <w:top w:w="0.0" w:type="dxa"/>
              <w:left w:w="0.0" w:type="dxa"/>
              <w:bottom w:w="0.0" w:type="dxa"/>
              <w:right w:w="0.0" w:type="dxa"/>
            </w:tcMar>
          </w:tcPr>
          <w:p w:rsidR="00000000" w:rsidDel="00000000" w:rsidP="00000000" w:rsidRDefault="00000000" w:rsidRPr="00000000" w14:paraId="000008E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PlanetiQ GNOMES-B</w:t>
            </w:r>
          </w:p>
        </w:tc>
        <w:tc>
          <w:tcPr>
            <w:shd w:fill="e6e6e6" w:val="clear"/>
            <w:tcMar>
              <w:top w:w="0.0" w:type="dxa"/>
              <w:left w:w="0.0" w:type="dxa"/>
              <w:bottom w:w="0.0" w:type="dxa"/>
              <w:right w:w="0.0" w:type="dxa"/>
            </w:tcMar>
          </w:tcPr>
          <w:p w:rsidR="00000000" w:rsidDel="00000000" w:rsidP="00000000" w:rsidRDefault="00000000" w:rsidRPr="00000000" w14:paraId="000008E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800</w:t>
            </w:r>
          </w:p>
        </w:tc>
        <w:tc>
          <w:tcPr>
            <w:shd w:fill="e6e6e6" w:val="clear"/>
            <w:tcMar>
              <w:top w:w="0.0" w:type="dxa"/>
              <w:left w:w="0.0" w:type="dxa"/>
              <w:bottom w:w="0.0" w:type="dxa"/>
              <w:right w:w="0.0" w:type="dxa"/>
            </w:tcMar>
          </w:tcPr>
          <w:p w:rsidR="00000000" w:rsidDel="00000000" w:rsidP="00000000" w:rsidRDefault="00000000" w:rsidRPr="00000000" w14:paraId="000008E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SUNSAT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E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E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269</w:t>
            </w:r>
          </w:p>
        </w:tc>
        <w:tc>
          <w:tcPr>
            <w:shd w:fill="f3f3f3" w:val="clear"/>
            <w:tcMar>
              <w:top w:w="0.0" w:type="dxa"/>
              <w:left w:w="0.0" w:type="dxa"/>
              <w:bottom w:w="0.0" w:type="dxa"/>
              <w:right w:w="0.0" w:type="dxa"/>
            </w:tcMar>
          </w:tcPr>
          <w:p w:rsidR="00000000" w:rsidDel="00000000" w:rsidP="00000000" w:rsidRDefault="00000000" w:rsidRPr="00000000" w14:paraId="000008E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Lemur 3U CubeSat</w:t>
            </w:r>
          </w:p>
        </w:tc>
        <w:tc>
          <w:tcPr>
            <w:shd w:fill="f3f3f3" w:val="clear"/>
            <w:tcMar>
              <w:top w:w="0.0" w:type="dxa"/>
              <w:left w:w="0.0" w:type="dxa"/>
              <w:bottom w:w="0.0" w:type="dxa"/>
              <w:right w:w="0.0" w:type="dxa"/>
            </w:tcMar>
          </w:tcPr>
          <w:p w:rsidR="00000000" w:rsidDel="00000000" w:rsidP="00000000" w:rsidRDefault="00000000" w:rsidRPr="00000000" w14:paraId="000008E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803</w:t>
            </w:r>
          </w:p>
        </w:tc>
        <w:tc>
          <w:tcPr>
            <w:shd w:fill="f3f3f3" w:val="clear"/>
            <w:tcMar>
              <w:top w:w="0.0" w:type="dxa"/>
              <w:left w:w="0.0" w:type="dxa"/>
              <w:bottom w:w="0.0" w:type="dxa"/>
              <w:right w:w="0.0" w:type="dxa"/>
            </w:tcMar>
          </w:tcPr>
          <w:p w:rsidR="00000000" w:rsidDel="00000000" w:rsidP="00000000" w:rsidRDefault="00000000" w:rsidRPr="00000000" w14:paraId="000008E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 C (GRACE-FO)</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8F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8F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421</w:t>
            </w:r>
          </w:p>
        </w:tc>
        <w:tc>
          <w:tcPr>
            <w:shd w:fill="e6e6e6" w:val="clear"/>
            <w:tcMar>
              <w:top w:w="0.0" w:type="dxa"/>
              <w:left w:w="0.0" w:type="dxa"/>
              <w:bottom w:w="0.0" w:type="dxa"/>
              <w:right w:w="0.0" w:type="dxa"/>
            </w:tcMar>
          </w:tcPr>
          <w:p w:rsidR="00000000" w:rsidDel="00000000" w:rsidP="00000000" w:rsidRDefault="00000000" w:rsidRPr="00000000" w14:paraId="000008F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Oceansat-2</w:t>
            </w:r>
          </w:p>
        </w:tc>
        <w:tc>
          <w:tcPr>
            <w:shd w:fill="e6e6e6" w:val="clear"/>
            <w:tcMar>
              <w:top w:w="0.0" w:type="dxa"/>
              <w:left w:w="0.0" w:type="dxa"/>
              <w:bottom w:w="0.0" w:type="dxa"/>
              <w:right w:w="0.0" w:type="dxa"/>
            </w:tcMar>
          </w:tcPr>
          <w:p w:rsidR="00000000" w:rsidDel="00000000" w:rsidP="00000000" w:rsidRDefault="00000000" w:rsidRPr="00000000" w14:paraId="000008F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804</w:t>
            </w:r>
          </w:p>
        </w:tc>
        <w:tc>
          <w:tcPr>
            <w:shd w:fill="e6e6e6" w:val="clear"/>
            <w:tcMar>
              <w:top w:w="0.0" w:type="dxa"/>
              <w:left w:w="0.0" w:type="dxa"/>
              <w:bottom w:w="0.0" w:type="dxa"/>
              <w:right w:w="0.0" w:type="dxa"/>
            </w:tcMar>
          </w:tcPr>
          <w:p w:rsidR="00000000" w:rsidDel="00000000" w:rsidP="00000000" w:rsidRDefault="00000000" w:rsidRPr="00000000" w14:paraId="000008F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 D (GRACE-FO)</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F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F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440</w:t>
            </w:r>
          </w:p>
        </w:tc>
        <w:tc>
          <w:tcPr>
            <w:shd w:fill="f3f3f3" w:val="clear"/>
            <w:tcMar>
              <w:top w:w="0.0" w:type="dxa"/>
              <w:left w:w="0.0" w:type="dxa"/>
              <w:bottom w:w="0.0" w:type="dxa"/>
              <w:right w:w="0.0" w:type="dxa"/>
            </w:tcMar>
          </w:tcPr>
          <w:p w:rsidR="00000000" w:rsidDel="00000000" w:rsidP="00000000" w:rsidRDefault="00000000" w:rsidRPr="00000000" w14:paraId="000008F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Megha-Tropiques</w:t>
            </w:r>
          </w:p>
        </w:tc>
        <w:tc>
          <w:tcPr>
            <w:shd w:fill="f3f3f3" w:val="clear"/>
            <w:tcMar>
              <w:top w:w="0.0" w:type="dxa"/>
              <w:left w:w="0.0" w:type="dxa"/>
              <w:bottom w:w="0.0" w:type="dxa"/>
              <w:right w:w="0.0" w:type="dxa"/>
            </w:tcMar>
          </w:tcPr>
          <w:p w:rsidR="00000000" w:rsidDel="00000000" w:rsidP="00000000" w:rsidRDefault="00000000" w:rsidRPr="00000000" w14:paraId="000008F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820</w:t>
            </w:r>
          </w:p>
        </w:tc>
        <w:tc>
          <w:tcPr>
            <w:shd w:fill="f3f3f3" w:val="clear"/>
            <w:tcMar>
              <w:top w:w="0.0" w:type="dxa"/>
              <w:left w:w="0.0" w:type="dxa"/>
              <w:bottom w:w="0.0" w:type="dxa"/>
              <w:right w:w="0.0" w:type="dxa"/>
            </w:tcMar>
          </w:tcPr>
          <w:p w:rsidR="00000000" w:rsidDel="00000000" w:rsidP="00000000" w:rsidRDefault="00000000" w:rsidRPr="00000000" w14:paraId="000008F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SAC-C</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8F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8F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522</w:t>
            </w:r>
          </w:p>
        </w:tc>
        <w:tc>
          <w:tcPr>
            <w:shd w:fill="e6e6e6" w:val="clear"/>
            <w:tcMar>
              <w:top w:w="0.0" w:type="dxa"/>
              <w:left w:w="0.0" w:type="dxa"/>
              <w:bottom w:w="0.0" w:type="dxa"/>
              <w:right w:w="0.0" w:type="dxa"/>
            </w:tcMar>
          </w:tcPr>
          <w:p w:rsidR="00000000" w:rsidDel="00000000" w:rsidP="00000000" w:rsidRDefault="00000000" w:rsidRPr="00000000" w14:paraId="000008F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FY-3C</w:t>
            </w:r>
          </w:p>
        </w:tc>
        <w:tc>
          <w:tcPr>
            <w:shd w:fill="e6e6e6" w:val="clear"/>
            <w:tcMar>
              <w:top w:w="0.0" w:type="dxa"/>
              <w:left w:w="0.0" w:type="dxa"/>
              <w:bottom w:w="0.0" w:type="dxa"/>
              <w:right w:w="0.0" w:type="dxa"/>
            </w:tcMar>
          </w:tcPr>
          <w:p w:rsidR="00000000" w:rsidDel="00000000" w:rsidP="00000000" w:rsidRDefault="00000000" w:rsidRPr="00000000" w14:paraId="000008F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825</w:t>
            </w:r>
          </w:p>
        </w:tc>
        <w:tc>
          <w:tcPr>
            <w:shd w:fill="e6e6e6" w:val="clear"/>
            <w:tcMar>
              <w:top w:w="0.0" w:type="dxa"/>
              <w:left w:w="0.0" w:type="dxa"/>
              <w:bottom w:w="0.0" w:type="dxa"/>
              <w:right w:w="0.0" w:type="dxa"/>
            </w:tcMar>
          </w:tcPr>
          <w:p w:rsidR="00000000" w:rsidDel="00000000" w:rsidP="00000000" w:rsidRDefault="00000000" w:rsidRPr="00000000" w14:paraId="000008F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KOMPSAT-5</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F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0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523</w:t>
            </w:r>
          </w:p>
        </w:tc>
        <w:tc>
          <w:tcPr>
            <w:shd w:fill="f3f3f3" w:val="clear"/>
            <w:tcMar>
              <w:top w:w="0.0" w:type="dxa"/>
              <w:left w:w="0.0" w:type="dxa"/>
              <w:bottom w:w="0.0" w:type="dxa"/>
              <w:right w:w="0.0" w:type="dxa"/>
            </w:tcMar>
          </w:tcPr>
          <w:p w:rsidR="00000000" w:rsidDel="00000000" w:rsidP="00000000" w:rsidRDefault="00000000" w:rsidRPr="00000000" w14:paraId="0000090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FY-3D</w:t>
            </w:r>
          </w:p>
        </w:tc>
        <w:tc>
          <w:tcPr>
            <w:shd w:fill="f3f3f3" w:val="clear"/>
            <w:tcMar>
              <w:top w:w="0.0" w:type="dxa"/>
              <w:left w:w="0.0" w:type="dxa"/>
              <w:bottom w:w="0.0" w:type="dxa"/>
              <w:right w:w="0.0" w:type="dxa"/>
            </w:tcMar>
          </w:tcPr>
          <w:p w:rsidR="00000000" w:rsidDel="00000000" w:rsidP="00000000" w:rsidRDefault="00000000" w:rsidRPr="00000000" w14:paraId="0000090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0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0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0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722</w:t>
            </w:r>
          </w:p>
        </w:tc>
        <w:tc>
          <w:tcPr>
            <w:shd w:fill="e6e6e6" w:val="clear"/>
            <w:tcMar>
              <w:top w:w="0.0" w:type="dxa"/>
              <w:left w:w="0.0" w:type="dxa"/>
              <w:bottom w:w="0.0" w:type="dxa"/>
              <w:right w:w="0.0" w:type="dxa"/>
            </w:tcMar>
          </w:tcPr>
          <w:p w:rsidR="00000000" w:rsidDel="00000000" w:rsidP="00000000" w:rsidRDefault="00000000" w:rsidRPr="00000000" w14:paraId="0000090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 A</w:t>
            </w:r>
          </w:p>
        </w:tc>
        <w:tc>
          <w:tcPr>
            <w:shd w:fill="e6e6e6" w:val="clear"/>
            <w:tcMar>
              <w:top w:w="0.0" w:type="dxa"/>
              <w:left w:w="0.0" w:type="dxa"/>
              <w:bottom w:w="0.0" w:type="dxa"/>
              <w:right w:w="0.0" w:type="dxa"/>
            </w:tcMar>
          </w:tcPr>
          <w:p w:rsidR="00000000" w:rsidDel="00000000" w:rsidP="00000000" w:rsidRDefault="00000000" w:rsidRPr="00000000" w14:paraId="0000090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0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0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0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723</w:t>
            </w:r>
          </w:p>
        </w:tc>
        <w:tc>
          <w:tcPr>
            <w:shd w:fill="f3f3f3" w:val="clear"/>
            <w:tcMar>
              <w:top w:w="0.0" w:type="dxa"/>
              <w:left w:w="0.0" w:type="dxa"/>
              <w:bottom w:w="0.0" w:type="dxa"/>
              <w:right w:w="0.0" w:type="dxa"/>
            </w:tcMar>
          </w:tcPr>
          <w:p w:rsidR="00000000" w:rsidDel="00000000" w:rsidP="00000000" w:rsidRDefault="00000000" w:rsidRPr="00000000" w14:paraId="0000090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 B</w:t>
            </w:r>
          </w:p>
        </w:tc>
        <w:tc>
          <w:tcPr>
            <w:shd w:fill="f3f3f3" w:val="clear"/>
            <w:tcMar>
              <w:top w:w="0.0" w:type="dxa"/>
              <w:left w:w="0.0" w:type="dxa"/>
              <w:bottom w:w="0.0" w:type="dxa"/>
              <w:right w:w="0.0" w:type="dxa"/>
            </w:tcMar>
          </w:tcPr>
          <w:p w:rsidR="00000000" w:rsidDel="00000000" w:rsidP="00000000" w:rsidRDefault="00000000" w:rsidRPr="00000000" w14:paraId="0000090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0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90E">
      <w:pPr>
        <w:widowControl w:val="1"/>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i w:val="1"/>
        </w:rPr>
      </w:pPr>
      <w:bookmarkStart w:colFirst="0" w:colLast="0" w:name="_heading=h.3fwokq0" w:id="40"/>
      <w:bookmarkEnd w:id="40"/>
      <w:r w:rsidDel="00000000" w:rsidR="00000000" w:rsidRPr="00000000">
        <w:rPr>
          <w:rtl w:val="0"/>
        </w:rPr>
      </w:r>
    </w:p>
    <w:p w:rsidR="00000000" w:rsidDel="00000000" w:rsidP="00000000" w:rsidRDefault="00000000" w:rsidRPr="00000000" w14:paraId="0000090F">
      <w:pPr>
        <w:widowControl w:val="1"/>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i w:val="1"/>
        </w:rPr>
      </w:pPr>
      <w:r w:rsidDel="00000000" w:rsidR="00000000" w:rsidRPr="00000000">
        <w:rPr>
          <w:rtl w:val="0"/>
        </w:rPr>
      </w:r>
    </w:p>
    <w:p w:rsidR="00000000" w:rsidDel="00000000" w:rsidP="00000000" w:rsidRDefault="00000000" w:rsidRPr="00000000" w14:paraId="00000910">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1v1yuxt" w:id="41"/>
      <w:bookmarkEnd w:id="41"/>
      <w:r w:rsidDel="00000000" w:rsidR="00000000" w:rsidRPr="00000000">
        <w:rPr>
          <w:rFonts w:ascii="Arial" w:cs="Arial" w:eastAsia="Arial" w:hAnsi="Arial"/>
          <w:b w:val="1"/>
          <w:i w:val="1"/>
          <w:rtl w:val="0"/>
        </w:rPr>
        <w:t xml:space="preserve">Table 8. GNSS RO Satellite Instrument Identifier (Common Code Table C–8)</w:t>
      </w:r>
      <w:r w:rsidDel="00000000" w:rsidR="00000000" w:rsidRPr="00000000">
        <w:rPr>
          <w:rtl w:val="0"/>
        </w:rPr>
      </w:r>
    </w:p>
    <w:tbl>
      <w:tblPr>
        <w:tblStyle w:val="Table15"/>
        <w:tblW w:w="9072.0" w:type="dxa"/>
        <w:jc w:val="left"/>
        <w:tblLayout w:type="fixed"/>
        <w:tblLook w:val="0000"/>
      </w:tblPr>
      <w:tblGrid>
        <w:gridCol w:w="1701"/>
        <w:gridCol w:w="1134"/>
        <w:gridCol w:w="6237"/>
        <w:tblGridChange w:id="0">
          <w:tblGrid>
            <w:gridCol w:w="1701"/>
            <w:gridCol w:w="1134"/>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1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1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1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Type/longname (shortname)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1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0 02 019</w:t>
            </w:r>
          </w:p>
        </w:tc>
        <w:tc>
          <w:tcPr>
            <w:shd w:fill="f3f3f3" w:val="clear"/>
            <w:tcMar>
              <w:top w:w="0.0" w:type="dxa"/>
              <w:left w:w="0.0" w:type="dxa"/>
              <w:bottom w:w="0.0" w:type="dxa"/>
              <w:right w:w="0.0" w:type="dxa"/>
            </w:tcMar>
          </w:tcPr>
          <w:p w:rsidR="00000000" w:rsidDel="00000000" w:rsidP="00000000" w:rsidRDefault="00000000" w:rsidRPr="00000000" w14:paraId="0000091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98</w:t>
            </w:r>
          </w:p>
        </w:tc>
        <w:tc>
          <w:tcPr>
            <w:shd w:fill="f3f3f3" w:val="clear"/>
            <w:tcMar>
              <w:top w:w="0.0" w:type="dxa"/>
              <w:left w:w="0.0" w:type="dxa"/>
              <w:bottom w:w="0.0" w:type="dxa"/>
              <w:right w:w="0.0" w:type="dxa"/>
            </w:tcMar>
          </w:tcPr>
          <w:p w:rsidR="00000000" w:rsidDel="00000000" w:rsidP="00000000" w:rsidRDefault="00000000" w:rsidRPr="00000000" w14:paraId="00000916">
            <w:pPr>
              <w:widowControl w:val="1"/>
              <w:pBdr>
                <w:top w:space="0" w:sz="0" w:val="nil"/>
                <w:left w:space="0" w:sz="0" w:val="nil"/>
                <w:bottom w:space="0" w:sz="0" w:val="nil"/>
                <w:right w:space="0" w:sz="0" w:val="nil"/>
                <w:between w:space="0" w:sz="0" w:val="nil"/>
              </w:pBdr>
              <w:spacing w:line="240" w:lineRule="auto"/>
              <w:rPr>
                <w:rFonts w:ascii="Oi" w:cs="Oi" w:eastAsia="Oi" w:hAnsi="Oi"/>
                <w:sz w:val="21"/>
                <w:szCs w:val="21"/>
              </w:rPr>
            </w:pPr>
            <w:r w:rsidDel="00000000" w:rsidR="00000000" w:rsidRPr="00000000">
              <w:rPr>
                <w:rFonts w:ascii="Arial" w:cs="Arial" w:eastAsia="Arial" w:hAnsi="Arial"/>
                <w:sz w:val="16"/>
                <w:szCs w:val="16"/>
                <w:rtl w:val="0"/>
              </w:rPr>
              <w:t xml:space="preserve">Atmospheric temperature and humidity sounder (GPS receiver)</w:t>
            </w:r>
            <w:r w:rsidDel="00000000" w:rsidR="00000000" w:rsidRPr="00000000">
              <w:rPr>
                <w:rtl w:val="0"/>
              </w:rPr>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1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1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102</w:t>
            </w:r>
          </w:p>
        </w:tc>
        <w:tc>
          <w:tcPr>
            <w:shd w:fill="e0e0e0" w:val="clear"/>
            <w:tcMar>
              <w:top w:w="0.0" w:type="dxa"/>
              <w:left w:w="0.0" w:type="dxa"/>
              <w:bottom w:w="0.0" w:type="dxa"/>
              <w:right w:w="0.0" w:type="dxa"/>
            </w:tcMar>
          </w:tcPr>
          <w:p w:rsidR="00000000" w:rsidDel="00000000" w:rsidP="00000000" w:rsidRDefault="00000000" w:rsidRPr="00000000" w14:paraId="0000091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GPS turborogue space receiver (TRSR) (CHAMP GPS sounder)</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1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1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103</w:t>
            </w:r>
          </w:p>
        </w:tc>
        <w:tc>
          <w:tcPr>
            <w:shd w:fill="f3f3f3" w:val="clear"/>
            <w:tcMar>
              <w:top w:w="0.0" w:type="dxa"/>
              <w:left w:w="0.0" w:type="dxa"/>
              <w:bottom w:w="0.0" w:type="dxa"/>
              <w:right w:w="0.0" w:type="dxa"/>
            </w:tcMar>
          </w:tcPr>
          <w:p w:rsidR="00000000" w:rsidDel="00000000" w:rsidP="00000000" w:rsidRDefault="00000000" w:rsidRPr="00000000" w14:paraId="0000091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Integrated GPS and Occultation Receiver (IGOR)</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1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1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104</w:t>
            </w:r>
          </w:p>
        </w:tc>
        <w:tc>
          <w:tcPr>
            <w:shd w:fill="e6e6e6" w:val="clear"/>
            <w:tcMar>
              <w:top w:w="0.0" w:type="dxa"/>
              <w:left w:w="0.0" w:type="dxa"/>
              <w:bottom w:w="0.0" w:type="dxa"/>
              <w:right w:w="0.0" w:type="dxa"/>
            </w:tcMar>
          </w:tcPr>
          <w:p w:rsidR="00000000" w:rsidDel="00000000" w:rsidP="00000000" w:rsidRDefault="00000000" w:rsidRPr="00000000" w14:paraId="0000091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Triple-G (GPS, Galileo, GLONASS) (Tri-G)</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2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2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202</w:t>
            </w:r>
          </w:p>
        </w:tc>
        <w:tc>
          <w:tcPr>
            <w:shd w:fill="f3f3f3" w:val="clear"/>
            <w:tcMar>
              <w:top w:w="0.0" w:type="dxa"/>
              <w:left w:w="0.0" w:type="dxa"/>
              <w:bottom w:w="0.0" w:type="dxa"/>
              <w:right w:w="0.0" w:type="dxa"/>
            </w:tcMar>
          </w:tcPr>
          <w:p w:rsidR="00000000" w:rsidDel="00000000" w:rsidP="00000000" w:rsidRDefault="00000000" w:rsidRPr="00000000" w14:paraId="0000092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 receiver for atmospheric sounding (GRAS)</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2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2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287</w:t>
            </w:r>
          </w:p>
        </w:tc>
        <w:tc>
          <w:tcPr>
            <w:shd w:fill="e6e6e6" w:val="clear"/>
            <w:tcMar>
              <w:top w:w="0.0" w:type="dxa"/>
              <w:left w:w="0.0" w:type="dxa"/>
              <w:bottom w:w="0.0" w:type="dxa"/>
              <w:right w:w="0.0" w:type="dxa"/>
            </w:tcMar>
          </w:tcPr>
          <w:p w:rsidR="00000000" w:rsidDel="00000000" w:rsidP="00000000" w:rsidRDefault="00000000" w:rsidRPr="00000000" w14:paraId="0000092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Radio Occultation Sounder of the Atmosphere (ROSA)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2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2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351</w:t>
            </w:r>
          </w:p>
        </w:tc>
        <w:tc>
          <w:tcPr>
            <w:shd w:fill="f3f3f3" w:val="clear"/>
            <w:tcMar>
              <w:top w:w="0.0" w:type="dxa"/>
              <w:left w:w="0.0" w:type="dxa"/>
              <w:bottom w:w="0.0" w:type="dxa"/>
              <w:right w:w="0.0" w:type="dxa"/>
            </w:tcMar>
          </w:tcPr>
          <w:p w:rsidR="00000000" w:rsidDel="00000000" w:rsidP="00000000" w:rsidRDefault="00000000" w:rsidRPr="00000000" w14:paraId="0000092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GPS demonstration receiver (GPSDR)</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2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2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526</w:t>
            </w:r>
          </w:p>
        </w:tc>
        <w:tc>
          <w:tcPr>
            <w:shd w:fill="e6e6e6" w:val="clear"/>
            <w:tcMar>
              <w:top w:w="0.0" w:type="dxa"/>
              <w:left w:w="0.0" w:type="dxa"/>
              <w:bottom w:w="0.0" w:type="dxa"/>
              <w:right w:w="0.0" w:type="dxa"/>
            </w:tcMar>
          </w:tcPr>
          <w:p w:rsidR="00000000" w:rsidDel="00000000" w:rsidP="00000000" w:rsidRDefault="00000000" w:rsidRPr="00000000" w14:paraId="0000092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Cion GNSS occultation receiver A (Cion-A)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2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2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527</w:t>
            </w:r>
          </w:p>
        </w:tc>
        <w:tc>
          <w:tcPr>
            <w:shd w:fill="f3f3f3" w:val="clear"/>
            <w:tcMar>
              <w:top w:w="0.0" w:type="dxa"/>
              <w:left w:w="0.0" w:type="dxa"/>
              <w:bottom w:w="0.0" w:type="dxa"/>
              <w:right w:w="0.0" w:type="dxa"/>
            </w:tcMar>
          </w:tcPr>
          <w:p w:rsidR="00000000" w:rsidDel="00000000" w:rsidP="00000000" w:rsidRDefault="00000000" w:rsidRPr="00000000" w14:paraId="0000092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Cion GNSS occultation receiver B (Cion-B)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2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3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528</w:t>
            </w:r>
          </w:p>
        </w:tc>
        <w:tc>
          <w:tcPr>
            <w:shd w:fill="e6e6e6" w:val="clear"/>
            <w:tcMar>
              <w:top w:w="0.0" w:type="dxa"/>
              <w:left w:w="0.0" w:type="dxa"/>
              <w:bottom w:w="0.0" w:type="dxa"/>
              <w:right w:w="0.0" w:type="dxa"/>
            </w:tcMar>
          </w:tcPr>
          <w:p w:rsidR="00000000" w:rsidDel="00000000" w:rsidP="00000000" w:rsidRDefault="00000000" w:rsidRPr="00000000" w14:paraId="0000093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Cion GNSS occultation receiver C (Cion-C)</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3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3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529</w:t>
            </w:r>
          </w:p>
        </w:tc>
        <w:tc>
          <w:tcPr>
            <w:shd w:fill="f3f3f3" w:val="clear"/>
            <w:tcMar>
              <w:top w:w="0.0" w:type="dxa"/>
              <w:left w:w="0.0" w:type="dxa"/>
              <w:bottom w:w="0.0" w:type="dxa"/>
              <w:right w:w="0.0" w:type="dxa"/>
            </w:tcMar>
          </w:tcPr>
          <w:p w:rsidR="00000000" w:rsidDel="00000000" w:rsidP="00000000" w:rsidRDefault="00000000" w:rsidRPr="00000000" w14:paraId="0000093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Cion GNSS occultation receiver D (Cion-D)</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3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3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530</w:t>
            </w:r>
          </w:p>
        </w:tc>
        <w:tc>
          <w:tcPr>
            <w:shd w:fill="e6e6e6" w:val="clear"/>
            <w:tcMar>
              <w:top w:w="0.0" w:type="dxa"/>
              <w:left w:w="0.0" w:type="dxa"/>
              <w:bottom w:w="0.0" w:type="dxa"/>
              <w:right w:w="0.0" w:type="dxa"/>
            </w:tcMar>
          </w:tcPr>
          <w:p w:rsidR="00000000" w:rsidDel="00000000" w:rsidP="00000000" w:rsidRDefault="00000000" w:rsidRPr="00000000" w14:paraId="0000093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global navigation satellite system occultation sounder A (SGNOS-A)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3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3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531</w:t>
            </w:r>
          </w:p>
        </w:tc>
        <w:tc>
          <w:tcPr>
            <w:shd w:fill="f3f3f3" w:val="clear"/>
            <w:tcMar>
              <w:top w:w="0.0" w:type="dxa"/>
              <w:left w:w="0.0" w:type="dxa"/>
              <w:bottom w:w="0.0" w:type="dxa"/>
              <w:right w:w="0.0" w:type="dxa"/>
            </w:tcMar>
          </w:tcPr>
          <w:p w:rsidR="00000000" w:rsidDel="00000000" w:rsidP="00000000" w:rsidRDefault="00000000" w:rsidRPr="00000000" w14:paraId="0000093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global navigation satellite system occultation sounder B (SGNOS-B)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3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3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532</w:t>
            </w:r>
          </w:p>
        </w:tc>
        <w:tc>
          <w:tcPr>
            <w:shd w:fill="e6e6e6" w:val="clear"/>
            <w:tcMar>
              <w:top w:w="0.0" w:type="dxa"/>
              <w:left w:w="0.0" w:type="dxa"/>
              <w:bottom w:w="0.0" w:type="dxa"/>
              <w:right w:w="0.0" w:type="dxa"/>
            </w:tcMar>
          </w:tcPr>
          <w:p w:rsidR="00000000" w:rsidDel="00000000" w:rsidP="00000000" w:rsidRDefault="00000000" w:rsidRPr="00000000" w14:paraId="0000093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global navigation satellite system occultation sounder C (SGNOS-C)</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3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3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533</w:t>
            </w:r>
          </w:p>
        </w:tc>
        <w:tc>
          <w:tcPr>
            <w:shd w:fill="f3f3f3" w:val="clear"/>
            <w:tcMar>
              <w:top w:w="0.0" w:type="dxa"/>
              <w:left w:w="0.0" w:type="dxa"/>
              <w:bottom w:w="0.0" w:type="dxa"/>
              <w:right w:w="0.0" w:type="dxa"/>
            </w:tcMar>
          </w:tcPr>
          <w:p w:rsidR="00000000" w:rsidDel="00000000" w:rsidP="00000000" w:rsidRDefault="00000000" w:rsidRPr="00000000" w14:paraId="0000094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global navigation satellite system occultation sounder D (SGNOS-D)</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4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4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534</w:t>
            </w:r>
          </w:p>
        </w:tc>
        <w:tc>
          <w:tcPr>
            <w:shd w:fill="e6e6e6" w:val="clear"/>
            <w:tcMar>
              <w:top w:w="0.0" w:type="dxa"/>
              <w:left w:w="0.0" w:type="dxa"/>
              <w:bottom w:w="0.0" w:type="dxa"/>
              <w:right w:w="0.0" w:type="dxa"/>
            </w:tcMar>
          </w:tcPr>
          <w:p w:rsidR="00000000" w:rsidDel="00000000" w:rsidP="00000000" w:rsidRDefault="00000000" w:rsidRPr="00000000" w14:paraId="0000094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PlanetiQ Pyxis GNSS occultation receiver A (Pyxis-A)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4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4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535</w:t>
            </w:r>
          </w:p>
        </w:tc>
        <w:tc>
          <w:tcPr>
            <w:shd w:fill="f3f3f3" w:val="clear"/>
            <w:tcMar>
              <w:top w:w="0.0" w:type="dxa"/>
              <w:left w:w="0.0" w:type="dxa"/>
              <w:bottom w:w="0.0" w:type="dxa"/>
              <w:right w:w="0.0" w:type="dxa"/>
            </w:tcMar>
          </w:tcPr>
          <w:p w:rsidR="00000000" w:rsidDel="00000000" w:rsidP="00000000" w:rsidRDefault="00000000" w:rsidRPr="00000000" w14:paraId="0000094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PlanetiQ Pyxis GNSS occultation receiver B (Pyxis-B)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4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4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948</w:t>
            </w:r>
          </w:p>
        </w:tc>
        <w:tc>
          <w:tcPr>
            <w:shd w:fill="e6e6e6" w:val="clear"/>
            <w:tcMar>
              <w:top w:w="0.0" w:type="dxa"/>
              <w:left w:w="0.0" w:type="dxa"/>
              <w:bottom w:w="0.0" w:type="dxa"/>
              <w:right w:w="0.0" w:type="dxa"/>
            </w:tcMar>
          </w:tcPr>
          <w:p w:rsidR="00000000" w:rsidDel="00000000" w:rsidP="00000000" w:rsidRDefault="00000000" w:rsidRPr="00000000" w14:paraId="0000094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Global positioning system occultation sensor (GPSOS)</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4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4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958</w:t>
            </w:r>
          </w:p>
        </w:tc>
        <w:tc>
          <w:tcPr>
            <w:shd w:fill="f3f3f3" w:val="clear"/>
            <w:tcMar>
              <w:top w:w="0.0" w:type="dxa"/>
              <w:left w:w="0.0" w:type="dxa"/>
              <w:bottom w:w="0.0" w:type="dxa"/>
              <w:right w:w="0.0" w:type="dxa"/>
            </w:tcMar>
          </w:tcPr>
          <w:p w:rsidR="00000000" w:rsidDel="00000000" w:rsidP="00000000" w:rsidRDefault="00000000" w:rsidRPr="00000000" w14:paraId="0000094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Global navigation satellite system occultation sounder (GNOS)</w:t>
            </w:r>
          </w:p>
        </w:tc>
      </w:tr>
    </w:tbl>
    <w:p w:rsidR="00000000" w:rsidDel="00000000" w:rsidP="00000000" w:rsidRDefault="00000000" w:rsidRPr="00000000" w14:paraId="0000094D">
      <w:pPr>
        <w:pStyle w:val="Heading3"/>
        <w:numPr>
          <w:ilvl w:val="2"/>
          <w:numId w:val="12"/>
        </w:numPr>
        <w:spacing w:before="0" w:lineRule="auto"/>
        <w:ind w:left="2160" w:hanging="180"/>
        <w:rPr>
          <w:rFonts w:ascii="Arial" w:cs="Arial" w:eastAsia="Arial" w:hAnsi="Arial"/>
        </w:rPr>
      </w:pPr>
      <w:r w:rsidDel="00000000" w:rsidR="00000000" w:rsidRPr="00000000">
        <w:rPr>
          <w:rtl w:val="0"/>
        </w:rPr>
      </w:r>
    </w:p>
    <w:sdt>
      <w:sdtPr>
        <w:tag w:val="goog_rdk_544"/>
      </w:sdtPr>
      <w:sdtContent>
        <w:p w:rsidR="00000000" w:rsidDel="00000000" w:rsidP="00000000" w:rsidRDefault="00000000" w:rsidRPr="00000000" w14:paraId="0000094E">
          <w:pPr>
            <w:widowControl w:val="1"/>
            <w:pBdr>
              <w:top w:space="0" w:sz="0" w:val="nil"/>
              <w:left w:space="0" w:sz="0" w:val="nil"/>
              <w:bottom w:space="0" w:sz="0" w:val="nil"/>
              <w:right w:space="0" w:sz="0" w:val="nil"/>
              <w:between w:space="0" w:sz="0" w:val="nil"/>
            </w:pBdr>
            <w:spacing w:after="120" w:before="120" w:line="240" w:lineRule="auto"/>
            <w:jc w:val="center"/>
            <w:rPr>
              <w:ins w:author="Stig Syndergaard" w:id="79" w:date="2024-07-16T12:23:00Z"/>
              <w:rFonts w:ascii="Arial" w:cs="Arial" w:eastAsia="Arial" w:hAnsi="Arial"/>
              <w:b w:val="1"/>
              <w:i w:val="1"/>
            </w:rPr>
          </w:pPr>
          <w:sdt>
            <w:sdtPr>
              <w:tag w:val="goog_rdk_543"/>
            </w:sdtPr>
            <w:sdtContent>
              <w:ins w:author="Stig Syndergaard" w:id="79" w:date="2024-07-16T12:23:00Z">
                <w:r w:rsidDel="00000000" w:rsidR="00000000" w:rsidRPr="00000000">
                  <w:rPr>
                    <w:rtl w:val="0"/>
                  </w:rPr>
                </w:r>
              </w:ins>
            </w:sdtContent>
          </w:sdt>
        </w:p>
      </w:sdtContent>
    </w:sdt>
    <w:p w:rsidR="00000000" w:rsidDel="00000000" w:rsidP="00000000" w:rsidRDefault="00000000" w:rsidRPr="00000000" w14:paraId="0000094F">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r w:rsidDel="00000000" w:rsidR="00000000" w:rsidRPr="00000000">
        <w:rPr>
          <w:rFonts w:ascii="Arial" w:cs="Arial" w:eastAsia="Arial" w:hAnsi="Arial"/>
          <w:b w:val="1"/>
          <w:i w:val="1"/>
          <w:rtl w:val="0"/>
        </w:rPr>
        <w:t xml:space="preserve">Table 9. </w:t>
      </w:r>
      <w:sdt>
        <w:sdtPr>
          <w:tag w:val="goog_rdk_545"/>
        </w:sdtPr>
        <w:sdtContent>
          <w:ins w:author="Stig Syndergaard" w:id="80" w:date="2024-07-16T11:50:00Z">
            <w:r w:rsidDel="00000000" w:rsidR="00000000" w:rsidRPr="00000000">
              <w:rPr>
                <w:rFonts w:ascii="Arial" w:cs="Arial" w:eastAsia="Arial" w:hAnsi="Arial"/>
                <w:b w:val="1"/>
                <w:i w:val="1"/>
                <w:rtl w:val="0"/>
              </w:rPr>
              <w:t xml:space="preserve">Processing mode and disposition</w:t>
            </w:r>
          </w:ins>
        </w:sdtContent>
      </w:sdt>
      <w:r w:rsidDel="00000000" w:rsidR="00000000" w:rsidRPr="00000000">
        <w:rPr>
          <w:rFonts w:ascii="Arial" w:cs="Arial" w:eastAsia="Arial" w:hAnsi="Arial"/>
          <w:b w:val="1"/>
          <w:i w:val="1"/>
          <w:rtl w:val="0"/>
        </w:rPr>
        <w:t xml:space="preserve"> </w:t>
      </w:r>
      <w:sdt>
        <w:sdtPr>
          <w:tag w:val="goog_rdk_546"/>
        </w:sdtPr>
        <w:sdtContent>
          <w:ins w:author="Stig Syndergaard" w:id="81" w:date="2024-07-16T12:06:00Z">
            <w:r w:rsidDel="00000000" w:rsidR="00000000" w:rsidRPr="00000000">
              <w:rPr>
                <w:rFonts w:ascii="Arial" w:cs="Arial" w:eastAsia="Arial" w:hAnsi="Arial"/>
                <w:b w:val="1"/>
                <w:i w:val="1"/>
                <w:rtl w:val="0"/>
              </w:rPr>
              <w:t xml:space="preserve">(New 5-bit Code Table)</w:t>
            </w:r>
          </w:ins>
        </w:sdtContent>
      </w:sdt>
      <w:r w:rsidDel="00000000" w:rsidR="00000000" w:rsidRPr="00000000">
        <w:rPr>
          <w:rtl w:val="0"/>
        </w:rPr>
      </w:r>
    </w:p>
    <w:tbl>
      <w:tblPr>
        <w:tblStyle w:val="Table16"/>
        <w:tblW w:w="9069.0" w:type="dxa"/>
        <w:jc w:val="left"/>
        <w:tblInd w:w="-10.0" w:type="dxa"/>
        <w:tblLayout w:type="fixed"/>
        <w:tblLook w:val="0000"/>
      </w:tblPr>
      <w:tblGrid>
        <w:gridCol w:w="3023"/>
        <w:gridCol w:w="3023"/>
        <w:gridCol w:w="3023"/>
        <w:tblGridChange w:id="0">
          <w:tblGrid>
            <w:gridCol w:w="3023"/>
            <w:gridCol w:w="3023"/>
            <w:gridCol w:w="3023"/>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5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5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5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Diagnostic type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5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New</w:t>
            </w:r>
          </w:p>
        </w:tc>
        <w:tc>
          <w:tcPr>
            <w:shd w:fill="f3f3f3" w:val="clear"/>
            <w:tcMar>
              <w:top w:w="0.0" w:type="dxa"/>
              <w:left w:w="0.0" w:type="dxa"/>
              <w:bottom w:w="0.0" w:type="dxa"/>
              <w:right w:w="0.0" w:type="dxa"/>
            </w:tcMar>
          </w:tcPr>
          <w:p w:rsidR="00000000" w:rsidDel="00000000" w:rsidP="00000000" w:rsidRDefault="00000000" w:rsidRPr="00000000" w14:paraId="0000095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548"/>
              </w:sdtPr>
              <w:sdtContent>
                <w:ins w:author="Stig Syndergaard" w:id="82" w:date="2024-07-16T12:12:00Z">
                  <w:r w:rsidDel="00000000" w:rsidR="00000000" w:rsidRPr="00000000">
                    <w:rPr>
                      <w:rFonts w:ascii="Arial" w:cs="Arial" w:eastAsia="Arial" w:hAnsi="Arial"/>
                      <w:b w:val="1"/>
                      <w:sz w:val="16"/>
                      <w:szCs w:val="16"/>
                      <w:rtl w:val="0"/>
                    </w:rPr>
                    <w:t xml:space="preserve">0</w:t>
                  </w:r>
                </w:ins>
              </w:sdtContent>
            </w:sdt>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550"/>
              </w:sdtPr>
              <w:sdtContent>
                <w:ins w:author="Stig Syndergaard" w:id="83" w:date="2024-07-16T12:10:00Z">
                  <w:r w:rsidDel="00000000" w:rsidR="00000000" w:rsidRPr="00000000">
                    <w:rPr>
                      <w:rFonts w:ascii="Arial" w:cs="Arial" w:eastAsia="Arial" w:hAnsi="Arial"/>
                      <w:sz w:val="16"/>
                      <w:szCs w:val="16"/>
                      <w:rtl w:val="0"/>
                    </w:rPr>
                    <w:t xml:space="preserve">Operational (Near-Real-Time)</w:t>
                  </w:r>
                </w:ins>
              </w:sdtContent>
            </w:sdt>
            <w:r w:rsidDel="00000000" w:rsidR="00000000" w:rsidRPr="00000000">
              <w:rPr>
                <w:rtl w:val="0"/>
              </w:rPr>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5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5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552"/>
              </w:sdtPr>
              <w:sdtContent>
                <w:ins w:author="Stig Syndergaard" w:id="84" w:date="2024-07-16T12:12:00Z">
                  <w:r w:rsidDel="00000000" w:rsidR="00000000" w:rsidRPr="00000000">
                    <w:rPr>
                      <w:rFonts w:ascii="Arial" w:cs="Arial" w:eastAsia="Arial" w:hAnsi="Arial"/>
                      <w:b w:val="1"/>
                      <w:sz w:val="16"/>
                      <w:szCs w:val="16"/>
                      <w:rtl w:val="0"/>
                    </w:rPr>
                    <w:t xml:space="preserve">1</w:t>
                  </w:r>
                </w:ins>
              </w:sdtContent>
            </w:sdt>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5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554"/>
              </w:sdtPr>
              <w:sdtContent>
                <w:ins w:author="Stig Syndergaard" w:id="85" w:date="2024-07-16T12:12:00Z">
                  <w:r w:rsidDel="00000000" w:rsidR="00000000" w:rsidRPr="00000000">
                    <w:rPr>
                      <w:rFonts w:ascii="Arial" w:cs="Arial" w:eastAsia="Arial" w:hAnsi="Arial"/>
                      <w:sz w:val="16"/>
                      <w:szCs w:val="16"/>
                      <w:rtl w:val="0"/>
                    </w:rPr>
                    <w:t xml:space="preserve">Operational (Non-Time-Critical)</w:t>
                  </w:r>
                </w:ins>
              </w:sdtContent>
            </w:sdt>
            <w:r w:rsidDel="00000000" w:rsidR="00000000" w:rsidRPr="00000000">
              <w:rPr>
                <w:rtl w:val="0"/>
              </w:rPr>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5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5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556"/>
              </w:sdtPr>
              <w:sdtContent>
                <w:ins w:author="Stig Syndergaard" w:id="86" w:date="2024-07-16T12:12:00Z">
                  <w:r w:rsidDel="00000000" w:rsidR="00000000" w:rsidRPr="00000000">
                    <w:rPr>
                      <w:rFonts w:ascii="Arial" w:cs="Arial" w:eastAsia="Arial" w:hAnsi="Arial"/>
                      <w:b w:val="1"/>
                      <w:sz w:val="16"/>
                      <w:szCs w:val="16"/>
                      <w:rtl w:val="0"/>
                    </w:rPr>
                    <w:t xml:space="preserve">2</w:t>
                  </w:r>
                </w:ins>
              </w:sdtContent>
            </w:sdt>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5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558"/>
              </w:sdtPr>
              <w:sdtContent>
                <w:ins w:author="Stig Syndergaard" w:id="87" w:date="2024-07-16T12:13:00Z">
                  <w:r w:rsidDel="00000000" w:rsidR="00000000" w:rsidRPr="00000000">
                    <w:rPr>
                      <w:rFonts w:ascii="Arial" w:cs="Arial" w:eastAsia="Arial" w:hAnsi="Arial"/>
                      <w:sz w:val="16"/>
                      <w:szCs w:val="16"/>
                      <w:rtl w:val="0"/>
                    </w:rPr>
                    <w:t xml:space="preserve">Validation/Commissioning</w:t>
                  </w:r>
                </w:ins>
              </w:sdtContent>
            </w:sdt>
            <w:r w:rsidDel="00000000" w:rsidR="00000000" w:rsidRPr="00000000">
              <w:rPr>
                <w:rtl w:val="0"/>
              </w:rPr>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5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5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560"/>
              </w:sdtPr>
              <w:sdtContent>
                <w:ins w:author="Stig Syndergaard" w:id="88" w:date="2024-07-16T12:12:00Z">
                  <w:r w:rsidDel="00000000" w:rsidR="00000000" w:rsidRPr="00000000">
                    <w:rPr>
                      <w:rFonts w:ascii="Arial" w:cs="Arial" w:eastAsia="Arial" w:hAnsi="Arial"/>
                      <w:b w:val="1"/>
                      <w:sz w:val="16"/>
                      <w:szCs w:val="16"/>
                      <w:rtl w:val="0"/>
                    </w:rPr>
                    <w:t xml:space="preserve">3</w:t>
                  </w:r>
                </w:ins>
              </w:sdtContent>
            </w:sdt>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5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562"/>
              </w:sdtPr>
              <w:sdtContent>
                <w:ins w:author="Stig Syndergaard" w:id="89" w:date="2024-07-16T12:14:00Z">
                  <w:r w:rsidDel="00000000" w:rsidR="00000000" w:rsidRPr="00000000">
                    <w:rPr>
                      <w:rFonts w:ascii="Arial" w:cs="Arial" w:eastAsia="Arial" w:hAnsi="Arial"/>
                      <w:sz w:val="16"/>
                      <w:szCs w:val="16"/>
                      <w:rtl w:val="0"/>
                    </w:rPr>
                    <w:t xml:space="preserve">Reprocessing</w:t>
                  </w:r>
                </w:ins>
              </w:sdtContent>
            </w:sdt>
            <w:r w:rsidDel="00000000" w:rsidR="00000000" w:rsidRPr="00000000">
              <w:rPr>
                <w:rtl w:val="0"/>
              </w:rPr>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5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564"/>
              </w:sdtPr>
              <w:sdtContent>
                <w:ins w:author="Stig Syndergaard" w:id="90" w:date="2024-07-16T12:12:00Z">
                  <w:r w:rsidDel="00000000" w:rsidR="00000000" w:rsidRPr="00000000">
                    <w:rPr>
                      <w:rFonts w:ascii="Arial" w:cs="Arial" w:eastAsia="Arial" w:hAnsi="Arial"/>
                      <w:b w:val="1"/>
                      <w:sz w:val="16"/>
                      <w:szCs w:val="16"/>
                      <w:rtl w:val="0"/>
                    </w:rPr>
                    <w:t xml:space="preserve">4</w:t>
                  </w:r>
                </w:ins>
              </w:sdtContent>
            </w:sdt>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566"/>
              </w:sdtPr>
              <w:sdtContent>
                <w:ins w:author="Stig Syndergaard" w:id="91" w:date="2024-07-16T12:14:00Z">
                  <w:r w:rsidDel="00000000" w:rsidR="00000000" w:rsidRPr="00000000">
                    <w:rPr>
                      <w:rFonts w:ascii="Arial" w:cs="Arial" w:eastAsia="Arial" w:hAnsi="Arial"/>
                      <w:sz w:val="16"/>
                      <w:szCs w:val="16"/>
                      <w:rtl w:val="0"/>
                    </w:rPr>
                    <w:t xml:space="preserve">Backlog</w:t>
                  </w:r>
                </w:ins>
              </w:sdtContent>
            </w:sdt>
            <w:r w:rsidDel="00000000" w:rsidR="00000000" w:rsidRPr="00000000">
              <w:rPr>
                <w:rtl w:val="0"/>
              </w:rPr>
            </w:r>
          </w:p>
        </w:tc>
      </w:tr>
      <w:sdt>
        <w:sdtPr>
          <w:tag w:val="goog_rdk_568"/>
        </w:sdtPr>
        <w:sdtContent>
          <w:tr>
            <w:trPr>
              <w:cantSplit w:val="1"/>
              <w:tblHeader w:val="0"/>
              <w:del w:author="Neill Bowler" w:id="92" w:date="2024-08-21T15:41:00Z"/>
            </w:trPr>
            <w:tc>
              <w:tcPr>
                <w:shd w:fill="e0e0e0" w:val="clear"/>
                <w:tcMar>
                  <w:top w:w="0.0" w:type="dxa"/>
                  <w:left w:w="0.0" w:type="dxa"/>
                  <w:bottom w:w="0.0" w:type="dxa"/>
                  <w:right w:w="0.0" w:type="dxa"/>
                </w:tcMar>
              </w:tcPr>
              <w:sdt>
                <w:sdtPr>
                  <w:tag w:val="goog_rdk_570"/>
                </w:sdtPr>
                <w:sdtContent>
                  <w:p w:rsidR="00000000" w:rsidDel="00000000" w:rsidP="00000000" w:rsidRDefault="00000000" w:rsidRPr="00000000" w14:paraId="00000962">
                    <w:pPr>
                      <w:widowControl w:val="1"/>
                      <w:pBdr>
                        <w:top w:space="0" w:sz="0" w:val="nil"/>
                        <w:left w:space="0" w:sz="0" w:val="nil"/>
                        <w:bottom w:space="0" w:sz="0" w:val="nil"/>
                        <w:right w:space="0" w:sz="0" w:val="nil"/>
                        <w:between w:space="0" w:sz="0" w:val="nil"/>
                      </w:pBdr>
                      <w:spacing w:line="240" w:lineRule="auto"/>
                      <w:jc w:val="center"/>
                      <w:rPr>
                        <w:del w:author="Neill Bowler" w:id="92" w:date="2024-08-21T15:41:00Z"/>
                        <w:rFonts w:ascii="Arial" w:cs="Arial" w:eastAsia="Arial" w:hAnsi="Arial"/>
                        <w:sz w:val="16"/>
                        <w:szCs w:val="16"/>
                      </w:rPr>
                    </w:pPr>
                    <w:sdt>
                      <w:sdtPr>
                        <w:tag w:val="goog_rdk_569"/>
                      </w:sdtPr>
                      <w:sdtContent>
                        <w:del w:author="Neill Bowler" w:id="92" w:date="2024-08-21T15:41:00Z">
                          <w:r w:rsidDel="00000000" w:rsidR="00000000" w:rsidRPr="00000000">
                            <w:rPr>
                              <w:rtl w:val="0"/>
                            </w:rPr>
                          </w:r>
                        </w:del>
                      </w:sdtContent>
                    </w:sdt>
                  </w:p>
                </w:sdtContent>
              </w:sdt>
            </w:tc>
            <w:tc>
              <w:tcPr>
                <w:shd w:fill="e0e0e0" w:val="clear"/>
                <w:tcMar>
                  <w:top w:w="0.0" w:type="dxa"/>
                  <w:left w:w="0.0" w:type="dxa"/>
                  <w:bottom w:w="0.0" w:type="dxa"/>
                  <w:right w:w="0.0" w:type="dxa"/>
                </w:tcMar>
              </w:tcPr>
              <w:sdt>
                <w:sdtPr>
                  <w:tag w:val="goog_rdk_576"/>
                </w:sdtPr>
                <w:sdtContent>
                  <w:p w:rsidR="00000000" w:rsidDel="00000000" w:rsidP="00000000" w:rsidRDefault="00000000" w:rsidRPr="00000000" w14:paraId="00000963">
                    <w:pPr>
                      <w:widowControl w:val="1"/>
                      <w:pBdr>
                        <w:top w:space="0" w:sz="0" w:val="nil"/>
                        <w:left w:space="0" w:sz="0" w:val="nil"/>
                        <w:bottom w:space="0" w:sz="0" w:val="nil"/>
                        <w:right w:space="0" w:sz="0" w:val="nil"/>
                        <w:between w:space="0" w:sz="0" w:val="nil"/>
                      </w:pBdr>
                      <w:spacing w:line="240" w:lineRule="auto"/>
                      <w:jc w:val="center"/>
                      <w:rPr>
                        <w:del w:author="Neill Bowler" w:id="92" w:date="2024-08-21T15:41:00Z"/>
                        <w:rFonts w:ascii="Arial" w:cs="Arial" w:eastAsia="Arial" w:hAnsi="Arial"/>
                        <w:b w:val="1"/>
                        <w:sz w:val="16"/>
                        <w:szCs w:val="16"/>
                      </w:rPr>
                    </w:pPr>
                    <w:sdt>
                      <w:sdtPr>
                        <w:tag w:val="goog_rdk_573"/>
                      </w:sdtPr>
                      <w:sdtContent>
                        <w:ins w:author="Stig Syndergaard" w:id="93" w:date="2024-07-16T12:12:00Z">
                          <w:sdt>
                            <w:sdtPr>
                              <w:tag w:val="goog_rdk_574"/>
                            </w:sdtPr>
                            <w:sdtContent>
                              <w:del w:author="Neill Bowler" w:id="92" w:date="2024-08-21T15:41:00Z">
                                <w:r w:rsidDel="00000000" w:rsidR="00000000" w:rsidRPr="00000000">
                                  <w:rPr>
                                    <w:rFonts w:ascii="Arial" w:cs="Arial" w:eastAsia="Arial" w:hAnsi="Arial"/>
                                    <w:b w:val="1"/>
                                    <w:sz w:val="16"/>
                                    <w:szCs w:val="16"/>
                                    <w:rtl w:val="0"/>
                                  </w:rPr>
                                  <w:delText xml:space="preserve">5</w:delText>
                                </w:r>
                              </w:del>
                            </w:sdtContent>
                          </w:sdt>
                        </w:ins>
                      </w:sdtContent>
                    </w:sdt>
                    <w:sdt>
                      <w:sdtPr>
                        <w:tag w:val="goog_rdk_575"/>
                      </w:sdtPr>
                      <w:sdtContent>
                        <w:del w:author="Neill Bowler" w:id="92" w:date="2024-08-21T15:41:00Z">
                          <w:r w:rsidDel="00000000" w:rsidR="00000000" w:rsidRPr="00000000">
                            <w:rPr>
                              <w:rtl w:val="0"/>
                            </w:rPr>
                          </w:r>
                        </w:del>
                      </w:sdtContent>
                    </w:sdt>
                  </w:p>
                </w:sdtContent>
              </w:sdt>
            </w:tc>
            <w:tc>
              <w:tcPr>
                <w:shd w:fill="e0e0e0" w:val="clear"/>
                <w:tcMar>
                  <w:top w:w="0.0" w:type="dxa"/>
                  <w:left w:w="0.0" w:type="dxa"/>
                  <w:bottom w:w="0.0" w:type="dxa"/>
                  <w:right w:w="0.0" w:type="dxa"/>
                </w:tcMar>
              </w:tcPr>
              <w:sdt>
                <w:sdtPr>
                  <w:tag w:val="goog_rdk_582"/>
                </w:sdtPr>
                <w:sdtContent>
                  <w:p w:rsidR="00000000" w:rsidDel="00000000" w:rsidP="00000000" w:rsidRDefault="00000000" w:rsidRPr="00000000" w14:paraId="00000964">
                    <w:pPr>
                      <w:widowControl w:val="1"/>
                      <w:pBdr>
                        <w:top w:space="0" w:sz="0" w:val="nil"/>
                        <w:left w:space="0" w:sz="0" w:val="nil"/>
                        <w:bottom w:space="0" w:sz="0" w:val="nil"/>
                        <w:right w:space="0" w:sz="0" w:val="nil"/>
                        <w:between w:space="0" w:sz="0" w:val="nil"/>
                      </w:pBdr>
                      <w:spacing w:line="240" w:lineRule="auto"/>
                      <w:rPr>
                        <w:del w:author="Neill Bowler" w:id="92" w:date="2024-08-21T15:41:00Z"/>
                        <w:rFonts w:ascii="Arial" w:cs="Arial" w:eastAsia="Arial" w:hAnsi="Arial"/>
                        <w:sz w:val="16"/>
                        <w:szCs w:val="16"/>
                      </w:rPr>
                    </w:pPr>
                    <w:sdt>
                      <w:sdtPr>
                        <w:tag w:val="goog_rdk_579"/>
                      </w:sdtPr>
                      <w:sdtContent>
                        <w:ins w:author="Stig Syndergaard" w:id="94" w:date="2024-07-16T12:14:00Z">
                          <w:sdt>
                            <w:sdtPr>
                              <w:tag w:val="goog_rdk_580"/>
                            </w:sdtPr>
                            <w:sdtContent>
                              <w:del w:author="Neill Bowler" w:id="92" w:date="2024-08-21T15:41:00Z">
                                <w:r w:rsidDel="00000000" w:rsidR="00000000" w:rsidRPr="00000000">
                                  <w:rPr>
                                    <w:rFonts w:ascii="Arial" w:cs="Arial" w:eastAsia="Arial" w:hAnsi="Arial"/>
                                    <w:sz w:val="16"/>
                                    <w:szCs w:val="16"/>
                                    <w:rtl w:val="0"/>
                                  </w:rPr>
                                  <w:delText xml:space="preserve">Global</w:delText>
                                </w:r>
                              </w:del>
                            </w:sdtContent>
                          </w:sdt>
                        </w:ins>
                      </w:sdtContent>
                    </w:sdt>
                    <w:sdt>
                      <w:sdtPr>
                        <w:tag w:val="goog_rdk_581"/>
                      </w:sdtPr>
                      <w:sdtContent>
                        <w:del w:author="Neill Bowler" w:id="92" w:date="2024-08-21T15:41:00Z">
                          <w:r w:rsidDel="00000000" w:rsidR="00000000" w:rsidRPr="00000000">
                            <w:rPr>
                              <w:rtl w:val="0"/>
                            </w:rPr>
                          </w:r>
                        </w:del>
                      </w:sdtContent>
                    </w:sdt>
                  </w:p>
                </w:sdtContent>
              </w:sdt>
            </w:tc>
          </w:tr>
        </w:sdtContent>
      </w:sdt>
      <w:sdt>
        <w:sdtPr>
          <w:tag w:val="goog_rdk_583"/>
        </w:sdtPr>
        <w:sdtContent>
          <w:tr>
            <w:trPr>
              <w:cantSplit w:val="1"/>
              <w:tblHeader w:val="0"/>
              <w:del w:author="Neill Bowler" w:id="92" w:date="2024-08-21T15:41:00Z"/>
            </w:trPr>
            <w:tc>
              <w:tcPr>
                <w:shd w:fill="f3f3f3" w:val="clear"/>
                <w:tcMar>
                  <w:top w:w="0.0" w:type="dxa"/>
                  <w:left w:w="0.0" w:type="dxa"/>
                  <w:bottom w:w="0.0" w:type="dxa"/>
                  <w:right w:w="0.0" w:type="dxa"/>
                </w:tcMar>
              </w:tcPr>
              <w:sdt>
                <w:sdtPr>
                  <w:tag w:val="goog_rdk_585"/>
                </w:sdtPr>
                <w:sdtContent>
                  <w:p w:rsidR="00000000" w:rsidDel="00000000" w:rsidP="00000000" w:rsidRDefault="00000000" w:rsidRPr="00000000" w14:paraId="00000965">
                    <w:pPr>
                      <w:widowControl w:val="1"/>
                      <w:pBdr>
                        <w:top w:space="0" w:sz="0" w:val="nil"/>
                        <w:left w:space="0" w:sz="0" w:val="nil"/>
                        <w:bottom w:space="0" w:sz="0" w:val="nil"/>
                        <w:right w:space="0" w:sz="0" w:val="nil"/>
                        <w:between w:space="0" w:sz="0" w:val="nil"/>
                      </w:pBdr>
                      <w:spacing w:line="240" w:lineRule="auto"/>
                      <w:jc w:val="center"/>
                      <w:rPr>
                        <w:del w:author="Neill Bowler" w:id="92" w:date="2024-08-21T15:41:00Z"/>
                        <w:rFonts w:ascii="Arial" w:cs="Arial" w:eastAsia="Arial" w:hAnsi="Arial"/>
                        <w:sz w:val="16"/>
                        <w:szCs w:val="16"/>
                      </w:rPr>
                    </w:pPr>
                    <w:sdt>
                      <w:sdtPr>
                        <w:tag w:val="goog_rdk_584"/>
                      </w:sdtPr>
                      <w:sdtContent>
                        <w:del w:author="Neill Bowler" w:id="92" w:date="2024-08-21T15:41:00Z">
                          <w:r w:rsidDel="00000000" w:rsidR="00000000" w:rsidRPr="00000000">
                            <w:rPr>
                              <w:rtl w:val="0"/>
                            </w:rPr>
                          </w:r>
                        </w:del>
                      </w:sdtContent>
                    </w:sdt>
                  </w:p>
                </w:sdtContent>
              </w:sdt>
            </w:tc>
            <w:tc>
              <w:tcPr>
                <w:shd w:fill="f3f3f3" w:val="clear"/>
                <w:tcMar>
                  <w:top w:w="0.0" w:type="dxa"/>
                  <w:left w:w="0.0" w:type="dxa"/>
                  <w:bottom w:w="0.0" w:type="dxa"/>
                  <w:right w:w="0.0" w:type="dxa"/>
                </w:tcMar>
              </w:tcPr>
              <w:sdt>
                <w:sdtPr>
                  <w:tag w:val="goog_rdk_591"/>
                </w:sdtPr>
                <w:sdtContent>
                  <w:p w:rsidR="00000000" w:rsidDel="00000000" w:rsidP="00000000" w:rsidRDefault="00000000" w:rsidRPr="00000000" w14:paraId="00000966">
                    <w:pPr>
                      <w:widowControl w:val="1"/>
                      <w:pBdr>
                        <w:top w:space="0" w:sz="0" w:val="nil"/>
                        <w:left w:space="0" w:sz="0" w:val="nil"/>
                        <w:bottom w:space="0" w:sz="0" w:val="nil"/>
                        <w:right w:space="0" w:sz="0" w:val="nil"/>
                        <w:between w:space="0" w:sz="0" w:val="nil"/>
                      </w:pBdr>
                      <w:spacing w:line="240" w:lineRule="auto"/>
                      <w:jc w:val="center"/>
                      <w:rPr>
                        <w:del w:author="Neill Bowler" w:id="92" w:date="2024-08-21T15:41:00Z"/>
                        <w:rFonts w:ascii="Arial" w:cs="Arial" w:eastAsia="Arial" w:hAnsi="Arial"/>
                        <w:b w:val="1"/>
                        <w:sz w:val="16"/>
                        <w:szCs w:val="16"/>
                      </w:rPr>
                    </w:pPr>
                    <w:sdt>
                      <w:sdtPr>
                        <w:tag w:val="goog_rdk_588"/>
                      </w:sdtPr>
                      <w:sdtContent>
                        <w:ins w:author="Stig Syndergaard" w:id="95" w:date="2024-07-16T12:12:00Z">
                          <w:sdt>
                            <w:sdtPr>
                              <w:tag w:val="goog_rdk_589"/>
                            </w:sdtPr>
                            <w:sdtContent>
                              <w:del w:author="Neill Bowler" w:id="92" w:date="2024-08-21T15:41:00Z">
                                <w:r w:rsidDel="00000000" w:rsidR="00000000" w:rsidRPr="00000000">
                                  <w:rPr>
                                    <w:rFonts w:ascii="Arial" w:cs="Arial" w:eastAsia="Arial" w:hAnsi="Arial"/>
                                    <w:b w:val="1"/>
                                    <w:sz w:val="16"/>
                                    <w:szCs w:val="16"/>
                                    <w:rtl w:val="0"/>
                                  </w:rPr>
                                  <w:delText xml:space="preserve">6</w:delText>
                                </w:r>
                              </w:del>
                            </w:sdtContent>
                          </w:sdt>
                        </w:ins>
                      </w:sdtContent>
                    </w:sdt>
                    <w:sdt>
                      <w:sdtPr>
                        <w:tag w:val="goog_rdk_590"/>
                      </w:sdtPr>
                      <w:sdtContent>
                        <w:del w:author="Neill Bowler" w:id="92" w:date="2024-08-21T15:41:00Z">
                          <w:r w:rsidDel="00000000" w:rsidR="00000000" w:rsidRPr="00000000">
                            <w:rPr>
                              <w:rtl w:val="0"/>
                            </w:rPr>
                          </w:r>
                        </w:del>
                      </w:sdtContent>
                    </w:sdt>
                  </w:p>
                </w:sdtContent>
              </w:sdt>
            </w:tc>
            <w:tc>
              <w:tcPr>
                <w:shd w:fill="f3f3f3" w:val="clear"/>
                <w:tcMar>
                  <w:top w:w="0.0" w:type="dxa"/>
                  <w:left w:w="0.0" w:type="dxa"/>
                  <w:bottom w:w="0.0" w:type="dxa"/>
                  <w:right w:w="0.0" w:type="dxa"/>
                </w:tcMar>
              </w:tcPr>
              <w:sdt>
                <w:sdtPr>
                  <w:tag w:val="goog_rdk_597"/>
                </w:sdtPr>
                <w:sdtContent>
                  <w:p w:rsidR="00000000" w:rsidDel="00000000" w:rsidP="00000000" w:rsidRDefault="00000000" w:rsidRPr="00000000" w14:paraId="00000967">
                    <w:pPr>
                      <w:widowControl w:val="1"/>
                      <w:pBdr>
                        <w:top w:space="0" w:sz="0" w:val="nil"/>
                        <w:left w:space="0" w:sz="0" w:val="nil"/>
                        <w:bottom w:space="0" w:sz="0" w:val="nil"/>
                        <w:right w:space="0" w:sz="0" w:val="nil"/>
                        <w:between w:space="0" w:sz="0" w:val="nil"/>
                      </w:pBdr>
                      <w:spacing w:line="240" w:lineRule="auto"/>
                      <w:rPr>
                        <w:del w:author="Neill Bowler" w:id="92" w:date="2024-08-21T15:41:00Z"/>
                        <w:rFonts w:ascii="Arial" w:cs="Arial" w:eastAsia="Arial" w:hAnsi="Arial"/>
                        <w:sz w:val="16"/>
                        <w:szCs w:val="16"/>
                      </w:rPr>
                    </w:pPr>
                    <w:sdt>
                      <w:sdtPr>
                        <w:tag w:val="goog_rdk_594"/>
                      </w:sdtPr>
                      <w:sdtContent>
                        <w:ins w:author="Stig Syndergaard" w:id="96" w:date="2024-07-16T12:14:00Z">
                          <w:sdt>
                            <w:sdtPr>
                              <w:tag w:val="goog_rdk_595"/>
                            </w:sdtPr>
                            <w:sdtContent>
                              <w:del w:author="Neill Bowler" w:id="92" w:date="2024-08-21T15:41:00Z">
                                <w:r w:rsidDel="00000000" w:rsidR="00000000" w:rsidRPr="00000000">
                                  <w:rPr>
                                    <w:rFonts w:ascii="Arial" w:cs="Arial" w:eastAsia="Arial" w:hAnsi="Arial"/>
                                    <w:sz w:val="16"/>
                                    <w:szCs w:val="16"/>
                                    <w:rtl w:val="0"/>
                                  </w:rPr>
                                  <w:delText xml:space="preserve">Regional</w:delText>
                                </w:r>
                              </w:del>
                            </w:sdtContent>
                          </w:sdt>
                        </w:ins>
                      </w:sdtContent>
                    </w:sdt>
                    <w:sdt>
                      <w:sdtPr>
                        <w:tag w:val="goog_rdk_596"/>
                      </w:sdtPr>
                      <w:sdtContent>
                        <w:del w:author="Neill Bowler" w:id="92" w:date="2024-08-21T15:41:00Z">
                          <w:r w:rsidDel="00000000" w:rsidR="00000000" w:rsidRPr="00000000">
                            <w:rPr>
                              <w:rtl w:val="0"/>
                            </w:rPr>
                          </w:r>
                        </w:del>
                      </w:sdtContent>
                    </w:sdt>
                  </w:p>
                </w:sdtContent>
              </w:sdt>
            </w:tc>
          </w:tr>
        </w:sdtContent>
      </w:sdt>
      <w:sdt>
        <w:sdtPr>
          <w:tag w:val="goog_rdk_598"/>
        </w:sdtPr>
        <w:sdtContent>
          <w:tr>
            <w:trPr>
              <w:cantSplit w:val="1"/>
              <w:tblHeader w:val="0"/>
              <w:del w:author="Neill Bowler" w:id="92" w:date="2024-08-21T15:41:00Z"/>
            </w:trPr>
            <w:tc>
              <w:tcPr>
                <w:shd w:fill="e0e0e0" w:val="clear"/>
                <w:tcMar>
                  <w:top w:w="0.0" w:type="dxa"/>
                  <w:left w:w="0.0" w:type="dxa"/>
                  <w:bottom w:w="0.0" w:type="dxa"/>
                  <w:right w:w="0.0" w:type="dxa"/>
                </w:tcMar>
              </w:tcPr>
              <w:sdt>
                <w:sdtPr>
                  <w:tag w:val="goog_rdk_601"/>
                </w:sdtPr>
                <w:sdtContent>
                  <w:p w:rsidR="00000000" w:rsidDel="00000000" w:rsidP="00000000" w:rsidRDefault="00000000" w:rsidRPr="00000000" w14:paraId="00000968">
                    <w:pPr>
                      <w:widowControl w:val="1"/>
                      <w:pBdr>
                        <w:top w:space="0" w:sz="0" w:val="nil"/>
                        <w:left w:space="0" w:sz="0" w:val="nil"/>
                        <w:bottom w:space="0" w:sz="0" w:val="nil"/>
                        <w:right w:space="0" w:sz="0" w:val="nil"/>
                        <w:between w:space="0" w:sz="0" w:val="nil"/>
                      </w:pBdr>
                      <w:spacing w:line="240" w:lineRule="auto"/>
                      <w:jc w:val="center"/>
                      <w:rPr>
                        <w:del w:author="Neill Bowler" w:id="92" w:date="2024-08-21T15:41:00Z"/>
                        <w:rFonts w:ascii="Arial" w:cs="Arial" w:eastAsia="Arial" w:hAnsi="Arial"/>
                        <w:sz w:val="16"/>
                        <w:szCs w:val="16"/>
                      </w:rPr>
                    </w:pPr>
                    <w:sdt>
                      <w:sdtPr>
                        <w:tag w:val="goog_rdk_599"/>
                      </w:sdtPr>
                      <w:sdtContent>
                        <w:del w:author="Neill Bowler" w:id="92" w:date="2024-08-21T15:41:00Z"/>
                        <w:sdt>
                          <w:sdtPr>
                            <w:tag w:val="goog_rdk_600"/>
                          </w:sdtPr>
                          <w:sdtContent>
                            <w:commentRangeStart w:id="29"/>
                          </w:sdtContent>
                        </w:sdt>
                        <w:del w:author="Neill Bowler" w:id="92" w:date="2024-08-21T15:41:00Z">
                          <w:r w:rsidDel="00000000" w:rsidR="00000000" w:rsidRPr="00000000">
                            <w:rPr>
                              <w:rtl w:val="0"/>
                            </w:rPr>
                          </w:r>
                        </w:del>
                      </w:sdtContent>
                    </w:sdt>
                  </w:p>
                </w:sdtContent>
              </w:sdt>
            </w:tc>
            <w:tc>
              <w:tcPr>
                <w:shd w:fill="e0e0e0" w:val="clear"/>
                <w:tcMar>
                  <w:top w:w="0.0" w:type="dxa"/>
                  <w:left w:w="0.0" w:type="dxa"/>
                  <w:bottom w:w="0.0" w:type="dxa"/>
                  <w:right w:w="0.0" w:type="dxa"/>
                </w:tcMar>
              </w:tcPr>
              <w:sdt>
                <w:sdtPr>
                  <w:tag w:val="goog_rdk_607"/>
                </w:sdtPr>
                <w:sdtContent>
                  <w:p w:rsidR="00000000" w:rsidDel="00000000" w:rsidP="00000000" w:rsidRDefault="00000000" w:rsidRPr="00000000" w14:paraId="00000969">
                    <w:pPr>
                      <w:widowControl w:val="1"/>
                      <w:pBdr>
                        <w:top w:space="0" w:sz="0" w:val="nil"/>
                        <w:left w:space="0" w:sz="0" w:val="nil"/>
                        <w:bottom w:space="0" w:sz="0" w:val="nil"/>
                        <w:right w:space="0" w:sz="0" w:val="nil"/>
                        <w:between w:space="0" w:sz="0" w:val="nil"/>
                      </w:pBdr>
                      <w:spacing w:line="240" w:lineRule="auto"/>
                      <w:jc w:val="center"/>
                      <w:rPr>
                        <w:del w:author="Neill Bowler" w:id="92" w:date="2024-08-21T15:41:00Z"/>
                        <w:rFonts w:ascii="Arial" w:cs="Arial" w:eastAsia="Arial" w:hAnsi="Arial"/>
                        <w:b w:val="1"/>
                        <w:sz w:val="16"/>
                        <w:szCs w:val="16"/>
                      </w:rPr>
                    </w:pPr>
                    <w:sdt>
                      <w:sdtPr>
                        <w:tag w:val="goog_rdk_604"/>
                      </w:sdtPr>
                      <w:sdtContent>
                        <w:ins w:author="Stig Syndergaard" w:id="97" w:date="2024-07-16T12:12:00Z">
                          <w:sdt>
                            <w:sdtPr>
                              <w:tag w:val="goog_rdk_605"/>
                            </w:sdtPr>
                            <w:sdtContent>
                              <w:del w:author="Neill Bowler" w:id="92" w:date="2024-08-21T15:41:00Z">
                                <w:r w:rsidDel="00000000" w:rsidR="00000000" w:rsidRPr="00000000">
                                  <w:rPr>
                                    <w:rFonts w:ascii="Arial" w:cs="Arial" w:eastAsia="Arial" w:hAnsi="Arial"/>
                                    <w:b w:val="1"/>
                                    <w:sz w:val="16"/>
                                    <w:szCs w:val="16"/>
                                    <w:rtl w:val="0"/>
                                  </w:rPr>
                                  <w:delText xml:space="preserve">7</w:delText>
                                </w:r>
                              </w:del>
                            </w:sdtContent>
                          </w:sdt>
                        </w:ins>
                      </w:sdtContent>
                    </w:sdt>
                    <w:sdt>
                      <w:sdtPr>
                        <w:tag w:val="goog_rdk_606"/>
                      </w:sdtPr>
                      <w:sdtContent>
                        <w:del w:author="Neill Bowler" w:id="92" w:date="2024-08-21T15:41:00Z">
                          <w:r w:rsidDel="00000000" w:rsidR="00000000" w:rsidRPr="00000000">
                            <w:rPr>
                              <w:rtl w:val="0"/>
                            </w:rPr>
                          </w:r>
                        </w:del>
                      </w:sdtContent>
                    </w:sdt>
                  </w:p>
                </w:sdtContent>
              </w:sdt>
            </w:tc>
            <w:tc>
              <w:tcPr>
                <w:shd w:fill="e0e0e0" w:val="clear"/>
                <w:tcMar>
                  <w:top w:w="0.0" w:type="dxa"/>
                  <w:left w:w="0.0" w:type="dxa"/>
                  <w:bottom w:w="0.0" w:type="dxa"/>
                  <w:right w:w="0.0" w:type="dxa"/>
                </w:tcMar>
              </w:tcPr>
              <w:sdt>
                <w:sdtPr>
                  <w:tag w:val="goog_rdk_613"/>
                </w:sdtPr>
                <w:sdtContent>
                  <w:p w:rsidR="00000000" w:rsidDel="00000000" w:rsidP="00000000" w:rsidRDefault="00000000" w:rsidRPr="00000000" w14:paraId="0000096A">
                    <w:pPr>
                      <w:widowControl w:val="1"/>
                      <w:pBdr>
                        <w:top w:space="0" w:sz="0" w:val="nil"/>
                        <w:left w:space="0" w:sz="0" w:val="nil"/>
                        <w:bottom w:space="0" w:sz="0" w:val="nil"/>
                        <w:right w:space="0" w:sz="0" w:val="nil"/>
                        <w:between w:space="0" w:sz="0" w:val="nil"/>
                      </w:pBdr>
                      <w:spacing w:line="240" w:lineRule="auto"/>
                      <w:rPr>
                        <w:del w:author="Neill Bowler" w:id="92" w:date="2024-08-21T15:41:00Z"/>
                        <w:rFonts w:ascii="Arial" w:cs="Arial" w:eastAsia="Arial" w:hAnsi="Arial"/>
                        <w:sz w:val="16"/>
                        <w:szCs w:val="16"/>
                      </w:rPr>
                    </w:pPr>
                    <w:sdt>
                      <w:sdtPr>
                        <w:tag w:val="goog_rdk_610"/>
                      </w:sdtPr>
                      <w:sdtContent>
                        <w:ins w:author="Stig Syndergaard" w:id="98" w:date="2024-07-16T12:15:00Z">
                          <w:sdt>
                            <w:sdtPr>
                              <w:tag w:val="goog_rdk_611"/>
                            </w:sdtPr>
                            <w:sdtContent>
                              <w:del w:author="Neill Bowler" w:id="92" w:date="2024-08-21T15:41:00Z">
                                <w:r w:rsidDel="00000000" w:rsidR="00000000" w:rsidRPr="00000000">
                                  <w:rPr>
                                    <w:rFonts w:ascii="Arial" w:cs="Arial" w:eastAsia="Arial" w:hAnsi="Arial"/>
                                    <w:sz w:val="16"/>
                                    <w:szCs w:val="16"/>
                                    <w:rtl w:val="0"/>
                                  </w:rPr>
                                  <w:delText xml:space="preserve">Local</w:delText>
                                </w:r>
                              </w:del>
                            </w:sdtContent>
                          </w:sdt>
                        </w:ins>
                      </w:sdtContent>
                    </w:sdt>
                    <w:sdt>
                      <w:sdtPr>
                        <w:tag w:val="goog_rdk_612"/>
                      </w:sdtPr>
                      <w:sdtContent>
                        <w:del w:author="Neill Bowler" w:id="92" w:date="2024-08-21T15:41:00Z">
                          <w:commentRangeEnd w:id="29"/>
                          <w:r w:rsidDel="00000000" w:rsidR="00000000" w:rsidRPr="00000000">
                            <w:commentReference w:id="29"/>
                          </w:r>
                          <w:r w:rsidDel="00000000" w:rsidR="00000000" w:rsidRPr="00000000">
                            <w:rPr>
                              <w:rtl w:val="0"/>
                            </w:rPr>
                          </w:r>
                        </w:del>
                      </w:sdtContent>
                    </w:sdt>
                  </w:p>
                </w:sdtContent>
              </w:sdt>
            </w:tc>
          </w:tr>
        </w:sdtContent>
      </w:sdt>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6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sdt>
              <w:sdtPr>
                <w:tag w:val="goog_rdk_614"/>
              </w:sdtPr>
              <w:sdtContent>
                <w:commentRangeStart w:id="30"/>
              </w:sdtContent>
            </w:sdt>
            <w:sdt>
              <w:sdtPr>
                <w:tag w:val="goog_rdk_615"/>
              </w:sdtPr>
              <w:sdtContent>
                <w:commentRangeStart w:id="31"/>
              </w:sdtContent>
            </w:sdt>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617"/>
              </w:sdtPr>
              <w:sdtContent>
                <w:ins w:author="Stig Syndergaard" w:id="99" w:date="2024-07-16T12:17:00Z">
                  <w:r w:rsidDel="00000000" w:rsidR="00000000" w:rsidRPr="00000000">
                    <w:rPr>
                      <w:rFonts w:ascii="Arial" w:cs="Arial" w:eastAsia="Arial" w:hAnsi="Arial"/>
                      <w:b w:val="1"/>
                      <w:sz w:val="16"/>
                      <w:szCs w:val="16"/>
                      <w:rtl w:val="0"/>
                    </w:rPr>
                    <w:t xml:space="preserve">8</w:t>
                  </w:r>
                </w:ins>
              </w:sdtContent>
            </w:sdt>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619"/>
              </w:sdtPr>
              <w:sdtContent>
                <w:ins w:author="Stig Syndergaard" w:id="100" w:date="2024-07-16T12:17:00Z">
                  <w:r w:rsidDel="00000000" w:rsidR="00000000" w:rsidRPr="00000000">
                    <w:rPr>
                      <w:rFonts w:ascii="Arial" w:cs="Arial" w:eastAsia="Arial" w:hAnsi="Arial"/>
                      <w:sz w:val="16"/>
                      <w:szCs w:val="16"/>
                      <w:rtl w:val="0"/>
                    </w:rPr>
                    <w:t xml:space="preserve">Development</w:t>
                  </w:r>
                </w:ins>
              </w:sdtContent>
            </w:sdt>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6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6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sdt>
              <w:sdtPr>
                <w:tag w:val="goog_rdk_621"/>
              </w:sdtPr>
              <w:sdtContent>
                <w:ins w:author="Stig Syndergaard" w:id="101" w:date="2024-07-16T12:15:00Z">
                  <w:r w:rsidDel="00000000" w:rsidR="00000000" w:rsidRPr="00000000">
                    <w:rPr>
                      <w:rFonts w:ascii="Arial" w:cs="Arial" w:eastAsia="Arial" w:hAnsi="Arial"/>
                      <w:b w:val="1"/>
                      <w:sz w:val="16"/>
                      <w:szCs w:val="16"/>
                      <w:rtl w:val="0"/>
                    </w:rPr>
                    <w:t xml:space="preserve">9</w:t>
                  </w:r>
                </w:ins>
              </w:sdtContent>
            </w:sdt>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7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623"/>
              </w:sdtPr>
              <w:sdtContent>
                <w:ins w:author="Stig Syndergaard" w:id="102" w:date="2024-07-16T12:16:00Z">
                  <w:r w:rsidDel="00000000" w:rsidR="00000000" w:rsidRPr="00000000">
                    <w:rPr>
                      <w:rFonts w:ascii="Arial" w:cs="Arial" w:eastAsia="Arial" w:hAnsi="Arial"/>
                      <w:sz w:val="16"/>
                      <w:szCs w:val="16"/>
                      <w:rtl w:val="0"/>
                    </w:rPr>
                    <w:t xml:space="preserve">Testing</w:t>
                  </w:r>
                </w:ins>
              </w:sdtContent>
            </w:sdt>
            <w:r w:rsidDel="00000000" w:rsidR="00000000" w:rsidRPr="00000000">
              <w:rPr>
                <w:rtl w:val="0"/>
              </w:rPr>
            </w:r>
          </w:p>
        </w:tc>
      </w:tr>
    </w:tbl>
    <w:p w:rsidR="00000000" w:rsidDel="00000000" w:rsidP="00000000" w:rsidRDefault="00000000" w:rsidRPr="00000000" w14:paraId="00000971">
      <w:pPr>
        <w:widowControl w:val="1"/>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i w:val="1"/>
        </w:rPr>
      </w:pPr>
      <w:r w:rsidDel="00000000" w:rsidR="00000000" w:rsidRPr="00000000">
        <w:rPr>
          <w:rtl w:val="0"/>
        </w:rPr>
      </w:r>
    </w:p>
    <w:p w:rsidR="00000000" w:rsidDel="00000000" w:rsidP="00000000" w:rsidRDefault="00000000" w:rsidRPr="00000000" w14:paraId="00000972">
      <w:pPr>
        <w:widowControl w:val="1"/>
        <w:pBdr>
          <w:top w:space="0" w:sz="0" w:val="nil"/>
          <w:left w:space="0" w:sz="0" w:val="nil"/>
          <w:bottom w:space="0" w:sz="0" w:val="nil"/>
          <w:right w:space="0" w:sz="0" w:val="nil"/>
          <w:between w:space="0" w:sz="0" w:val="nil"/>
        </w:pBdr>
        <w:spacing w:after="120" w:before="120" w:line="240"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973">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r w:rsidDel="00000000" w:rsidR="00000000" w:rsidRPr="00000000">
        <w:rPr>
          <w:rFonts w:ascii="Arial" w:cs="Arial" w:eastAsia="Arial" w:hAnsi="Arial"/>
          <w:b w:val="1"/>
          <w:i w:val="1"/>
          <w:rtl w:val="0"/>
        </w:rPr>
        <w:t xml:space="preserve">Table 9. Diagnostic Identifier (</w:t>
      </w:r>
      <w:sdt>
        <w:sdtPr>
          <w:tag w:val="goog_rdk_624"/>
        </w:sdtPr>
        <w:sdtContent>
          <w:ins w:author="Stig Syndergaard" w:id="103" w:date="2024-07-16T12:20:00Z">
            <w:r w:rsidDel="00000000" w:rsidR="00000000" w:rsidRPr="00000000">
              <w:rPr>
                <w:rFonts w:ascii="Arial" w:cs="Arial" w:eastAsia="Arial" w:hAnsi="Arial"/>
                <w:b w:val="1"/>
                <w:i w:val="1"/>
                <w:rtl w:val="0"/>
              </w:rPr>
              <w:t xml:space="preserve">New 8-bit </w:t>
            </w:r>
          </w:ins>
        </w:sdtContent>
      </w:sdt>
      <w:sdt>
        <w:sdtPr>
          <w:tag w:val="goog_rdk_625"/>
        </w:sdtPr>
        <w:sdtContent>
          <w:del w:author="Stig Syndergaard" w:id="103" w:date="2024-07-16T12:20:00Z">
            <w:r w:rsidDel="00000000" w:rsidR="00000000" w:rsidRPr="00000000">
              <w:rPr>
                <w:rFonts w:ascii="Arial" w:cs="Arial" w:eastAsia="Arial" w:hAnsi="Arial"/>
                <w:b w:val="1"/>
                <w:i w:val="1"/>
                <w:rtl w:val="0"/>
              </w:rPr>
              <w:delText xml:space="preserve">Common </w:delText>
            </w:r>
          </w:del>
        </w:sdtContent>
      </w:sdt>
      <w:r w:rsidDel="00000000" w:rsidR="00000000" w:rsidRPr="00000000">
        <w:rPr>
          <w:rFonts w:ascii="Arial" w:cs="Arial" w:eastAsia="Arial" w:hAnsi="Arial"/>
          <w:b w:val="1"/>
          <w:i w:val="1"/>
          <w:rtl w:val="0"/>
        </w:rPr>
        <w:t xml:space="preserve">Code Table</w:t>
      </w:r>
      <w:sdt>
        <w:sdtPr>
          <w:tag w:val="goog_rdk_626"/>
        </w:sdtPr>
        <w:sdtContent>
          <w:del w:author="Stig Syndergaard" w:id="104" w:date="2024-07-16T11:57:00Z">
            <w:r w:rsidDel="00000000" w:rsidR="00000000" w:rsidRPr="00000000">
              <w:rPr>
                <w:rFonts w:ascii="Arial" w:cs="Arial" w:eastAsia="Arial" w:hAnsi="Arial"/>
                <w:b w:val="1"/>
                <w:i w:val="1"/>
                <w:rtl w:val="0"/>
              </w:rPr>
              <w:delText xml:space="preserve"> C–?</w:delText>
            </w:r>
          </w:del>
        </w:sdtContent>
      </w:sdt>
      <w:r w:rsidDel="00000000" w:rsidR="00000000" w:rsidRPr="00000000">
        <w:rPr>
          <w:rFonts w:ascii="Arial" w:cs="Arial" w:eastAsia="Arial" w:hAnsi="Arial"/>
          <w:b w:val="1"/>
          <w:i w:val="1"/>
          <w:rtl w:val="0"/>
        </w:rPr>
        <w:t xml:space="preserve">)</w:t>
      </w:r>
      <w:r w:rsidDel="00000000" w:rsidR="00000000" w:rsidRPr="00000000">
        <w:rPr>
          <w:rtl w:val="0"/>
        </w:rPr>
      </w:r>
    </w:p>
    <w:tbl>
      <w:tblPr>
        <w:tblStyle w:val="Table17"/>
        <w:tblW w:w="9072.0" w:type="dxa"/>
        <w:jc w:val="left"/>
        <w:tblLayout w:type="fixed"/>
        <w:tblLook w:val="0000"/>
      </w:tblPr>
      <w:tblGrid>
        <w:gridCol w:w="1701"/>
        <w:gridCol w:w="1134"/>
        <w:gridCol w:w="6237"/>
        <w:tblGridChange w:id="0">
          <w:tblGrid>
            <w:gridCol w:w="1701"/>
            <w:gridCol w:w="1134"/>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7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7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7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Diagnostic type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7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New</w:t>
            </w:r>
          </w:p>
        </w:tc>
        <w:tc>
          <w:tcPr>
            <w:shd w:fill="f3f3f3" w:val="clear"/>
            <w:tcMar>
              <w:top w:w="0.0" w:type="dxa"/>
              <w:left w:w="0.0" w:type="dxa"/>
              <w:bottom w:w="0.0" w:type="dxa"/>
              <w:right w:w="0.0" w:type="dxa"/>
            </w:tcMar>
          </w:tcPr>
          <w:p w:rsidR="00000000" w:rsidDel="00000000" w:rsidP="00000000" w:rsidRDefault="00000000" w:rsidRPr="00000000" w14:paraId="0000097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w:t>
            </w:r>
          </w:p>
        </w:tc>
        <w:tc>
          <w:tcPr>
            <w:shd w:fill="f3f3f3" w:val="clear"/>
            <w:tcMar>
              <w:top w:w="0.0" w:type="dxa"/>
              <w:left w:w="0.0" w:type="dxa"/>
              <w:bottom w:w="0.0" w:type="dxa"/>
              <w:right w:w="0.0" w:type="dxa"/>
            </w:tcMar>
          </w:tcPr>
          <w:p w:rsidR="00000000" w:rsidDel="00000000" w:rsidP="00000000" w:rsidRDefault="00000000" w:rsidRPr="00000000" w14:paraId="0000097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Local spectral width as a fraction of bending angle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7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7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w:t>
            </w:r>
          </w:p>
        </w:tc>
        <w:tc>
          <w:tcPr>
            <w:shd w:fill="e0e0e0" w:val="clear"/>
            <w:tcMar>
              <w:top w:w="0.0" w:type="dxa"/>
              <w:left w:w="0.0" w:type="dxa"/>
              <w:bottom w:w="0.0" w:type="dxa"/>
              <w:right w:w="0.0" w:type="dxa"/>
            </w:tcMar>
          </w:tcPr>
          <w:p w:rsidR="00000000" w:rsidDel="00000000" w:rsidP="00000000" w:rsidRDefault="00000000" w:rsidRPr="00000000" w14:paraId="0000097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Rényi entropy</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7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7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97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Fractional bending angle difference - first asphericity component</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8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8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98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Fractional bending angle difference - second asphericity component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8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8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98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Fractional refractivity difference - first asphericity component</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8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8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6</w:t>
            </w:r>
          </w:p>
        </w:tc>
        <w:tc>
          <w:tcPr>
            <w:shd w:fill="e0e0e0" w:val="clear"/>
            <w:tcMar>
              <w:top w:w="0.0" w:type="dxa"/>
              <w:left w:w="0.0" w:type="dxa"/>
              <w:bottom w:w="0.0" w:type="dxa"/>
              <w:right w:w="0.0" w:type="dxa"/>
            </w:tcMar>
          </w:tcPr>
          <w:p w:rsidR="00000000" w:rsidDel="00000000" w:rsidP="00000000" w:rsidRDefault="00000000" w:rsidRPr="00000000" w14:paraId="0000098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Fractional refractivity difference - second asphericity component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8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8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w:t>
            </w:r>
          </w:p>
        </w:tc>
        <w:tc>
          <w:tcPr>
            <w:shd w:fill="f3f3f3" w:val="clear"/>
            <w:tcMar>
              <w:top w:w="0.0" w:type="dxa"/>
              <w:left w:w="0.0" w:type="dxa"/>
              <w:bottom w:w="0.0" w:type="dxa"/>
              <w:right w:w="0.0" w:type="dxa"/>
            </w:tcMar>
          </w:tcPr>
          <w:p w:rsidR="00000000" w:rsidDel="00000000" w:rsidP="00000000" w:rsidRDefault="00000000" w:rsidRPr="00000000" w14:paraId="0000098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Estimated systematic error as a fraction of bending angle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8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8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w:t>
            </w:r>
          </w:p>
        </w:tc>
        <w:tc>
          <w:tcPr>
            <w:shd w:fill="e0e0e0" w:val="clear"/>
            <w:tcMar>
              <w:top w:w="0.0" w:type="dxa"/>
              <w:left w:w="0.0" w:type="dxa"/>
              <w:bottom w:w="0.0" w:type="dxa"/>
              <w:right w:w="0.0" w:type="dxa"/>
            </w:tcMar>
          </w:tcPr>
          <w:p w:rsidR="00000000" w:rsidDel="00000000" w:rsidP="00000000" w:rsidRDefault="00000000" w:rsidRPr="00000000" w14:paraId="0000098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Estimated systematic error as a fraction of refractivity</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8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9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9</w:t>
            </w:r>
          </w:p>
        </w:tc>
        <w:tc>
          <w:tcPr>
            <w:shd w:fill="e0e0e0" w:val="clear"/>
            <w:tcMar>
              <w:top w:w="0.0" w:type="dxa"/>
              <w:left w:w="0.0" w:type="dxa"/>
              <w:bottom w:w="0.0" w:type="dxa"/>
              <w:right w:w="0.0" w:type="dxa"/>
            </w:tcMar>
          </w:tcPr>
          <w:p w:rsidR="00000000" w:rsidDel="00000000" w:rsidP="00000000" w:rsidRDefault="00000000" w:rsidRPr="00000000" w14:paraId="0000099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Observation-to-background weighting ratio in refractivity retrieval</w:t>
            </w:r>
          </w:p>
        </w:tc>
      </w:tr>
    </w:tbl>
    <w:p w:rsidR="00000000" w:rsidDel="00000000" w:rsidP="00000000" w:rsidRDefault="00000000" w:rsidRPr="00000000" w14:paraId="00000992">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pStyle w:val="Heading3"/>
        <w:numPr>
          <w:ilvl w:val="2"/>
          <w:numId w:val="15"/>
        </w:numPr>
        <w:ind w:left="0" w:firstLine="0"/>
        <w:rPr/>
      </w:pPr>
      <w:bookmarkStart w:colFirst="0" w:colLast="0" w:name="_heading=h.2u6wntf" w:id="42"/>
      <w:bookmarkEnd w:id="42"/>
      <w:r w:rsidDel="00000000" w:rsidR="00000000" w:rsidRPr="00000000">
        <w:rPr>
          <w:rtl w:val="0"/>
        </w:rPr>
        <w:t xml:space="preserve">Quality Flags</w:t>
      </w:r>
    </w:p>
    <w:p w:rsidR="00000000" w:rsidDel="00000000" w:rsidP="00000000" w:rsidRDefault="00000000" w:rsidRPr="00000000" w14:paraId="00000994">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BUFR Quality Flags for RO (descriptor</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color w:val="3366ff"/>
          <w:rtl w:val="0"/>
        </w:rPr>
        <w:t xml:space="preserve">0 33 039</w:t>
      </w:r>
      <w:r w:rsidDel="00000000" w:rsidR="00000000" w:rsidRPr="00000000">
        <w:rPr>
          <w:rFonts w:ascii="Arial" w:cs="Arial" w:eastAsia="Arial" w:hAnsi="Arial"/>
          <w:rtl w:val="0"/>
        </w:rPr>
        <w:t xml:space="preserve">, see Table 9) are defined as generically as possible so as to be mission and processing algorithm independent. The general philosophy is that if a bit is clear (unset or zero) this is ‘normal’, and if set (unity) then ‘not normal’; note that the latter condition does not necessarily imply poor data. We retain some spare ‘reserved’ bits for future quality information. Note that BUFR defines the order of bit flags as 'left to right' (i.e. the order that bits are transmitted). </w:t>
      </w:r>
      <w:r w:rsidDel="00000000" w:rsidR="00000000" w:rsidRPr="00000000">
        <w:rPr>
          <w:rFonts w:ascii="Arial" w:cs="Arial" w:eastAsia="Arial" w:hAnsi="Arial"/>
          <w:i w:val="1"/>
          <w:rtl w:val="0"/>
        </w:rPr>
        <w:t xml:space="preserve">This convention is the opposite of that used for most computer definitions, where bit 1 (or bit 0) is 'rightmost' or least significant bit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9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9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Note that bit 1 is a summary bit and should be set if one or more certain other bits are set, and clear if all of those other bits are clear.</w:t>
      </w:r>
    </w:p>
    <w:p w:rsidR="00000000" w:rsidDel="00000000" w:rsidP="00000000" w:rsidRDefault="00000000" w:rsidRPr="00000000" w14:paraId="0000099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9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Ultimately, the exact reason for the setting of these flag bits is algorithm-dependent, and therefore need to be defined and published by the processing centre in association with the unique combination of Originating (processing) Centre and Software ID parameters. It is for the user to take action (or not) on these flags in the light of experience.</w:t>
      </w:r>
      <w:r w:rsidDel="00000000" w:rsidR="00000000" w:rsidRPr="00000000">
        <w:rPr>
          <w:rtl w:val="0"/>
        </w:rPr>
      </w:r>
    </w:p>
    <w:p w:rsidR="00000000" w:rsidDel="00000000" w:rsidP="00000000" w:rsidRDefault="00000000" w:rsidRPr="00000000" w14:paraId="00000999">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9A">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19c6y18" w:id="43"/>
      <w:bookmarkEnd w:id="43"/>
      <w:sdt>
        <w:sdtPr>
          <w:tag w:val="goog_rdk_627"/>
        </w:sdtPr>
        <w:sdtContent>
          <w:commentRangeStart w:id="32"/>
        </w:sdtContent>
      </w:sdt>
      <w:r w:rsidDel="00000000" w:rsidR="00000000" w:rsidRPr="00000000">
        <w:rPr>
          <w:rFonts w:ascii="Arial" w:cs="Arial" w:eastAsia="Arial" w:hAnsi="Arial"/>
          <w:b w:val="1"/>
          <w:i w:val="1"/>
          <w:rtl w:val="0"/>
        </w:rPr>
        <w:t xml:space="preserve">Table 9. Quality Flags for RO Data (16-bit Flag Table)</w:t>
      </w:r>
      <w:commentRangeEnd w:id="32"/>
      <w:r w:rsidDel="00000000" w:rsidR="00000000" w:rsidRPr="00000000">
        <w:commentReference w:id="32"/>
      </w:r>
      <w:r w:rsidDel="00000000" w:rsidR="00000000" w:rsidRPr="00000000">
        <w:rPr>
          <w:rtl w:val="0"/>
        </w:rPr>
      </w:r>
    </w:p>
    <w:tbl>
      <w:tblPr>
        <w:tblStyle w:val="Table18"/>
        <w:tblW w:w="9187.0" w:type="dxa"/>
        <w:jc w:val="center"/>
        <w:tblLayout w:type="fixed"/>
        <w:tblLook w:val="0000"/>
      </w:tblPr>
      <w:tblGrid>
        <w:gridCol w:w="996"/>
        <w:gridCol w:w="873"/>
        <w:gridCol w:w="3659"/>
        <w:gridCol w:w="3659"/>
        <w:tblGridChange w:id="0">
          <w:tblGrid>
            <w:gridCol w:w="996"/>
            <w:gridCol w:w="873"/>
            <w:gridCol w:w="3659"/>
            <w:gridCol w:w="3659"/>
          </w:tblGrid>
        </w:tblGridChange>
      </w:tblGrid>
      <w:tr>
        <w:trPr>
          <w:cantSplit w:val="1"/>
          <w:tblHeader w:val="0"/>
        </w:trPr>
        <w:tc>
          <w:tcPr>
            <w:shd w:fill="98e36f" w:val="clear"/>
            <w:tcMar>
              <w:top w:w="0.0" w:type="dxa"/>
              <w:left w:w="0.0" w:type="dxa"/>
              <w:bottom w:w="0.0" w:type="dxa"/>
              <w:right w:w="0.0" w:type="dxa"/>
            </w:tcMar>
            <w:vAlign w:val="center"/>
          </w:tcPr>
          <w:p w:rsidR="00000000" w:rsidDel="00000000" w:rsidP="00000000" w:rsidRDefault="00000000" w:rsidRPr="00000000" w14:paraId="0000099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vAlign w:val="center"/>
          </w:tcPr>
          <w:p w:rsidR="00000000" w:rsidDel="00000000" w:rsidP="00000000" w:rsidRDefault="00000000" w:rsidRPr="00000000" w14:paraId="0000099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Bit</w:t>
            </w:r>
          </w:p>
        </w:tc>
        <w:tc>
          <w:tcPr>
            <w:shd w:fill="94bd5e" w:val="clear"/>
            <w:tcMar>
              <w:top w:w="0.0" w:type="dxa"/>
              <w:left w:w="0.0" w:type="dxa"/>
              <w:bottom w:w="0.0" w:type="dxa"/>
              <w:right w:w="0.0" w:type="dxa"/>
            </w:tcMar>
          </w:tcPr>
          <w:p w:rsidR="00000000" w:rsidDel="00000000" w:rsidP="00000000" w:rsidRDefault="00000000" w:rsidRPr="00000000" w14:paraId="0000099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Meaning when clear</w:t>
            </w:r>
          </w:p>
        </w:tc>
        <w:tc>
          <w:tcPr>
            <w:shd w:fill="94bd5e" w:val="clear"/>
            <w:tcMar>
              <w:top w:w="0.0" w:type="dxa"/>
              <w:left w:w="0.0" w:type="dxa"/>
              <w:bottom w:w="0.0" w:type="dxa"/>
              <w:right w:w="0.0" w:type="dxa"/>
            </w:tcMar>
          </w:tcPr>
          <w:p w:rsidR="00000000" w:rsidDel="00000000" w:rsidP="00000000" w:rsidRDefault="00000000" w:rsidRPr="00000000" w14:paraId="0000099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Meaning when set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9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sdt>
              <w:sdtPr>
                <w:tag w:val="goog_rdk_628"/>
              </w:sdtPr>
              <w:sdtContent>
                <w:commentRangeStart w:id="33"/>
              </w:sdtContent>
            </w:sdt>
            <w:r w:rsidDel="00000000" w:rsidR="00000000" w:rsidRPr="00000000">
              <w:rPr>
                <w:rFonts w:ascii="Arial" w:cs="Arial" w:eastAsia="Arial" w:hAnsi="Arial"/>
                <w:b w:val="1"/>
                <w:color w:val="0000ff"/>
                <w:sz w:val="16"/>
                <w:szCs w:val="16"/>
                <w:rtl w:val="0"/>
              </w:rPr>
              <w:t xml:space="preserve">0 33 039</w:t>
            </w:r>
            <w:commentRangeEnd w:id="33"/>
            <w:r w:rsidDel="00000000" w:rsidR="00000000" w:rsidRPr="00000000">
              <w:commentReference w:id="33"/>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0.0" w:type="dxa"/>
              <w:bottom w:w="0.0" w:type="dxa"/>
              <w:right w:w="0.0" w:type="dxa"/>
            </w:tcMar>
          </w:tcPr>
          <w:p w:rsidR="00000000" w:rsidDel="00000000" w:rsidP="00000000" w:rsidRDefault="00000000" w:rsidRPr="00000000" w14:paraId="000009A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Nominal </w:t>
            </w:r>
            <w:sdt>
              <w:sdtPr>
                <w:tag w:val="goog_rdk_629"/>
              </w:sdtPr>
              <w:sdtContent>
                <w:commentRangeStart w:id="34"/>
              </w:sdtContent>
            </w:sdt>
            <w:sdt>
              <w:sdtPr>
                <w:tag w:val="goog_rdk_630"/>
              </w:sdtPr>
              <w:sdtContent>
                <w:commentRangeStart w:id="35"/>
              </w:sdtContent>
            </w:sdt>
            <w:sdt>
              <w:sdtPr>
                <w:tag w:val="goog_rdk_631"/>
              </w:sdtPr>
              <w:sdtContent>
                <w:commentRangeStart w:id="36"/>
              </w:sdtContent>
            </w:sdt>
            <w:r w:rsidDel="00000000" w:rsidR="00000000" w:rsidRPr="00000000">
              <w:rPr>
                <w:rFonts w:ascii="Arial" w:cs="Arial" w:eastAsia="Arial" w:hAnsi="Arial"/>
                <w:sz w:val="16"/>
                <w:szCs w:val="16"/>
                <w:rtl w:val="0"/>
              </w:rPr>
              <w:t xml:space="preserve">quality</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Non-nominal quality</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A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A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0.0" w:type="dxa"/>
              <w:bottom w:w="0.0" w:type="dxa"/>
              <w:right w:w="0.0" w:type="dxa"/>
            </w:tcMar>
          </w:tcPr>
          <w:p w:rsidR="00000000" w:rsidDel="00000000" w:rsidP="00000000" w:rsidRDefault="00000000" w:rsidRPr="00000000" w14:paraId="000009A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NRT product</w:t>
            </w:r>
          </w:p>
        </w:tc>
        <w:tc>
          <w:tcPr>
            <w:shd w:fill="e0e0e0" w:val="clear"/>
            <w:tcMar>
              <w:top w:w="0.0" w:type="dxa"/>
              <w:left w:w="0.0" w:type="dxa"/>
              <w:bottom w:w="0.0" w:type="dxa"/>
              <w:right w:w="0.0" w:type="dxa"/>
            </w:tcMar>
          </w:tcPr>
          <w:p w:rsidR="00000000" w:rsidDel="00000000" w:rsidP="00000000" w:rsidRDefault="00000000" w:rsidRPr="00000000" w14:paraId="000009A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Offline product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9A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Descending </w:t>
            </w:r>
            <w:sdt>
              <w:sdtPr>
                <w:tag w:val="goog_rdk_632"/>
              </w:sdtPr>
              <w:sdtContent>
                <w:ins w:author="Stig Syndergaard" w:id="105" w:date="2024-07-16T09:53:00Z">
                  <w:r w:rsidDel="00000000" w:rsidR="00000000" w:rsidRPr="00000000">
                    <w:rPr>
                      <w:rFonts w:ascii="Arial" w:cs="Arial" w:eastAsia="Arial" w:hAnsi="Arial"/>
                      <w:sz w:val="16"/>
                      <w:szCs w:val="16"/>
                      <w:rtl w:val="0"/>
                    </w:rPr>
                    <w:t xml:space="preserve">(setting) </w:t>
                  </w:r>
                </w:ins>
              </w:sdtContent>
            </w:sdt>
            <w:r w:rsidDel="00000000" w:rsidR="00000000" w:rsidRPr="00000000">
              <w:rPr>
                <w:rFonts w:ascii="Arial" w:cs="Arial" w:eastAsia="Arial" w:hAnsi="Arial"/>
                <w:sz w:val="16"/>
                <w:szCs w:val="16"/>
                <w:rtl w:val="0"/>
              </w:rPr>
              <w:t xml:space="preserve">occultation</w:t>
            </w:r>
          </w:p>
        </w:tc>
        <w:tc>
          <w:tcPr>
            <w:shd w:fill="f3f3f3" w:val="clear"/>
            <w:tcMar>
              <w:top w:w="0.0" w:type="dxa"/>
              <w:left w:w="0.0" w:type="dxa"/>
              <w:bottom w:w="0.0" w:type="dxa"/>
              <w:right w:w="0.0" w:type="dxa"/>
            </w:tcMar>
          </w:tcPr>
          <w:p w:rsidR="00000000" w:rsidDel="00000000" w:rsidP="00000000" w:rsidRDefault="00000000" w:rsidRPr="00000000" w14:paraId="000009A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Ascending </w:t>
            </w:r>
            <w:sdt>
              <w:sdtPr>
                <w:tag w:val="goog_rdk_633"/>
              </w:sdtPr>
              <w:sdtContent>
                <w:ins w:author="Stig Syndergaard" w:id="106" w:date="2024-07-16T09:53:00Z">
                  <w:r w:rsidDel="00000000" w:rsidR="00000000" w:rsidRPr="00000000">
                    <w:rPr>
                      <w:rFonts w:ascii="Arial" w:cs="Arial" w:eastAsia="Arial" w:hAnsi="Arial"/>
                      <w:sz w:val="16"/>
                      <w:szCs w:val="16"/>
                      <w:rtl w:val="0"/>
                    </w:rPr>
                    <w:t xml:space="preserve">(rising) </w:t>
                  </w:r>
                </w:ins>
              </w:sdtContent>
            </w:sdt>
            <w:r w:rsidDel="00000000" w:rsidR="00000000" w:rsidRPr="00000000">
              <w:rPr>
                <w:rFonts w:ascii="Arial" w:cs="Arial" w:eastAsia="Arial" w:hAnsi="Arial"/>
                <w:sz w:val="16"/>
                <w:szCs w:val="16"/>
                <w:rtl w:val="0"/>
              </w:rPr>
              <w:t xml:space="preserve">occultation</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A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A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9A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Excess Phase processing nominal</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A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Excess Phase processing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B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9B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Bending Angle processing nominal</w:t>
            </w:r>
          </w:p>
        </w:tc>
        <w:tc>
          <w:tcPr>
            <w:shd w:fill="f3f3f3" w:val="clear"/>
            <w:tcMar>
              <w:top w:w="0.0" w:type="dxa"/>
              <w:left w:w="0.0" w:type="dxa"/>
              <w:bottom w:w="0.0" w:type="dxa"/>
              <w:right w:w="0.0" w:type="dxa"/>
            </w:tcMar>
          </w:tcPr>
          <w:p w:rsidR="00000000" w:rsidDel="00000000" w:rsidP="00000000" w:rsidRDefault="00000000" w:rsidRPr="00000000" w14:paraId="000009B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Bending Angle processing non-nominal</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B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B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e0e0e0" w:val="clear"/>
            <w:tcMar>
              <w:top w:w="0.0" w:type="dxa"/>
              <w:left w:w="0.0" w:type="dxa"/>
              <w:bottom w:w="0.0" w:type="dxa"/>
              <w:right w:w="0.0" w:type="dxa"/>
            </w:tcMar>
          </w:tcPr>
          <w:p w:rsidR="00000000" w:rsidDel="00000000" w:rsidP="00000000" w:rsidRDefault="00000000" w:rsidRPr="00000000" w14:paraId="000009B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Refractivity processing nominal</w:t>
            </w:r>
          </w:p>
        </w:tc>
        <w:tc>
          <w:tcPr>
            <w:shd w:fill="e0e0e0" w:val="clear"/>
            <w:tcMar>
              <w:top w:w="0.0" w:type="dxa"/>
              <w:left w:w="0.0" w:type="dxa"/>
              <w:bottom w:w="0.0" w:type="dxa"/>
              <w:right w:w="0.0" w:type="dxa"/>
            </w:tcMar>
          </w:tcPr>
          <w:p w:rsidR="00000000" w:rsidDel="00000000" w:rsidP="00000000" w:rsidRDefault="00000000" w:rsidRPr="00000000" w14:paraId="000009B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Refractivity processing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B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B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f3f3f3" w:val="clear"/>
            <w:tcMar>
              <w:top w:w="0.0" w:type="dxa"/>
              <w:left w:w="0.0" w:type="dxa"/>
              <w:bottom w:w="0.0" w:type="dxa"/>
              <w:right w:w="0.0" w:type="dxa"/>
            </w:tcMar>
          </w:tcPr>
          <w:p w:rsidR="00000000" w:rsidDel="00000000" w:rsidP="00000000" w:rsidRDefault="00000000" w:rsidRPr="00000000" w14:paraId="000009B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Meteorological processing nominal</w:t>
            </w:r>
          </w:p>
        </w:tc>
        <w:tc>
          <w:tcPr>
            <w:shd w:fill="f3f3f3" w:val="clear"/>
            <w:tcMar>
              <w:top w:w="0.0" w:type="dxa"/>
              <w:left w:w="0.0" w:type="dxa"/>
              <w:bottom w:w="0.0" w:type="dxa"/>
              <w:right w:w="0.0" w:type="dxa"/>
            </w:tcMar>
          </w:tcPr>
          <w:p w:rsidR="00000000" w:rsidDel="00000000" w:rsidP="00000000" w:rsidRDefault="00000000" w:rsidRPr="00000000" w14:paraId="000009B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Meteorological processing non-nominal</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B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B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0.0" w:type="dxa"/>
              <w:bottom w:w="0.0" w:type="dxa"/>
              <w:right w:w="0.0" w:type="dxa"/>
            </w:tcMar>
          </w:tcPr>
          <w:p w:rsidR="00000000" w:rsidDel="00000000" w:rsidP="00000000" w:rsidRDefault="00000000" w:rsidRPr="00000000" w14:paraId="000009B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Closed loop data only used</w:t>
            </w:r>
          </w:p>
        </w:tc>
        <w:tc>
          <w:tcPr>
            <w:shd w:fill="e0e0e0" w:val="clear"/>
            <w:tcMar>
              <w:top w:w="0.0" w:type="dxa"/>
              <w:left w:w="0.0" w:type="dxa"/>
              <w:bottom w:w="0.0" w:type="dxa"/>
              <w:right w:w="0.0" w:type="dxa"/>
            </w:tcMar>
          </w:tcPr>
          <w:p w:rsidR="00000000" w:rsidDel="00000000" w:rsidP="00000000" w:rsidRDefault="00000000" w:rsidRPr="00000000" w14:paraId="000009B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Open loop data included</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B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C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shd w:fill="f3f3f3" w:val="clear"/>
            <w:tcMar>
              <w:top w:w="0.0" w:type="dxa"/>
              <w:left w:w="0.0" w:type="dxa"/>
              <w:bottom w:w="0.0" w:type="dxa"/>
              <w:right w:w="0.0" w:type="dxa"/>
            </w:tcMar>
          </w:tcPr>
          <w:p w:rsidR="00000000" w:rsidDel="00000000" w:rsidP="00000000" w:rsidRDefault="00000000" w:rsidRPr="00000000" w14:paraId="000009C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 surface reflections detected</w:t>
            </w:r>
          </w:p>
        </w:tc>
        <w:tc>
          <w:tcPr>
            <w:shd w:fill="f3f3f3" w:val="clear"/>
            <w:tcMar>
              <w:top w:w="0.0" w:type="dxa"/>
              <w:left w:w="0.0" w:type="dxa"/>
              <w:bottom w:w="0.0" w:type="dxa"/>
              <w:right w:w="0.0" w:type="dxa"/>
            </w:tcMar>
          </w:tcPr>
          <w:p w:rsidR="00000000" w:rsidDel="00000000" w:rsidP="00000000" w:rsidRDefault="00000000" w:rsidRPr="00000000" w14:paraId="000009C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Surface reflections detected</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C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C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e0e0e0" w:val="clear"/>
            <w:tcMar>
              <w:top w:w="0.0" w:type="dxa"/>
              <w:left w:w="0.0" w:type="dxa"/>
              <w:bottom w:w="0.0" w:type="dxa"/>
              <w:right w:w="0.0" w:type="dxa"/>
            </w:tcMar>
          </w:tcPr>
          <w:p w:rsidR="00000000" w:rsidDel="00000000" w:rsidP="00000000" w:rsidRDefault="00000000" w:rsidRPr="00000000" w14:paraId="000009C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L2P GNSS signals used</w:t>
            </w:r>
          </w:p>
        </w:tc>
        <w:tc>
          <w:tcPr>
            <w:shd w:fill="e0e0e0" w:val="clear"/>
            <w:tcMar>
              <w:top w:w="0.0" w:type="dxa"/>
              <w:left w:w="0.0" w:type="dxa"/>
              <w:bottom w:w="0.0" w:type="dxa"/>
              <w:right w:w="0.0" w:type="dxa"/>
            </w:tcMar>
          </w:tcPr>
          <w:p w:rsidR="00000000" w:rsidDel="00000000" w:rsidP="00000000" w:rsidRDefault="00000000" w:rsidRPr="00000000" w14:paraId="000009C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L2C GNSS signals used</w:t>
            </w:r>
          </w:p>
        </w:tc>
      </w:tr>
      <w:sdt>
        <w:sdtPr>
          <w:tag w:val="goog_rdk_635"/>
        </w:sdtPr>
        <w:sdtContent>
          <w:tr>
            <w:trPr>
              <w:cantSplit w:val="1"/>
              <w:tblHeader w:val="0"/>
              <w:ins w:author="Stig Syndergaard" w:id="107" w:date="2024-07-16T09:51:00Z"/>
            </w:trPr>
            <w:tc>
              <w:tcPr>
                <w:shd w:fill="e0e0e0" w:val="clear"/>
                <w:tcMar>
                  <w:top w:w="0.0" w:type="dxa"/>
                  <w:left w:w="0.0" w:type="dxa"/>
                  <w:bottom w:w="0.0" w:type="dxa"/>
                  <w:right w:w="0.0" w:type="dxa"/>
                </w:tcMar>
              </w:tcPr>
              <w:sdt>
                <w:sdtPr>
                  <w:tag w:val="goog_rdk_637"/>
                </w:sdtPr>
                <w:sdtContent>
                  <w:p w:rsidR="00000000" w:rsidDel="00000000" w:rsidP="00000000" w:rsidRDefault="00000000" w:rsidRPr="00000000" w14:paraId="000009C7">
                    <w:pPr>
                      <w:widowControl w:val="1"/>
                      <w:pBdr>
                        <w:top w:space="0" w:sz="0" w:val="nil"/>
                        <w:left w:space="0" w:sz="0" w:val="nil"/>
                        <w:bottom w:space="0" w:sz="0" w:val="nil"/>
                        <w:right w:space="0" w:sz="0" w:val="nil"/>
                        <w:between w:space="0" w:sz="0" w:val="nil"/>
                      </w:pBdr>
                      <w:spacing w:line="240" w:lineRule="auto"/>
                      <w:jc w:val="center"/>
                      <w:rPr>
                        <w:ins w:author="Stig Syndergaard" w:id="107" w:date="2024-07-16T09:51:00Z"/>
                        <w:rFonts w:ascii="Arial" w:cs="Arial" w:eastAsia="Arial" w:hAnsi="Arial"/>
                        <w:b w:val="1"/>
                        <w:color w:val="ff0000"/>
                        <w:sz w:val="16"/>
                        <w:szCs w:val="16"/>
                      </w:rPr>
                    </w:pPr>
                    <w:sdt>
                      <w:sdtPr>
                        <w:tag w:val="goog_rdk_636"/>
                      </w:sdtPr>
                      <w:sdtContent>
                        <w:ins w:author="Stig Syndergaard" w:id="107" w:date="2024-07-16T09:51:00Z">
                          <w:r w:rsidDel="00000000" w:rsidR="00000000" w:rsidRPr="00000000">
                            <w:rPr>
                              <w:rtl w:val="0"/>
                            </w:rPr>
                          </w:r>
                        </w:ins>
                      </w:sdtContent>
                    </w:sdt>
                  </w:p>
                </w:sdtContent>
              </w:sdt>
            </w:tc>
            <w:tc>
              <w:tcPr>
                <w:shd w:fill="e0e0e0" w:val="clear"/>
                <w:tcMar>
                  <w:top w:w="0.0" w:type="dxa"/>
                  <w:left w:w="0.0" w:type="dxa"/>
                  <w:bottom w:w="0.0" w:type="dxa"/>
                  <w:right w:w="0.0" w:type="dxa"/>
                </w:tcMar>
              </w:tcPr>
              <w:sdt>
                <w:sdtPr>
                  <w:tag w:val="goog_rdk_639"/>
                </w:sdtPr>
                <w:sdtContent>
                  <w:p w:rsidR="00000000" w:rsidDel="00000000" w:rsidP="00000000" w:rsidRDefault="00000000" w:rsidRPr="00000000" w14:paraId="000009C8">
                    <w:pPr>
                      <w:widowControl w:val="1"/>
                      <w:pBdr>
                        <w:top w:space="0" w:sz="0" w:val="nil"/>
                        <w:left w:space="0" w:sz="0" w:val="nil"/>
                        <w:bottom w:space="0" w:sz="0" w:val="nil"/>
                        <w:right w:space="0" w:sz="0" w:val="nil"/>
                        <w:between w:space="0" w:sz="0" w:val="nil"/>
                      </w:pBdr>
                      <w:spacing w:line="240" w:lineRule="auto"/>
                      <w:jc w:val="center"/>
                      <w:rPr>
                        <w:ins w:author="Stig Syndergaard" w:id="107" w:date="2024-07-16T09:51:00Z"/>
                        <w:rFonts w:ascii="Arial" w:cs="Arial" w:eastAsia="Arial" w:hAnsi="Arial"/>
                        <w:sz w:val="16"/>
                        <w:szCs w:val="16"/>
                      </w:rPr>
                    </w:pPr>
                    <w:sdt>
                      <w:sdtPr>
                        <w:tag w:val="goog_rdk_638"/>
                      </w:sdtPr>
                      <w:sdtContent>
                        <w:ins w:author="Stig Syndergaard" w:id="107" w:date="2024-07-16T09:51:00Z">
                          <w:r w:rsidDel="00000000" w:rsidR="00000000" w:rsidRPr="00000000">
                            <w:rPr>
                              <w:rFonts w:ascii="Arial" w:cs="Arial" w:eastAsia="Arial" w:hAnsi="Arial"/>
                              <w:sz w:val="16"/>
                              <w:szCs w:val="16"/>
                              <w:rtl w:val="0"/>
                            </w:rPr>
                            <w:t xml:space="preserve">11</w:t>
                          </w:r>
                        </w:ins>
                      </w:sdtContent>
                    </w:sdt>
                  </w:p>
                </w:sdtContent>
              </w:sdt>
            </w:tc>
            <w:tc>
              <w:tcPr>
                <w:shd w:fill="e0e0e0" w:val="clear"/>
                <w:tcMar>
                  <w:top w:w="0.0" w:type="dxa"/>
                  <w:left w:w="0.0" w:type="dxa"/>
                  <w:bottom w:w="0.0" w:type="dxa"/>
                  <w:right w:w="0.0" w:type="dxa"/>
                </w:tcMar>
              </w:tcPr>
              <w:sdt>
                <w:sdtPr>
                  <w:tag w:val="goog_rdk_641"/>
                </w:sdtPr>
                <w:sdtContent>
                  <w:p w:rsidR="00000000" w:rsidDel="00000000" w:rsidP="00000000" w:rsidRDefault="00000000" w:rsidRPr="00000000" w14:paraId="000009C9">
                    <w:pPr>
                      <w:widowControl w:val="1"/>
                      <w:pBdr>
                        <w:top w:space="0" w:sz="0" w:val="nil"/>
                        <w:left w:space="0" w:sz="0" w:val="nil"/>
                        <w:bottom w:space="0" w:sz="0" w:val="nil"/>
                        <w:right w:space="0" w:sz="0" w:val="nil"/>
                        <w:between w:space="0" w:sz="0" w:val="nil"/>
                      </w:pBdr>
                      <w:spacing w:line="240" w:lineRule="auto"/>
                      <w:rPr>
                        <w:ins w:author="Stig Syndergaard" w:id="107" w:date="2024-07-16T09:51:00Z"/>
                        <w:rFonts w:ascii="Arial" w:cs="Arial" w:eastAsia="Arial" w:hAnsi="Arial"/>
                        <w:sz w:val="16"/>
                        <w:szCs w:val="16"/>
                      </w:rPr>
                    </w:pPr>
                    <w:sdt>
                      <w:sdtPr>
                        <w:tag w:val="goog_rdk_640"/>
                      </w:sdtPr>
                      <w:sdtContent>
                        <w:ins w:author="Stig Syndergaard" w:id="107" w:date="2024-07-16T09:51:00Z">
                          <w:r w:rsidDel="00000000" w:rsidR="00000000" w:rsidRPr="00000000">
                            <w:rPr>
                              <w:rFonts w:ascii="Arial" w:cs="Arial" w:eastAsia="Arial" w:hAnsi="Arial"/>
                              <w:sz w:val="16"/>
                              <w:szCs w:val="16"/>
                              <w:rtl w:val="0"/>
                            </w:rPr>
                            <w:t xml:space="preserve">No ducting (super refraction) detected</w:t>
                          </w:r>
                        </w:ins>
                      </w:sdtContent>
                    </w:sdt>
                  </w:p>
                </w:sdtContent>
              </w:sdt>
            </w:tc>
            <w:tc>
              <w:tcPr>
                <w:shd w:fill="e0e0e0" w:val="clear"/>
                <w:tcMar>
                  <w:top w:w="0.0" w:type="dxa"/>
                  <w:left w:w="0.0" w:type="dxa"/>
                  <w:bottom w:w="0.0" w:type="dxa"/>
                  <w:right w:w="0.0" w:type="dxa"/>
                </w:tcMar>
              </w:tcPr>
              <w:sdt>
                <w:sdtPr>
                  <w:tag w:val="goog_rdk_643"/>
                </w:sdtPr>
                <w:sdtContent>
                  <w:p w:rsidR="00000000" w:rsidDel="00000000" w:rsidP="00000000" w:rsidRDefault="00000000" w:rsidRPr="00000000" w14:paraId="000009CA">
                    <w:pPr>
                      <w:widowControl w:val="1"/>
                      <w:pBdr>
                        <w:top w:space="0" w:sz="0" w:val="nil"/>
                        <w:left w:space="0" w:sz="0" w:val="nil"/>
                        <w:bottom w:space="0" w:sz="0" w:val="nil"/>
                        <w:right w:space="0" w:sz="0" w:val="nil"/>
                        <w:between w:space="0" w:sz="0" w:val="nil"/>
                      </w:pBdr>
                      <w:spacing w:line="240" w:lineRule="auto"/>
                      <w:rPr>
                        <w:ins w:author="Stig Syndergaard" w:id="107" w:date="2024-07-16T09:51:00Z"/>
                        <w:rFonts w:ascii="Arial" w:cs="Arial" w:eastAsia="Arial" w:hAnsi="Arial"/>
                        <w:sz w:val="16"/>
                        <w:szCs w:val="16"/>
                      </w:rPr>
                    </w:pPr>
                    <w:sdt>
                      <w:sdtPr>
                        <w:tag w:val="goog_rdk_642"/>
                      </w:sdtPr>
                      <w:sdtContent>
                        <w:ins w:author="Stig Syndergaard" w:id="107" w:date="2024-07-16T09:51:00Z">
                          <w:r w:rsidDel="00000000" w:rsidR="00000000" w:rsidRPr="00000000">
                            <w:rPr>
                              <w:rFonts w:ascii="Arial" w:cs="Arial" w:eastAsia="Arial" w:hAnsi="Arial"/>
                              <w:sz w:val="16"/>
                              <w:szCs w:val="16"/>
                              <w:rtl w:val="0"/>
                            </w:rPr>
                            <w:t xml:space="preserve">Ducting (super refraction) detected</w:t>
                          </w:r>
                        </w:ins>
                      </w:sdtContent>
                    </w:sdt>
                  </w:p>
                </w:sdtContent>
              </w:sdt>
            </w:tc>
          </w:tr>
        </w:sdtContent>
      </w:sdt>
      <w:sdt>
        <w:sdtPr>
          <w:tag w:val="goog_rdk_644"/>
        </w:sdtPr>
        <w:sdtContent>
          <w:tr>
            <w:trPr>
              <w:cantSplit w:val="1"/>
              <w:tblHeader w:val="0"/>
              <w:ins w:author="Stig Syndergaard" w:id="107" w:date="2024-07-16T09:51:00Z"/>
            </w:trPr>
            <w:tc>
              <w:tcPr>
                <w:shd w:fill="f3f3f3" w:val="clear"/>
                <w:tcMar>
                  <w:top w:w="0.0" w:type="dxa"/>
                  <w:left w:w="0.0" w:type="dxa"/>
                  <w:bottom w:w="0.0" w:type="dxa"/>
                  <w:right w:w="0.0" w:type="dxa"/>
                </w:tcMar>
              </w:tcPr>
              <w:sdt>
                <w:sdtPr>
                  <w:tag w:val="goog_rdk_646"/>
                </w:sdtPr>
                <w:sdtContent>
                  <w:p w:rsidR="00000000" w:rsidDel="00000000" w:rsidP="00000000" w:rsidRDefault="00000000" w:rsidRPr="00000000" w14:paraId="000009CB">
                    <w:pPr>
                      <w:widowControl w:val="1"/>
                      <w:pBdr>
                        <w:top w:space="0" w:sz="0" w:val="nil"/>
                        <w:left w:space="0" w:sz="0" w:val="nil"/>
                        <w:bottom w:space="0" w:sz="0" w:val="nil"/>
                        <w:right w:space="0" w:sz="0" w:val="nil"/>
                        <w:between w:space="0" w:sz="0" w:val="nil"/>
                      </w:pBdr>
                      <w:spacing w:line="240" w:lineRule="auto"/>
                      <w:jc w:val="center"/>
                      <w:rPr>
                        <w:ins w:author="Stig Syndergaard" w:id="107" w:date="2024-07-16T09:51:00Z"/>
                        <w:rFonts w:ascii="Arial" w:cs="Arial" w:eastAsia="Arial" w:hAnsi="Arial"/>
                        <w:b w:val="1"/>
                        <w:color w:val="ff0000"/>
                        <w:sz w:val="16"/>
                        <w:szCs w:val="16"/>
                      </w:rPr>
                    </w:pPr>
                    <w:sdt>
                      <w:sdtPr>
                        <w:tag w:val="goog_rdk_645"/>
                      </w:sdtPr>
                      <w:sdtContent>
                        <w:ins w:author="Stig Syndergaard" w:id="107" w:date="2024-07-16T09:51:00Z">
                          <w:r w:rsidDel="00000000" w:rsidR="00000000" w:rsidRPr="00000000">
                            <w:rPr>
                              <w:rtl w:val="0"/>
                            </w:rPr>
                          </w:r>
                        </w:ins>
                      </w:sdtContent>
                    </w:sdt>
                  </w:p>
                </w:sdtContent>
              </w:sdt>
            </w:tc>
            <w:tc>
              <w:tcPr>
                <w:shd w:fill="f3f3f3" w:val="clear"/>
                <w:tcMar>
                  <w:top w:w="0.0" w:type="dxa"/>
                  <w:left w:w="0.0" w:type="dxa"/>
                  <w:bottom w:w="0.0" w:type="dxa"/>
                  <w:right w:w="0.0" w:type="dxa"/>
                </w:tcMar>
              </w:tcPr>
              <w:sdt>
                <w:sdtPr>
                  <w:tag w:val="goog_rdk_648"/>
                </w:sdtPr>
                <w:sdtContent>
                  <w:p w:rsidR="00000000" w:rsidDel="00000000" w:rsidP="00000000" w:rsidRDefault="00000000" w:rsidRPr="00000000" w14:paraId="000009CC">
                    <w:pPr>
                      <w:widowControl w:val="1"/>
                      <w:pBdr>
                        <w:top w:space="0" w:sz="0" w:val="nil"/>
                        <w:left w:space="0" w:sz="0" w:val="nil"/>
                        <w:bottom w:space="0" w:sz="0" w:val="nil"/>
                        <w:right w:space="0" w:sz="0" w:val="nil"/>
                        <w:between w:space="0" w:sz="0" w:val="nil"/>
                      </w:pBdr>
                      <w:spacing w:line="240" w:lineRule="auto"/>
                      <w:jc w:val="center"/>
                      <w:rPr>
                        <w:ins w:author="Stig Syndergaard" w:id="107" w:date="2024-07-16T09:51:00Z"/>
                        <w:rFonts w:ascii="Arial" w:cs="Arial" w:eastAsia="Arial" w:hAnsi="Arial"/>
                        <w:sz w:val="16"/>
                        <w:szCs w:val="16"/>
                      </w:rPr>
                    </w:pPr>
                    <w:sdt>
                      <w:sdtPr>
                        <w:tag w:val="goog_rdk_647"/>
                      </w:sdtPr>
                      <w:sdtContent>
                        <w:ins w:author="Stig Syndergaard" w:id="107" w:date="2024-07-16T09:51:00Z">
                          <w:r w:rsidDel="00000000" w:rsidR="00000000" w:rsidRPr="00000000">
                            <w:rPr>
                              <w:rFonts w:ascii="Arial" w:cs="Arial" w:eastAsia="Arial" w:hAnsi="Arial"/>
                              <w:sz w:val="16"/>
                              <w:szCs w:val="16"/>
                              <w:rtl w:val="0"/>
                            </w:rPr>
                            <w:t xml:space="preserve">12</w:t>
                          </w:r>
                        </w:ins>
                      </w:sdtContent>
                    </w:sdt>
                  </w:p>
                </w:sdtContent>
              </w:sdt>
            </w:tc>
            <w:tc>
              <w:tcPr>
                <w:shd w:fill="f3f3f3" w:val="clear"/>
                <w:tcMar>
                  <w:top w:w="0.0" w:type="dxa"/>
                  <w:left w:w="0.0" w:type="dxa"/>
                  <w:bottom w:w="0.0" w:type="dxa"/>
                  <w:right w:w="0.0" w:type="dxa"/>
                </w:tcMar>
              </w:tcPr>
              <w:sdt>
                <w:sdtPr>
                  <w:tag w:val="goog_rdk_650"/>
                </w:sdtPr>
                <w:sdtContent>
                  <w:p w:rsidR="00000000" w:rsidDel="00000000" w:rsidP="00000000" w:rsidRDefault="00000000" w:rsidRPr="00000000" w14:paraId="000009CD">
                    <w:pPr>
                      <w:widowControl w:val="1"/>
                      <w:pBdr>
                        <w:top w:space="0" w:sz="0" w:val="nil"/>
                        <w:left w:space="0" w:sz="0" w:val="nil"/>
                        <w:bottom w:space="0" w:sz="0" w:val="nil"/>
                        <w:right w:space="0" w:sz="0" w:val="nil"/>
                        <w:between w:space="0" w:sz="0" w:val="nil"/>
                      </w:pBdr>
                      <w:spacing w:line="240" w:lineRule="auto"/>
                      <w:rPr>
                        <w:ins w:author="Stig Syndergaard" w:id="107" w:date="2024-07-16T09:51:00Z"/>
                        <w:rFonts w:ascii="Arial" w:cs="Arial" w:eastAsia="Arial" w:hAnsi="Arial"/>
                        <w:sz w:val="16"/>
                        <w:szCs w:val="16"/>
                      </w:rPr>
                    </w:pPr>
                    <w:sdt>
                      <w:sdtPr>
                        <w:tag w:val="goog_rdk_649"/>
                      </w:sdtPr>
                      <w:sdtContent>
                        <w:ins w:author="Stig Syndergaard" w:id="107" w:date="2024-07-16T09:51:00Z">
                          <w:r w:rsidDel="00000000" w:rsidR="00000000" w:rsidRPr="00000000">
                            <w:rPr>
                              <w:rFonts w:ascii="Arial" w:cs="Arial" w:eastAsia="Arial" w:hAnsi="Arial"/>
                              <w:sz w:val="16"/>
                              <w:szCs w:val="16"/>
                              <w:rtl w:val="0"/>
                            </w:rPr>
                            <w:t xml:space="preserve">Reserved</w:t>
                          </w:r>
                        </w:ins>
                      </w:sdtContent>
                    </w:sdt>
                  </w:p>
                </w:sdtContent>
              </w:sdt>
            </w:tc>
            <w:tc>
              <w:tcPr>
                <w:shd w:fill="f3f3f3" w:val="clear"/>
                <w:tcMar>
                  <w:top w:w="0.0" w:type="dxa"/>
                  <w:left w:w="0.0" w:type="dxa"/>
                  <w:bottom w:w="0.0" w:type="dxa"/>
                  <w:right w:w="0.0" w:type="dxa"/>
                </w:tcMar>
              </w:tcPr>
              <w:sdt>
                <w:sdtPr>
                  <w:tag w:val="goog_rdk_652"/>
                </w:sdtPr>
                <w:sdtContent>
                  <w:p w:rsidR="00000000" w:rsidDel="00000000" w:rsidP="00000000" w:rsidRDefault="00000000" w:rsidRPr="00000000" w14:paraId="000009CE">
                    <w:pPr>
                      <w:widowControl w:val="1"/>
                      <w:pBdr>
                        <w:top w:space="0" w:sz="0" w:val="nil"/>
                        <w:left w:space="0" w:sz="0" w:val="nil"/>
                        <w:bottom w:space="0" w:sz="0" w:val="nil"/>
                        <w:right w:space="0" w:sz="0" w:val="nil"/>
                        <w:between w:space="0" w:sz="0" w:val="nil"/>
                      </w:pBdr>
                      <w:spacing w:line="240" w:lineRule="auto"/>
                      <w:rPr>
                        <w:ins w:author="Stig Syndergaard" w:id="107" w:date="2024-07-16T09:51:00Z"/>
                        <w:rFonts w:ascii="Arial" w:cs="Arial" w:eastAsia="Arial" w:hAnsi="Arial"/>
                        <w:sz w:val="16"/>
                        <w:szCs w:val="16"/>
                      </w:rPr>
                    </w:pPr>
                    <w:sdt>
                      <w:sdtPr>
                        <w:tag w:val="goog_rdk_651"/>
                      </w:sdtPr>
                      <w:sdtContent>
                        <w:ins w:author="Stig Syndergaard" w:id="107" w:date="2024-07-16T09:51:00Z">
                          <w:r w:rsidDel="00000000" w:rsidR="00000000" w:rsidRPr="00000000">
                            <w:rPr>
                              <w:rFonts w:ascii="Arial" w:cs="Arial" w:eastAsia="Arial" w:hAnsi="Arial"/>
                              <w:sz w:val="16"/>
                              <w:szCs w:val="16"/>
                              <w:rtl w:val="0"/>
                            </w:rPr>
                            <w:t xml:space="preserve">Reserved</w:t>
                          </w:r>
                        </w:ins>
                      </w:sdtContent>
                    </w:sdt>
                  </w:p>
                </w:sdtContent>
              </w:sdt>
            </w:tc>
          </w:tr>
        </w:sdtContent>
      </w:sdt>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C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D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sdt>
              <w:sdtPr>
                <w:tag w:val="goog_rdk_654"/>
              </w:sdtPr>
              <w:sdtContent>
                <w:del w:author="Stig Syndergaard" w:id="108" w:date="2024-07-16T09:51:00Z">
                  <w:r w:rsidDel="00000000" w:rsidR="00000000" w:rsidRPr="00000000">
                    <w:rPr>
                      <w:rFonts w:ascii="Arial" w:cs="Arial" w:eastAsia="Arial" w:hAnsi="Arial"/>
                      <w:sz w:val="16"/>
                      <w:szCs w:val="16"/>
                      <w:rtl w:val="0"/>
                    </w:rPr>
                    <w:delText xml:space="preserve">11–</w:delText>
                  </w:r>
                </w:del>
              </w:sdtContent>
            </w:sdt>
            <w:r w:rsidDel="00000000" w:rsidR="00000000" w:rsidRPr="00000000">
              <w:rPr>
                <w:rFonts w:ascii="Arial" w:cs="Arial" w:eastAsia="Arial" w:hAnsi="Arial"/>
                <w:sz w:val="16"/>
                <w:szCs w:val="16"/>
                <w:rtl w:val="0"/>
              </w:rPr>
              <w:t xml:space="preserve">13</w:t>
            </w:r>
          </w:p>
        </w:tc>
        <w:tc>
          <w:tcPr>
            <w:shd w:fill="f3f3f3" w:val="clear"/>
            <w:tcMar>
              <w:top w:w="0.0" w:type="dxa"/>
              <w:left w:w="0.0" w:type="dxa"/>
              <w:bottom w:w="0.0" w:type="dxa"/>
              <w:right w:w="0.0" w:type="dxa"/>
            </w:tcMar>
          </w:tcPr>
          <w:p w:rsidR="00000000" w:rsidDel="00000000" w:rsidP="00000000" w:rsidRDefault="00000000" w:rsidRPr="00000000" w14:paraId="000009D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Reserved</w:t>
            </w:r>
          </w:p>
        </w:tc>
        <w:tc>
          <w:tcPr>
            <w:shd w:fill="f3f3f3" w:val="clear"/>
            <w:tcMar>
              <w:top w:w="0.0" w:type="dxa"/>
              <w:left w:w="0.0" w:type="dxa"/>
              <w:bottom w:w="0.0" w:type="dxa"/>
              <w:right w:w="0.0" w:type="dxa"/>
            </w:tcMar>
          </w:tcPr>
          <w:p w:rsidR="00000000" w:rsidDel="00000000" w:rsidP="00000000" w:rsidRDefault="00000000" w:rsidRPr="00000000" w14:paraId="000009D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Reserved</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D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D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0.0" w:type="dxa"/>
              <w:bottom w:w="0.0" w:type="dxa"/>
              <w:right w:w="0.0" w:type="dxa"/>
            </w:tcMar>
          </w:tcPr>
          <w:p w:rsidR="00000000" w:rsidDel="00000000" w:rsidP="00000000" w:rsidRDefault="00000000" w:rsidRPr="00000000" w14:paraId="000009D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Background profile nominal</w:t>
            </w:r>
          </w:p>
        </w:tc>
        <w:tc>
          <w:tcPr>
            <w:shd w:fill="e0e0e0" w:val="clear"/>
            <w:tcMar>
              <w:top w:w="0.0" w:type="dxa"/>
              <w:left w:w="0.0" w:type="dxa"/>
              <w:bottom w:w="0.0" w:type="dxa"/>
              <w:right w:w="0.0" w:type="dxa"/>
            </w:tcMar>
          </w:tcPr>
          <w:p w:rsidR="00000000" w:rsidDel="00000000" w:rsidP="00000000" w:rsidRDefault="00000000" w:rsidRPr="00000000" w14:paraId="000009D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Background profile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D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D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f3f3f3" w:val="clear"/>
            <w:tcMar>
              <w:top w:w="0.0" w:type="dxa"/>
              <w:left w:w="0.0" w:type="dxa"/>
              <w:bottom w:w="0.0" w:type="dxa"/>
              <w:right w:w="0.0" w:type="dxa"/>
            </w:tcMar>
          </w:tcPr>
          <w:p w:rsidR="00000000" w:rsidDel="00000000" w:rsidP="00000000" w:rsidRDefault="00000000" w:rsidRPr="00000000" w14:paraId="000009D9">
            <w:pPr>
              <w:keepNext w:val="1"/>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Retrieved profile</w:t>
            </w:r>
          </w:p>
        </w:tc>
        <w:tc>
          <w:tcPr>
            <w:shd w:fill="f3f3f3" w:val="clear"/>
            <w:tcMar>
              <w:top w:w="0.0" w:type="dxa"/>
              <w:left w:w="0.0" w:type="dxa"/>
              <w:bottom w:w="0.0" w:type="dxa"/>
              <w:right w:w="0.0" w:type="dxa"/>
            </w:tcMar>
          </w:tcPr>
          <w:p w:rsidR="00000000" w:rsidDel="00000000" w:rsidP="00000000" w:rsidRDefault="00000000" w:rsidRPr="00000000" w14:paraId="000009D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Background profile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D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D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sdt>
              <w:sdtPr>
                <w:tag w:val="goog_rdk_655"/>
              </w:sdtPr>
              <w:sdtContent>
                <w:commentRangeStart w:id="37"/>
              </w:sdtContent>
            </w:sdt>
            <w:r w:rsidDel="00000000" w:rsidR="00000000" w:rsidRPr="00000000">
              <w:rPr>
                <w:rFonts w:ascii="Arial" w:cs="Arial" w:eastAsia="Arial" w:hAnsi="Arial"/>
                <w:sz w:val="16"/>
                <w:szCs w:val="16"/>
                <w:rtl w:val="0"/>
              </w:rPr>
              <w:t xml:space="preserve">All 16</w:t>
            </w:r>
          </w:p>
        </w:tc>
        <w:tc>
          <w:tcPr>
            <w:shd w:fill="e0e0e0" w:val="clear"/>
            <w:tcMar>
              <w:top w:w="0.0" w:type="dxa"/>
              <w:left w:w="0.0" w:type="dxa"/>
              <w:bottom w:w="0.0" w:type="dxa"/>
              <w:right w:w="0.0" w:type="dxa"/>
            </w:tcMar>
          </w:tcPr>
          <w:p w:rsidR="00000000" w:rsidDel="00000000" w:rsidP="00000000" w:rsidRDefault="00000000" w:rsidRPr="00000000" w14:paraId="000009D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As above</w:t>
            </w:r>
          </w:p>
        </w:tc>
        <w:tc>
          <w:tcPr>
            <w:shd w:fill="e0e0e0" w:val="clear"/>
            <w:tcMar>
              <w:top w:w="0.0" w:type="dxa"/>
              <w:left w:w="0.0" w:type="dxa"/>
              <w:bottom w:w="0.0" w:type="dxa"/>
              <w:right w:w="0.0" w:type="dxa"/>
            </w:tcMar>
          </w:tcPr>
          <w:p w:rsidR="00000000" w:rsidDel="00000000" w:rsidP="00000000" w:rsidRDefault="00000000" w:rsidRPr="00000000" w14:paraId="000009D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Missing</w:t>
            </w:r>
            <w:commentRangeEnd w:id="37"/>
            <w:r w:rsidDel="00000000" w:rsidR="00000000" w:rsidRPr="00000000">
              <w:commentReference w:id="37"/>
            </w:r>
            <w:r w:rsidDel="00000000" w:rsidR="00000000" w:rsidRPr="00000000">
              <w:rPr>
                <w:rtl w:val="0"/>
              </w:rPr>
            </w:r>
          </w:p>
        </w:tc>
      </w:tr>
      <w:tr>
        <w:trPr>
          <w:cantSplit w:val="1"/>
          <w:tblHeader w:val="0"/>
        </w:trPr>
        <w:tc>
          <w:tcPr>
            <w:shd w:fill="ffffff" w:val="clear"/>
            <w:tcMar>
              <w:top w:w="0.0" w:type="dxa"/>
              <w:left w:w="0.0" w:type="dxa"/>
              <w:bottom w:w="0.0" w:type="dxa"/>
              <w:right w:w="0.0" w:type="dxa"/>
            </w:tcMar>
          </w:tcPr>
          <w:p w:rsidR="00000000" w:rsidDel="00000000" w:rsidP="00000000" w:rsidRDefault="00000000" w:rsidRPr="00000000" w14:paraId="000009D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9E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9E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9E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9E3">
      <w:pPr>
        <w:pStyle w:val="Heading3"/>
        <w:numPr>
          <w:ilvl w:val="2"/>
          <w:numId w:val="9"/>
        </w:numPr>
        <w:ind w:left="1440" w:hanging="360"/>
        <w:rPr>
          <w:rFonts w:ascii="Arial" w:cs="Arial" w:eastAsia="Arial" w:hAnsi="Arial"/>
        </w:rPr>
      </w:pPr>
      <w:r w:rsidDel="00000000" w:rsidR="00000000" w:rsidRPr="00000000">
        <w:rPr>
          <w:rtl w:val="0"/>
        </w:rPr>
      </w:r>
    </w:p>
    <w:p w:rsidR="00000000" w:rsidDel="00000000" w:rsidP="00000000" w:rsidRDefault="00000000" w:rsidRPr="00000000" w14:paraId="000009E4">
      <w:pPr>
        <w:pStyle w:val="Heading3"/>
        <w:numPr>
          <w:ilvl w:val="2"/>
          <w:numId w:val="15"/>
        </w:numPr>
        <w:ind w:left="0" w:firstLine="0"/>
        <w:rPr/>
      </w:pPr>
      <w:bookmarkStart w:colFirst="0" w:colLast="0" w:name="_heading=h.3tbugp1" w:id="44"/>
      <w:bookmarkEnd w:id="44"/>
      <w:r w:rsidDel="00000000" w:rsidR="00000000" w:rsidRPr="00000000">
        <w:rPr>
          <w:rtl w:val="0"/>
        </w:rPr>
        <w:t xml:space="preserve">Quality parameter</w:t>
      </w:r>
    </w:p>
    <w:p w:rsidR="00000000" w:rsidDel="00000000" w:rsidP="00000000" w:rsidRDefault="00000000" w:rsidRPr="00000000" w14:paraId="000009E5">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We have included in the RO BUFR the parameter ‘Percentage Confidence’. The meaning of this parameter depends on the context and to a large degree on the specific processing algorithms used (and hence its derivation has to be defined by the data processing centre), but we may give some guidance as to the intent.</w:t>
      </w:r>
      <w:r w:rsidDel="00000000" w:rsidR="00000000" w:rsidRPr="00000000">
        <w:rPr>
          <w:rtl w:val="0"/>
        </w:rPr>
      </w:r>
    </w:p>
    <w:p w:rsidR="00000000" w:rsidDel="00000000" w:rsidP="00000000" w:rsidRDefault="00000000" w:rsidRPr="00000000" w14:paraId="000009E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E7">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At a user-level, ‘Percentage Confidence’ (PC) can be used as a first indicator of whether a particular datum point is likely to be useful. In NWP, the concept of ‘probability of gross error’ is often used for quality control in variational assimilation systems. The objective is to reject observations with extreme errors, particularly if they do not lie within the normal (assumed) Gaussian error distribution.</w:t>
      </w:r>
      <w:r w:rsidDel="00000000" w:rsidR="00000000" w:rsidRPr="00000000">
        <w:rPr>
          <w:rtl w:val="0"/>
        </w:rPr>
      </w:r>
    </w:p>
    <w:p w:rsidR="00000000" w:rsidDel="00000000" w:rsidP="00000000" w:rsidRDefault="00000000" w:rsidRPr="00000000" w14:paraId="000009E8">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E9">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In the simplest case, PC could be derived from the estimated error(s) in the associated ‘observed’ parameter. Assuming an estimated observed error variance</w:t>
      </w:r>
      <w:r w:rsidDel="00000000" w:rsidR="00000000" w:rsidRPr="00000000">
        <w:rPr>
          <w:rFonts w:ascii="Arial" w:cs="Arial" w:eastAsia="Arial" w:hAnsi="Arial"/>
          <w:i w:val="1"/>
          <w:rtl w:val="0"/>
        </w:rPr>
        <w:t xml:space="preserve"> O </w:t>
      </w:r>
      <w:r w:rsidDel="00000000" w:rsidR="00000000" w:rsidRPr="00000000">
        <w:rPr>
          <w:rFonts w:ascii="Arial" w:cs="Arial" w:eastAsia="Arial" w:hAnsi="Arial"/>
          <w:rtl w:val="0"/>
        </w:rPr>
        <w:t xml:space="preserve">and an </w:t>
      </w:r>
      <w:r w:rsidDel="00000000" w:rsidR="00000000" w:rsidRPr="00000000">
        <w:rPr>
          <w:rFonts w:ascii="Arial" w:cs="Arial" w:eastAsia="Arial" w:hAnsi="Arial"/>
          <w:i w:val="1"/>
          <w:rtl w:val="0"/>
        </w:rPr>
        <w:t xml:space="preserve">a priori </w:t>
      </w:r>
      <w:r w:rsidDel="00000000" w:rsidR="00000000" w:rsidRPr="00000000">
        <w:rPr>
          <w:rFonts w:ascii="Arial" w:cs="Arial" w:eastAsia="Arial" w:hAnsi="Arial"/>
          <w:rtl w:val="0"/>
        </w:rPr>
        <w:t xml:space="preserve">variance </w:t>
      </w:r>
      <w:r w:rsidDel="00000000" w:rsidR="00000000" w:rsidRPr="00000000">
        <w:rPr>
          <w:rFonts w:ascii="Arial" w:cs="Arial" w:eastAsia="Arial" w:hAnsi="Arial"/>
          <w:i w:val="1"/>
          <w:rtl w:val="0"/>
        </w:rPr>
        <w:t xml:space="preserve">E</w:t>
      </w:r>
      <w:r w:rsidDel="00000000" w:rsidR="00000000" w:rsidRPr="00000000">
        <w:rPr>
          <w:rFonts w:ascii="Arial" w:cs="Arial" w:eastAsia="Arial" w:hAnsi="Arial"/>
          <w:rtl w:val="0"/>
        </w:rPr>
        <w:t xml:space="preserve">, then</w:t>
      </w:r>
      <w:r w:rsidDel="00000000" w:rsidR="00000000" w:rsidRPr="00000000">
        <w:rPr>
          <w:rtl w:val="0"/>
        </w:rPr>
      </w:r>
    </w:p>
    <w:p w:rsidR="00000000" w:rsidDel="00000000" w:rsidP="00000000" w:rsidRDefault="00000000" w:rsidRPr="00000000" w14:paraId="000009EA">
      <w:pPr>
        <w:widowControl w:val="1"/>
        <w:pBdr>
          <w:top w:space="0" w:sz="0" w:val="nil"/>
          <w:left w:space="0" w:sz="0" w:val="nil"/>
          <w:bottom w:space="0" w:sz="0" w:val="nil"/>
          <w:right w:space="0" w:sz="0" w:val="nil"/>
          <w:between w:space="0" w:sz="0" w:val="nil"/>
        </w:pBdr>
        <w:spacing w:after="100" w:before="10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i w:val="1"/>
          <w:rtl w:val="0"/>
        </w:rPr>
        <w:t xml:space="preserve">PC = 100 </w:t>
      </w:r>
      <w:r w:rsidDel="00000000" w:rsidR="00000000" w:rsidRPr="00000000">
        <w:rPr>
          <w:rFonts w:ascii="Arial" w:cs="Arial" w:eastAsia="Arial" w:hAnsi="Arial"/>
          <w:rtl w:val="0"/>
        </w:rPr>
        <w:t xml:space="preserve">exp</w:t>
      </w:r>
      <w:r w:rsidDel="00000000" w:rsidR="00000000" w:rsidRPr="00000000">
        <w:rPr>
          <w:rFonts w:ascii="Arial" w:cs="Arial" w:eastAsia="Arial" w:hAnsi="Arial"/>
          <w:i w:val="1"/>
          <w:rtl w:val="0"/>
        </w:rPr>
        <w:t xml:space="preserve">(-O/E)</w:t>
      </w:r>
      <w:r w:rsidDel="00000000" w:rsidR="00000000" w:rsidRPr="00000000">
        <w:rPr>
          <w:rtl w:val="0"/>
        </w:rPr>
      </w:r>
    </w:p>
    <w:p w:rsidR="00000000" w:rsidDel="00000000" w:rsidP="00000000" w:rsidRDefault="00000000" w:rsidRPr="00000000" w14:paraId="000009EB">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would be a suitable value. Errors for several observables may be combined to form an overall scaled probability value.</w:t>
      </w:r>
      <w:r w:rsidDel="00000000" w:rsidR="00000000" w:rsidRPr="00000000">
        <w:rPr>
          <w:rtl w:val="0"/>
        </w:rPr>
      </w:r>
    </w:p>
    <w:p w:rsidR="00000000" w:rsidDel="00000000" w:rsidP="00000000" w:rsidRDefault="00000000" w:rsidRPr="00000000" w14:paraId="000009E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ED">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Other PC values might be derived from other Q/C information – for instance the PC for bending angles might be nominally derived as above, but assigned a lower value (even zero) if loss-of-lock (freewheeling) condition is detected. In this case, the observables may have apparently sensible values but there is little or no confidence in them. The end-user can then make the decision on whether to use such data or not. If no useful PC value is available, it should be just set to 100. Conversely, if the data it applies to is known to be unusable, but not actually set to ‘missing’, then PC should be set to zero.</w:t>
      </w:r>
      <w:r w:rsidDel="00000000" w:rsidR="00000000" w:rsidRPr="00000000">
        <w:rPr>
          <w:rtl w:val="0"/>
        </w:rPr>
      </w:r>
    </w:p>
    <w:p w:rsidR="00000000" w:rsidDel="00000000" w:rsidP="00000000" w:rsidRDefault="00000000" w:rsidRPr="00000000" w14:paraId="000009EE">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E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0">
      <w:pPr>
        <w:pStyle w:val="Heading2"/>
        <w:numPr>
          <w:ilvl w:val="1"/>
          <w:numId w:val="15"/>
        </w:numPr>
        <w:ind w:left="0" w:firstLine="0"/>
        <w:rPr/>
      </w:pPr>
      <w:bookmarkStart w:colFirst="0" w:colLast="0" w:name="_heading=h.28h4qwu" w:id="45"/>
      <w:bookmarkEnd w:id="45"/>
      <w:r w:rsidDel="00000000" w:rsidR="00000000" w:rsidRPr="00000000">
        <w:rPr>
          <w:rtl w:val="0"/>
        </w:rPr>
        <w:t xml:space="preserve">BUFR Section 5 (End of Message)</w:t>
      </w:r>
    </w:p>
    <w:p w:rsidR="00000000" w:rsidDel="00000000" w:rsidP="00000000" w:rsidRDefault="00000000" w:rsidRPr="00000000" w14:paraId="000009F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section flags the end-of-message, with the delimiter shown in Table 10. If the message has been encoded correctly, the delimiter occupies the last 4 octets of the total message length indicated in Section 0. Further, the total message length should also be equal to the sum of the lengths of the individual sections (as given in Sections 1–4, plus 8 octets for Section 0 and 4 octets for Section 5).</w:t>
      </w:r>
      <w:r w:rsidDel="00000000" w:rsidR="00000000" w:rsidRPr="00000000">
        <w:rPr>
          <w:rtl w:val="0"/>
        </w:rPr>
      </w:r>
    </w:p>
    <w:p w:rsidR="00000000" w:rsidDel="00000000" w:rsidP="00000000" w:rsidRDefault="00000000" w:rsidRPr="00000000" w14:paraId="000009F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4">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nmf14n" w:id="46"/>
      <w:bookmarkEnd w:id="46"/>
      <w:r w:rsidDel="00000000" w:rsidR="00000000" w:rsidRPr="00000000">
        <w:rPr>
          <w:rFonts w:ascii="Arial" w:cs="Arial" w:eastAsia="Arial" w:hAnsi="Arial"/>
          <w:b w:val="1"/>
          <w:i w:val="1"/>
          <w:rtl w:val="0"/>
        </w:rPr>
        <w:t xml:space="preserve">Table 10. BUFR Section 5 (End of Message)</w:t>
      </w:r>
      <w:r w:rsidDel="00000000" w:rsidR="00000000" w:rsidRPr="00000000">
        <w:rPr>
          <w:rtl w:val="0"/>
        </w:rPr>
      </w:r>
    </w:p>
    <w:tbl>
      <w:tblPr>
        <w:tblStyle w:val="Table19"/>
        <w:tblW w:w="9072.0" w:type="dxa"/>
        <w:jc w:val="left"/>
        <w:tblLayout w:type="fixed"/>
        <w:tblLook w:val="0000"/>
      </w:tblPr>
      <w:tblGrid>
        <w:gridCol w:w="1098"/>
        <w:gridCol w:w="5442"/>
        <w:gridCol w:w="2532"/>
        <w:tblGridChange w:id="0">
          <w:tblGrid>
            <w:gridCol w:w="1098"/>
            <w:gridCol w:w="5442"/>
            <w:gridCol w:w="2532"/>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9F5">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9F6">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9F7">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9F8">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9F9">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7777 (coded in CCITT International Alphabet No. 5)</w:t>
            </w:r>
          </w:p>
        </w:tc>
        <w:tc>
          <w:tcPr>
            <w:shd w:fill="f3f3f3" w:val="clear"/>
            <w:tcMar>
              <w:top w:w="0.0" w:type="dxa"/>
              <w:left w:w="108.0" w:type="dxa"/>
              <w:bottom w:w="0.0" w:type="dxa"/>
              <w:right w:w="108.0" w:type="dxa"/>
            </w:tcMar>
          </w:tcPr>
          <w:p w:rsidR="00000000" w:rsidDel="00000000" w:rsidP="00000000" w:rsidRDefault="00000000" w:rsidRPr="00000000" w14:paraId="000009FA">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i w:val="1"/>
                <w:sz w:val="24"/>
                <w:szCs w:val="24"/>
              </w:rPr>
            </w:pPr>
            <w:r w:rsidDel="00000000" w:rsidR="00000000" w:rsidRPr="00000000">
              <w:rPr>
                <w:rFonts w:ascii="Arial" w:cs="Arial" w:eastAsia="Arial" w:hAnsi="Arial"/>
                <w:sz w:val="16"/>
                <w:szCs w:val="16"/>
                <w:rtl w:val="0"/>
              </w:rPr>
              <w:t xml:space="preserve">‘7777’</w:t>
            </w:r>
            <w:r w:rsidDel="00000000" w:rsidR="00000000" w:rsidRPr="00000000">
              <w:rPr>
                <w:rtl w:val="0"/>
              </w:rPr>
            </w:r>
          </w:p>
        </w:tc>
      </w:tr>
    </w:tbl>
    <w:p w:rsidR="00000000" w:rsidDel="00000000" w:rsidP="00000000" w:rsidRDefault="00000000" w:rsidRPr="00000000" w14:paraId="000009FB">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E">
      <w:pPr>
        <w:pStyle w:val="Heading2"/>
        <w:numPr>
          <w:ilvl w:val="1"/>
          <w:numId w:val="15"/>
        </w:numPr>
        <w:ind w:left="0" w:firstLine="0"/>
        <w:rPr/>
      </w:pPr>
      <w:bookmarkStart w:colFirst="0" w:colLast="0" w:name="_heading=h.37m2jsg" w:id="47"/>
      <w:bookmarkEnd w:id="47"/>
      <w:r w:rsidDel="00000000" w:rsidR="00000000" w:rsidRPr="00000000">
        <w:rPr>
          <w:rtl w:val="0"/>
        </w:rPr>
        <w:t xml:space="preserve">Indicative BUFR Message Lengths</w:t>
      </w:r>
    </w:p>
    <w:p w:rsidR="00000000" w:rsidDel="00000000" w:rsidP="00000000" w:rsidRDefault="00000000" w:rsidRPr="00000000" w14:paraId="000009FF">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As noted previously, the length of BUFR-compressed observations cannot be pre-determined, but since RO data is encoded as a single profile per BUFR message, and therefore compression cannot be applied, it is possible to sum up the Table B bit-widths (see Table 5) for any given combination of L1+L2+Lc frequencies and number of samples in the profile per Stage. Some examples are given in Table 11.</w:t>
      </w:r>
      <w:r w:rsidDel="00000000" w:rsidR="00000000" w:rsidRPr="00000000">
        <w:rPr>
          <w:rtl w:val="0"/>
        </w:rPr>
      </w:r>
    </w:p>
    <w:p w:rsidR="00000000" w:rsidDel="00000000" w:rsidP="00000000" w:rsidRDefault="00000000" w:rsidRPr="00000000" w14:paraId="00000A0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2">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1mrcu09" w:id="48"/>
      <w:bookmarkEnd w:id="48"/>
      <w:r w:rsidDel="00000000" w:rsidR="00000000" w:rsidRPr="00000000">
        <w:rPr>
          <w:rFonts w:ascii="Arial" w:cs="Arial" w:eastAsia="Arial" w:hAnsi="Arial"/>
          <w:b w:val="1"/>
          <w:i w:val="1"/>
          <w:rtl w:val="0"/>
        </w:rPr>
        <w:t xml:space="preserve">Table 11. Indicative BUFR message lengths</w:t>
      </w:r>
      <w:r w:rsidDel="00000000" w:rsidR="00000000" w:rsidRPr="00000000">
        <w:rPr>
          <w:rtl w:val="0"/>
        </w:rPr>
      </w:r>
    </w:p>
    <w:tbl>
      <w:tblPr>
        <w:tblStyle w:val="Table20"/>
        <w:tblW w:w="9071.0" w:type="dxa"/>
        <w:jc w:val="left"/>
        <w:tblInd w:w="1.0" w:type="dxa"/>
        <w:tblLayout w:type="fixed"/>
        <w:tblLook w:val="0000"/>
      </w:tblPr>
      <w:tblGrid>
        <w:gridCol w:w="1633"/>
        <w:gridCol w:w="1803"/>
        <w:gridCol w:w="1802"/>
        <w:gridCol w:w="1419"/>
        <w:gridCol w:w="2414"/>
        <w:tblGridChange w:id="0">
          <w:tblGrid>
            <w:gridCol w:w="1633"/>
            <w:gridCol w:w="1803"/>
            <w:gridCol w:w="1802"/>
            <w:gridCol w:w="1419"/>
            <w:gridCol w:w="2414"/>
          </w:tblGrid>
        </w:tblGridChange>
      </w:tblGrid>
      <w:tr>
        <w:trPr>
          <w:cantSplit w:val="1"/>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0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L1+L2?</w:t>
            </w:r>
          </w:p>
        </w:tc>
        <w:tc>
          <w:tcPr>
            <w:shd w:fill="94bd5e" w:val="clear"/>
            <w:tcMar>
              <w:top w:w="0.0" w:type="dxa"/>
              <w:left w:w="108.0" w:type="dxa"/>
              <w:bottom w:w="0.0" w:type="dxa"/>
              <w:right w:w="108.0" w:type="dxa"/>
            </w:tcMar>
            <w:vAlign w:val="center"/>
          </w:tcPr>
          <w:p w:rsidR="00000000" w:rsidDel="00000000" w:rsidP="00000000" w:rsidRDefault="00000000" w:rsidRPr="00000000" w14:paraId="00000A0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 Step 1b</w:t>
            </w:r>
          </w:p>
          <w:p w:rsidR="00000000" w:rsidDel="00000000" w:rsidP="00000000" w:rsidRDefault="00000000" w:rsidRPr="00000000" w14:paraId="00000A0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samples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0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 Step 2a</w:t>
            </w:r>
          </w:p>
          <w:p w:rsidR="00000000" w:rsidDel="00000000" w:rsidP="00000000" w:rsidRDefault="00000000" w:rsidRPr="00000000" w14:paraId="00000A0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samples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08">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No. Step 2b samples</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A0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Message</w:t>
            </w:r>
          </w:p>
          <w:p w:rsidR="00000000" w:rsidDel="00000000" w:rsidP="00000000" w:rsidRDefault="00000000" w:rsidRPr="00000000" w14:paraId="00000A0A">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Length (Kbytes)</w:t>
            </w:r>
            <w:r w:rsidDel="00000000" w:rsidR="00000000" w:rsidRPr="00000000">
              <w:rPr>
                <w:rFonts w:ascii="Arial" w:cs="Arial" w:eastAsia="Arial" w:hAnsi="Arial"/>
                <w:b w:val="1"/>
                <w:sz w:val="16"/>
                <w:szCs w:val="16"/>
                <w:vertAlign w:val="superscript"/>
              </w:rPr>
              <w:footnoteReference w:customMarkFollows="0" w:id="9"/>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0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0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0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0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82</w:t>
            </w:r>
          </w:p>
        </w:tc>
        <w:tc>
          <w:tcPr>
            <w:shd w:fill="f3f3f3" w:val="clear"/>
            <w:tcMar>
              <w:top w:w="0.0" w:type="dxa"/>
              <w:left w:w="108.0" w:type="dxa"/>
              <w:bottom w:w="0.0" w:type="dxa"/>
              <w:right w:w="108.0" w:type="dxa"/>
            </w:tcMar>
          </w:tcPr>
          <w:p w:rsidR="00000000" w:rsidDel="00000000" w:rsidP="00000000" w:rsidRDefault="00000000" w:rsidRPr="00000000" w14:paraId="00000A0F">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13.6</w:t>
            </w:r>
            <w:r w:rsidDel="00000000" w:rsidR="00000000" w:rsidRPr="00000000">
              <w:rPr>
                <w:rFonts w:ascii="Arial" w:cs="Arial" w:eastAsia="Arial" w:hAnsi="Arial"/>
                <w:sz w:val="16"/>
                <w:szCs w:val="16"/>
                <w:vertAlign w:val="superscript"/>
              </w:rPr>
              <w:footnoteReference w:customMarkFollows="0" w:id="10"/>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1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w:t>
            </w:r>
          </w:p>
        </w:tc>
        <w:tc>
          <w:tcPr>
            <w:shd w:fill="e0e0e0" w:val="clear"/>
            <w:tcMar>
              <w:top w:w="0.0" w:type="dxa"/>
              <w:left w:w="108.0" w:type="dxa"/>
              <w:bottom w:w="0.0" w:type="dxa"/>
              <w:right w:w="108.0" w:type="dxa"/>
            </w:tcMar>
          </w:tcPr>
          <w:p w:rsidR="00000000" w:rsidDel="00000000" w:rsidP="00000000" w:rsidRDefault="00000000" w:rsidRPr="00000000" w14:paraId="00000A1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1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1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14">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11.4</w:t>
            </w:r>
            <w:r w:rsidDel="00000000" w:rsidR="00000000" w:rsidRPr="00000000">
              <w:rPr>
                <w:rFonts w:ascii="Arial" w:cs="Arial" w:eastAsia="Arial" w:hAnsi="Arial"/>
                <w:sz w:val="16"/>
                <w:szCs w:val="16"/>
                <w:vertAlign w:val="superscript"/>
              </w:rPr>
              <w:footnoteReference w:customMarkFollows="0" w:id="11"/>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1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w:t>
            </w:r>
          </w:p>
        </w:tc>
        <w:tc>
          <w:tcPr>
            <w:shd w:fill="f3f3f3" w:val="clear"/>
            <w:tcMar>
              <w:top w:w="0.0" w:type="dxa"/>
              <w:left w:w="108.0" w:type="dxa"/>
              <w:bottom w:w="0.0" w:type="dxa"/>
              <w:right w:w="108.0" w:type="dxa"/>
            </w:tcMar>
          </w:tcPr>
          <w:p w:rsidR="00000000" w:rsidDel="00000000" w:rsidP="00000000" w:rsidRDefault="00000000" w:rsidRPr="00000000" w14:paraId="00000A1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1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1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19">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10.4</w:t>
            </w:r>
            <w:r w:rsidDel="00000000" w:rsidR="00000000" w:rsidRPr="00000000">
              <w:rPr>
                <w:rFonts w:ascii="Arial" w:cs="Arial" w:eastAsia="Arial" w:hAnsi="Arial"/>
                <w:sz w:val="16"/>
                <w:szCs w:val="16"/>
                <w:vertAlign w:val="superscript"/>
              </w:rPr>
              <w:footnoteReference w:customMarkFollows="0" w:id="12"/>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1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1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1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1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1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19.4</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1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2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2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f3f3f3" w:val="clear"/>
            <w:tcMar>
              <w:top w:w="0.0" w:type="dxa"/>
              <w:left w:w="108.0" w:type="dxa"/>
              <w:bottom w:w="0.0" w:type="dxa"/>
              <w:right w:w="108.0" w:type="dxa"/>
            </w:tcMar>
          </w:tcPr>
          <w:p w:rsidR="00000000" w:rsidDel="00000000" w:rsidP="00000000" w:rsidRDefault="00000000" w:rsidRPr="00000000" w14:paraId="00000A2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f3f3f3" w:val="clear"/>
            <w:tcMar>
              <w:top w:w="0.0" w:type="dxa"/>
              <w:left w:w="108.0" w:type="dxa"/>
              <w:bottom w:w="0.0" w:type="dxa"/>
              <w:right w:w="108.0" w:type="dxa"/>
            </w:tcMar>
          </w:tcPr>
          <w:p w:rsidR="00000000" w:rsidDel="00000000" w:rsidP="00000000" w:rsidRDefault="00000000" w:rsidRPr="00000000" w14:paraId="00000A2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16.1</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2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2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2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2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2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13.0</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29">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2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f3f3f3" w:val="clear"/>
            <w:tcMar>
              <w:top w:w="0.0" w:type="dxa"/>
              <w:left w:w="108.0" w:type="dxa"/>
              <w:bottom w:w="0.0" w:type="dxa"/>
              <w:right w:w="108.0" w:type="dxa"/>
            </w:tcMar>
          </w:tcPr>
          <w:p w:rsidR="00000000" w:rsidDel="00000000" w:rsidP="00000000" w:rsidRDefault="00000000" w:rsidRPr="00000000" w14:paraId="00000A2B">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150</w:t>
            </w:r>
          </w:p>
        </w:tc>
        <w:tc>
          <w:tcPr>
            <w:shd w:fill="f3f3f3" w:val="clear"/>
            <w:tcMar>
              <w:top w:w="0.0" w:type="dxa"/>
              <w:left w:w="108.0" w:type="dxa"/>
              <w:bottom w:w="0.0" w:type="dxa"/>
              <w:right w:w="108.0" w:type="dxa"/>
            </w:tcMar>
          </w:tcPr>
          <w:p w:rsidR="00000000" w:rsidDel="00000000" w:rsidP="00000000" w:rsidRDefault="00000000" w:rsidRPr="00000000" w14:paraId="00000A2C">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f3f3f3" w:val="clear"/>
            <w:tcMar>
              <w:top w:w="0.0" w:type="dxa"/>
              <w:left w:w="108.0" w:type="dxa"/>
              <w:bottom w:w="0.0" w:type="dxa"/>
              <w:right w:w="108.0" w:type="dxa"/>
            </w:tcMar>
          </w:tcPr>
          <w:p w:rsidR="00000000" w:rsidDel="00000000" w:rsidP="00000000" w:rsidRDefault="00000000" w:rsidRPr="00000000" w14:paraId="00000A2D">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11.3</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2E">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2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30">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A31">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A32">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13.0</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3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w:t>
            </w:r>
          </w:p>
        </w:tc>
        <w:tc>
          <w:tcPr>
            <w:shd w:fill="f3f3f3" w:val="clear"/>
            <w:tcMar>
              <w:top w:w="0.0" w:type="dxa"/>
              <w:left w:w="108.0" w:type="dxa"/>
              <w:bottom w:w="0.0" w:type="dxa"/>
              <w:right w:w="108.0" w:type="dxa"/>
            </w:tcMar>
          </w:tcPr>
          <w:p w:rsidR="00000000" w:rsidDel="00000000" w:rsidP="00000000" w:rsidRDefault="00000000" w:rsidRPr="00000000" w14:paraId="00000A3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A3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3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3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6.6</w:t>
            </w:r>
          </w:p>
        </w:tc>
      </w:tr>
    </w:tbl>
    <w:p w:rsidR="00000000" w:rsidDel="00000000" w:rsidP="00000000" w:rsidRDefault="00000000" w:rsidRPr="00000000" w14:paraId="00000A3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A39">
      <w:pPr>
        <w:pStyle w:val="Heading1"/>
        <w:numPr>
          <w:ilvl w:val="0"/>
          <w:numId w:val="15"/>
        </w:numPr>
        <w:ind w:left="0" w:firstLine="0"/>
        <w:rPr/>
      </w:pPr>
      <w:bookmarkStart w:colFirst="0" w:colLast="0" w:name="_heading=h.46r0co2" w:id="49"/>
      <w:bookmarkEnd w:id="49"/>
      <w:r w:rsidDel="00000000" w:rsidR="00000000" w:rsidRPr="00000000">
        <w:rPr>
          <w:rtl w:val="0"/>
        </w:rPr>
        <w:t xml:space="preserve">GTS dissemination</w:t>
      </w:r>
    </w:p>
    <w:p w:rsidR="00000000" w:rsidDel="00000000" w:rsidP="00000000" w:rsidRDefault="00000000" w:rsidRPr="00000000" w14:paraId="00000A3A">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A ‘naked’ BUFR message alone cannot be transmitted on the GTS; some standard headers need to be added so that messages can be routed as required.</w:t>
      </w:r>
    </w:p>
    <w:p w:rsidR="00000000" w:rsidDel="00000000" w:rsidP="00000000" w:rsidRDefault="00000000" w:rsidRPr="00000000" w14:paraId="00000A3B">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3C">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WMO ‘Abbreviated Routing Header’ (ARH) [RD.6] allows GTS nodes to route messages (e.g. data in SYNOP, BUFR or GRIB code forms) – or to accept messages for broadcast topologies – in a table-driven way without knowing the messages' data contents. The ARH is a set of characters from the International Alphabet No. 5 (CCITT-IA5 - equivalent to ASCII) and takes the form:</w:t>
      </w:r>
      <w:r w:rsidDel="00000000" w:rsidR="00000000" w:rsidRPr="00000000">
        <w:rPr>
          <w:rtl w:val="0"/>
        </w:rPr>
      </w:r>
    </w:p>
    <w:p w:rsidR="00000000" w:rsidDel="00000000" w:rsidP="00000000" w:rsidRDefault="00000000" w:rsidRPr="00000000" w14:paraId="00000A3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3E">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Courier" w:cs="Courier" w:eastAsia="Courier" w:hAnsi="Courier"/>
          <w:b w:val="1"/>
          <w:rtl w:val="0"/>
        </w:rPr>
        <w:t xml:space="preserve">&lt;SOH&gt;&lt;CR&gt;&lt;CR&gt;&lt;LF&gt;nnn&lt;CR&gt;&lt;CR&gt;&lt;LF&gt;T</w:t>
      </w:r>
      <w:r w:rsidDel="00000000" w:rsidR="00000000" w:rsidRPr="00000000">
        <w:rPr>
          <w:rFonts w:ascii="Courier" w:cs="Courier" w:eastAsia="Courier" w:hAnsi="Courier"/>
          <w:b w:val="1"/>
          <w:vertAlign w:val="subscript"/>
          <w:rtl w:val="0"/>
        </w:rPr>
        <w:t xml:space="preserve">1</w:t>
      </w:r>
      <w:r w:rsidDel="00000000" w:rsidR="00000000" w:rsidRPr="00000000">
        <w:rPr>
          <w:rFonts w:ascii="Courier" w:cs="Courier" w:eastAsia="Courier" w:hAnsi="Courier"/>
          <w:b w:val="1"/>
          <w:rtl w:val="0"/>
        </w:rPr>
        <w:t xml:space="preserve">T</w:t>
      </w:r>
      <w:r w:rsidDel="00000000" w:rsidR="00000000" w:rsidRPr="00000000">
        <w:rPr>
          <w:rFonts w:ascii="Courier" w:cs="Courier" w:eastAsia="Courier" w:hAnsi="Courier"/>
          <w:b w:val="1"/>
          <w:vertAlign w:val="subscript"/>
          <w:rtl w:val="0"/>
        </w:rPr>
        <w:t xml:space="preserve">2</w:t>
      </w:r>
      <w:r w:rsidDel="00000000" w:rsidR="00000000" w:rsidRPr="00000000">
        <w:rPr>
          <w:rFonts w:ascii="Courier" w:cs="Courier" w:eastAsia="Courier" w:hAnsi="Courier"/>
          <w:b w:val="1"/>
          <w:rtl w:val="0"/>
        </w:rPr>
        <w:t xml:space="preserve">A</w:t>
      </w:r>
      <w:r w:rsidDel="00000000" w:rsidR="00000000" w:rsidRPr="00000000">
        <w:rPr>
          <w:rFonts w:ascii="Courier" w:cs="Courier" w:eastAsia="Courier" w:hAnsi="Courier"/>
          <w:b w:val="1"/>
          <w:vertAlign w:val="subscript"/>
          <w:rtl w:val="0"/>
        </w:rPr>
        <w:t xml:space="preserve">1</w:t>
      </w:r>
      <w:r w:rsidDel="00000000" w:rsidR="00000000" w:rsidRPr="00000000">
        <w:rPr>
          <w:rFonts w:ascii="Courier" w:cs="Courier" w:eastAsia="Courier" w:hAnsi="Courier"/>
          <w:b w:val="1"/>
          <w:rtl w:val="0"/>
        </w:rPr>
        <w:t xml:space="preserve">A</w:t>
      </w:r>
      <w:r w:rsidDel="00000000" w:rsidR="00000000" w:rsidRPr="00000000">
        <w:rPr>
          <w:rFonts w:ascii="Courier" w:cs="Courier" w:eastAsia="Courier" w:hAnsi="Courier"/>
          <w:b w:val="1"/>
          <w:vertAlign w:val="subscript"/>
          <w:rtl w:val="0"/>
        </w:rPr>
        <w:t xml:space="preserve">2</w:t>
      </w:r>
      <w:r w:rsidDel="00000000" w:rsidR="00000000" w:rsidRPr="00000000">
        <w:rPr>
          <w:rFonts w:ascii="Courier" w:cs="Courier" w:eastAsia="Courier" w:hAnsi="Courier"/>
          <w:b w:val="1"/>
          <w:rtl w:val="0"/>
        </w:rPr>
        <w:t xml:space="preserve">ii&lt;SP&gt;cccc&lt;SP&gt;YYGGgg&lt;CR&gt;&lt;CR&gt;&lt;LF</w:t>
      </w:r>
      <w:r w:rsidDel="00000000" w:rsidR="00000000" w:rsidRPr="00000000">
        <w:rPr>
          <w:rFonts w:ascii="Arial" w:cs="Arial" w:eastAsia="Arial" w:hAnsi="Arial"/>
          <w:b w:val="1"/>
          <w:rtl w:val="0"/>
        </w:rPr>
        <w:t xml:space="preserve">&gt;</w:t>
      </w:r>
      <w:r w:rsidDel="00000000" w:rsidR="00000000" w:rsidRPr="00000000">
        <w:rPr>
          <w:rtl w:val="0"/>
        </w:rPr>
      </w:r>
    </w:p>
    <w:p w:rsidR="00000000" w:rsidDel="00000000" w:rsidP="00000000" w:rsidRDefault="00000000" w:rsidRPr="00000000" w14:paraId="00000A3F">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sequence is followed by the BUFR message (</w:t>
      </w:r>
      <w:r w:rsidDel="00000000" w:rsidR="00000000" w:rsidRPr="00000000">
        <w:rPr>
          <w:rFonts w:ascii="Arial" w:cs="Arial" w:eastAsia="Arial" w:hAnsi="Arial"/>
          <w:b w:val="1"/>
          <w:rtl w:val="0"/>
        </w:rPr>
        <w:t xml:space="preserve">'</w:t>
      </w:r>
      <w:r w:rsidDel="00000000" w:rsidR="00000000" w:rsidRPr="00000000">
        <w:rPr>
          <w:rFonts w:ascii="Courier" w:cs="Courier" w:eastAsia="Courier" w:hAnsi="Courier"/>
          <w:b w:val="1"/>
          <w:rtl w:val="0"/>
        </w:rPr>
        <w:t xml:space="preserve">BUFR</w:t>
      </w:r>
      <w:r w:rsidDel="00000000" w:rsidR="00000000" w:rsidRPr="00000000">
        <w:rPr>
          <w:rFonts w:ascii="Arial" w:cs="Arial" w:eastAsia="Arial" w:hAnsi="Arial"/>
          <w:b w:val="1"/>
          <w:rtl w:val="0"/>
        </w:rPr>
        <w:t xml:space="preserve">'…'</w:t>
      </w:r>
      <w:r w:rsidDel="00000000" w:rsidR="00000000" w:rsidRPr="00000000">
        <w:rPr>
          <w:rFonts w:ascii="Courier" w:cs="Courier" w:eastAsia="Courier" w:hAnsi="Courier"/>
          <w:b w:val="1"/>
          <w:rtl w:val="0"/>
        </w:rPr>
        <w:t xml:space="preserve">7777</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and finally the end-of-message trailer sequence:</w:t>
      </w:r>
      <w:r w:rsidDel="00000000" w:rsidR="00000000" w:rsidRPr="00000000">
        <w:rPr>
          <w:rtl w:val="0"/>
        </w:rPr>
      </w:r>
    </w:p>
    <w:p w:rsidR="00000000" w:rsidDel="00000000" w:rsidP="00000000" w:rsidRDefault="00000000" w:rsidRPr="00000000" w14:paraId="00000A40">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41">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rPr>
      </w:pPr>
      <w:r w:rsidDel="00000000" w:rsidR="00000000" w:rsidRPr="00000000">
        <w:rPr>
          <w:rFonts w:ascii="Courier" w:cs="Courier" w:eastAsia="Courier" w:hAnsi="Courier"/>
          <w:b w:val="1"/>
          <w:rtl w:val="0"/>
        </w:rPr>
        <w:t xml:space="preserve">&lt;CR&gt;&lt;CR&gt;&lt;LF&gt;&lt;ETX&gt;</w:t>
      </w:r>
    </w:p>
    <w:p w:rsidR="00000000" w:rsidDel="00000000" w:rsidP="00000000" w:rsidRDefault="00000000" w:rsidRPr="00000000" w14:paraId="00000A42">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header, message and trailer are collectively known as a bulletin. A bulletin may contain more than one message, but typically contains only one, which will be the case for RO data. There may be additional characters before the routing header appropriate to particular GTS transmission protocols, such as TCP/IP (FTP), the description of which is beyond the scope of this document. In any case, these ‘wrapper’ characters are not part of the GTS transmission and are not seen by end-users.</w:t>
      </w:r>
      <w:r w:rsidDel="00000000" w:rsidR="00000000" w:rsidRPr="00000000">
        <w:rPr>
          <w:rtl w:val="0"/>
        </w:rPr>
      </w:r>
    </w:p>
    <w:p w:rsidR="00000000" w:rsidDel="00000000" w:rsidP="00000000" w:rsidRDefault="00000000" w:rsidRPr="00000000" w14:paraId="00000A43">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elements of the WMO header &amp; trailer are described in Table 12, along with reserved settings for RO messages. For more details of the possible values for these elements, see [RD.6].</w:t>
      </w:r>
      <w:r w:rsidDel="00000000" w:rsidR="00000000" w:rsidRPr="00000000">
        <w:rPr>
          <w:rtl w:val="0"/>
        </w:rPr>
      </w:r>
    </w:p>
    <w:p w:rsidR="00000000" w:rsidDel="00000000" w:rsidP="00000000" w:rsidRDefault="00000000" w:rsidRPr="00000000" w14:paraId="00000A44">
      <w:pPr>
        <w:widowControl w:val="1"/>
        <w:pBdr>
          <w:top w:space="0" w:sz="0" w:val="nil"/>
          <w:left w:space="0" w:sz="0" w:val="nil"/>
          <w:bottom w:space="0" w:sz="0" w:val="nil"/>
          <w:right w:space="0" w:sz="0" w:val="nil"/>
          <w:between w:space="0" w:sz="0" w:val="nil"/>
        </w:pBdr>
        <w:spacing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45">
      <w:pPr>
        <w:pStyle w:val="Heading2"/>
        <w:numPr>
          <w:ilvl w:val="1"/>
          <w:numId w:val="15"/>
        </w:numPr>
        <w:ind w:left="0" w:firstLine="0"/>
        <w:rPr/>
      </w:pPr>
      <w:bookmarkStart w:colFirst="0" w:colLast="0" w:name="_heading=h.2lwamvv" w:id="50"/>
      <w:bookmarkEnd w:id="50"/>
      <w:r w:rsidDel="00000000" w:rsidR="00000000" w:rsidRPr="00000000">
        <w:rPr>
          <w:rtl w:val="0"/>
        </w:rPr>
        <w:t xml:space="preserve">Channel Sequence Number</w:t>
      </w:r>
    </w:p>
    <w:p w:rsidR="00000000" w:rsidDel="00000000" w:rsidP="00000000" w:rsidRDefault="00000000" w:rsidRPr="00000000" w14:paraId="00000A4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w:t>
      </w:r>
      <w:r w:rsidDel="00000000" w:rsidR="00000000" w:rsidRPr="00000000">
        <w:rPr>
          <w:rFonts w:ascii="Courier New" w:cs="Courier New" w:eastAsia="Courier New" w:hAnsi="Courier New"/>
          <w:b w:val="1"/>
          <w:rtl w:val="0"/>
        </w:rPr>
        <w:t xml:space="preserve">nnn</w:t>
      </w:r>
      <w:r w:rsidDel="00000000" w:rsidR="00000000" w:rsidRPr="00000000">
        <w:rPr>
          <w:rFonts w:ascii="Arial" w:cs="Arial" w:eastAsia="Arial" w:hAnsi="Arial"/>
          <w:rtl w:val="0"/>
        </w:rPr>
        <w:t xml:space="preserve"> element is a sequential three-digit number in the range </w:t>
      </w:r>
      <w:r w:rsidDel="00000000" w:rsidR="00000000" w:rsidRPr="00000000">
        <w:rPr>
          <w:rFonts w:ascii="Courier New" w:cs="Courier New" w:eastAsia="Courier New" w:hAnsi="Courier New"/>
          <w:b w:val="1"/>
          <w:rtl w:val="0"/>
        </w:rPr>
        <w:t xml:space="preserve">001</w:t>
      </w:r>
      <w:r w:rsidDel="00000000" w:rsidR="00000000" w:rsidRPr="00000000">
        <w:rPr>
          <w:rFonts w:ascii="Arial" w:cs="Arial" w:eastAsia="Arial" w:hAnsi="Arial"/>
          <w:rtl w:val="0"/>
        </w:rPr>
        <w:t xml:space="preserve"> to </w:t>
      </w:r>
      <w:r w:rsidDel="00000000" w:rsidR="00000000" w:rsidRPr="00000000">
        <w:rPr>
          <w:rFonts w:ascii="Courier New" w:cs="Courier New" w:eastAsia="Courier New" w:hAnsi="Courier New"/>
          <w:b w:val="1"/>
          <w:rtl w:val="0"/>
        </w:rPr>
        <w:t xml:space="preserve">999</w:t>
      </w:r>
      <w:r w:rsidDel="00000000" w:rsidR="00000000" w:rsidRPr="00000000">
        <w:rPr>
          <w:rFonts w:ascii="Arial" w:cs="Arial" w:eastAsia="Arial" w:hAnsi="Arial"/>
          <w:rtl w:val="0"/>
        </w:rPr>
        <w:t xml:space="preserve">, normally generated by the encoder or routing node. Its purpose is two-fold:</w:t>
      </w:r>
      <w:r w:rsidDel="00000000" w:rsidR="00000000" w:rsidRPr="00000000">
        <w:rPr>
          <w:rtl w:val="0"/>
        </w:rPr>
      </w:r>
    </w:p>
    <w:p w:rsidR="00000000" w:rsidDel="00000000" w:rsidP="00000000" w:rsidRDefault="00000000" w:rsidRPr="00000000" w14:paraId="00000A47">
      <w:pPr>
        <w:widowControl w:val="1"/>
        <w:numPr>
          <w:ilvl w:val="0"/>
          <w:numId w:val="12"/>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allows possibly missing bulletins to be identified and re-requested; and</w:t>
      </w:r>
    </w:p>
    <w:p w:rsidR="00000000" w:rsidDel="00000000" w:rsidP="00000000" w:rsidRDefault="00000000" w:rsidRPr="00000000" w14:paraId="00000A48">
      <w:pPr>
        <w:widowControl w:val="1"/>
        <w:numPr>
          <w:ilvl w:val="0"/>
          <w:numId w:val="12"/>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allows bulletins to be re-ordered if data has to be split between bulletins and needs to be merged back (GTS does not guarantee reception in any particular order of sending).</w:t>
      </w:r>
    </w:p>
    <w:p w:rsidR="00000000" w:rsidDel="00000000" w:rsidP="00000000" w:rsidRDefault="00000000" w:rsidRPr="00000000" w14:paraId="00000A49">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4A">
      <w:pPr>
        <w:pStyle w:val="Heading2"/>
        <w:numPr>
          <w:ilvl w:val="1"/>
          <w:numId w:val="15"/>
        </w:numPr>
        <w:ind w:left="0" w:firstLine="0"/>
        <w:rPr/>
      </w:pPr>
      <w:bookmarkStart w:colFirst="0" w:colLast="0" w:name="_heading=h.111kx3o" w:id="51"/>
      <w:bookmarkEnd w:id="51"/>
      <w:r w:rsidDel="00000000" w:rsidR="00000000" w:rsidRPr="00000000">
        <w:rPr>
          <w:rtl w:val="0"/>
        </w:rPr>
        <w:t xml:space="preserve">Geographic Area Designator</w:t>
      </w:r>
    </w:p>
    <w:p w:rsidR="00000000" w:rsidDel="00000000" w:rsidP="00000000" w:rsidRDefault="00000000" w:rsidRPr="00000000" w14:paraId="00000A4B">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When </w:t>
      </w:r>
      <w:r w:rsidDel="00000000" w:rsidR="00000000" w:rsidRPr="00000000">
        <w:rPr>
          <w:rFonts w:ascii="Courier New" w:cs="Courier New" w:eastAsia="Courier New" w:hAnsi="Courier New"/>
          <w:b w:val="1"/>
          <w:rtl w:val="0"/>
        </w:rPr>
        <w:t xml:space="preserve">T</w:t>
      </w:r>
      <w:r w:rsidDel="00000000" w:rsidR="00000000" w:rsidRPr="00000000">
        <w:rPr>
          <w:rFonts w:ascii="Courier New" w:cs="Courier New" w:eastAsia="Courier New" w:hAnsi="Courier New"/>
          <w:b w:val="1"/>
          <w:vertAlign w:val="subscript"/>
          <w:rtl w:val="0"/>
        </w:rPr>
        <w:t xml:space="preserve">1</w:t>
      </w:r>
      <w:r w:rsidDel="00000000" w:rsidR="00000000" w:rsidRPr="00000000">
        <w:rPr>
          <w:rFonts w:ascii="Arial" w:cs="Arial" w:eastAsia="Arial" w:hAnsi="Arial"/>
          <w:rtl w:val="0"/>
        </w:rPr>
        <w:t xml:space="preserve"> is </w:t>
      </w:r>
      <w:r w:rsidDel="00000000" w:rsidR="00000000" w:rsidRPr="00000000">
        <w:rPr>
          <w:rFonts w:ascii="Courier New" w:cs="Courier New" w:eastAsia="Courier New" w:hAnsi="Courier New"/>
          <w:b w:val="1"/>
          <w:rtl w:val="0"/>
        </w:rPr>
        <w:t xml:space="preserve">I</w:t>
      </w:r>
      <w:r w:rsidDel="00000000" w:rsidR="00000000" w:rsidRPr="00000000">
        <w:rPr>
          <w:rFonts w:ascii="Arial" w:cs="Arial" w:eastAsia="Arial" w:hAnsi="Arial"/>
          <w:rtl w:val="0"/>
        </w:rPr>
        <w:t xml:space="preserve"> (see Table 12), the A2 element is a Geographical Area Designator (letter code) identifying the regional location of the data in the bulletin. These location codes (from Table C3 in [RD.6]) are shown in Table 13 and can be used by routing nodes to filter bulletins by broad region without having to decode the BUFR.</w:t>
      </w:r>
      <w:r w:rsidDel="00000000" w:rsidR="00000000" w:rsidRPr="00000000">
        <w:rPr>
          <w:rtl w:val="0"/>
        </w:rPr>
      </w:r>
    </w:p>
    <w:p w:rsidR="00000000" w:rsidDel="00000000" w:rsidP="00000000" w:rsidRDefault="00000000" w:rsidRPr="00000000" w14:paraId="00000A4C">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For RO data, the appropriate letter is generated from the values of latitude and longitude at the nominal tangent point of the profile. For global coverage radio occultation data, this code letter may take any valid codes from </w:t>
      </w:r>
      <w:r w:rsidDel="00000000" w:rsidR="00000000" w:rsidRPr="00000000">
        <w:rPr>
          <w:rFonts w:ascii="Courier" w:cs="Courier" w:eastAsia="Courier" w:hAnsi="Courier"/>
          <w:b w:val="1"/>
          <w:rtl w:val="0"/>
        </w:rPr>
        <w:t xml:space="preserve">A</w:t>
      </w:r>
      <w:r w:rsidDel="00000000" w:rsidR="00000000" w:rsidRPr="00000000">
        <w:rPr>
          <w:rFonts w:ascii="Arial" w:cs="Arial" w:eastAsia="Arial" w:hAnsi="Arial"/>
          <w:rtl w:val="0"/>
        </w:rPr>
        <w:t xml:space="preserve"> to </w:t>
      </w:r>
      <w:r w:rsidDel="00000000" w:rsidR="00000000" w:rsidRPr="00000000">
        <w:rPr>
          <w:rFonts w:ascii="Courier" w:cs="Courier" w:eastAsia="Courier" w:hAnsi="Courier"/>
          <w:b w:val="1"/>
          <w:rtl w:val="0"/>
        </w:rPr>
        <w:t xml:space="preserve">L</w:t>
      </w:r>
      <w:r w:rsidDel="00000000" w:rsidR="00000000" w:rsidRPr="00000000">
        <w:rPr>
          <w:rFonts w:ascii="Arial" w:cs="Arial" w:eastAsia="Arial" w:hAnsi="Arial"/>
          <w:rtl w:val="0"/>
        </w:rPr>
        <w:t xml:space="preserve"> inclusive; the other codes are not used.</w:t>
      </w:r>
      <w:r w:rsidDel="00000000" w:rsidR="00000000" w:rsidRPr="00000000">
        <w:rPr>
          <w:rtl w:val="0"/>
        </w:rPr>
      </w:r>
    </w:p>
    <w:p w:rsidR="00000000" w:rsidDel="00000000" w:rsidP="00000000" w:rsidRDefault="00000000" w:rsidRPr="00000000" w14:paraId="00000A4D">
      <w:pPr>
        <w:widowControl w:val="1"/>
        <w:pBdr>
          <w:top w:space="0" w:sz="0" w:val="nil"/>
          <w:left w:space="0" w:sz="0" w:val="nil"/>
          <w:bottom w:space="0" w:sz="0" w:val="nil"/>
          <w:right w:space="0" w:sz="0" w:val="nil"/>
          <w:between w:space="0" w:sz="0" w:val="nil"/>
        </w:pBdr>
        <w:spacing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4E">
      <w:pPr>
        <w:pStyle w:val="Heading2"/>
        <w:numPr>
          <w:ilvl w:val="1"/>
          <w:numId w:val="15"/>
        </w:numPr>
        <w:ind w:left="0" w:firstLine="0"/>
        <w:rPr/>
      </w:pPr>
      <w:bookmarkStart w:colFirst="0" w:colLast="0" w:name="_heading=h.3l18frh" w:id="52"/>
      <w:bookmarkEnd w:id="52"/>
      <w:r w:rsidDel="00000000" w:rsidR="00000000" w:rsidRPr="00000000">
        <w:rPr>
          <w:rtl w:val="0"/>
        </w:rPr>
        <w:t xml:space="preserve">Data Identifier</w:t>
      </w:r>
    </w:p>
    <w:p w:rsidR="00000000" w:rsidDel="00000000" w:rsidP="00000000" w:rsidRDefault="00000000" w:rsidRPr="00000000" w14:paraId="00000A4F">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rPr>
      </w:pPr>
      <w:r w:rsidDel="00000000" w:rsidR="00000000" w:rsidRPr="00000000">
        <w:rPr>
          <w:rFonts w:ascii="Arial" w:cs="Arial" w:eastAsia="Arial" w:hAnsi="Arial"/>
          <w:rtl w:val="0"/>
        </w:rPr>
        <w:t xml:space="preserve">The </w:t>
      </w:r>
      <w:r w:rsidDel="00000000" w:rsidR="00000000" w:rsidRPr="00000000">
        <w:rPr>
          <w:rFonts w:ascii="Courier New" w:cs="Courier New" w:eastAsia="Courier New" w:hAnsi="Courier New"/>
          <w:b w:val="1"/>
          <w:rtl w:val="0"/>
        </w:rPr>
        <w:t xml:space="preserve">ii</w:t>
      </w:r>
      <w:r w:rsidDel="00000000" w:rsidR="00000000" w:rsidRPr="00000000">
        <w:rPr>
          <w:rFonts w:ascii="Arial" w:cs="Arial" w:eastAsia="Arial" w:hAnsi="Arial"/>
          <w:rtl w:val="0"/>
        </w:rPr>
        <w:t xml:space="preserve"> field is a 2-character data identifier which should make the </w:t>
      </w:r>
      <w:r w:rsidDel="00000000" w:rsidR="00000000" w:rsidRPr="00000000">
        <w:rPr>
          <w:rFonts w:ascii="Courier New" w:cs="Courier New" w:eastAsia="Courier New" w:hAnsi="Courier New"/>
          <w:b w:val="1"/>
          <w:rtl w:val="0"/>
        </w:rPr>
        <w:t xml:space="preserve">T</w:t>
      </w:r>
      <w:r w:rsidDel="00000000" w:rsidR="00000000" w:rsidRPr="00000000">
        <w:rPr>
          <w:rFonts w:ascii="Courier New" w:cs="Courier New" w:eastAsia="Courier New" w:hAnsi="Courier New"/>
          <w:b w:val="1"/>
          <w:vertAlign w:val="subscript"/>
          <w:rtl w:val="0"/>
        </w:rPr>
        <w:t xml:space="preserve">1</w:t>
      </w:r>
      <w:r w:rsidDel="00000000" w:rsidR="00000000" w:rsidRPr="00000000">
        <w:rPr>
          <w:rFonts w:ascii="Courier New" w:cs="Courier New" w:eastAsia="Courier New" w:hAnsi="Courier New"/>
          <w:b w:val="1"/>
          <w:rtl w:val="0"/>
        </w:rPr>
        <w:t xml:space="preserve">T</w:t>
      </w:r>
      <w:r w:rsidDel="00000000" w:rsidR="00000000" w:rsidRPr="00000000">
        <w:rPr>
          <w:rFonts w:ascii="Courier New" w:cs="Courier New" w:eastAsia="Courier New" w:hAnsi="Courier New"/>
          <w:b w:val="1"/>
          <w:vertAlign w:val="subscript"/>
          <w:rtl w:val="0"/>
        </w:rPr>
        <w:t xml:space="preserve">2</w:t>
      </w:r>
      <w:r w:rsidDel="00000000" w:rsidR="00000000" w:rsidRPr="00000000">
        <w:rPr>
          <w:rFonts w:ascii="Courier New" w:cs="Courier New" w:eastAsia="Courier New" w:hAnsi="Courier New"/>
          <w:b w:val="1"/>
          <w:rtl w:val="0"/>
        </w:rPr>
        <w:t xml:space="preserve">A</w:t>
      </w:r>
      <w:r w:rsidDel="00000000" w:rsidR="00000000" w:rsidRPr="00000000">
        <w:rPr>
          <w:rFonts w:ascii="Courier New" w:cs="Courier New" w:eastAsia="Courier New" w:hAnsi="Courier New"/>
          <w:b w:val="1"/>
          <w:vertAlign w:val="subscript"/>
          <w:rtl w:val="0"/>
        </w:rPr>
        <w:t xml:space="preserve">1</w:t>
      </w:r>
      <w:r w:rsidDel="00000000" w:rsidR="00000000" w:rsidRPr="00000000">
        <w:rPr>
          <w:rFonts w:ascii="Courier New" w:cs="Courier New" w:eastAsia="Courier New" w:hAnsi="Courier New"/>
          <w:b w:val="1"/>
          <w:rtl w:val="0"/>
        </w:rPr>
        <w:t xml:space="preserve">A</w:t>
      </w:r>
      <w:r w:rsidDel="00000000" w:rsidR="00000000" w:rsidRPr="00000000">
        <w:rPr>
          <w:rFonts w:ascii="Courier New" w:cs="Courier New" w:eastAsia="Courier New" w:hAnsi="Courier New"/>
          <w:b w:val="1"/>
          <w:vertAlign w:val="subscript"/>
          <w:rtl w:val="0"/>
        </w:rPr>
        <w:t xml:space="preserve">2</w:t>
      </w:r>
      <w:r w:rsidDel="00000000" w:rsidR="00000000" w:rsidRPr="00000000">
        <w:rPr>
          <w:rFonts w:ascii="Courier New" w:cs="Courier New" w:eastAsia="Courier New" w:hAnsi="Courier New"/>
          <w:b w:val="1"/>
          <w:rtl w:val="0"/>
        </w:rPr>
        <w:t xml:space="preserve">ii cccc</w:t>
      </w:r>
      <w:r w:rsidDel="00000000" w:rsidR="00000000" w:rsidRPr="00000000">
        <w:rPr>
          <w:rFonts w:ascii="Arial" w:cs="Arial" w:eastAsia="Arial" w:hAnsi="Arial"/>
          <w:rtl w:val="0"/>
        </w:rPr>
        <w:t xml:space="preserve"> part of the ARH unique. For RO, this was chosen to be </w:t>
      </w:r>
      <w:r w:rsidDel="00000000" w:rsidR="00000000" w:rsidRPr="00000000">
        <w:rPr>
          <w:rFonts w:ascii="Courier New" w:cs="Courier New" w:eastAsia="Courier New" w:hAnsi="Courier New"/>
          <w:b w:val="1"/>
          <w:rtl w:val="0"/>
        </w:rPr>
        <w:t xml:space="preserve">14</w:t>
      </w:r>
      <w:r w:rsidDel="00000000" w:rsidR="00000000" w:rsidRPr="00000000">
        <w:rPr>
          <w:rFonts w:ascii="Arial" w:cs="Arial" w:eastAsia="Arial" w:hAnsi="Arial"/>
          <w:rtl w:val="0"/>
        </w:rPr>
        <w:t xml:space="preserve">, denoting GNSS data</w:t>
      </w:r>
      <w:r w:rsidDel="00000000" w:rsidR="00000000" w:rsidRPr="00000000">
        <w:rPr>
          <w:rFonts w:ascii="Arial" w:cs="Arial" w:eastAsia="Arial" w:hAnsi="Arial"/>
          <w:vertAlign w:val="superscript"/>
        </w:rPr>
        <w:footnoteReference w:customMarkFollows="0" w:id="13"/>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A5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A51">
      <w:pPr>
        <w:pageBreakBefore w:val="1"/>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206ipza" w:id="53"/>
      <w:bookmarkEnd w:id="53"/>
      <w:r w:rsidDel="00000000" w:rsidR="00000000" w:rsidRPr="00000000">
        <w:rPr>
          <w:rFonts w:ascii="Arial" w:cs="Arial" w:eastAsia="Arial" w:hAnsi="Arial"/>
          <w:b w:val="1"/>
          <w:i w:val="1"/>
          <w:rtl w:val="0"/>
        </w:rPr>
        <w:t xml:space="preserve">Table 12. WMO Bulletin Routing Header/Trailer elements</w:t>
      </w:r>
      <w:r w:rsidDel="00000000" w:rsidR="00000000" w:rsidRPr="00000000">
        <w:rPr>
          <w:rtl w:val="0"/>
        </w:rPr>
      </w:r>
    </w:p>
    <w:tbl>
      <w:tblPr>
        <w:tblStyle w:val="Table21"/>
        <w:tblW w:w="9059.0" w:type="dxa"/>
        <w:jc w:val="left"/>
        <w:tblInd w:w="13.0" w:type="dxa"/>
        <w:tblLayout w:type="fixed"/>
        <w:tblLook w:val="0000"/>
      </w:tblPr>
      <w:tblGrid>
        <w:gridCol w:w="980"/>
        <w:gridCol w:w="3875"/>
        <w:gridCol w:w="1509"/>
        <w:gridCol w:w="1701"/>
        <w:gridCol w:w="994"/>
        <w:tblGridChange w:id="0">
          <w:tblGrid>
            <w:gridCol w:w="980"/>
            <w:gridCol w:w="3875"/>
            <w:gridCol w:w="1509"/>
            <w:gridCol w:w="1701"/>
            <w:gridCol w:w="994"/>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52">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Field ID</w:t>
            </w:r>
          </w:p>
        </w:tc>
        <w:tc>
          <w:tcPr>
            <w:shd w:fill="94bd5e" w:val="clear"/>
            <w:tcMar>
              <w:top w:w="0.0" w:type="dxa"/>
              <w:left w:w="108.0" w:type="dxa"/>
              <w:bottom w:w="0.0" w:type="dxa"/>
              <w:right w:w="108.0" w:type="dxa"/>
            </w:tcMar>
            <w:vAlign w:val="center"/>
          </w:tcPr>
          <w:p w:rsidR="00000000" w:rsidDel="00000000" w:rsidP="00000000" w:rsidRDefault="00000000" w:rsidRPr="00000000" w14:paraId="00000A53">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Description</w:t>
            </w:r>
          </w:p>
        </w:tc>
        <w:tc>
          <w:tcPr>
            <w:gridSpan w:val="3"/>
            <w:shd w:fill="94bd5e" w:val="clear"/>
            <w:tcMar>
              <w:top w:w="0.0" w:type="dxa"/>
              <w:left w:w="108.0" w:type="dxa"/>
              <w:bottom w:w="0.0" w:type="dxa"/>
              <w:right w:w="108.0" w:type="dxa"/>
            </w:tcMar>
            <w:vAlign w:val="center"/>
          </w:tcPr>
          <w:p w:rsidR="00000000" w:rsidDel="00000000" w:rsidP="00000000" w:rsidRDefault="00000000" w:rsidRPr="00000000" w14:paraId="00000A54">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57">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&lt;SOH&gt;</w:t>
            </w:r>
          </w:p>
        </w:tc>
        <w:tc>
          <w:tcPr>
            <w:shd w:fill="f3f3f3" w:val="clear"/>
            <w:tcMar>
              <w:top w:w="0.0" w:type="dxa"/>
              <w:left w:w="108.0" w:type="dxa"/>
              <w:bottom w:w="0.0" w:type="dxa"/>
              <w:right w:w="108.0" w:type="dxa"/>
            </w:tcMar>
          </w:tcPr>
          <w:p w:rsidR="00000000" w:rsidDel="00000000" w:rsidP="00000000" w:rsidRDefault="00000000" w:rsidRPr="00000000" w14:paraId="00000A58">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‘Start of Header’ character:</w:t>
              <w:br w:type="textWrapping"/>
              <w:t xml:space="preserve">byte value = 1 decimal (01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59">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1</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5C">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&lt;ETX&gt;</w:t>
            </w:r>
          </w:p>
        </w:tc>
        <w:tc>
          <w:tcPr>
            <w:shd w:fill="e0e0e0" w:val="clear"/>
            <w:tcMar>
              <w:top w:w="0.0" w:type="dxa"/>
              <w:left w:w="108.0" w:type="dxa"/>
              <w:bottom w:w="0.0" w:type="dxa"/>
              <w:right w:w="108.0" w:type="dxa"/>
            </w:tcMar>
          </w:tcPr>
          <w:p w:rsidR="00000000" w:rsidDel="00000000" w:rsidP="00000000" w:rsidRDefault="00000000" w:rsidRPr="00000000" w14:paraId="00000A5D">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'End of Transmission' character:</w:t>
              <w:br w:type="textWrapping"/>
              <w:t xml:space="preserve">byte value = 3 decimal (03 hex)</w:t>
            </w:r>
          </w:p>
        </w:tc>
        <w:tc>
          <w:tcPr>
            <w:gridSpan w:val="3"/>
            <w:shd w:fill="e0e0e0" w:val="clear"/>
            <w:tcMar>
              <w:top w:w="0.0" w:type="dxa"/>
              <w:left w:w="108.0" w:type="dxa"/>
              <w:bottom w:w="0.0" w:type="dxa"/>
              <w:right w:w="108.0" w:type="dxa"/>
            </w:tcMar>
          </w:tcPr>
          <w:p w:rsidR="00000000" w:rsidDel="00000000" w:rsidP="00000000" w:rsidRDefault="00000000" w:rsidRPr="00000000" w14:paraId="00000A5E">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3</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61">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&lt;CR&gt;</w:t>
            </w:r>
          </w:p>
        </w:tc>
        <w:tc>
          <w:tcPr>
            <w:shd w:fill="f3f3f3" w:val="clear"/>
            <w:tcMar>
              <w:top w:w="0.0" w:type="dxa"/>
              <w:left w:w="108.0" w:type="dxa"/>
              <w:bottom w:w="0.0" w:type="dxa"/>
              <w:right w:w="108.0" w:type="dxa"/>
            </w:tcMar>
          </w:tcPr>
          <w:p w:rsidR="00000000" w:rsidDel="00000000" w:rsidP="00000000" w:rsidRDefault="00000000" w:rsidRPr="00000000" w14:paraId="00000A62">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‘Carriage Return’ ‘character:</w:t>
              <w:br w:type="textWrapping"/>
              <w:t xml:space="preserve">byte value = 13 decimal (0D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63">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13</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66">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&lt;LF&gt;</w:t>
            </w:r>
          </w:p>
        </w:tc>
        <w:tc>
          <w:tcPr>
            <w:shd w:fill="e0e0e0" w:val="clear"/>
            <w:tcMar>
              <w:top w:w="0.0" w:type="dxa"/>
              <w:left w:w="108.0" w:type="dxa"/>
              <w:bottom w:w="0.0" w:type="dxa"/>
              <w:right w:w="108.0" w:type="dxa"/>
            </w:tcMar>
          </w:tcPr>
          <w:p w:rsidR="00000000" w:rsidDel="00000000" w:rsidP="00000000" w:rsidRDefault="00000000" w:rsidRPr="00000000" w14:paraId="00000A67">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'Line Feed’ character:</w:t>
              <w:br w:type="textWrapping"/>
              <w:t xml:space="preserve">byte value = 10 decimal (0A hex)</w:t>
            </w:r>
          </w:p>
        </w:tc>
        <w:tc>
          <w:tcPr>
            <w:gridSpan w:val="3"/>
            <w:shd w:fill="e0e0e0" w:val="clear"/>
            <w:tcMar>
              <w:top w:w="0.0" w:type="dxa"/>
              <w:left w:w="108.0" w:type="dxa"/>
              <w:bottom w:w="0.0" w:type="dxa"/>
              <w:right w:w="108.0" w:type="dxa"/>
            </w:tcMar>
          </w:tcPr>
          <w:p w:rsidR="00000000" w:rsidDel="00000000" w:rsidP="00000000" w:rsidRDefault="00000000" w:rsidRPr="00000000" w14:paraId="00000A68">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10</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6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&lt;SP&gt;</w:t>
            </w:r>
          </w:p>
        </w:tc>
        <w:tc>
          <w:tcPr>
            <w:shd w:fill="f3f3f3" w:val="clear"/>
            <w:tcMar>
              <w:top w:w="0.0" w:type="dxa"/>
              <w:left w:w="108.0" w:type="dxa"/>
              <w:bottom w:w="0.0" w:type="dxa"/>
              <w:right w:w="108.0" w:type="dxa"/>
            </w:tcMar>
          </w:tcPr>
          <w:p w:rsidR="00000000" w:rsidDel="00000000" w:rsidP="00000000" w:rsidRDefault="00000000" w:rsidRPr="00000000" w14:paraId="00000A6C">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‘Space’ character:</w:t>
              <w:br w:type="textWrapping"/>
              <w:t xml:space="preserve">byte value = 32 decimal (20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6D">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space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70">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nnn</w:t>
            </w:r>
          </w:p>
        </w:tc>
        <w:tc>
          <w:tcPr>
            <w:shd w:fill="e0e0e0" w:val="clear"/>
            <w:tcMar>
              <w:top w:w="0.0" w:type="dxa"/>
              <w:left w:w="108.0" w:type="dxa"/>
              <w:bottom w:w="0.0" w:type="dxa"/>
              <w:right w:w="108.0" w:type="dxa"/>
            </w:tcMar>
          </w:tcPr>
          <w:p w:rsidR="00000000" w:rsidDel="00000000" w:rsidP="00000000" w:rsidRDefault="00000000" w:rsidRPr="00000000" w14:paraId="00000A71">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‘Message sequence number’ generated by the encoding or routing centre</w:t>
            </w:r>
          </w:p>
        </w:tc>
        <w:tc>
          <w:tcPr>
            <w:gridSpan w:val="3"/>
            <w:shd w:fill="e0e0e0" w:val="clear"/>
            <w:tcMar>
              <w:top w:w="0.0" w:type="dxa"/>
              <w:left w:w="108.0" w:type="dxa"/>
              <w:bottom w:w="0.0" w:type="dxa"/>
              <w:right w:w="108.0" w:type="dxa"/>
            </w:tcMar>
          </w:tcPr>
          <w:p w:rsidR="00000000" w:rsidDel="00000000" w:rsidP="00000000" w:rsidRDefault="00000000" w:rsidRPr="00000000" w14:paraId="00000A72">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001</w:t>
            </w: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999</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7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T</w:t>
            </w:r>
            <w:r w:rsidDel="00000000" w:rsidR="00000000" w:rsidRPr="00000000">
              <w:rPr>
                <w:rFonts w:ascii="Courier New" w:cs="Courier New" w:eastAsia="Courier New" w:hAnsi="Courier New"/>
                <w:b w:val="1"/>
                <w:sz w:val="16"/>
                <w:szCs w:val="16"/>
                <w:vertAlign w:val="subscript"/>
                <w:rtl w:val="0"/>
              </w:rPr>
              <w:t xml:space="preserve">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76">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Data Exchange format</w:t>
            </w:r>
          </w:p>
        </w:tc>
        <w:tc>
          <w:tcPr>
            <w:gridSpan w:val="3"/>
            <w:shd w:fill="f3f3f3" w:val="clear"/>
            <w:tcMar>
              <w:top w:w="0.0" w:type="dxa"/>
              <w:left w:w="108.0" w:type="dxa"/>
              <w:bottom w:w="0.0" w:type="dxa"/>
              <w:right w:w="108.0" w:type="dxa"/>
            </w:tcMar>
          </w:tcPr>
          <w:p w:rsidR="00000000" w:rsidDel="00000000" w:rsidP="00000000" w:rsidRDefault="00000000" w:rsidRPr="00000000" w14:paraId="00000A77">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I</w:t>
            </w:r>
            <w:r w:rsidDel="00000000" w:rsidR="00000000" w:rsidRPr="00000000">
              <w:rPr>
                <w:rFonts w:ascii="Arial" w:cs="Arial" w:eastAsia="Arial" w:hAnsi="Arial"/>
                <w:sz w:val="16"/>
                <w:szCs w:val="16"/>
                <w:rtl w:val="0"/>
              </w:rPr>
              <w:t xml:space="preserve">' = Observations in binary code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7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T</w:t>
            </w:r>
            <w:r w:rsidDel="00000000" w:rsidR="00000000" w:rsidRPr="00000000">
              <w:rPr>
                <w:rFonts w:ascii="Courier New" w:cs="Courier New" w:eastAsia="Courier New" w:hAnsi="Courier New"/>
                <w:b w:val="1"/>
                <w:sz w:val="16"/>
                <w:szCs w:val="16"/>
                <w:vertAlign w:val="subscript"/>
                <w:rtl w:val="0"/>
              </w:rPr>
              <w:t xml:space="preserve">2</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7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Data Type</w:t>
            </w:r>
          </w:p>
        </w:tc>
        <w:tc>
          <w:tcPr>
            <w:gridSpan w:val="3"/>
            <w:shd w:fill="e0e0e0" w:val="clear"/>
            <w:tcMar>
              <w:top w:w="0.0" w:type="dxa"/>
              <w:left w:w="108.0" w:type="dxa"/>
              <w:bottom w:w="0.0" w:type="dxa"/>
              <w:right w:w="108.0" w:type="dxa"/>
            </w:tcMar>
          </w:tcPr>
          <w:p w:rsidR="00000000" w:rsidDel="00000000" w:rsidP="00000000" w:rsidRDefault="00000000" w:rsidRPr="00000000" w14:paraId="00000A7C">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U</w:t>
            </w:r>
            <w:r w:rsidDel="00000000" w:rsidR="00000000" w:rsidRPr="00000000">
              <w:rPr>
                <w:rFonts w:ascii="Arial" w:cs="Arial" w:eastAsia="Arial" w:hAnsi="Arial"/>
                <w:sz w:val="16"/>
                <w:szCs w:val="16"/>
                <w:rtl w:val="0"/>
              </w:rPr>
              <w:t xml:space="preserve">' = Upper Air  ['</w:t>
            </w:r>
            <w:r w:rsidDel="00000000" w:rsidR="00000000" w:rsidRPr="00000000">
              <w:rPr>
                <w:rFonts w:ascii="Courier New" w:cs="Courier New" w:eastAsia="Courier New" w:hAnsi="Courier New"/>
                <w:b w:val="1"/>
                <w:sz w:val="16"/>
                <w:szCs w:val="16"/>
                <w:rtl w:val="0"/>
              </w:rPr>
              <w:t xml:space="preserve">E</w:t>
            </w:r>
            <w:r w:rsidDel="00000000" w:rsidR="00000000" w:rsidRPr="00000000">
              <w:rPr>
                <w:rFonts w:ascii="Arial" w:cs="Arial" w:eastAsia="Arial" w:hAnsi="Arial"/>
                <w:sz w:val="16"/>
                <w:szCs w:val="16"/>
                <w:rtl w:val="0"/>
              </w:rPr>
              <w:t xml:space="preserve">' with </w:t>
            </w:r>
            <w:r w:rsidDel="00000000" w:rsidR="00000000" w:rsidRPr="00000000">
              <w:rPr>
                <w:rFonts w:ascii="Courier New" w:cs="Courier New" w:eastAsia="Courier New" w:hAnsi="Courier New"/>
                <w:b w:val="1"/>
                <w:sz w:val="16"/>
                <w:szCs w:val="16"/>
                <w:rtl w:val="0"/>
              </w:rPr>
              <w:t xml:space="preserve">EUMC/EUMP/EUMR</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7F">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A</w:t>
            </w:r>
            <w:r w:rsidDel="00000000" w:rsidR="00000000" w:rsidRPr="00000000">
              <w:rPr>
                <w:rFonts w:ascii="Courier New" w:cs="Courier New" w:eastAsia="Courier New" w:hAnsi="Courier New"/>
                <w:b w:val="1"/>
                <w:sz w:val="16"/>
                <w:szCs w:val="16"/>
                <w:vertAlign w:val="subscript"/>
                <w:rtl w:val="0"/>
              </w:rPr>
              <w:t xml:space="preserve">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80">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Data Sub-type</w:t>
            </w:r>
          </w:p>
        </w:tc>
        <w:tc>
          <w:tcPr>
            <w:gridSpan w:val="3"/>
            <w:shd w:fill="f3f3f3" w:val="clear"/>
            <w:tcMar>
              <w:top w:w="0.0" w:type="dxa"/>
              <w:left w:w="108.0" w:type="dxa"/>
              <w:bottom w:w="0.0" w:type="dxa"/>
              <w:right w:w="108.0" w:type="dxa"/>
            </w:tcMar>
          </w:tcPr>
          <w:p w:rsidR="00000000" w:rsidDel="00000000" w:rsidP="00000000" w:rsidRDefault="00000000" w:rsidRPr="00000000" w14:paraId="00000A81">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T</w:t>
            </w:r>
            <w:r w:rsidDel="00000000" w:rsidR="00000000" w:rsidRPr="00000000">
              <w:rPr>
                <w:rFonts w:ascii="Arial" w:cs="Arial" w:eastAsia="Arial" w:hAnsi="Arial"/>
                <w:sz w:val="16"/>
                <w:szCs w:val="16"/>
                <w:rtl w:val="0"/>
              </w:rPr>
              <w:t xml:space="preserve">' = Satellite-derived sonde  ['</w:t>
            </w:r>
            <w:r w:rsidDel="00000000" w:rsidR="00000000" w:rsidRPr="00000000">
              <w:rPr>
                <w:rFonts w:ascii="Courier New" w:cs="Courier New" w:eastAsia="Courier New" w:hAnsi="Courier New"/>
                <w:b w:val="1"/>
                <w:sz w:val="16"/>
                <w:szCs w:val="16"/>
                <w:rtl w:val="0"/>
              </w:rPr>
              <w:t xml:space="preserve">G</w:t>
            </w:r>
            <w:r w:rsidDel="00000000" w:rsidR="00000000" w:rsidRPr="00000000">
              <w:rPr>
                <w:rFonts w:ascii="Arial" w:cs="Arial" w:eastAsia="Arial" w:hAnsi="Arial"/>
                <w:sz w:val="16"/>
                <w:szCs w:val="16"/>
                <w:rtl w:val="0"/>
              </w:rPr>
              <w:t xml:space="preserve">' with </w:t>
            </w:r>
            <w:r w:rsidDel="00000000" w:rsidR="00000000" w:rsidRPr="00000000">
              <w:rPr>
                <w:rFonts w:ascii="Courier New" w:cs="Courier New" w:eastAsia="Courier New" w:hAnsi="Courier New"/>
                <w:b w:val="1"/>
                <w:sz w:val="16"/>
                <w:szCs w:val="16"/>
                <w:rtl w:val="0"/>
              </w:rPr>
              <w:t xml:space="preserve">EUMC/EUMP/EUMR</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84">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A</w:t>
            </w:r>
            <w:r w:rsidDel="00000000" w:rsidR="00000000" w:rsidRPr="00000000">
              <w:rPr>
                <w:rFonts w:ascii="Courier New" w:cs="Courier New" w:eastAsia="Courier New" w:hAnsi="Courier New"/>
                <w:b w:val="1"/>
                <w:sz w:val="16"/>
                <w:szCs w:val="16"/>
                <w:vertAlign w:val="subscript"/>
                <w:rtl w:val="0"/>
              </w:rPr>
              <w:t xml:space="preserve">2</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8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Area Code (see Table 13)</w:t>
            </w:r>
            <w:r w:rsidDel="00000000" w:rsidR="00000000" w:rsidRPr="00000000">
              <w:rPr>
                <w:rtl w:val="0"/>
              </w:rPr>
            </w:r>
          </w:p>
        </w:tc>
        <w:tc>
          <w:tcPr>
            <w:gridSpan w:val="3"/>
            <w:shd w:fill="e0e0e0" w:val="clear"/>
            <w:tcMar>
              <w:top w:w="0.0" w:type="dxa"/>
              <w:left w:w="108.0" w:type="dxa"/>
              <w:bottom w:w="0.0" w:type="dxa"/>
              <w:right w:w="108.0" w:type="dxa"/>
            </w:tcMar>
          </w:tcPr>
          <w:p w:rsidR="00000000" w:rsidDel="00000000" w:rsidP="00000000" w:rsidRDefault="00000000" w:rsidRPr="00000000" w14:paraId="00000A86">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A</w:t>
            </w:r>
            <w:r w:rsidDel="00000000" w:rsidR="00000000" w:rsidRPr="00000000">
              <w:rPr>
                <w:rFonts w:ascii="Arial" w:cs="Arial" w:eastAsia="Arial" w:hAnsi="Arial"/>
                <w:sz w:val="16"/>
                <w:szCs w:val="16"/>
                <w:rtl w:val="0"/>
              </w:rPr>
              <w:t xml:space="preserve">’ – ‘</w:t>
            </w:r>
            <w:r w:rsidDel="00000000" w:rsidR="00000000" w:rsidRPr="00000000">
              <w:rPr>
                <w:rFonts w:ascii="Courier New" w:cs="Courier New" w:eastAsia="Courier New" w:hAnsi="Courier New"/>
                <w:b w:val="1"/>
                <w:sz w:val="16"/>
                <w:szCs w:val="16"/>
                <w:rtl w:val="0"/>
              </w:rPr>
              <w:t xml:space="preserve">L</w:t>
            </w:r>
            <w:r w:rsidDel="00000000" w:rsidR="00000000" w:rsidRPr="00000000">
              <w:rPr>
                <w:rFonts w:ascii="Arial" w:cs="Arial" w:eastAsia="Arial" w:hAnsi="Arial"/>
                <w:sz w:val="16"/>
                <w:szCs w:val="16"/>
                <w:rtl w:val="0"/>
              </w:rPr>
              <w:t xml:space="preserve">’  ['</w:t>
            </w:r>
            <w:r w:rsidDel="00000000" w:rsidR="00000000" w:rsidRPr="00000000">
              <w:rPr>
                <w:rFonts w:ascii="Courier New" w:cs="Courier New" w:eastAsia="Courier New" w:hAnsi="Courier New"/>
                <w:b w:val="1"/>
                <w:sz w:val="16"/>
                <w:szCs w:val="16"/>
                <w:rtl w:val="0"/>
              </w:rPr>
              <w:t xml:space="preserve">X</w:t>
            </w:r>
            <w:r w:rsidDel="00000000" w:rsidR="00000000" w:rsidRPr="00000000">
              <w:rPr>
                <w:rFonts w:ascii="Arial" w:cs="Arial" w:eastAsia="Arial" w:hAnsi="Arial"/>
                <w:sz w:val="16"/>
                <w:szCs w:val="16"/>
                <w:rtl w:val="0"/>
              </w:rPr>
              <w:t xml:space="preserve">' with </w:t>
            </w:r>
            <w:r w:rsidDel="00000000" w:rsidR="00000000" w:rsidRPr="00000000">
              <w:rPr>
                <w:rFonts w:ascii="Courier New" w:cs="Courier New" w:eastAsia="Courier New" w:hAnsi="Courier New"/>
                <w:b w:val="1"/>
                <w:sz w:val="16"/>
                <w:szCs w:val="16"/>
                <w:rtl w:val="0"/>
              </w:rPr>
              <w:t xml:space="preserve">EUMC/EUMP/EUMR</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89">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ii</w:t>
            </w:r>
          </w:p>
        </w:tc>
        <w:tc>
          <w:tcPr>
            <w:shd w:fill="f3f3f3" w:val="clear"/>
            <w:tcMar>
              <w:top w:w="0.0" w:type="dxa"/>
              <w:left w:w="108.0" w:type="dxa"/>
              <w:bottom w:w="0.0" w:type="dxa"/>
              <w:right w:w="108.0" w:type="dxa"/>
            </w:tcMar>
          </w:tcPr>
          <w:p w:rsidR="00000000" w:rsidDel="00000000" w:rsidP="00000000" w:rsidRDefault="00000000" w:rsidRPr="00000000" w14:paraId="00000A8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Product type</w:t>
            </w:r>
          </w:p>
        </w:tc>
        <w:tc>
          <w:tcPr>
            <w:gridSpan w:val="3"/>
            <w:shd w:fill="f3f3f3" w:val="clear"/>
            <w:tcMar>
              <w:top w:w="0.0" w:type="dxa"/>
              <w:left w:w="108.0" w:type="dxa"/>
              <w:bottom w:w="0.0" w:type="dxa"/>
              <w:right w:w="108.0" w:type="dxa"/>
            </w:tcMar>
          </w:tcPr>
          <w:p w:rsidR="00000000" w:rsidDel="00000000" w:rsidP="00000000" w:rsidRDefault="00000000" w:rsidRPr="00000000" w14:paraId="00000A8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14</w:t>
            </w:r>
            <w:r w:rsidDel="00000000" w:rsidR="00000000" w:rsidRPr="00000000">
              <w:rPr>
                <w:rFonts w:ascii="Arial" w:cs="Arial" w:eastAsia="Arial" w:hAnsi="Arial"/>
                <w:sz w:val="16"/>
                <w:szCs w:val="16"/>
                <w:rtl w:val="0"/>
              </w:rPr>
              <w:t xml:space="preserve">' = (GNSS)  ['</w:t>
            </w:r>
            <w:r w:rsidDel="00000000" w:rsidR="00000000" w:rsidRPr="00000000">
              <w:rPr>
                <w:rFonts w:ascii="Courier New" w:cs="Courier New" w:eastAsia="Courier New" w:hAnsi="Courier New"/>
                <w:b w:val="1"/>
                <w:sz w:val="16"/>
                <w:szCs w:val="16"/>
                <w:rtl w:val="0"/>
              </w:rPr>
              <w:t xml:space="preserve">01</w:t>
            </w:r>
            <w:r w:rsidDel="00000000" w:rsidR="00000000" w:rsidRPr="00000000">
              <w:rPr>
                <w:rFonts w:ascii="Arial" w:cs="Arial" w:eastAsia="Arial" w:hAnsi="Arial"/>
                <w:sz w:val="16"/>
                <w:szCs w:val="16"/>
                <w:rtl w:val="0"/>
              </w:rPr>
              <w:t xml:space="preserve">' with </w:t>
            </w:r>
            <w:r w:rsidDel="00000000" w:rsidR="00000000" w:rsidRPr="00000000">
              <w:rPr>
                <w:rFonts w:ascii="Courier New" w:cs="Courier New" w:eastAsia="Courier New" w:hAnsi="Courier New"/>
                <w:b w:val="1"/>
                <w:sz w:val="16"/>
                <w:szCs w:val="16"/>
                <w:rtl w:val="0"/>
              </w:rPr>
              <w:t xml:space="preserve">EUMC/EUMP/EUMR</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rHeight w:val="351" w:hRule="atLeast"/>
          <w:tblHeader w:val="0"/>
        </w:trPr>
        <w:tc>
          <w:tcPr>
            <w:vMerge w:val="restart"/>
            <w:shd w:fill="e0e0e0" w:val="clear"/>
            <w:tcMar>
              <w:top w:w="0.0" w:type="dxa"/>
              <w:left w:w="108.0" w:type="dxa"/>
              <w:bottom w:w="0.0" w:type="dxa"/>
              <w:right w:w="108.0" w:type="dxa"/>
            </w:tcMar>
          </w:tcPr>
          <w:p w:rsidR="00000000" w:rsidDel="00000000" w:rsidP="00000000" w:rsidRDefault="00000000" w:rsidRPr="00000000" w14:paraId="00000A8E">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cccc</w:t>
            </w:r>
          </w:p>
        </w:tc>
        <w:tc>
          <w:tcPr>
            <w:vMerge w:val="restart"/>
            <w:shd w:fill="e0e0e0" w:val="clear"/>
            <w:tcMar>
              <w:top w:w="0.0" w:type="dxa"/>
              <w:left w:w="108.0" w:type="dxa"/>
              <w:bottom w:w="0.0" w:type="dxa"/>
              <w:right w:w="108.0" w:type="dxa"/>
            </w:tcMar>
          </w:tcPr>
          <w:p w:rsidR="00000000" w:rsidDel="00000000" w:rsidP="00000000" w:rsidRDefault="00000000" w:rsidRPr="00000000" w14:paraId="00000A8F">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Source of the message </w:t>
              <w:br w:type="textWrapping"/>
              <w:t xml:space="preserve">(ICAO Location Indicator)</w:t>
            </w:r>
          </w:p>
        </w:tc>
        <w:tc>
          <w:tcPr>
            <w:gridSpan w:val="3"/>
            <w:shd w:fill="e0e0e0" w:val="clear"/>
            <w:tcMar>
              <w:top w:w="0.0" w:type="dxa"/>
              <w:left w:w="108.0" w:type="dxa"/>
              <w:bottom w:w="0.0" w:type="dxa"/>
              <w:right w:w="108.0" w:type="dxa"/>
            </w:tcMar>
          </w:tcPr>
          <w:p w:rsidR="00000000" w:rsidDel="00000000" w:rsidP="00000000" w:rsidRDefault="00000000" w:rsidRPr="00000000" w14:paraId="00000A90">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Possible codes for RO include (but not limited to):</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9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b w:val="1"/>
                <w:sz w:val="16"/>
                <w:szCs w:val="16"/>
                <w:rtl w:val="0"/>
              </w:rPr>
              <w:t xml:space="preserve">EDZW</w:t>
            </w:r>
            <w:r w:rsidDel="00000000" w:rsidR="00000000" w:rsidRPr="00000000">
              <w:rPr>
                <w:rFonts w:ascii="Courier New" w:cs="Courier New" w:eastAsia="Courier New" w:hAnsi="Courier New"/>
                <w:sz w:val="16"/>
                <w:szCs w:val="16"/>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A96">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Offenbach</w:t>
            </w:r>
          </w:p>
        </w:tc>
        <w:tc>
          <w:tcPr>
            <w:shd w:fill="f3f3f3" w:val="clear"/>
            <w:tcMar>
              <w:top w:w="0.0" w:type="dxa"/>
              <w:left w:w="108.0" w:type="dxa"/>
              <w:bottom w:w="0.0" w:type="dxa"/>
              <w:right w:w="108.0" w:type="dxa"/>
            </w:tcMar>
          </w:tcPr>
          <w:p w:rsidR="00000000" w:rsidDel="00000000" w:rsidP="00000000" w:rsidRDefault="00000000" w:rsidRPr="00000000" w14:paraId="00000A97">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9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b w:val="1"/>
                <w:sz w:val="16"/>
                <w:szCs w:val="16"/>
                <w:rtl w:val="0"/>
              </w:rPr>
              <w:t xml:space="preserve">EGRR</w:t>
            </w:r>
            <w:r w:rsidDel="00000000" w:rsidR="00000000" w:rsidRPr="00000000">
              <w:rPr>
                <w:rFonts w:ascii="Courier New" w:cs="Courier New" w:eastAsia="Courier New" w:hAnsi="Courier New"/>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A9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Exeter</w:t>
            </w:r>
          </w:p>
        </w:tc>
        <w:tc>
          <w:tcPr>
            <w:shd w:fill="e0e0e0" w:val="clear"/>
            <w:tcMar>
              <w:top w:w="0.0" w:type="dxa"/>
              <w:left w:w="108.0" w:type="dxa"/>
              <w:bottom w:w="0.0" w:type="dxa"/>
              <w:right w:w="108.0" w:type="dxa"/>
            </w:tcMar>
          </w:tcPr>
          <w:p w:rsidR="00000000" w:rsidDel="00000000" w:rsidP="00000000" w:rsidRDefault="00000000" w:rsidRPr="00000000" w14:paraId="00000A9C">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UK</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9F">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b w:val="1"/>
                <w:sz w:val="16"/>
                <w:szCs w:val="16"/>
                <w:rtl w:val="0"/>
              </w:rPr>
              <w:t xml:space="preserve">EKMI</w:t>
            </w:r>
            <w:r w:rsidDel="00000000" w:rsidR="00000000" w:rsidRPr="00000000">
              <w:rPr>
                <w:rFonts w:ascii="Courier New" w:cs="Courier New" w:eastAsia="Courier New" w:hAnsi="Courier New"/>
                <w:sz w:val="16"/>
                <w:szCs w:val="16"/>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AA0">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Copenhagen</w:t>
            </w:r>
          </w:p>
        </w:tc>
        <w:tc>
          <w:tcPr>
            <w:shd w:fill="f3f3f3" w:val="clear"/>
            <w:tcMar>
              <w:top w:w="0.0" w:type="dxa"/>
              <w:left w:w="108.0" w:type="dxa"/>
              <w:bottom w:w="0.0" w:type="dxa"/>
              <w:right w:w="108.0" w:type="dxa"/>
            </w:tcMar>
          </w:tcPr>
          <w:p w:rsidR="00000000" w:rsidDel="00000000" w:rsidP="00000000" w:rsidRDefault="00000000" w:rsidRPr="00000000" w14:paraId="00000AA1">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DK</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A4">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b w:val="1"/>
                <w:sz w:val="16"/>
                <w:szCs w:val="16"/>
                <w:rtl w:val="0"/>
              </w:rPr>
              <w:t xml:space="preserve">KWBC</w:t>
            </w:r>
            <w:r w:rsidDel="00000000" w:rsidR="00000000" w:rsidRPr="00000000">
              <w:rPr>
                <w:rFonts w:ascii="Courier New" w:cs="Courier New" w:eastAsia="Courier New" w:hAnsi="Courier New"/>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AA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Washington</w:t>
            </w:r>
            <w:r w:rsidDel="00000000" w:rsidR="00000000" w:rsidRPr="00000000">
              <w:rPr>
                <w:rFonts w:ascii="Arial" w:cs="Arial" w:eastAsia="Arial" w:hAnsi="Arial"/>
                <w:sz w:val="16"/>
                <w:szCs w:val="16"/>
                <w:vertAlign w:val="superscript"/>
              </w:rPr>
              <w:footnoteReference w:customMarkFollows="0" w:id="14"/>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A6">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A9">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'EUMC'</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A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Darmstadt</w:t>
            </w:r>
            <w:r w:rsidDel="00000000" w:rsidR="00000000" w:rsidRPr="00000000">
              <w:rPr>
                <w:rFonts w:ascii="Arial" w:cs="Arial" w:eastAsia="Arial" w:hAnsi="Arial"/>
                <w:sz w:val="16"/>
                <w:szCs w:val="16"/>
                <w:vertAlign w:val="superscript"/>
              </w:rPr>
              <w:footnoteReference w:customMarkFollows="0" w:id="15"/>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A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AE">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'EUMP'</w:t>
            </w:r>
          </w:p>
        </w:tc>
        <w:tc>
          <w:tcPr>
            <w:shd w:fill="e6e6e6" w:val="clear"/>
            <w:tcMar>
              <w:top w:w="0.0" w:type="dxa"/>
              <w:left w:w="108.0" w:type="dxa"/>
              <w:bottom w:w="0.0" w:type="dxa"/>
              <w:right w:w="108.0" w:type="dxa"/>
            </w:tcMar>
          </w:tcPr>
          <w:p w:rsidR="00000000" w:rsidDel="00000000" w:rsidP="00000000" w:rsidRDefault="00000000" w:rsidRPr="00000000" w14:paraId="00000AAF">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Darmstadt</w:t>
            </w:r>
            <w:r w:rsidDel="00000000" w:rsidR="00000000" w:rsidRPr="00000000">
              <w:rPr>
                <w:rFonts w:ascii="Arial" w:cs="Arial" w:eastAsia="Arial" w:hAnsi="Arial"/>
                <w:sz w:val="16"/>
                <w:szCs w:val="16"/>
                <w:vertAlign w:val="superscript"/>
              </w:rPr>
              <w:footnoteReference w:customMarkFollows="0" w:id="16"/>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B0">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B3">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'EUMR'</w:t>
            </w:r>
          </w:p>
        </w:tc>
        <w:tc>
          <w:tcPr>
            <w:shd w:fill="f3f3f3" w:val="clear"/>
            <w:tcMar>
              <w:top w:w="0.0" w:type="dxa"/>
              <w:left w:w="108.0" w:type="dxa"/>
              <w:bottom w:w="0.0" w:type="dxa"/>
              <w:right w:w="108.0" w:type="dxa"/>
            </w:tcMar>
          </w:tcPr>
          <w:p w:rsidR="00000000" w:rsidDel="00000000" w:rsidP="00000000" w:rsidRDefault="00000000" w:rsidRPr="00000000" w14:paraId="00000AB4">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Darmstadt</w:t>
            </w:r>
            <w:r w:rsidDel="00000000" w:rsidR="00000000" w:rsidRPr="00000000">
              <w:rPr>
                <w:rFonts w:ascii="Arial" w:cs="Arial" w:eastAsia="Arial" w:hAnsi="Arial"/>
                <w:sz w:val="16"/>
                <w:szCs w:val="16"/>
                <w:vertAlign w:val="superscript"/>
              </w:rPr>
              <w:footnoteReference w:customMarkFollows="0" w:id="17"/>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B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B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B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B8">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b w:val="1"/>
                <w:sz w:val="16"/>
                <w:szCs w:val="16"/>
                <w:rtl w:val="0"/>
              </w:rPr>
              <w:t xml:space="preserve">'KNES'</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B9">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Washington</w:t>
            </w:r>
            <w:r w:rsidDel="00000000" w:rsidR="00000000" w:rsidRPr="00000000">
              <w:rPr>
                <w:rFonts w:ascii="Arial" w:cs="Arial" w:eastAsia="Arial" w:hAnsi="Arial"/>
                <w:sz w:val="16"/>
                <w:szCs w:val="16"/>
                <w:vertAlign w:val="superscript"/>
              </w:rPr>
              <w:footnoteReference w:customMarkFollows="0" w:id="18"/>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B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BB">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BC">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BD">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'BAWX'</w:t>
            </w:r>
          </w:p>
        </w:tc>
        <w:tc>
          <w:tcPr>
            <w:shd w:fill="f3f3f3" w:val="clear"/>
            <w:tcMar>
              <w:top w:w="0.0" w:type="dxa"/>
              <w:left w:w="108.0" w:type="dxa"/>
              <w:bottom w:w="0.0" w:type="dxa"/>
              <w:right w:w="108.0" w:type="dxa"/>
            </w:tcMar>
          </w:tcPr>
          <w:p w:rsidR="00000000" w:rsidDel="00000000" w:rsidP="00000000" w:rsidRDefault="00000000" w:rsidRPr="00000000" w14:paraId="00000ABE">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Beijing</w:t>
            </w:r>
          </w:p>
        </w:tc>
        <w:tc>
          <w:tcPr>
            <w:shd w:fill="f3f3f3" w:val="clear"/>
            <w:tcMar>
              <w:top w:w="0.0" w:type="dxa"/>
              <w:left w:w="108.0" w:type="dxa"/>
              <w:bottom w:w="0.0" w:type="dxa"/>
              <w:right w:w="108.0" w:type="dxa"/>
            </w:tcMar>
          </w:tcPr>
          <w:p w:rsidR="00000000" w:rsidDel="00000000" w:rsidP="00000000" w:rsidRDefault="00000000" w:rsidRPr="00000000" w14:paraId="00000ABF">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CN</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C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C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C2">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'DEMS'</w:t>
            </w:r>
          </w:p>
        </w:tc>
        <w:tc>
          <w:tcPr>
            <w:shd w:fill="e6e6e6" w:val="clear"/>
            <w:tcMar>
              <w:top w:w="0.0" w:type="dxa"/>
              <w:left w:w="108.0" w:type="dxa"/>
              <w:bottom w:w="0.0" w:type="dxa"/>
              <w:right w:w="108.0" w:type="dxa"/>
            </w:tcMar>
          </w:tcPr>
          <w:p w:rsidR="00000000" w:rsidDel="00000000" w:rsidP="00000000" w:rsidRDefault="00000000" w:rsidRPr="00000000" w14:paraId="00000AC3">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New Delhi</w:t>
            </w:r>
          </w:p>
        </w:tc>
        <w:tc>
          <w:tcPr>
            <w:shd w:fill="e6e6e6" w:val="clear"/>
            <w:tcMar>
              <w:top w:w="0.0" w:type="dxa"/>
              <w:left w:w="108.0" w:type="dxa"/>
              <w:bottom w:w="0.0" w:type="dxa"/>
              <w:right w:w="108.0" w:type="dxa"/>
            </w:tcMar>
          </w:tcPr>
          <w:p w:rsidR="00000000" w:rsidDel="00000000" w:rsidP="00000000" w:rsidRDefault="00000000" w:rsidRPr="00000000" w14:paraId="00000AC4">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C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C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C7">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shd w:fill="e6e6e6" w:val="clear"/>
              </w:rPr>
            </w:pPr>
            <w:r w:rsidDel="00000000" w:rsidR="00000000" w:rsidRPr="00000000">
              <w:rPr>
                <w:rFonts w:ascii="Courier New" w:cs="Courier New" w:eastAsia="Courier New" w:hAnsi="Courier New"/>
                <w:b w:val="1"/>
                <w:sz w:val="16"/>
                <w:szCs w:val="16"/>
                <w:shd w:fill="e6e6e6" w:val="clear"/>
                <w:rtl w:val="0"/>
              </w:rPr>
              <w:t xml:space="preserve">'KWNO'</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C8">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shd w:fill="e6e6e6" w:val="clear"/>
              </w:rPr>
            </w:pPr>
            <w:r w:rsidDel="00000000" w:rsidR="00000000" w:rsidRPr="00000000">
              <w:rPr>
                <w:rFonts w:ascii="Arial" w:cs="Arial" w:eastAsia="Arial" w:hAnsi="Arial"/>
                <w:sz w:val="16"/>
                <w:szCs w:val="16"/>
                <w:shd w:fill="e6e6e6" w:val="clear"/>
                <w:rtl w:val="0"/>
              </w:rPr>
              <w:t xml:space="preserve">Washington</w:t>
            </w:r>
            <w:r w:rsidDel="00000000" w:rsidR="00000000" w:rsidRPr="00000000">
              <w:rPr>
                <w:rFonts w:ascii="Arial" w:cs="Arial" w:eastAsia="Arial" w:hAnsi="Arial"/>
                <w:sz w:val="16"/>
                <w:szCs w:val="16"/>
                <w:shd w:fill="e6e6e6" w:val="clear"/>
                <w:vertAlign w:val="superscript"/>
                <w:rtl w:val="0"/>
              </w:rPr>
              <w:t xml:space="preserve">20</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C9">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shd w:fill="e6e6e6" w:val="clear"/>
              </w:rPr>
            </w:pPr>
            <w:r w:rsidDel="00000000" w:rsidR="00000000" w:rsidRPr="00000000">
              <w:rPr>
                <w:rFonts w:ascii="Arial" w:cs="Arial" w:eastAsia="Arial" w:hAnsi="Arial"/>
                <w:sz w:val="16"/>
                <w:szCs w:val="16"/>
                <w:shd w:fill="e6e6e6" w:val="clear"/>
                <w:rtl w:val="0"/>
              </w:rPr>
              <w:t xml:space="preserve">US</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C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YYGGgg</w:t>
            </w:r>
          </w:p>
        </w:tc>
        <w:tc>
          <w:tcPr>
            <w:shd w:fill="f3f3f3" w:val="clear"/>
            <w:tcMar>
              <w:top w:w="0.0" w:type="dxa"/>
              <w:left w:w="108.0" w:type="dxa"/>
              <w:bottom w:w="0.0" w:type="dxa"/>
              <w:right w:w="108.0" w:type="dxa"/>
            </w:tcMar>
          </w:tcPr>
          <w:p w:rsidR="00000000" w:rsidDel="00000000" w:rsidP="00000000" w:rsidRDefault="00000000" w:rsidRPr="00000000" w14:paraId="00000AC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Date/time of observation</w:t>
            </w:r>
            <w:r w:rsidDel="00000000" w:rsidR="00000000" w:rsidRPr="00000000">
              <w:rPr>
                <w:rFonts w:ascii="Arial" w:cs="Arial" w:eastAsia="Arial" w:hAnsi="Arial"/>
                <w:i w:val="1"/>
                <w:sz w:val="16"/>
                <w:szCs w:val="16"/>
                <w:rtl w:val="0"/>
              </w:rPr>
              <w:t xml:space="preserve"> </w:t>
            </w:r>
            <w:r w:rsidDel="00000000" w:rsidR="00000000" w:rsidRPr="00000000">
              <w:rPr>
                <w:rFonts w:ascii="Arial" w:cs="Arial" w:eastAsia="Arial" w:hAnsi="Arial"/>
                <w:sz w:val="16"/>
                <w:szCs w:val="16"/>
                <w:rtl w:val="0"/>
              </w:rPr>
              <w:t xml:space="preserve">where:-</w:t>
            </w:r>
            <w:r w:rsidDel="00000000" w:rsidR="00000000" w:rsidRPr="00000000">
              <w:rPr>
                <w:rtl w:val="0"/>
              </w:rPr>
            </w:r>
          </w:p>
          <w:p w:rsidR="00000000" w:rsidDel="00000000" w:rsidP="00000000" w:rsidRDefault="00000000" w:rsidRPr="00000000" w14:paraId="00000ACC">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Courier New" w:cs="Courier New" w:eastAsia="Courier New" w:hAnsi="Courier New"/>
                <w:b w:val="1"/>
                <w:sz w:val="16"/>
                <w:szCs w:val="16"/>
                <w:rtl w:val="0"/>
              </w:rPr>
              <w:t xml:space="preserve">YY</w:t>
            </w:r>
            <w:r w:rsidDel="00000000" w:rsidR="00000000" w:rsidRPr="00000000">
              <w:rPr>
                <w:rFonts w:ascii="Arial" w:cs="Arial" w:eastAsia="Arial" w:hAnsi="Arial"/>
                <w:sz w:val="16"/>
                <w:szCs w:val="16"/>
                <w:rtl w:val="0"/>
              </w:rPr>
              <w:t xml:space="preserve"> = day of month (01-31)</w:t>
              <w:br w:type="textWrapping"/>
            </w:r>
            <w:r w:rsidDel="00000000" w:rsidR="00000000" w:rsidRPr="00000000">
              <w:rPr>
                <w:rFonts w:ascii="Courier New" w:cs="Courier New" w:eastAsia="Courier New" w:hAnsi="Courier New"/>
                <w:b w:val="1"/>
                <w:sz w:val="16"/>
                <w:szCs w:val="16"/>
                <w:rtl w:val="0"/>
              </w:rPr>
              <w:t xml:space="preserve">GG</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sz w:val="16"/>
                <w:szCs w:val="16"/>
                <w:rtl w:val="0"/>
              </w:rPr>
              <w:t xml:space="preserve"> </w:t>
            </w:r>
            <w:r w:rsidDel="00000000" w:rsidR="00000000" w:rsidRPr="00000000">
              <w:rPr>
                <w:rFonts w:ascii="Arial" w:cs="Arial" w:eastAsia="Arial" w:hAnsi="Arial"/>
                <w:sz w:val="16"/>
                <w:szCs w:val="16"/>
                <w:rtl w:val="0"/>
              </w:rPr>
              <w:t xml:space="preserve">hour (00-23)</w:t>
              <w:br w:type="textWrapping"/>
            </w:r>
            <w:r w:rsidDel="00000000" w:rsidR="00000000" w:rsidRPr="00000000">
              <w:rPr>
                <w:rFonts w:ascii="Courier New" w:cs="Courier New" w:eastAsia="Courier New" w:hAnsi="Courier New"/>
                <w:b w:val="1"/>
                <w:sz w:val="16"/>
                <w:szCs w:val="16"/>
                <w:rtl w:val="0"/>
              </w:rPr>
              <w:t xml:space="preserve">gg</w:t>
            </w:r>
            <w:r w:rsidDel="00000000" w:rsidR="00000000" w:rsidRPr="00000000">
              <w:rPr>
                <w:rFonts w:ascii="Arial" w:cs="Arial" w:eastAsia="Arial" w:hAnsi="Arial"/>
                <w:sz w:val="16"/>
                <w:szCs w:val="16"/>
                <w:rtl w:val="0"/>
              </w:rPr>
              <w:t xml:space="preserve"> = minute (00-59)</w:t>
            </w:r>
            <w:r w:rsidDel="00000000" w:rsidR="00000000" w:rsidRPr="00000000">
              <w:rPr>
                <w:rtl w:val="0"/>
              </w:rPr>
            </w:r>
          </w:p>
        </w:tc>
        <w:tc>
          <w:tcPr>
            <w:gridSpan w:val="3"/>
            <w:shd w:fill="f3f3f3" w:val="clear"/>
            <w:tcMar>
              <w:top w:w="0.0" w:type="dxa"/>
              <w:left w:w="108.0" w:type="dxa"/>
              <w:bottom w:w="0.0" w:type="dxa"/>
              <w:right w:w="108.0" w:type="dxa"/>
            </w:tcMar>
          </w:tcPr>
          <w:p w:rsidR="00000000" w:rsidDel="00000000" w:rsidP="00000000" w:rsidRDefault="00000000" w:rsidRPr="00000000" w14:paraId="00000ACD">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Day &amp; Time of first observation in BUFR message</w:t>
            </w:r>
            <w:r w:rsidDel="00000000" w:rsidR="00000000" w:rsidRPr="00000000">
              <w:rPr>
                <w:rtl w:val="0"/>
              </w:rPr>
            </w:r>
          </w:p>
        </w:tc>
      </w:tr>
    </w:tbl>
    <w:p w:rsidR="00000000" w:rsidDel="00000000" w:rsidP="00000000" w:rsidRDefault="00000000" w:rsidRPr="00000000" w14:paraId="00000AD0">
      <w:pPr>
        <w:pStyle w:val="Heading2"/>
        <w:numPr>
          <w:ilvl w:val="1"/>
          <w:numId w:val="9"/>
        </w:numPr>
        <w:spacing w:after="120" w:before="0" w:lineRule="auto"/>
        <w:ind w:left="1080" w:hanging="360"/>
        <w:jc w:val="both"/>
        <w:rPr>
          <w:rFonts w:ascii="Arial" w:cs="Arial" w:eastAsia="Arial" w:hAnsi="Arial"/>
          <w:sz w:val="20"/>
          <w:szCs w:val="20"/>
        </w:rPr>
      </w:pPr>
      <w:bookmarkStart w:colFirst="0" w:colLast="0" w:name="_heading=h.4k668n3" w:id="54"/>
      <w:bookmarkEnd w:id="54"/>
      <w:r w:rsidDel="00000000" w:rsidR="00000000" w:rsidRPr="00000000">
        <w:rPr>
          <w:rtl w:val="0"/>
        </w:rPr>
      </w:r>
    </w:p>
    <w:p w:rsidR="00000000" w:rsidDel="00000000" w:rsidP="00000000" w:rsidRDefault="00000000" w:rsidRPr="00000000" w14:paraId="00000AD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2">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2zbgiuw" w:id="55"/>
      <w:bookmarkEnd w:id="55"/>
      <w:r w:rsidDel="00000000" w:rsidR="00000000" w:rsidRPr="00000000">
        <w:rPr>
          <w:rFonts w:ascii="Arial" w:cs="Arial" w:eastAsia="Arial" w:hAnsi="Arial"/>
          <w:b w:val="1"/>
          <w:i w:val="1"/>
          <w:rtl w:val="0"/>
        </w:rPr>
        <w:t xml:space="preserve">Table 13. Geographical Area Designator (A2) codes</w:t>
      </w:r>
      <w:r w:rsidDel="00000000" w:rsidR="00000000" w:rsidRPr="00000000">
        <w:rPr>
          <w:rtl w:val="0"/>
        </w:rPr>
      </w:r>
    </w:p>
    <w:tbl>
      <w:tblPr>
        <w:tblStyle w:val="Table22"/>
        <w:tblW w:w="9062.0" w:type="dxa"/>
        <w:jc w:val="left"/>
        <w:tblInd w:w="6.0" w:type="dxa"/>
        <w:tblLayout w:type="fixed"/>
        <w:tblLook w:val="0000"/>
      </w:tblPr>
      <w:tblGrid>
        <w:gridCol w:w="1685"/>
        <w:gridCol w:w="1308"/>
        <w:gridCol w:w="75"/>
        <w:gridCol w:w="1469"/>
        <w:gridCol w:w="1469"/>
        <w:gridCol w:w="1469"/>
        <w:gridCol w:w="1587"/>
        <w:tblGridChange w:id="0">
          <w:tblGrid>
            <w:gridCol w:w="1685"/>
            <w:gridCol w:w="1308"/>
            <w:gridCol w:w="75"/>
            <w:gridCol w:w="1469"/>
            <w:gridCol w:w="1469"/>
            <w:gridCol w:w="1469"/>
            <w:gridCol w:w="1587"/>
          </w:tblGrid>
        </w:tblGridChange>
      </w:tblGrid>
      <w:tr>
        <w:trPr>
          <w:cantSplit w:val="1"/>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D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8"/>
                <w:szCs w:val="18"/>
              </w:rPr>
            </w:pP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AD4">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  – 90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w:t>
            </w:r>
            <w:r w:rsidDel="00000000" w:rsidR="00000000" w:rsidRPr="00000000">
              <w:rPr>
                <w:rtl w:val="0"/>
              </w:rPr>
            </w:r>
          </w:p>
        </w:tc>
        <w:tc>
          <w:tcPr>
            <w:gridSpan w:val="2"/>
            <w:shd w:fill="94bd5e" w:val="clear"/>
            <w:tcMar>
              <w:top w:w="0.0" w:type="dxa"/>
              <w:left w:w="108.0" w:type="dxa"/>
              <w:bottom w:w="0.0" w:type="dxa"/>
              <w:right w:w="108.0" w:type="dxa"/>
            </w:tcMar>
            <w:vAlign w:val="center"/>
          </w:tcPr>
          <w:p w:rsidR="00000000" w:rsidDel="00000000" w:rsidP="00000000" w:rsidRDefault="00000000" w:rsidRPr="00000000" w14:paraId="00000AD5">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90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  – 180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AD7">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180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E  – 90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E</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AD8">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90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E  – 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E</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AD9">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45</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 – 180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D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NH</w:t>
            </w:r>
            <w:r w:rsidDel="00000000" w:rsidR="00000000" w:rsidRPr="00000000">
              <w:rPr>
                <w:rFonts w:ascii="Arial" w:cs="Arial" w:eastAsia="Arial" w:hAnsi="Arial"/>
                <w:b w:val="1"/>
                <w:i w:val="1"/>
                <w:sz w:val="18"/>
                <w:szCs w:val="18"/>
                <w:vertAlign w:val="superscript"/>
                <w:rtl w:val="0"/>
              </w:rPr>
              <w:t xml:space="preserve">21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DB">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A</w:t>
            </w:r>
          </w:p>
        </w:tc>
        <w:tc>
          <w:tcPr>
            <w:gridSpan w:val="2"/>
            <w:shd w:fill="f3f3f3" w:val="clear"/>
            <w:tcMar>
              <w:top w:w="0.0" w:type="dxa"/>
              <w:left w:w="108.0" w:type="dxa"/>
              <w:bottom w:w="0.0" w:type="dxa"/>
              <w:right w:w="108.0" w:type="dxa"/>
            </w:tcMar>
          </w:tcPr>
          <w:p w:rsidR="00000000" w:rsidDel="00000000" w:rsidP="00000000" w:rsidRDefault="00000000" w:rsidRPr="00000000" w14:paraId="00000ADC">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B</w:t>
            </w:r>
          </w:p>
        </w:tc>
        <w:tc>
          <w:tcPr>
            <w:shd w:fill="f3f3f3" w:val="clear"/>
            <w:tcMar>
              <w:top w:w="0.0" w:type="dxa"/>
              <w:left w:w="108.0" w:type="dxa"/>
              <w:bottom w:w="0.0" w:type="dxa"/>
              <w:right w:w="108.0" w:type="dxa"/>
            </w:tcMar>
          </w:tcPr>
          <w:p w:rsidR="00000000" w:rsidDel="00000000" w:rsidP="00000000" w:rsidRDefault="00000000" w:rsidRPr="00000000" w14:paraId="00000ADE">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C</w:t>
            </w:r>
          </w:p>
        </w:tc>
        <w:tc>
          <w:tcPr>
            <w:shd w:fill="f3f3f3" w:val="clear"/>
            <w:tcMar>
              <w:top w:w="0.0" w:type="dxa"/>
              <w:left w:w="108.0" w:type="dxa"/>
              <w:bottom w:w="0.0" w:type="dxa"/>
              <w:right w:w="108.0" w:type="dxa"/>
            </w:tcMar>
          </w:tcPr>
          <w:p w:rsidR="00000000" w:rsidDel="00000000" w:rsidP="00000000" w:rsidRDefault="00000000" w:rsidRPr="00000000" w14:paraId="00000ADF">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D</w:t>
            </w:r>
          </w:p>
        </w:tc>
        <w:tc>
          <w:tcPr>
            <w:shd w:fill="f3f3f3" w:val="clear"/>
            <w:tcMar>
              <w:top w:w="0.0" w:type="dxa"/>
              <w:left w:w="108.0" w:type="dxa"/>
              <w:bottom w:w="0.0" w:type="dxa"/>
              <w:right w:w="108.0" w:type="dxa"/>
            </w:tcMar>
          </w:tcPr>
          <w:p w:rsidR="00000000" w:rsidDel="00000000" w:rsidP="00000000" w:rsidRDefault="00000000" w:rsidRPr="00000000" w14:paraId="00000AE0">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E1">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Tropics</w:t>
            </w:r>
            <w:r w:rsidDel="00000000" w:rsidR="00000000" w:rsidRPr="00000000">
              <w:rPr>
                <w:rFonts w:ascii="Arial" w:cs="Arial" w:eastAsia="Arial" w:hAnsi="Arial"/>
                <w:b w:val="1"/>
                <w:i w:val="1"/>
                <w:sz w:val="18"/>
                <w:szCs w:val="18"/>
                <w:vertAlign w:val="superscript"/>
              </w:rPr>
              <w:footnoteReference w:customMarkFollows="0" w:id="19"/>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E2">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E</w:t>
            </w:r>
          </w:p>
        </w:tc>
        <w:tc>
          <w:tcPr>
            <w:gridSpan w:val="2"/>
            <w:shd w:fill="e0e0e0" w:val="clear"/>
            <w:tcMar>
              <w:top w:w="0.0" w:type="dxa"/>
              <w:left w:w="108.0" w:type="dxa"/>
              <w:bottom w:w="0.0" w:type="dxa"/>
              <w:right w:w="108.0" w:type="dxa"/>
            </w:tcMar>
          </w:tcPr>
          <w:p w:rsidR="00000000" w:rsidDel="00000000" w:rsidP="00000000" w:rsidRDefault="00000000" w:rsidRPr="00000000" w14:paraId="00000AE3">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F</w:t>
            </w:r>
          </w:p>
        </w:tc>
        <w:tc>
          <w:tcPr>
            <w:shd w:fill="e0e0e0" w:val="clear"/>
            <w:tcMar>
              <w:top w:w="0.0" w:type="dxa"/>
              <w:left w:w="108.0" w:type="dxa"/>
              <w:bottom w:w="0.0" w:type="dxa"/>
              <w:right w:w="108.0" w:type="dxa"/>
            </w:tcMar>
          </w:tcPr>
          <w:p w:rsidR="00000000" w:rsidDel="00000000" w:rsidP="00000000" w:rsidRDefault="00000000" w:rsidRPr="00000000" w14:paraId="00000AE5">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G</w:t>
            </w:r>
          </w:p>
        </w:tc>
        <w:tc>
          <w:tcPr>
            <w:shd w:fill="e0e0e0" w:val="clear"/>
            <w:tcMar>
              <w:top w:w="0.0" w:type="dxa"/>
              <w:left w:w="108.0" w:type="dxa"/>
              <w:bottom w:w="0.0" w:type="dxa"/>
              <w:right w:w="108.0" w:type="dxa"/>
            </w:tcMar>
          </w:tcPr>
          <w:p w:rsidR="00000000" w:rsidDel="00000000" w:rsidP="00000000" w:rsidRDefault="00000000" w:rsidRPr="00000000" w14:paraId="00000AE6">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H</w:t>
            </w:r>
          </w:p>
        </w:tc>
        <w:tc>
          <w:tcPr>
            <w:shd w:fill="e0e0e0" w:val="clear"/>
            <w:tcMar>
              <w:top w:w="0.0" w:type="dxa"/>
              <w:left w:w="108.0" w:type="dxa"/>
              <w:bottom w:w="0.0" w:type="dxa"/>
              <w:right w:w="108.0" w:type="dxa"/>
            </w:tcMar>
          </w:tcPr>
          <w:p w:rsidR="00000000" w:rsidDel="00000000" w:rsidP="00000000" w:rsidRDefault="00000000" w:rsidRPr="00000000" w14:paraId="00000AE7">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E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SH</w:t>
            </w:r>
            <w:r w:rsidDel="00000000" w:rsidR="00000000" w:rsidRPr="00000000">
              <w:rPr>
                <w:rFonts w:ascii="Arial" w:cs="Arial" w:eastAsia="Arial" w:hAnsi="Arial"/>
                <w:b w:val="1"/>
                <w:i w:val="1"/>
                <w:sz w:val="18"/>
                <w:szCs w:val="18"/>
                <w:vertAlign w:val="superscript"/>
                <w:rtl w:val="0"/>
              </w:rPr>
              <w:t xml:space="preserve">21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E9">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I</w:t>
            </w:r>
          </w:p>
        </w:tc>
        <w:tc>
          <w:tcPr>
            <w:gridSpan w:val="2"/>
            <w:shd w:fill="f3f3f3" w:val="clear"/>
            <w:tcMar>
              <w:top w:w="0.0" w:type="dxa"/>
              <w:left w:w="108.0" w:type="dxa"/>
              <w:bottom w:w="0.0" w:type="dxa"/>
              <w:right w:w="108.0" w:type="dxa"/>
            </w:tcMar>
          </w:tcPr>
          <w:p w:rsidR="00000000" w:rsidDel="00000000" w:rsidP="00000000" w:rsidRDefault="00000000" w:rsidRPr="00000000" w14:paraId="00000AEA">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J</w:t>
            </w:r>
          </w:p>
        </w:tc>
        <w:tc>
          <w:tcPr>
            <w:shd w:fill="f3f3f3" w:val="clear"/>
            <w:tcMar>
              <w:top w:w="0.0" w:type="dxa"/>
              <w:left w:w="108.0" w:type="dxa"/>
              <w:bottom w:w="0.0" w:type="dxa"/>
              <w:right w:w="108.0" w:type="dxa"/>
            </w:tcMar>
          </w:tcPr>
          <w:p w:rsidR="00000000" w:rsidDel="00000000" w:rsidP="00000000" w:rsidRDefault="00000000" w:rsidRPr="00000000" w14:paraId="00000AEC">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AED">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L</w:t>
            </w:r>
          </w:p>
        </w:tc>
        <w:tc>
          <w:tcPr>
            <w:shd w:fill="f3f3f3" w:val="clear"/>
            <w:tcMar>
              <w:top w:w="0.0" w:type="dxa"/>
              <w:left w:w="108.0" w:type="dxa"/>
              <w:bottom w:w="0.0" w:type="dxa"/>
              <w:right w:w="108.0" w:type="dxa"/>
            </w:tcMar>
          </w:tcPr>
          <w:p w:rsidR="00000000" w:rsidDel="00000000" w:rsidP="00000000" w:rsidRDefault="00000000" w:rsidRPr="00000000" w14:paraId="00000AEE">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E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NH</w:t>
            </w:r>
            <w:r w:rsidDel="00000000" w:rsidR="00000000" w:rsidRPr="00000000">
              <w:rPr>
                <w:rFonts w:ascii="Arial" w:cs="Arial" w:eastAsia="Arial" w:hAnsi="Arial"/>
                <w:b w:val="1"/>
                <w:i w:val="1"/>
                <w:sz w:val="18"/>
                <w:szCs w:val="18"/>
                <w:vertAlign w:val="superscript"/>
              </w:rPr>
              <w:footnoteReference w:customMarkFollows="0" w:id="20"/>
            </w:r>
            <w:r w:rsidDel="00000000" w:rsidR="00000000" w:rsidRPr="00000000">
              <w:rPr>
                <w:rtl w:val="0"/>
              </w:rPr>
            </w:r>
          </w:p>
        </w:tc>
        <w:tc>
          <w:tcPr>
            <w:gridSpan w:val="5"/>
            <w:shd w:fill="e0e0e0" w:val="clear"/>
            <w:tcMar>
              <w:top w:w="0.0" w:type="dxa"/>
              <w:left w:w="108.0" w:type="dxa"/>
              <w:bottom w:w="0.0" w:type="dxa"/>
              <w:right w:w="108.0" w:type="dxa"/>
            </w:tcMar>
          </w:tcPr>
          <w:p w:rsidR="00000000" w:rsidDel="00000000" w:rsidP="00000000" w:rsidRDefault="00000000" w:rsidRPr="00000000" w14:paraId="00000AF0">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&lt;-–---------------  N  -----------------&gt;</w:t>
            </w:r>
          </w:p>
        </w:tc>
        <w:tc>
          <w:tcPr>
            <w:shd w:fill="e0e0e0" w:val="clear"/>
            <w:tcMar>
              <w:top w:w="0.0" w:type="dxa"/>
              <w:left w:w="108.0" w:type="dxa"/>
              <w:bottom w:w="0.0" w:type="dxa"/>
              <w:right w:w="108.0" w:type="dxa"/>
            </w:tcMar>
          </w:tcPr>
          <w:p w:rsidR="00000000" w:rsidDel="00000000" w:rsidP="00000000" w:rsidRDefault="00000000" w:rsidRPr="00000000" w14:paraId="00000AF5">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F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SH</w:t>
            </w:r>
            <w:r w:rsidDel="00000000" w:rsidR="00000000" w:rsidRPr="00000000">
              <w:rPr>
                <w:rFonts w:ascii="Arial" w:cs="Arial" w:eastAsia="Arial" w:hAnsi="Arial"/>
                <w:b w:val="1"/>
                <w:i w:val="1"/>
                <w:sz w:val="18"/>
                <w:szCs w:val="18"/>
                <w:vertAlign w:val="superscript"/>
                <w:rtl w:val="0"/>
              </w:rPr>
              <w:t xml:space="preserve">22</w:t>
            </w:r>
            <w:r w:rsidDel="00000000" w:rsidR="00000000" w:rsidRPr="00000000">
              <w:rPr>
                <w:rtl w:val="0"/>
              </w:rPr>
            </w:r>
          </w:p>
        </w:tc>
        <w:tc>
          <w:tcPr>
            <w:gridSpan w:val="5"/>
            <w:shd w:fill="f3f3f3" w:val="clear"/>
            <w:tcMar>
              <w:top w:w="0.0" w:type="dxa"/>
              <w:left w:w="108.0" w:type="dxa"/>
              <w:bottom w:w="0.0" w:type="dxa"/>
              <w:right w:w="108.0" w:type="dxa"/>
            </w:tcMar>
          </w:tcPr>
          <w:p w:rsidR="00000000" w:rsidDel="00000000" w:rsidP="00000000" w:rsidRDefault="00000000" w:rsidRPr="00000000" w14:paraId="00000AF7">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&lt;-–---------------  S  -----------------&gt;</w:t>
            </w:r>
          </w:p>
        </w:tc>
        <w:tc>
          <w:tcPr>
            <w:shd w:fill="f3f3f3" w:val="clear"/>
            <w:tcMar>
              <w:top w:w="0.0" w:type="dxa"/>
              <w:left w:w="108.0" w:type="dxa"/>
              <w:bottom w:w="0.0" w:type="dxa"/>
              <w:right w:w="108.0" w:type="dxa"/>
            </w:tcMar>
          </w:tcPr>
          <w:p w:rsidR="00000000" w:rsidDel="00000000" w:rsidP="00000000" w:rsidRDefault="00000000" w:rsidRPr="00000000" w14:paraId="00000AFC">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F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NH</w:t>
            </w:r>
            <w:r w:rsidDel="00000000" w:rsidR="00000000" w:rsidRPr="00000000">
              <w:rPr>
                <w:rFonts w:ascii="Arial" w:cs="Arial" w:eastAsia="Arial" w:hAnsi="Arial"/>
                <w:b w:val="1"/>
                <w:i w:val="1"/>
                <w:sz w:val="18"/>
                <w:szCs w:val="18"/>
                <w:vertAlign w:val="superscript"/>
                <w:rtl w:val="0"/>
              </w:rPr>
              <w:t xml:space="preserve">22</w:t>
            </w:r>
            <w:r w:rsidDel="00000000" w:rsidR="00000000" w:rsidRPr="00000000">
              <w:rPr>
                <w:rtl w:val="0"/>
              </w:rPr>
            </w:r>
          </w:p>
        </w:tc>
        <w:tc>
          <w:tcPr>
            <w:gridSpan w:val="2"/>
            <w:shd w:fill="e0e0e0" w:val="clear"/>
            <w:tcMar>
              <w:top w:w="0.0" w:type="dxa"/>
              <w:left w:w="108.0" w:type="dxa"/>
              <w:bottom w:w="0.0" w:type="dxa"/>
              <w:right w:w="108.0" w:type="dxa"/>
            </w:tcMar>
          </w:tcPr>
          <w:p w:rsidR="00000000" w:rsidDel="00000000" w:rsidP="00000000" w:rsidRDefault="00000000" w:rsidRPr="00000000" w14:paraId="00000AFE">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00">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01">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02">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03">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0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Global</w:t>
            </w:r>
            <w:r w:rsidDel="00000000" w:rsidR="00000000" w:rsidRPr="00000000">
              <w:rPr>
                <w:rFonts w:ascii="Arial" w:cs="Arial" w:eastAsia="Arial" w:hAnsi="Arial"/>
                <w:b w:val="1"/>
                <w:i w:val="1"/>
                <w:sz w:val="18"/>
                <w:szCs w:val="18"/>
                <w:vertAlign w:val="superscript"/>
                <w:rtl w:val="0"/>
              </w:rPr>
              <w:t xml:space="preserve">22</w:t>
            </w:r>
            <w:r w:rsidDel="00000000" w:rsidR="00000000" w:rsidRPr="00000000">
              <w:rPr>
                <w:rtl w:val="0"/>
              </w:rPr>
            </w:r>
          </w:p>
        </w:tc>
        <w:tc>
          <w:tcPr>
            <w:gridSpan w:val="5"/>
            <w:shd w:fill="f3f3f3" w:val="clear"/>
            <w:tcMar>
              <w:top w:w="0.0" w:type="dxa"/>
              <w:left w:w="108.0" w:type="dxa"/>
              <w:bottom w:w="0.0" w:type="dxa"/>
              <w:right w:w="108.0" w:type="dxa"/>
            </w:tcMar>
          </w:tcPr>
          <w:p w:rsidR="00000000" w:rsidDel="00000000" w:rsidP="00000000" w:rsidRDefault="00000000" w:rsidRPr="00000000" w14:paraId="00000B05">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&lt;-–---------------  X  -----------------&gt;</w:t>
            </w:r>
          </w:p>
        </w:tc>
        <w:tc>
          <w:tcPr>
            <w:shd w:fill="f3f3f3" w:val="clear"/>
            <w:tcMar>
              <w:top w:w="0.0" w:type="dxa"/>
              <w:left w:w="108.0" w:type="dxa"/>
              <w:bottom w:w="0.0" w:type="dxa"/>
              <w:right w:w="108.0" w:type="dxa"/>
            </w:tcMar>
          </w:tcPr>
          <w:p w:rsidR="00000000" w:rsidDel="00000000" w:rsidP="00000000" w:rsidRDefault="00000000" w:rsidRPr="00000000" w14:paraId="00000B0A">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bl>
    <w:p w:rsidR="00000000" w:rsidDel="00000000" w:rsidP="00000000" w:rsidRDefault="00000000" w:rsidRPr="00000000" w14:paraId="00000B0B">
      <w:pPr>
        <w:pStyle w:val="Heading2"/>
        <w:numPr>
          <w:ilvl w:val="1"/>
          <w:numId w:val="9"/>
        </w:numPr>
        <w:spacing w:after="120" w:before="0" w:lineRule="auto"/>
        <w:ind w:left="1080" w:hanging="360"/>
        <w:jc w:val="both"/>
        <w:rPr/>
      </w:pPr>
      <w:r w:rsidDel="00000000" w:rsidR="00000000" w:rsidRPr="00000000">
        <w:rPr>
          <w:rtl w:val="0"/>
        </w:rPr>
      </w:r>
    </w:p>
    <w:p w:rsidR="00000000" w:rsidDel="00000000" w:rsidP="00000000" w:rsidRDefault="00000000" w:rsidRPr="00000000" w14:paraId="00000B0C">
      <w:pPr>
        <w:pStyle w:val="Heading2"/>
        <w:numPr>
          <w:ilvl w:val="1"/>
          <w:numId w:val="15"/>
        </w:numPr>
        <w:ind w:left="0" w:firstLine="0"/>
        <w:rPr/>
      </w:pPr>
      <w:bookmarkStart w:colFirst="0" w:colLast="0" w:name="_heading=h.1egqt2p" w:id="56"/>
      <w:bookmarkEnd w:id="56"/>
      <w:r w:rsidDel="00000000" w:rsidR="00000000" w:rsidRPr="00000000">
        <w:rPr>
          <w:rtl w:val="0"/>
        </w:rPr>
        <w:t xml:space="preserve">ICAO Location Indicator</w:t>
      </w:r>
    </w:p>
    <w:p w:rsidR="00000000" w:rsidDel="00000000" w:rsidP="00000000" w:rsidRDefault="00000000" w:rsidRPr="00000000" w14:paraId="00000B0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w:t>
      </w:r>
      <w:r w:rsidDel="00000000" w:rsidR="00000000" w:rsidRPr="00000000">
        <w:rPr>
          <w:rFonts w:ascii="Courier New" w:cs="Courier New" w:eastAsia="Courier New" w:hAnsi="Courier New"/>
          <w:b w:val="1"/>
          <w:rtl w:val="0"/>
        </w:rPr>
        <w:t xml:space="preserve">cccc</w:t>
      </w:r>
      <w:r w:rsidDel="00000000" w:rsidR="00000000" w:rsidRPr="00000000">
        <w:rPr>
          <w:rFonts w:ascii="Arial" w:cs="Arial" w:eastAsia="Arial" w:hAnsi="Arial"/>
          <w:rtl w:val="0"/>
        </w:rPr>
        <w:t xml:space="preserve"> field is the ICAO Location Indicator [RD.12] of the originating centre. Table 12 shows the ICAO codes associated with some centres which may put RO bulletins onto the GTS.</w:t>
      </w:r>
      <w:r w:rsidDel="00000000" w:rsidR="00000000" w:rsidRPr="00000000">
        <w:rPr>
          <w:rtl w:val="0"/>
        </w:rPr>
      </w:r>
    </w:p>
    <w:p w:rsidR="00000000" w:rsidDel="00000000" w:rsidP="00000000" w:rsidRDefault="00000000" w:rsidRPr="00000000" w14:paraId="00000B0E">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B0F">
      <w:pPr>
        <w:pStyle w:val="Heading2"/>
        <w:numPr>
          <w:ilvl w:val="1"/>
          <w:numId w:val="15"/>
        </w:numPr>
        <w:ind w:left="0" w:firstLine="0"/>
        <w:rPr/>
      </w:pPr>
      <w:bookmarkStart w:colFirst="0" w:colLast="0" w:name="_heading=h.3ygebqi" w:id="57"/>
      <w:bookmarkEnd w:id="57"/>
      <w:r w:rsidDel="00000000" w:rsidR="00000000" w:rsidRPr="00000000">
        <w:rPr>
          <w:rtl w:val="0"/>
        </w:rPr>
        <w:t xml:space="preserve">Date and Time</w:t>
      </w:r>
    </w:p>
    <w:p w:rsidR="00000000" w:rsidDel="00000000" w:rsidP="00000000" w:rsidRDefault="00000000" w:rsidRPr="00000000" w14:paraId="00000B10">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For most GTS routing nodes, the date/time indicated by </w:t>
      </w:r>
      <w:r w:rsidDel="00000000" w:rsidR="00000000" w:rsidRPr="00000000">
        <w:rPr>
          <w:rFonts w:ascii="Courier New" w:cs="Courier New" w:eastAsia="Courier New" w:hAnsi="Courier New"/>
          <w:b w:val="1"/>
          <w:rtl w:val="0"/>
        </w:rPr>
        <w:t xml:space="preserve">YYGGgg</w:t>
      </w:r>
      <w:r w:rsidDel="00000000" w:rsidR="00000000" w:rsidRPr="00000000">
        <w:rPr>
          <w:rFonts w:ascii="Arial" w:cs="Arial" w:eastAsia="Arial" w:hAnsi="Arial"/>
          <w:rtl w:val="0"/>
        </w:rPr>
        <w:t xml:space="preserve"> must be current or the data may be blocked or rejected. 'Current' is typically defined as not more than 24 hours old and not in the future by more than 10 minutes. For RO data, </w:t>
      </w:r>
      <w:r w:rsidDel="00000000" w:rsidR="00000000" w:rsidRPr="00000000">
        <w:rPr>
          <w:rFonts w:ascii="Courier New" w:cs="Courier New" w:eastAsia="Courier New" w:hAnsi="Courier New"/>
          <w:b w:val="1"/>
          <w:rtl w:val="0"/>
        </w:rPr>
        <w:t xml:space="preserve">YYGGgg</w:t>
      </w:r>
      <w:r w:rsidDel="00000000" w:rsidR="00000000" w:rsidRPr="00000000">
        <w:rPr>
          <w:rFonts w:ascii="Arial" w:cs="Arial" w:eastAsia="Arial" w:hAnsi="Arial"/>
          <w:rtl w:val="0"/>
        </w:rPr>
        <w:t xml:space="preserve"> will be the start date/time of the profile (the same as that encoded into BUFR Section 1) which should normally be less than 3 hours old at the time of encoding.</w:t>
      </w:r>
      <w:r w:rsidDel="00000000" w:rsidR="00000000" w:rsidRPr="00000000">
        <w:rPr>
          <w:rtl w:val="0"/>
        </w:rPr>
      </w:r>
    </w:p>
    <w:p w:rsidR="00000000" w:rsidDel="00000000" w:rsidP="00000000" w:rsidRDefault="00000000" w:rsidRPr="00000000" w14:paraId="00000B1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2">
      <w:pPr>
        <w:pStyle w:val="Heading2"/>
        <w:numPr>
          <w:ilvl w:val="1"/>
          <w:numId w:val="15"/>
        </w:numPr>
        <w:ind w:left="0" w:firstLine="0"/>
        <w:rPr/>
      </w:pPr>
      <w:bookmarkStart w:colFirst="0" w:colLast="0" w:name="_heading=h.2dlolyb" w:id="58"/>
      <w:bookmarkEnd w:id="58"/>
      <w:r w:rsidDel="00000000" w:rsidR="00000000" w:rsidRPr="00000000">
        <w:rPr>
          <w:rtl w:val="0"/>
        </w:rPr>
        <w:t xml:space="preserve">Current routing headers</w:t>
      </w:r>
    </w:p>
    <w:p w:rsidR="00000000" w:rsidDel="00000000" w:rsidP="00000000" w:rsidRDefault="00000000" w:rsidRPr="00000000" w14:paraId="00000B13">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Table 14 shows the fixed part of the ARHs for those headers in current use for RO bulletins. GTS nodes wanting to collect these headers should contact the appropriate source centre if these headers are not already being routed to them.</w:t>
      </w:r>
      <w:r w:rsidDel="00000000" w:rsidR="00000000" w:rsidRPr="00000000">
        <w:rPr>
          <w:rtl w:val="0"/>
        </w:rPr>
      </w:r>
    </w:p>
    <w:p w:rsidR="00000000" w:rsidDel="00000000" w:rsidP="00000000" w:rsidRDefault="00000000" w:rsidRPr="00000000" w14:paraId="00000B14">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B1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Note that (apart from Metop data generated by EUMETSAT) there is no distinction in the ARH of individual satellites, only the source of the bulletin.</w:t>
      </w:r>
      <w:r w:rsidDel="00000000" w:rsidR="00000000" w:rsidRPr="00000000">
        <w:rPr>
          <w:rtl w:val="0"/>
        </w:rPr>
      </w:r>
    </w:p>
    <w:p w:rsidR="00000000" w:rsidDel="00000000" w:rsidP="00000000" w:rsidRDefault="00000000" w:rsidRPr="00000000" w14:paraId="00000B1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7">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sqyw64" w:id="59"/>
      <w:bookmarkEnd w:id="59"/>
      <w:r w:rsidDel="00000000" w:rsidR="00000000" w:rsidRPr="00000000">
        <w:rPr>
          <w:rFonts w:ascii="Arial" w:cs="Arial" w:eastAsia="Arial" w:hAnsi="Arial"/>
          <w:b w:val="1"/>
          <w:rtl w:val="0"/>
        </w:rPr>
        <w:t xml:space="preserve">Table 14. Summary of ARHs for RO data on the GTS</w:t>
      </w:r>
      <w:r w:rsidDel="00000000" w:rsidR="00000000" w:rsidRPr="00000000">
        <w:rPr>
          <w:rtl w:val="0"/>
        </w:rPr>
      </w:r>
    </w:p>
    <w:tbl>
      <w:tblPr>
        <w:tblStyle w:val="Table23"/>
        <w:tblW w:w="9000.0" w:type="dxa"/>
        <w:jc w:val="left"/>
        <w:tblInd w:w="13.0" w:type="dxa"/>
        <w:tblLayout w:type="fixed"/>
        <w:tblLook w:val="0000"/>
      </w:tblPr>
      <w:tblGrid>
        <w:gridCol w:w="2065"/>
        <w:gridCol w:w="2343"/>
        <w:gridCol w:w="4592"/>
        <w:tblGridChange w:id="0">
          <w:tblGrid>
            <w:gridCol w:w="2065"/>
            <w:gridCol w:w="2343"/>
            <w:gridCol w:w="4592"/>
          </w:tblGrid>
        </w:tblGridChange>
      </w:tblGrid>
      <w:tr>
        <w:trPr>
          <w:cantSplit w:val="1"/>
          <w:tblHeader w:val="0"/>
        </w:trPr>
        <w:tc>
          <w:tcPr>
            <w:tcBorders>
              <w:top w:color="000000" w:space="0" w:sz="4" w:val="single"/>
              <w:left w:color="000000" w:space="0" w:sz="4" w:val="single"/>
              <w:bottom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1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ARH</w:t>
            </w:r>
          </w:p>
        </w:tc>
        <w:tc>
          <w:tcPr>
            <w:tcBorders>
              <w:top w:color="000000" w:space="0" w:sz="4" w:val="single"/>
              <w:left w:color="000000" w:space="0" w:sz="4" w:val="single"/>
              <w:bottom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1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Mission</w:t>
            </w:r>
          </w:p>
        </w:tc>
        <w:tc>
          <w:tcPr>
            <w:tcBorders>
              <w:top w:color="000000" w:space="0" w:sz="4" w:val="single"/>
              <w:left w:color="000000" w:space="0" w:sz="4" w:val="single"/>
              <w:bottom w:color="000000" w:space="0" w:sz="4" w:val="single"/>
              <w:right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1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Source</w:t>
            </w:r>
          </w:p>
        </w:tc>
      </w:tr>
      <w:tr>
        <w:trPr>
          <w:cantSplit w:val="1"/>
          <w:trHeight w:val="274" w:hRule="atLeast"/>
          <w:tblHeader w:val="0"/>
        </w:trPr>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1B">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1C">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EKMI</w:t>
            </w:r>
          </w:p>
          <w:p w:rsidR="00000000" w:rsidDel="00000000" w:rsidP="00000000" w:rsidRDefault="00000000" w:rsidRPr="00000000" w14:paraId="00000B1D">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1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Metop-[A]/B/C / GRAS</w:t>
            </w: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1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DMI Copenhagen (ROM SAF)</w:t>
            </w:r>
            <w:r w:rsidDel="00000000" w:rsidR="00000000" w:rsidRPr="00000000">
              <w:rPr>
                <w:rtl w:val="0"/>
              </w:rPr>
            </w:r>
          </w:p>
        </w:tc>
      </w:tr>
      <w:tr>
        <w:trPr>
          <w:cantSplit w:val="1"/>
          <w:trHeight w:val="268" w:hRule="atLeast"/>
          <w:tblHeader w:val="0"/>
        </w:trPr>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20">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21">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IEGX01     EUMC</w:t>
            </w:r>
          </w:p>
          <w:p w:rsidR="00000000" w:rsidDel="00000000" w:rsidP="00000000" w:rsidRDefault="00000000" w:rsidRPr="00000000" w14:paraId="00000B22">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2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2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[Metop-A / GRAS]</w:t>
            </w:r>
          </w:p>
          <w:p w:rsidR="00000000" w:rsidDel="00000000" w:rsidP="00000000" w:rsidRDefault="00000000" w:rsidRPr="00000000" w14:paraId="00000B2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2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EUMETSAT HQ (Darmstadt)</w:t>
            </w:r>
          </w:p>
        </w:tc>
      </w:tr>
      <w:tr>
        <w:trPr>
          <w:cantSplit w:val="1"/>
          <w:trHeight w:val="268" w:hRule="atLeast"/>
          <w:tblHeader w:val="0"/>
        </w:trPr>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27">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28">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IEGX01     EUMP</w:t>
            </w:r>
          </w:p>
          <w:p w:rsidR="00000000" w:rsidDel="00000000" w:rsidP="00000000" w:rsidRDefault="00000000" w:rsidRPr="00000000" w14:paraId="00000B29">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2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2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Metop-B / GRAS</w:t>
            </w:r>
          </w:p>
          <w:p w:rsidR="00000000" w:rsidDel="00000000" w:rsidP="00000000" w:rsidRDefault="00000000" w:rsidRPr="00000000" w14:paraId="00000B2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2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2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EUMETSAT HQ (Darmstadt)</w:t>
            </w:r>
          </w:p>
          <w:p w:rsidR="00000000" w:rsidDel="00000000" w:rsidP="00000000" w:rsidRDefault="00000000" w:rsidRPr="00000000" w14:paraId="00000B2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472" w:hRule="atLeast"/>
          <w:tblHeader w:val="0"/>
        </w:trPr>
        <w:tc>
          <w:tcPr>
            <w:tcBorders>
              <w:left w:color="000000" w:space="0" w:sz="4" w:val="single"/>
              <w:bottom w:color="000000" w:space="0" w:sz="4" w:val="single"/>
            </w:tcBorders>
            <w:shd w:fill="e0e0e0" w:val="clear"/>
            <w:tcMar>
              <w:top w:w="0.0" w:type="dxa"/>
              <w:left w:w="108.0" w:type="dxa"/>
              <w:bottom w:w="0.0" w:type="dxa"/>
              <w:right w:w="108.0" w:type="dxa"/>
            </w:tcMar>
          </w:tcPr>
          <w:p w:rsidR="00000000" w:rsidDel="00000000" w:rsidP="00000000" w:rsidRDefault="00000000" w:rsidRPr="00000000" w14:paraId="00000B30">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31">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IEGX01     EUMR</w:t>
            </w:r>
          </w:p>
          <w:p w:rsidR="00000000" w:rsidDel="00000000" w:rsidP="00000000" w:rsidRDefault="00000000" w:rsidRPr="00000000" w14:paraId="00000B32">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B3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3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Metop-C / GRAS</w:t>
            </w:r>
          </w:p>
          <w:p w:rsidR="00000000" w:rsidDel="00000000" w:rsidP="00000000" w:rsidRDefault="00000000" w:rsidRPr="00000000" w14:paraId="00000B3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B3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3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EUMETSAT HQ (Darmstadt)</w:t>
            </w:r>
          </w:p>
          <w:p w:rsidR="00000000" w:rsidDel="00000000" w:rsidP="00000000" w:rsidRDefault="00000000" w:rsidRPr="00000000" w14:paraId="00000B3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39">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3A">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KWBC</w:t>
            </w:r>
          </w:p>
          <w:p w:rsidR="00000000" w:rsidDel="00000000" w:rsidP="00000000" w:rsidRDefault="00000000" w:rsidRPr="00000000" w14:paraId="00000B3B">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3C">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3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3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[COSMIC (1-6)]</w:t>
            </w:r>
            <w:r w:rsidDel="00000000" w:rsidR="00000000" w:rsidRPr="00000000">
              <w:rPr>
                <w:rtl w:val="0"/>
              </w:rPr>
            </w:r>
          </w:p>
          <w:p w:rsidR="00000000" w:rsidDel="00000000" w:rsidP="00000000" w:rsidRDefault="00000000" w:rsidRPr="00000000" w14:paraId="00000B3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COSMIC-2 (E1-E6)</w:t>
            </w:r>
            <w:r w:rsidDel="00000000" w:rsidR="00000000" w:rsidRPr="00000000">
              <w:rPr>
                <w:rtl w:val="0"/>
              </w:rPr>
            </w:r>
          </w:p>
          <w:p w:rsidR="00000000" w:rsidDel="00000000" w:rsidP="00000000" w:rsidRDefault="00000000" w:rsidRPr="00000000" w14:paraId="00000B4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[C/NOFS]</w:t>
            </w:r>
          </w:p>
          <w:p w:rsidR="00000000" w:rsidDel="00000000" w:rsidP="00000000" w:rsidRDefault="00000000" w:rsidRPr="00000000" w14:paraId="00000B4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[SAC-C]</w:t>
            </w:r>
          </w:p>
          <w:p w:rsidR="00000000" w:rsidDel="00000000" w:rsidP="00000000" w:rsidRDefault="00000000" w:rsidRPr="00000000" w14:paraId="00000B4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43">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UCAR Boulder (via GTS node NESDIS, Washington)</w:t>
            </w:r>
            <w:r w:rsidDel="00000000" w:rsidR="00000000" w:rsidRPr="00000000">
              <w:rPr>
                <w:rtl w:val="0"/>
              </w:rPr>
            </w:r>
          </w:p>
          <w:p w:rsidR="00000000" w:rsidDel="00000000" w:rsidP="00000000" w:rsidRDefault="00000000" w:rsidRPr="00000000" w14:paraId="00000B4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4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4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47">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48">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KNES</w:t>
            </w:r>
          </w:p>
          <w:p w:rsidR="00000000" w:rsidDel="00000000" w:rsidP="00000000" w:rsidRDefault="00000000" w:rsidRPr="00000000" w14:paraId="00000B49">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4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KOMPSAT-5</w:t>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4B">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UCAR Boulder (via GTS node NESDIS, Washington)</w:t>
            </w: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4C">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4D">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EDZW</w:t>
            </w:r>
          </w:p>
          <w:p w:rsidR="00000000" w:rsidDel="00000000" w:rsidP="00000000" w:rsidRDefault="00000000" w:rsidRPr="00000000" w14:paraId="00000B4E">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4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5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[CHAMP]</w:t>
            </w:r>
          </w:p>
          <w:p w:rsidR="00000000" w:rsidDel="00000000" w:rsidP="00000000" w:rsidRDefault="00000000" w:rsidRPr="00000000" w14:paraId="00000B5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[GRACE-A/B]</w:t>
            </w:r>
          </w:p>
          <w:p w:rsidR="00000000" w:rsidDel="00000000" w:rsidP="00000000" w:rsidRDefault="00000000" w:rsidRPr="00000000" w14:paraId="00000B5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GRACE-C/D (GRACE-FO)</w:t>
            </w:r>
          </w:p>
          <w:p w:rsidR="00000000" w:rsidDel="00000000" w:rsidP="00000000" w:rsidRDefault="00000000" w:rsidRPr="00000000" w14:paraId="00000B5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TerraSAR-X</w:t>
            </w:r>
          </w:p>
          <w:p w:rsidR="00000000" w:rsidDel="00000000" w:rsidP="00000000" w:rsidRDefault="00000000" w:rsidRPr="00000000" w14:paraId="00000B5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TanDEM-X</w:t>
            </w:r>
          </w:p>
          <w:p w:rsidR="00000000" w:rsidDel="00000000" w:rsidP="00000000" w:rsidRDefault="00000000" w:rsidRPr="00000000" w14:paraId="00000B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5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GFZ Potsdam (via GTS node DWD, Offenbach)</w:t>
            </w:r>
          </w:p>
          <w:p w:rsidR="00000000" w:rsidDel="00000000" w:rsidP="00000000" w:rsidRDefault="00000000" w:rsidRPr="00000000" w14:paraId="00000B5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5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5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5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5B">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5C">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BAWX</w:t>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5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5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FY-3C/D / GNOS</w:t>
            </w:r>
          </w:p>
          <w:p w:rsidR="00000000" w:rsidDel="00000000" w:rsidP="00000000" w:rsidRDefault="00000000" w:rsidRPr="00000000" w14:paraId="00000B5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6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6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CMA Beijing</w:t>
            </w:r>
          </w:p>
          <w:p w:rsidR="00000000" w:rsidDel="00000000" w:rsidP="00000000" w:rsidRDefault="00000000" w:rsidRPr="00000000" w14:paraId="00000B6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63">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64">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DEMS</w:t>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6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6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Megha-Tropiques / ROSA</w:t>
            </w:r>
          </w:p>
          <w:p w:rsidR="00000000" w:rsidDel="00000000" w:rsidP="00000000" w:rsidRDefault="00000000" w:rsidRPr="00000000" w14:paraId="00000B6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6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6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ISRO New Delhi</w:t>
            </w:r>
          </w:p>
          <w:p w:rsidR="00000000" w:rsidDel="00000000" w:rsidP="00000000" w:rsidRDefault="00000000" w:rsidRPr="00000000" w14:paraId="00000B6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6B">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6C">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KWNO</w:t>
            </w:r>
          </w:p>
          <w:p w:rsidR="00000000" w:rsidDel="00000000" w:rsidP="00000000" w:rsidRDefault="00000000" w:rsidRPr="00000000" w14:paraId="00000B6D">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6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PAZ / ROHPP</w:t>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6F">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UCAR Boulder (via GTS node NESDIS, Washington)</w:t>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70">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71">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IPX[A-B]0[1-2] KWBC</w:t>
            </w:r>
          </w:p>
          <w:p w:rsidR="00000000" w:rsidDel="00000000" w:rsidP="00000000" w:rsidRDefault="00000000" w:rsidRPr="00000000" w14:paraId="00000B72">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7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Sentinel-6A/B from primary (1) or backup (2) processor</w:t>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74">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NASA/JPL (via NOAA)</w:t>
            </w:r>
          </w:p>
        </w:tc>
      </w:tr>
    </w:tbl>
    <w:p w:rsidR="00000000" w:rsidDel="00000000" w:rsidP="00000000" w:rsidRDefault="00000000" w:rsidRPr="00000000" w14:paraId="00000B7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B7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[Missions in square brackets are no longer active]</w:t>
      </w:r>
    </w:p>
    <w:p w:rsidR="00000000" w:rsidDel="00000000" w:rsidP="00000000" w:rsidRDefault="00000000" w:rsidRPr="00000000" w14:paraId="00000B77">
      <w:pPr>
        <w:pStyle w:val="Heading1"/>
        <w:numPr>
          <w:ilvl w:val="0"/>
          <w:numId w:val="15"/>
        </w:numPr>
        <w:ind w:left="0" w:firstLine="0"/>
        <w:rPr/>
      </w:pPr>
      <w:bookmarkStart w:colFirst="0" w:colLast="0" w:name="_heading=h.3cqmetx" w:id="60"/>
      <w:bookmarkEnd w:id="60"/>
      <w:r w:rsidDel="00000000" w:rsidR="00000000" w:rsidRPr="00000000">
        <w:rPr>
          <w:rtl w:val="0"/>
        </w:rPr>
        <w:t xml:space="preserve">Software Applications</w:t>
      </w:r>
    </w:p>
    <w:p w:rsidR="00000000" w:rsidDel="00000000" w:rsidP="00000000" w:rsidRDefault="00000000" w:rsidRPr="00000000" w14:paraId="00000B7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Software applications for BUFR encoding and decoding of this data type have been developed in the Met Office as part of the ROM SAF software deliverable ‘Radio Occultation Processing Package’ (ROPP) (see for instance [RD.7]).</w:t>
      </w:r>
      <w:r w:rsidDel="00000000" w:rsidR="00000000" w:rsidRPr="00000000">
        <w:rPr>
          <w:rtl w:val="0"/>
        </w:rPr>
      </w:r>
    </w:p>
    <w:p w:rsidR="00000000" w:rsidDel="00000000" w:rsidP="00000000" w:rsidRDefault="00000000" w:rsidRPr="00000000" w14:paraId="00000B79">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encoder tool </w:t>
      </w:r>
      <w:r w:rsidDel="00000000" w:rsidR="00000000" w:rsidRPr="00000000">
        <w:rPr>
          <w:rFonts w:ascii="Courier New" w:cs="Courier New" w:eastAsia="Courier New" w:hAnsi="Courier New"/>
          <w:b w:val="1"/>
          <w:rtl w:val="0"/>
        </w:rPr>
        <w:t xml:space="preserve">ropp2bufr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7A">
      <w:pPr>
        <w:widowControl w:val="1"/>
        <w:numPr>
          <w:ilvl w:val="0"/>
          <w:numId w:val="5"/>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reads one or more ROPP netCDF files each containing one or more profiles,</w:t>
      </w:r>
      <w:r w:rsidDel="00000000" w:rsidR="00000000" w:rsidRPr="00000000">
        <w:rPr>
          <w:rtl w:val="0"/>
        </w:rPr>
      </w:r>
    </w:p>
    <w:p w:rsidR="00000000" w:rsidDel="00000000" w:rsidP="00000000" w:rsidRDefault="00000000" w:rsidRPr="00000000" w14:paraId="00000B7B">
      <w:pPr>
        <w:widowControl w:val="1"/>
        <w:numPr>
          <w:ilvl w:val="0"/>
          <w:numId w:val="2"/>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pre-processes the occultation data to BUFR standards,</w:t>
      </w:r>
    </w:p>
    <w:p w:rsidR="00000000" w:rsidDel="00000000" w:rsidP="00000000" w:rsidRDefault="00000000" w:rsidRPr="00000000" w14:paraId="00000B7C">
      <w:pPr>
        <w:widowControl w:val="1"/>
        <w:numPr>
          <w:ilvl w:val="0"/>
          <w:numId w:val="2"/>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calls a generic kernel encoder library</w:t>
      </w:r>
    </w:p>
    <w:p w:rsidR="00000000" w:rsidDel="00000000" w:rsidP="00000000" w:rsidRDefault="00000000" w:rsidRPr="00000000" w14:paraId="00000B7D">
      <w:pPr>
        <w:widowControl w:val="1"/>
        <w:numPr>
          <w:ilvl w:val="0"/>
          <w:numId w:val="2"/>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outputs the resulting BUFR bit string(s), with optional ARH, to a file</w:t>
      </w:r>
      <w:r w:rsidDel="00000000" w:rsidR="00000000" w:rsidRPr="00000000">
        <w:rPr>
          <w:rtl w:val="0"/>
        </w:rPr>
      </w:r>
    </w:p>
    <w:p w:rsidR="00000000" w:rsidDel="00000000" w:rsidP="00000000" w:rsidRDefault="00000000" w:rsidRPr="00000000" w14:paraId="00000B7E">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decoder tool </w:t>
      </w:r>
      <w:r w:rsidDel="00000000" w:rsidR="00000000" w:rsidRPr="00000000">
        <w:rPr>
          <w:rFonts w:ascii="Courier New" w:cs="Courier New" w:eastAsia="Courier New" w:hAnsi="Courier New"/>
          <w:b w:val="1"/>
          <w:rtl w:val="0"/>
        </w:rPr>
        <w:t xml:space="preserve">bufr2ropp</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7F">
      <w:pPr>
        <w:widowControl w:val="1"/>
        <w:numPr>
          <w:ilvl w:val="0"/>
          <w:numId w:val="2"/>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reads a BUFR data file containing any number of arbitrary messages or complete bulletins,</w:t>
      </w:r>
      <w:r w:rsidDel="00000000" w:rsidR="00000000" w:rsidRPr="00000000">
        <w:rPr>
          <w:rtl w:val="0"/>
        </w:rPr>
      </w:r>
    </w:p>
    <w:p w:rsidR="00000000" w:rsidDel="00000000" w:rsidP="00000000" w:rsidRDefault="00000000" w:rsidRPr="00000000" w14:paraId="00000B80">
      <w:pPr>
        <w:widowControl w:val="1"/>
        <w:numPr>
          <w:ilvl w:val="0"/>
          <w:numId w:val="2"/>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rejects non-RO messages</w:t>
      </w:r>
    </w:p>
    <w:p w:rsidR="00000000" w:rsidDel="00000000" w:rsidP="00000000" w:rsidRDefault="00000000" w:rsidRPr="00000000" w14:paraId="00000B81">
      <w:pPr>
        <w:widowControl w:val="1"/>
        <w:numPr>
          <w:ilvl w:val="0"/>
          <w:numId w:val="2"/>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calls a generic kernel decoder library</w:t>
      </w:r>
      <w:r w:rsidDel="00000000" w:rsidR="00000000" w:rsidRPr="00000000">
        <w:rPr>
          <w:rtl w:val="0"/>
        </w:rPr>
      </w:r>
    </w:p>
    <w:p w:rsidR="00000000" w:rsidDel="00000000" w:rsidP="00000000" w:rsidRDefault="00000000" w:rsidRPr="00000000" w14:paraId="00000B82">
      <w:pPr>
        <w:widowControl w:val="1"/>
        <w:numPr>
          <w:ilvl w:val="0"/>
          <w:numId w:val="2"/>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post-processes the occultation data to ROPP standards,</w:t>
      </w:r>
      <w:r w:rsidDel="00000000" w:rsidR="00000000" w:rsidRPr="00000000">
        <w:rPr>
          <w:rtl w:val="0"/>
        </w:rPr>
      </w:r>
    </w:p>
    <w:p w:rsidR="00000000" w:rsidDel="00000000" w:rsidP="00000000" w:rsidRDefault="00000000" w:rsidRPr="00000000" w14:paraId="00000B83">
      <w:pPr>
        <w:widowControl w:val="1"/>
        <w:numPr>
          <w:ilvl w:val="0"/>
          <w:numId w:val="2"/>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outputs the resulting ROPP data to one or more netCDF files</w:t>
      </w:r>
      <w:r w:rsidDel="00000000" w:rsidR="00000000" w:rsidRPr="00000000">
        <w:rPr>
          <w:rtl w:val="0"/>
        </w:rPr>
      </w:r>
    </w:p>
    <w:p w:rsidR="00000000" w:rsidDel="00000000" w:rsidP="00000000" w:rsidRDefault="00000000" w:rsidRPr="00000000" w14:paraId="00000B84">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These tools have several command-line options to control the process. They are implemented in Fortran 95 and use ROPP libraries and third-party packages (such as netCDF from Unidata and BUFR from the Met Office or ECMWF).</w:t>
      </w:r>
      <w:r w:rsidDel="00000000" w:rsidR="00000000" w:rsidRPr="00000000">
        <w:rPr>
          <w:rtl w:val="0"/>
        </w:rPr>
      </w:r>
    </w:p>
    <w:p w:rsidR="00000000" w:rsidDel="00000000" w:rsidP="00000000" w:rsidRDefault="00000000" w:rsidRPr="00000000" w14:paraId="00000B8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encoder and its companion decoder have been validated on a range of compilers and platforms, using a variety of operational RO data streams.  For more details see [RD.7] and [RD.14].</w:t>
      </w:r>
      <w:r w:rsidDel="00000000" w:rsidR="00000000" w:rsidRPr="00000000">
        <w:rPr>
          <w:rtl w:val="0"/>
        </w:rPr>
      </w:r>
    </w:p>
    <w:p w:rsidR="00000000" w:rsidDel="00000000" w:rsidP="00000000" w:rsidRDefault="00000000" w:rsidRPr="00000000" w14:paraId="00000B8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encoder is being used by the ROM SAF to generate GRAS Level 2 NRT products in BUFR and is also used by GFZ to encode TerraSAR-X and TanDEM-X RO data in NRT.  We note that NRT RO data from the CHAMP (processed by GFZ) and SAC-C (processed by UCAR) missions – now both terminated – were also encoded using this software.</w:t>
      </w:r>
      <w:r w:rsidDel="00000000" w:rsidR="00000000" w:rsidRPr="00000000">
        <w:rPr>
          <w:rtl w:val="0"/>
        </w:rPr>
      </w:r>
    </w:p>
    <w:p w:rsidR="00000000" w:rsidDel="00000000" w:rsidP="00000000" w:rsidRDefault="00000000" w:rsidRPr="00000000" w14:paraId="00000B89">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RO data processing centres are encouraged to implement the ROPP encoder, in order to encode the BUFR locally and then disseminate both their own format (e.g. as netCDF [RD8] or text-based files) and BUFR files in parallel (to different users and possibly by different methods, depending on user requirements). BUFR is the only approved format for the dissemination of RO data via the GTS.</w:t>
      </w:r>
      <w:r w:rsidDel="00000000" w:rsidR="00000000" w:rsidRPr="00000000">
        <w:rPr>
          <w:rtl w:val="0"/>
        </w:rPr>
      </w:r>
    </w:p>
    <w:p w:rsidR="00000000" w:rsidDel="00000000" w:rsidP="00000000" w:rsidRDefault="00000000" w:rsidRPr="00000000" w14:paraId="00000B8A">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software may be obtained via the ROM SAF website [RD.13]. The package is cost-free and fully supported, but users are required to register and agree to a simple license under EUMETSAT Data Policy for SAF deliverables.</w:t>
      </w:r>
      <w:r w:rsidDel="00000000" w:rsidR="00000000" w:rsidRPr="00000000">
        <w:rPr>
          <w:rtl w:val="0"/>
        </w:rPr>
      </w:r>
    </w:p>
    <w:p w:rsidR="00000000" w:rsidDel="00000000" w:rsidP="00000000" w:rsidRDefault="00000000" w:rsidRPr="00000000" w14:paraId="00000B8B">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sectPr>
      <w:headerReference r:id="rId19" w:type="default"/>
      <w:headerReference r:id="rId20" w:type="first"/>
      <w:footerReference r:id="rId21" w:type="default"/>
      <w:footerReference r:id="rId22" w:type="first"/>
      <w:pgSz w:h="16838" w:w="11906" w:orient="portrait"/>
      <w:pgMar w:bottom="1418" w:top="1418" w:left="1418" w:right="1418" w:header="720"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ig Syndergaard" w:id="30" w:date="2024-07-17T15:40:00Z">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Backlog</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Regional</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Local</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distinguish between global and regional?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a flag Table? To be able to say e.g global NRT or Regional NRT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Global/Regional maybe in the flag Table</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ask Simon how it is done for other instruments</w:t>
      </w:r>
    </w:p>
  </w:comment>
  <w:comment w:author="Neill Bowler" w:id="31" w:date="2024-08-21T15:38:00Z">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suggested to use the sub-centre number to distinguish between global, regional and local. The processing sub-centre is used to identify which antenna downloaded the data for regional data.</w:t>
      </w:r>
    </w:p>
  </w:comment>
  <w:comment w:author="Stig Syndergaard" w:id="26" w:date="2024-07-15T18:48:00Z">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likely needs revision when we hear from Doug Hunt or others.</w:t>
      </w:r>
    </w:p>
  </w:comment>
  <w:comment w:author="Stig Syndergaard" w:id="27" w:date="2024-08-28T14:57:10Z">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short delayed replication around this? If it is not there?</w:t>
      </w:r>
    </w:p>
  </w:comment>
  <w:comment w:author="Stig Syndergaard" w:id="6" w:date="2024-08-14T16:14:00Z">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include specific identifier for Aircraft</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Distinguish if balloon or ground based or aircraft</w:t>
      </w:r>
    </w:p>
  </w:comment>
  <w:comment w:author="Stig Syndergaard" w:id="21" w:date="2024-06-23T16:33:00Z">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may need update in the end.</w:t>
      </w:r>
    </w:p>
  </w:comment>
  <w:comment w:author="Stig Syndergaard" w:id="10" w:date="2024-07-17T16:17:00Z">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be different from the one in section 1.</w:t>
      </w:r>
    </w:p>
  </w:comment>
  <w:comment w:author="Stig Syndergaard" w:id="11" w:date="2024-08-14T16:53:00Z">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also sub-centre here.</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use these two fields independently of the ones in section 1 if for example one centre process level 1b, and another level 2a, or add on QC etc.</w:t>
      </w:r>
    </w:p>
  </w:comment>
  <w:comment w:author="Neill Bowler" w:id="12" w:date="2024-08-21T15:14:00Z">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that originating sub-centre should be included.</w:t>
      </w:r>
    </w:p>
  </w:comment>
  <w:comment w:author="Stig Syndergaard" w:id="7" w:date="2024-07-17T15:23:00Z">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Should we use the short version?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ask Simon/Jeff</w:t>
      </w:r>
    </w:p>
  </w:comment>
  <w:comment w:author="Stig Syndergaard" w:id="8" w:date="2024-08-14T16:50:00Z">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use the short version if ok with everybody.</w:t>
      </w:r>
    </w:p>
  </w:comment>
  <w:comment w:author="Stig Syndergaard" w:id="2" w:date="2024-08-14T16:26:00Z">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propose new sub-categories for:</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(RO from balloon)</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(RO from ground-based)</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(RO from aircraft)</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them all?</w:t>
      </w:r>
    </w:p>
  </w:comment>
  <w:comment w:author="Neill Bowler" w:id="13" w:date="2024-08-21T15:35:00Z">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Difficult for NWP centres to interpret the meaning of a 12-character string. But, OK to use if this is the requirement. 2-08-014 - allows a flexible length of the character string.</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 expressed a need for at least two version numbers.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0-25-060 is being used for other instruments in EPS-SG - using different digits to indicate different version numbers.</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problem with the string, but we would need to write an interpretation of who the string is to be used.</w:t>
      </w:r>
    </w:p>
  </w:comment>
  <w:comment w:author="Stig Syndergaard" w:id="32" w:date="2024-07-17T09:28:00Z">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Notes from Chris:</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flags for the successful completion of excess phase, bending angle and refractivity processing, one could also add a flag describing the successful POD processing. However: If POD goes wrong, excess phase goes wrong; if excess phase goes wrong, bending angle goes wrong etc. On the other hand, there seems to be a preference of NWP centres to not get any degraded data as bufr. In that case, these flags will never be set in products disseminated to users, and their information content is effectively zero…</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Closed vs. open loop data: Most modern receivers use open loop data everywhere. If receivers use both, a more interesting quantity would be where the transition between closed and open loop takes places. Only some very old receivers (GPS/MET, CHAMP, GRACE, maybe more?) exclusively use closed loop tracking.</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aware of anyone actively flagging surface reflections.</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L2P vs. L2C: When introduced in GPS and first exploited by COSMIC-1, this was exciting because the new civil signal promised higher SNRs. Nowadays, many modern receivers are not capable of doing codeless tracking (as required for the encrypted L2P signals), and encrypted legacy GPS signals will disappear at the end of the 2020’s. Instead, modern receivers increasingly make use of pilot signals, i.e. signals without any data modulation. This cannot be mapped with a single (or a few) binary flags; using a new entry similar to the frequencies together with a code table identifying the signals being exploited by the instrument would be better. One could stick to RINEX conventions; IGS lists 109 different signal types across the major GNSS systems (GPS, Galileo, GLONASS, Beidou, QZSS, IRSS) in their RINEX 3.05 specification. Or instead of a code table, use a 3-char text field…</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follow Stig’s suggestion to remove level 2 products (Temperature, moisture and surface pressure), we can also drop bits 7, 14 and 15.</w:t>
      </w:r>
    </w:p>
  </w:comment>
  <w:comment w:author="Stig Syndergaard" w:id="24" w:date="2024-03-19T19:20:00Z">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getting uncertain about this. In https://www.eumetnet.eu/wp-content/uploads/2017/04/OPERA_BUFR_template_primer_V1.4.pdf, page 13, it says this: “A quick scan of Table B will show that it does contain a few descriptors that contain modifiers in their definition. Generally this is considered legacy, not current practice.” So maybe we shouldn’t, and maybe that’s why Dave Offiler chose the current way of doing it. Basically the current way says:</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next descriptor is an RMS. Then comes BA (so it is RMS of BA), and then RMS is turned off again. However, RMS is not really right. None of the options in code table 0 08 023 are really right for our purpose, but RMS error (number 14) would be better.</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suggest to check 0 08 092 descriptor, measurement uncertainty. 0 08 093 uncertainty significance.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ask Simon/Jeff.</w:t>
      </w:r>
    </w:p>
  </w:comment>
  <w:comment w:author="Stig Syndergaard" w:id="25" w:date="2024-08-28T16:04:34Z">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Jeff: It is okay like this. There is precedence.</w:t>
      </w:r>
    </w:p>
  </w:comment>
  <w:comment w:author="Stig Syndergaard" w:id="5" w:date="2024-06-22T13:51:00Z">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made no attempt to hold track of the data field numbers in the following when there are variables like n0 here, but I have put in preliminary consecutive field numbers for now.</w:t>
      </w:r>
    </w:p>
  </w:comment>
  <w:comment w:author="Bowler, Neill" w:id="33" w:date="2022-09-30T16:25:00Z">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Values to be reviewed.</w:t>
      </w:r>
    </w:p>
  </w:comment>
  <w:comment w:author="Stig Syndergaard" w:id="18" w:date="2024-08-28T16:04:36Z">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SNR and BA 60-80 km can be used for error models</w:t>
      </w:r>
    </w:p>
  </w:comment>
  <w:comment w:author="Stig Syndergaard" w:id="17" w:date="2024-08-28T16:04:36Z">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Jennifer: They are useful as diagnostics that can be filtered on, not directly assimilated.</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are all class 10 – maybe.</w:t>
      </w:r>
    </w:p>
  </w:comment>
  <w:comment w:author="Stig Syndergaard" w:id="28" w:date="2024-08-28T16:04:36Z">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10 after all?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Simon/Jeff: It is up to us how we consider it.</w:t>
      </w:r>
    </w:p>
  </w:comment>
  <w:comment w:author="Stig Syndergaard" w:id="1" w:date="2024-07-17T15:34:00Z">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Ask Simon/Jeff for clarification</w:t>
      </w:r>
    </w:p>
  </w:comment>
  <w:comment w:author="Neill Bowler" w:id="16" w:date="2024-08-21T16:06:00Z">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period descriptor applies to the following descriptor. An increment applies to all following descriptors.</w:t>
        <w:br w:type="textWrapping"/>
        <w:t xml:space="preserve">The Time Significance descriptor could be used to isolate a given time.</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same descriptor repeated twice defines an extent, so it’s good as it is.</w:t>
      </w:r>
    </w:p>
  </w:comment>
  <w:comment w:author="Neill Bowler" w:id="3" w:date="2024-06-26T14:10:00Z">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raised a question about whether this should be locally defined.</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ask Simon/Jeff</w:t>
      </w:r>
    </w:p>
  </w:comment>
  <w:comment w:author="Stig Syndergaard" w:id="4" w:date="2024-08-14T16:34:00Z">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cent have their own table</w:t>
      </w:r>
    </w:p>
  </w:comment>
  <w:comment w:author="Stig Syndergaard" w:id="37" w:date="2024-07-17T15:57:00Z">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If we go with a new table, then extend it to 31 bits.</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with Simon/Jeff</w:t>
      </w:r>
    </w:p>
  </w:comment>
  <w:comment w:author="Stig Syndergaard" w:id="14" w:date="2024-06-23T14:05:00Z">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move the new ‘SLTA of reference time’ down to local Earth parameters.</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still have Time Significance here. Should we let it be up to the provider if it is 17 or 25?</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UCAR defines the reference time where the excess phase exceeds 500 m. EUMETSAT and DMI defines it based on SLTA = 0. Should we have a new code table telling how the provider defines the reference time?</w:t>
      </w:r>
    </w:p>
  </w:comment>
  <w:comment w:author="Neill Bowler" w:id="15" w:date="2024-06-26T15:32:00Z">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I think we agreed that the nominal time will be used (i.e. the time at which the processing is done (corresponding to where the local radius of curvature is chosen)).  Therefore, we could retire the Time Significance descriptor. However, Josep suggested that we could have a new code table which states how that time was chosen.</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Nominal time, SLTA=0, other time.  What times would we like, and be relevant for all obs types? SLTA can be a bit tricky because you need to know the precise curvature of the earth in that direction. Side occultations would not necessarily reach SLTA=0 at any point.</w:t>
        <w:br w:type="textWrapping"/>
        <w:t xml:space="preserve">Josep would recommend SLTA=0 as an interesting reference, as it is precisely defined.  Jennifer: time of the lowest point in the profile.</w:t>
        <w:br w:type="textWrapping"/>
        <w:t xml:space="preserve">Nominal point (Jennifer: lowest point in profile, Stig: SLTA=0). The time at which you’re choosing the local radius of curvature.</w:t>
        <w:br w:type="textWrapping"/>
        <w:t xml:space="preserve">Time significance would then indicate what criterion the provider used to choose the nominal point. We would have to create a new code table, and survey the different providers about what they used… (perhaps)</w:t>
      </w:r>
    </w:p>
  </w:comment>
  <w:comment w:author="Stig Syndergaard" w:id="22" w:date="2024-08-28T16:04:36Z">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who is the end user of the signal type?</w:t>
      </w:r>
    </w:p>
  </w:comment>
  <w:comment w:author="Neill Bowler" w:id="29" w:date="2024-08-21T15:39:00Z">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 global, regional and local.</w:t>
      </w:r>
    </w:p>
  </w:comment>
  <w:comment w:author="Stig Syndergaard" w:id="23" w:date="2024-08-28T16:04:36Z">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 arguments for this being a measured quantity. It is derived from the data.</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Stig: In BUFR we have defined fixed impact heights – so makes sense to say that it is a coordinate descriptor.</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Jeff/Simon: We should cancel coordinate descriptors in the end of level 1b with missing value so that the last value does not apply to the rest of the section 4 content (level 2a etc).</w:t>
      </w:r>
    </w:p>
  </w:comment>
  <w:comment w:author="Jennifer Haase" w:id="0" w:date="2024-09-05T14:43:24Z">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has been requested by Jeff Ator at WMO (next May)</w:t>
      </w:r>
    </w:p>
  </w:comment>
  <w:comment w:author="Neill Bowler" w:id="34" w:date="2024-08-21T15:47:00Z">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NWP centres only use 1, 3, 4, 5, 6.  Ask at IROWG whether anyone uses any of the other flags?</w:t>
      </w:r>
    </w:p>
  </w:comment>
  <w:comment w:author="Neill Bowler" w:id="35" w:date="2024-08-21T15:50:00Z">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create a new flag table, with many of the entries set to “Reserved”.</w:t>
      </w:r>
    </w:p>
  </w:comment>
  <w:comment w:author="Neill Bowler" w:id="36" w:date="2024-08-21T15:51:00Z">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most used bits should occur in the higher numbered bits, as they are the least significant bits in the number. (aids compression)</w:t>
      </w:r>
    </w:p>
  </w:comment>
  <w:comment w:author="Stig Syndergaard" w:id="19" w:date="2024-08-28T16:04:36Z">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 some of these should maybe be put elsewhere - they are derived from level 2</w:t>
      </w:r>
    </w:p>
  </w:comment>
  <w:comment w:author="Stig Syndergaard" w:id="9" w:date="2024-08-14T16:44:00Z">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suggest a generic name or what do we actually need? Do we need a new table to indicate specific instrument model?</w:t>
      </w:r>
    </w:p>
  </w:comment>
  <w:comment w:author="Stig Syndergaard" w:id="20" w:date="2024-08-28T16:04:36Z">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table to describe which method. There can be double tropopauses. What do we 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BBE" w15:done="0"/>
  <w15:commentEx w15:paraId="00000BBF" w15:paraIdParent="00000BBE" w15:done="0"/>
  <w15:commentEx w15:paraId="00000BC0" w15:done="0"/>
  <w15:commentEx w15:paraId="00000BC1" w15:paraIdParent="00000BC0" w15:done="0"/>
  <w15:commentEx w15:paraId="00000BC4" w15:done="0"/>
  <w15:commentEx w15:paraId="00000BC5" w15:done="0"/>
  <w15:commentEx w15:paraId="00000BC6" w15:done="0"/>
  <w15:commentEx w15:paraId="00000BC8" w15:paraIdParent="00000BC6" w15:done="0"/>
  <w15:commentEx w15:paraId="00000BC9" w15:paraIdParent="00000BC6" w15:done="0"/>
  <w15:commentEx w15:paraId="00000BCC" w15:done="0"/>
  <w15:commentEx w15:paraId="00000BCD" w15:paraIdParent="00000BCC" w15:done="0"/>
  <w15:commentEx w15:paraId="00000BD2" w15:done="0"/>
  <w15:commentEx w15:paraId="00000BD6" w15:done="0"/>
  <w15:commentEx w15:paraId="00000BDC" w15:done="0"/>
  <w15:commentEx w15:paraId="00000BE2" w15:done="0"/>
  <w15:commentEx w15:paraId="00000BE3" w15:paraIdParent="00000BE2" w15:done="0"/>
  <w15:commentEx w15:paraId="00000BE4" w15:done="0"/>
  <w15:commentEx w15:paraId="00000BE5" w15:done="0"/>
  <w15:commentEx w15:paraId="00000BE6" w15:done="0"/>
  <w15:commentEx w15:paraId="00000BE9" w15:done="0"/>
  <w15:commentEx w15:paraId="00000BEB" w15:done="0"/>
  <w15:commentEx w15:paraId="00000BEC" w15:done="0"/>
  <w15:commentEx w15:paraId="00000BEE" w15:done="0"/>
  <w15:commentEx w15:paraId="00000BF1" w15:done="0"/>
  <w15:commentEx w15:paraId="00000BF2" w15:paraIdParent="00000BF1" w15:done="0"/>
  <w15:commentEx w15:paraId="00000BF5" w15:done="0"/>
  <w15:commentEx w15:paraId="00000BFA" w15:done="0"/>
  <w15:commentEx w15:paraId="00000BFD" w15:paraIdParent="00000BFA" w15:done="0"/>
  <w15:commentEx w15:paraId="00000BFE" w15:done="0"/>
  <w15:commentEx w15:paraId="00000BFF" w15:done="0"/>
  <w15:commentEx w15:paraId="00000C04" w15:done="0"/>
  <w15:commentEx w15:paraId="00000C05" w15:done="0"/>
  <w15:commentEx w15:paraId="00000C06" w15:done="0"/>
  <w15:commentEx w15:paraId="00000C07" w15:paraIdParent="00000C06" w15:done="0"/>
  <w15:commentEx w15:paraId="00000C08" w15:paraIdParent="00000C06" w15:done="0"/>
  <w15:commentEx w15:paraId="00000C09" w15:done="0"/>
  <w15:commentEx w15:paraId="00000C0A" w15:done="0"/>
  <w15:commentEx w15:paraId="00000C0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libri"/>
  <w:font w:name="Noto Sans Symbols">
    <w:embedRegular w:fontKey="{00000000-0000-0000-0000-000000000000}" r:id="rId2" w:subsetted="0"/>
    <w:embedBold w:fontKey="{00000000-0000-0000-0000-000000000000}" r:id="rId3" w:subsetted="0"/>
  </w:font>
  <w:font w:name="Oi">
    <w:embedRegular w:fontKey="{00000000-0000-0000-0000-000000000000}" r:id="rId4" w:subsetted="0"/>
  </w:font>
  <w:font w:name="Courier"/>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D">
    <w:pPr>
      <w:widowControl w:val="1"/>
      <w:pBdr>
        <w:top w:space="0" w:sz="0" w:val="nil"/>
        <w:left w:space="0" w:sz="0" w:val="nil"/>
        <w:bottom w:space="0" w:sz="0" w:val="nil"/>
        <w:right w:space="0" w:sz="0" w:val="nil"/>
        <w:between w:space="0" w:sz="0" w:val="nil"/>
      </w:pBdr>
      <w:tabs>
        <w:tab w:val="center" w:leader="none" w:pos="4819"/>
        <w:tab w:val="right" w:leader="none" w:pos="9638"/>
        <w:tab w:val="center" w:leader="none" w:pos="4536"/>
        <w:tab w:val="right" w:leader="none" w:pos="9072"/>
      </w:tabs>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ab/>
    </w:r>
  </w:p>
  <w:p w:rsidR="00000000" w:rsidDel="00000000" w:rsidP="00000000" w:rsidRDefault="00000000" w:rsidRPr="00000000" w14:paraId="00000BAE">
    <w:pPr>
      <w:widowControl w:val="1"/>
      <w:pBdr>
        <w:top w:space="0" w:sz="0" w:val="nil"/>
        <w:left w:space="0" w:sz="0" w:val="nil"/>
        <w:bottom w:space="0" w:sz="0" w:val="nil"/>
        <w:right w:space="0" w:sz="0" w:val="nil"/>
        <w:between w:space="0" w:sz="0" w:val="nil"/>
      </w:pBdr>
      <w:tabs>
        <w:tab w:val="center" w:leader="none" w:pos="4819"/>
        <w:tab w:val="right" w:leader="none" w:pos="9638"/>
        <w:tab w:val="center" w:leader="none" w:pos="4536"/>
        <w:tab w:val="right" w:leader="none" w:pos="9072"/>
      </w:tabs>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ab/>
    </w: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F">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Ref: SAF/ROM/METO/FMT/BUFR/001</w:t>
    </w:r>
    <w:r w:rsidDel="00000000" w:rsidR="00000000" w:rsidRPr="00000000">
      <w:rPr>
        <w:rtl w:val="0"/>
      </w:rPr>
    </w:r>
  </w:p>
  <w:p w:rsidR="00000000" w:rsidDel="00000000" w:rsidP="00000000" w:rsidRDefault="00000000" w:rsidRPr="00000000" w14:paraId="00000BB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B8C">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In this document, we will refer to the ‘GTS’ meaning the generic WMO-controlled networks used to exchange data between meteorological centres whatever the topology, technology or provider/owner. For our purposes, RMDCN and future WIS and similar network implementations can be considered to be part of ‘The GTS’.</w:t>
      </w:r>
      <w:r w:rsidDel="00000000" w:rsidR="00000000" w:rsidRPr="00000000">
        <w:rPr>
          <w:rtl w:val="0"/>
        </w:rPr>
      </w:r>
    </w:p>
  </w:footnote>
  <w:footnote w:id="1">
    <w:p w:rsidR="00000000" w:rsidDel="00000000" w:rsidP="00000000" w:rsidRDefault="00000000" w:rsidRPr="00000000" w14:paraId="00000B8D">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Note that the level definitions differ partly from the WMO definitions: </w:t>
      </w:r>
      <w:hyperlink r:id="rId2">
        <w:r w:rsidDel="00000000" w:rsidR="00000000" w:rsidRPr="00000000">
          <w:rPr>
            <w:rFonts w:ascii="Arial" w:cs="Arial" w:eastAsia="Arial" w:hAnsi="Arial"/>
            <w:i w:val="1"/>
            <w:sz w:val="18"/>
            <w:szCs w:val="18"/>
            <w:rtl w:val="0"/>
          </w:rPr>
          <w:t xml:space="preserve">http://www.wmo.int/pages/prog/sat/dataandproducts_en.php</w:t>
        </w:r>
      </w:hyperlink>
      <w:r w:rsidDel="00000000" w:rsidR="00000000" w:rsidRPr="00000000">
        <w:rPr>
          <w:rtl w:val="0"/>
        </w:rPr>
      </w:r>
    </w:p>
  </w:footnote>
  <w:footnote w:id="2">
    <w:p w:rsidR="00000000" w:rsidDel="00000000" w:rsidP="00000000" w:rsidRDefault="00000000" w:rsidRPr="00000000" w14:paraId="00000B8E">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sz w:val="18"/>
          <w:szCs w:val="18"/>
          <w:rtl w:val="0"/>
        </w:rPr>
        <w:t xml:space="preserve">(i) GCOS 2016 Implementation Plan; (ii) </w:t>
      </w:r>
      <w:hyperlink r:id="rId3">
        <w:r w:rsidDel="00000000" w:rsidR="00000000" w:rsidRPr="00000000">
          <w:rPr>
            <w:rFonts w:ascii="Arial" w:cs="Arial" w:eastAsia="Arial" w:hAnsi="Arial"/>
            <w:i w:val="1"/>
            <w:sz w:val="18"/>
            <w:szCs w:val="18"/>
            <w:rtl w:val="0"/>
          </w:rPr>
          <w:t xml:space="preserve">http://climatemonitoring.info/home/terminology/</w:t>
        </w:r>
      </w:hyperlink>
      <w:r w:rsidDel="00000000" w:rsidR="00000000" w:rsidRPr="00000000">
        <w:rPr>
          <w:rtl w:val="0"/>
        </w:rPr>
      </w:r>
    </w:p>
  </w:footnote>
  <w:footnote w:id="3">
    <w:p w:rsidR="00000000" w:rsidDel="00000000" w:rsidP="00000000" w:rsidRDefault="00000000" w:rsidRPr="00000000" w14:paraId="00000B8F">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bookmarkStart w:colFirst="0" w:colLast="0" w:name="_heading=h.1rvwp1q" w:id="61"/>
      <w:bookmarkEnd w:id="61"/>
      <w:r w:rsidDel="00000000" w:rsidR="00000000" w:rsidRPr="00000000">
        <w:rPr>
          <w:rStyle w:val="FootnoteReference"/>
          <w:vertAlign w:val="superscript"/>
        </w:rPr>
        <w:footnoteRef/>
      </w:r>
      <w:r w:rsidDel="00000000" w:rsidR="00000000" w:rsidRPr="00000000">
        <w:rPr>
          <w:rFonts w:ascii="Arial" w:cs="Arial" w:eastAsia="Arial" w:hAnsi="Arial"/>
          <w:i w:val="1"/>
          <w:rtl w:val="0"/>
        </w:rPr>
        <w:t xml:space="preserve"> </w:t>
      </w:r>
      <w:hyperlink r:id="rId4">
        <w:r w:rsidDel="00000000" w:rsidR="00000000" w:rsidRPr="00000000">
          <w:rPr>
            <w:rFonts w:ascii="Arial" w:cs="Arial" w:eastAsia="Arial" w:hAnsi="Arial"/>
            <w:i w:val="1"/>
            <w:sz w:val="18"/>
            <w:szCs w:val="18"/>
            <w:rtl w:val="0"/>
          </w:rPr>
          <w:t xml:space="preserve">http://climatemonitoring.info/home/terminology/</w:t>
        </w:r>
      </w:hyperlink>
      <w:r w:rsidDel="00000000" w:rsidR="00000000" w:rsidRPr="00000000">
        <w:rPr>
          <w:rFonts w:ascii="Arial" w:cs="Arial" w:eastAsia="Arial" w:hAnsi="Arial"/>
          <w:i w:val="1"/>
          <w:sz w:val="18"/>
          <w:szCs w:val="18"/>
          <w:rtl w:val="0"/>
        </w:rPr>
        <w:t xml:space="preserve"> (the ICDR definition was endorsed at the </w:t>
      </w:r>
      <w:hyperlink r:id="rId5">
        <w:r w:rsidDel="00000000" w:rsidR="00000000" w:rsidRPr="00000000">
          <w:rPr>
            <w:rFonts w:ascii="Arial" w:cs="Arial" w:eastAsia="Arial" w:hAnsi="Arial"/>
            <w:i w:val="1"/>
            <w:sz w:val="18"/>
            <w:szCs w:val="18"/>
            <w:rtl w:val="0"/>
          </w:rPr>
          <w:t xml:space="preserve">9th session of the joint CEOS/CGMS Working Group Climate Meeting on 29 March 2018</w:t>
        </w:r>
      </w:hyperlink>
      <w:r w:rsidDel="00000000" w:rsidR="00000000" w:rsidRPr="00000000">
        <w:rPr>
          <w:rFonts w:ascii="Arial" w:cs="Arial" w:eastAsia="Arial" w:hAnsi="Arial"/>
          <w:i w:val="1"/>
          <w:sz w:val="18"/>
          <w:szCs w:val="18"/>
          <w:rtl w:val="0"/>
        </w:rPr>
        <w:t xml:space="preserve">)</w:t>
      </w:r>
      <w:r w:rsidDel="00000000" w:rsidR="00000000" w:rsidRPr="00000000">
        <w:rPr>
          <w:rtl w:val="0"/>
        </w:rPr>
      </w:r>
    </w:p>
  </w:footnote>
  <w:footnote w:id="4">
    <w:p w:rsidR="00000000" w:rsidDel="00000000" w:rsidP="00000000" w:rsidRDefault="00000000" w:rsidRPr="00000000" w14:paraId="00000B90">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The term 'interpreting' in this context means presenting decoded data in human-readable form. Interpretation is usually for diagnostic purposes and is not necessary to the decoding process itself.</w:t>
      </w:r>
      <w:r w:rsidDel="00000000" w:rsidR="00000000" w:rsidRPr="00000000">
        <w:rPr>
          <w:rtl w:val="0"/>
        </w:rPr>
      </w:r>
    </w:p>
  </w:footnote>
  <w:footnote w:id="5">
    <w:p w:rsidR="00000000" w:rsidDel="00000000" w:rsidP="00000000" w:rsidRDefault="00000000" w:rsidRPr="00000000" w14:paraId="00000B9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w:t>
      </w:r>
      <w:r w:rsidDel="00000000" w:rsidR="00000000" w:rsidRPr="00000000">
        <w:rPr>
          <w:rFonts w:ascii="Arial" w:cs="Arial" w:eastAsia="Arial" w:hAnsi="Arial"/>
          <w:sz w:val="18"/>
          <w:szCs w:val="18"/>
          <w:rtl w:val="0"/>
        </w:rPr>
        <w:t xml:space="preserve">Missing or invalid data must still be encoded, as BUFR data is positional. This is accomplished by setting all the bits defined for that parameter to '1'. This implies that the maximum valid range of values of any parameter after scaling and applying the reference offset is zero to 2</w:t>
      </w:r>
      <w:r w:rsidDel="00000000" w:rsidR="00000000" w:rsidRPr="00000000">
        <w:rPr>
          <w:rFonts w:ascii="Arial" w:cs="Arial" w:eastAsia="Arial" w:hAnsi="Arial"/>
          <w:sz w:val="18"/>
          <w:szCs w:val="18"/>
          <w:vertAlign w:val="superscript"/>
          <w:rtl w:val="0"/>
        </w:rPr>
        <w:t xml:space="preserve">width</w:t>
      </w:r>
      <w:r w:rsidDel="00000000" w:rsidR="00000000" w:rsidRPr="00000000">
        <w:rPr>
          <w:rFonts w:ascii="Arial" w:cs="Arial" w:eastAsia="Arial" w:hAnsi="Arial"/>
          <w:sz w:val="18"/>
          <w:szCs w:val="18"/>
          <w:rtl w:val="0"/>
        </w:rPr>
        <w:t xml:space="preserve">–2. On decoding, 'all bits set' in the BUFR message is decoded and returned to the user as missing data indicator values, usually -32768, -2147483647 or -9999999, depending on the implementation.</w:t>
      </w:r>
      <w:r w:rsidDel="00000000" w:rsidR="00000000" w:rsidRPr="00000000">
        <w:rPr>
          <w:rtl w:val="0"/>
        </w:rPr>
      </w:r>
    </w:p>
  </w:footnote>
  <w:footnote w:id="6">
    <w:p w:rsidR="00000000" w:rsidDel="00000000" w:rsidP="00000000" w:rsidRDefault="00000000" w:rsidRPr="00000000" w14:paraId="00000B9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A bulletin is the BUFR (or GRIB, CREX or other WMO format) message with a wrapper or ‘Abbreviated Routing Header’ containing coded information on the message content for GTS routing purposes. The ARH adds some 35 bytes  to the BUFR message length – see Section 5.</w:t>
      </w:r>
      <w:r w:rsidDel="00000000" w:rsidR="00000000" w:rsidRPr="00000000">
        <w:rPr>
          <w:rtl w:val="0"/>
        </w:rPr>
      </w:r>
    </w:p>
  </w:footnote>
  <w:footnote w:id="7">
    <w:p w:rsidR="00000000" w:rsidDel="00000000" w:rsidP="00000000" w:rsidRDefault="00000000" w:rsidRPr="00000000" w14:paraId="00000B93">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BUFR Edition 3 is deprecated and only Edition 4 messages have been permitted on the GTS since 6</w:t>
      </w:r>
      <w:r w:rsidDel="00000000" w:rsidR="00000000" w:rsidRPr="00000000">
        <w:rPr>
          <w:rFonts w:ascii="Arial" w:cs="Arial" w:eastAsia="Arial" w:hAnsi="Arial"/>
          <w:i w:val="1"/>
          <w:sz w:val="18"/>
          <w:szCs w:val="18"/>
          <w:vertAlign w:val="superscript"/>
          <w:rtl w:val="0"/>
        </w:rPr>
        <w:t xml:space="preserve">th</w:t>
      </w:r>
      <w:r w:rsidDel="00000000" w:rsidR="00000000" w:rsidRPr="00000000">
        <w:rPr>
          <w:rFonts w:ascii="Arial" w:cs="Arial" w:eastAsia="Arial" w:hAnsi="Arial"/>
          <w:i w:val="1"/>
          <w:sz w:val="18"/>
          <w:szCs w:val="18"/>
          <w:rtl w:val="0"/>
        </w:rPr>
        <w:t xml:space="preserve"> November 2012. RO data is currently encoded in Edition 4, but we include Edition 3 details here to document older BUFR messages that may be archived.</w:t>
      </w:r>
      <w:r w:rsidDel="00000000" w:rsidR="00000000" w:rsidRPr="00000000">
        <w:rPr>
          <w:rtl w:val="0"/>
        </w:rPr>
      </w:r>
    </w:p>
  </w:footnote>
  <w:footnote w:id="8">
    <w:p w:rsidR="00000000" w:rsidDel="00000000" w:rsidP="00000000" w:rsidRDefault="00000000" w:rsidRPr="00000000" w14:paraId="00000B94">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Depends on the BUFR encoder implementation as to whether an optional Edition 4 even pad byte is inserted or not; e.g. the MetDB encoder inserts this byte and the ECMWF encoder doesn’t. Edition 3 required this pad byte.</w:t>
      </w:r>
      <w:r w:rsidDel="00000000" w:rsidR="00000000" w:rsidRPr="00000000">
        <w:rPr>
          <w:rtl w:val="0"/>
        </w:rPr>
      </w:r>
    </w:p>
  </w:footnote>
  <w:footnote w:id="9">
    <w:p w:rsidR="00000000" w:rsidDel="00000000" w:rsidP="00000000" w:rsidRDefault="00000000" w:rsidRPr="00000000" w14:paraId="00000B9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Maximum bulletin length on GTS up to 4 November 2007 was 15,000 bytes. It is now 500,000 bytes so in principle, higher resolution profiles can be transmitted.</w:t>
      </w:r>
      <w:r w:rsidDel="00000000" w:rsidR="00000000" w:rsidRPr="00000000">
        <w:rPr>
          <w:rtl w:val="0"/>
        </w:rPr>
      </w:r>
    </w:p>
  </w:footnote>
  <w:footnote w:id="10">
    <w:p w:rsidR="00000000" w:rsidDel="00000000" w:rsidP="00000000" w:rsidRDefault="00000000" w:rsidRPr="00000000" w14:paraId="00000B9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Nominal ROM SAF NRT product (e.g. Metop-B)</w:t>
      </w:r>
      <w:r w:rsidDel="00000000" w:rsidR="00000000" w:rsidRPr="00000000">
        <w:rPr>
          <w:rtl w:val="0"/>
        </w:rPr>
      </w:r>
    </w:p>
  </w:footnote>
  <w:footnote w:id="11">
    <w:p w:rsidR="00000000" w:rsidDel="00000000" w:rsidP="00000000" w:rsidRDefault="00000000" w:rsidRPr="00000000" w14:paraId="00000B97">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Nominal UCAR NRT product (e.g. COSMIC-2)</w:t>
      </w:r>
      <w:r w:rsidDel="00000000" w:rsidR="00000000" w:rsidRPr="00000000">
        <w:rPr>
          <w:rtl w:val="0"/>
        </w:rPr>
      </w:r>
    </w:p>
  </w:footnote>
  <w:footnote w:id="12">
    <w:p w:rsidR="00000000" w:rsidDel="00000000" w:rsidP="00000000" w:rsidRDefault="00000000" w:rsidRPr="00000000" w14:paraId="00000B98">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Nominal GFZ NRT product (e.g. TerraSAR-X, TanDEM-X)</w:t>
      </w:r>
      <w:r w:rsidDel="00000000" w:rsidR="00000000" w:rsidRPr="00000000">
        <w:rPr>
          <w:rtl w:val="0"/>
        </w:rPr>
      </w:r>
    </w:p>
  </w:footnote>
  <w:footnote w:id="13">
    <w:p w:rsidR="00000000" w:rsidDel="00000000" w:rsidP="00000000" w:rsidRDefault="00000000" w:rsidRPr="00000000" w14:paraId="00000B99">
      <w:pPr>
        <w:widowControl w:val="1"/>
        <w:pBdr>
          <w:top w:space="0" w:sz="0" w:val="nil"/>
          <w:left w:space="0" w:sz="0" w:val="nil"/>
          <w:bottom w:space="0" w:sz="0" w:val="nil"/>
          <w:right w:space="0" w:sz="0" w:val="nil"/>
          <w:between w:space="0" w:sz="0" w:val="nil"/>
        </w:pBdr>
        <w:spacing w:before="240"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w:cs="Courier" w:eastAsia="Courier" w:hAnsi="Courier"/>
          <w:b w:val="1"/>
          <w:i w:val="1"/>
          <w:sz w:val="18"/>
          <w:szCs w:val="18"/>
          <w:rtl w:val="0"/>
        </w:rPr>
        <w:t xml:space="preserve">ii=14</w:t>
      </w:r>
      <w:r w:rsidDel="00000000" w:rsidR="00000000" w:rsidRPr="00000000">
        <w:rPr>
          <w:rFonts w:ascii="Arial" w:cs="Arial" w:eastAsia="Arial" w:hAnsi="Arial"/>
          <w:i w:val="1"/>
          <w:sz w:val="18"/>
          <w:szCs w:val="18"/>
          <w:rtl w:val="0"/>
        </w:rPr>
        <w:t xml:space="preserve"> is also used for ground-based GNSS bulletins, but with </w:t>
      </w:r>
      <w:r w:rsidDel="00000000" w:rsidR="00000000" w:rsidRPr="00000000">
        <w:rPr>
          <w:rFonts w:ascii="Courier" w:cs="Courier" w:eastAsia="Courier" w:hAnsi="Courier"/>
          <w:b w:val="1"/>
          <w:i w:val="1"/>
          <w:sz w:val="18"/>
          <w:szCs w:val="18"/>
          <w:rtl w:val="0"/>
        </w:rPr>
        <w:t xml:space="preserve">T</w:t>
      </w:r>
      <w:r w:rsidDel="00000000" w:rsidR="00000000" w:rsidRPr="00000000">
        <w:rPr>
          <w:rFonts w:ascii="Courier" w:cs="Courier" w:eastAsia="Courier" w:hAnsi="Courier"/>
          <w:b w:val="1"/>
          <w:i w:val="1"/>
          <w:sz w:val="18"/>
          <w:szCs w:val="18"/>
          <w:vertAlign w:val="subscript"/>
          <w:rtl w:val="0"/>
        </w:rPr>
        <w:t xml:space="preserve">1</w:t>
      </w:r>
      <w:r w:rsidDel="00000000" w:rsidR="00000000" w:rsidRPr="00000000">
        <w:rPr>
          <w:rFonts w:ascii="Courier" w:cs="Courier" w:eastAsia="Courier" w:hAnsi="Courier"/>
          <w:b w:val="1"/>
          <w:i w:val="1"/>
          <w:sz w:val="18"/>
          <w:szCs w:val="18"/>
          <w:rtl w:val="0"/>
        </w:rPr>
        <w:t xml:space="preserve">T</w:t>
      </w:r>
      <w:r w:rsidDel="00000000" w:rsidR="00000000" w:rsidRPr="00000000">
        <w:rPr>
          <w:rFonts w:ascii="Courier" w:cs="Courier" w:eastAsia="Courier" w:hAnsi="Courier"/>
          <w:b w:val="1"/>
          <w:i w:val="1"/>
          <w:sz w:val="18"/>
          <w:szCs w:val="18"/>
          <w:vertAlign w:val="subscript"/>
          <w:rtl w:val="0"/>
        </w:rPr>
        <w:t xml:space="preserve">2</w:t>
      </w:r>
      <w:r w:rsidDel="00000000" w:rsidR="00000000" w:rsidRPr="00000000">
        <w:rPr>
          <w:rFonts w:ascii="Courier" w:cs="Courier" w:eastAsia="Courier" w:hAnsi="Courier"/>
          <w:b w:val="1"/>
          <w:i w:val="1"/>
          <w:sz w:val="18"/>
          <w:szCs w:val="18"/>
          <w:rtl w:val="0"/>
        </w:rPr>
        <w:t xml:space="preserve">A</w:t>
      </w:r>
      <w:r w:rsidDel="00000000" w:rsidR="00000000" w:rsidRPr="00000000">
        <w:rPr>
          <w:rFonts w:ascii="Courier" w:cs="Courier" w:eastAsia="Courier" w:hAnsi="Courier"/>
          <w:b w:val="1"/>
          <w:i w:val="1"/>
          <w:sz w:val="18"/>
          <w:szCs w:val="18"/>
          <w:vertAlign w:val="subscript"/>
          <w:rtl w:val="0"/>
        </w:rPr>
        <w:t xml:space="preserve">1</w:t>
      </w:r>
      <w:r w:rsidDel="00000000" w:rsidR="00000000" w:rsidRPr="00000000">
        <w:rPr>
          <w:rFonts w:ascii="Courier" w:cs="Courier" w:eastAsia="Courier" w:hAnsi="Courier"/>
          <w:b w:val="1"/>
          <w:i w:val="1"/>
          <w:sz w:val="18"/>
          <w:szCs w:val="18"/>
          <w:rtl w:val="0"/>
        </w:rPr>
        <w:t xml:space="preserve">=ISX</w:t>
      </w:r>
      <w:r w:rsidDel="00000000" w:rsidR="00000000" w:rsidRPr="00000000">
        <w:rPr>
          <w:rFonts w:ascii="Courier" w:cs="Courier" w:eastAsia="Courier" w:hAnsi="Courier"/>
          <w:i w:val="1"/>
          <w:sz w:val="18"/>
          <w:szCs w:val="18"/>
          <w:rtl w:val="0"/>
        </w:rPr>
        <w:t xml:space="preserve">.</w:t>
      </w:r>
      <w:r w:rsidDel="00000000" w:rsidR="00000000" w:rsidRPr="00000000">
        <w:rPr>
          <w:rFonts w:ascii="Arial" w:cs="Arial" w:eastAsia="Arial" w:hAnsi="Arial"/>
          <w:i w:val="1"/>
          <w:sz w:val="18"/>
          <w:szCs w:val="18"/>
          <w:rtl w:val="0"/>
        </w:rPr>
        <w:t xml:space="preserve">However, this value is not reserved for, or unique to, GNSS (The origins of this value derive from the EU COST Action 716</w:t>
      </w: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b w:val="1"/>
          <w:i w:val="1"/>
          <w:sz w:val="18"/>
          <w:szCs w:val="18"/>
          <w:rtl w:val="0"/>
        </w:rPr>
        <w:t xml:space="preserve">7+1+6=14</w:t>
      </w:r>
      <w:r w:rsidDel="00000000" w:rsidR="00000000" w:rsidRPr="00000000">
        <w:rPr>
          <w:rFonts w:ascii="Arial" w:cs="Arial" w:eastAsia="Arial" w:hAnsi="Arial"/>
          <w:i w:val="1"/>
          <w:sz w:val="18"/>
          <w:szCs w:val="18"/>
          <w:rtl w:val="0"/>
        </w:rPr>
        <w:t xml:space="preserve">).</w:t>
      </w:r>
      <w:r w:rsidDel="00000000" w:rsidR="00000000" w:rsidRPr="00000000">
        <w:rPr>
          <w:rtl w:val="0"/>
        </w:rPr>
      </w:r>
    </w:p>
  </w:footnote>
  <w:footnote w:id="14">
    <w:p w:rsidR="00000000" w:rsidDel="00000000" w:rsidP="00000000" w:rsidRDefault="00000000" w:rsidRPr="00000000" w14:paraId="00000B9A">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In reality UCAR/CDAAC, Boulder, CO via NOAA/NWS</w:t>
      </w:r>
      <w:r w:rsidDel="00000000" w:rsidR="00000000" w:rsidRPr="00000000">
        <w:rPr>
          <w:rtl w:val="0"/>
        </w:rPr>
      </w:r>
    </w:p>
  </w:footnote>
  <w:footnote w:id="15">
    <w:p w:rsidR="00000000" w:rsidDel="00000000" w:rsidP="00000000" w:rsidRDefault="00000000" w:rsidRPr="00000000" w14:paraId="00000B9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EUMETSAT, Metop-A – BUFR contains only Level 1b (Bending Angle) profiles</w:t>
      </w:r>
    </w:p>
  </w:footnote>
  <w:footnote w:id="16">
    <w:p w:rsidR="00000000" w:rsidDel="00000000" w:rsidP="00000000" w:rsidRDefault="00000000" w:rsidRPr="00000000" w14:paraId="00000B9C">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EUMETSAT, Metop-B – BUFR contains only Level 1b (Bending Angle) profiles</w:t>
      </w:r>
    </w:p>
  </w:footnote>
  <w:footnote w:id="17">
    <w:p w:rsidR="00000000" w:rsidDel="00000000" w:rsidP="00000000" w:rsidRDefault="00000000" w:rsidRPr="00000000" w14:paraId="00000B9D">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EUMETSAT, Metop-C – BUFR contains only Level 1b (Bending Angle) profiles</w:t>
      </w:r>
    </w:p>
  </w:footnote>
  <w:footnote w:id="18">
    <w:p w:rsidR="00000000" w:rsidDel="00000000" w:rsidP="00000000" w:rsidRDefault="00000000" w:rsidRPr="00000000" w14:paraId="00000B9E">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NESDIS</w:t>
      </w:r>
      <w:r w:rsidDel="00000000" w:rsidR="00000000" w:rsidRPr="00000000">
        <w:rPr>
          <w:rtl w:val="0"/>
        </w:rPr>
      </w:r>
    </w:p>
  </w:footnote>
  <w:footnote w:id="19">
    <w:p w:rsidR="00000000" w:rsidDel="00000000" w:rsidP="00000000" w:rsidRDefault="00000000" w:rsidRPr="00000000" w14:paraId="00000B9F">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Here, NH means north of 30°N, SH means south of 30°S and Tropics means everywhere else.</w:t>
      </w:r>
      <w:r w:rsidDel="00000000" w:rsidR="00000000" w:rsidRPr="00000000">
        <w:rPr>
          <w:rtl w:val="0"/>
        </w:rPr>
      </w:r>
    </w:p>
  </w:footnote>
  <w:footnote w:id="20">
    <w:p w:rsidR="00000000" w:rsidDel="00000000" w:rsidP="00000000" w:rsidRDefault="00000000" w:rsidRPr="00000000" w14:paraId="00000BA0">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sz w:val="18"/>
          <w:szCs w:val="18"/>
          <w:rtl w:val="0"/>
        </w:rPr>
        <w:t xml:space="preserve">Here, NH means north of the equator, SH means south of the equator and Global means unspecified latitude.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1">
    <w:pPr>
      <w:pBdr>
        <w:top w:space="0" w:sz="0" w:val="nil"/>
        <w:left w:space="0" w:sz="0" w:val="nil"/>
        <w:bottom w:space="0" w:sz="0" w:val="nil"/>
        <w:right w:space="0" w:sz="0" w:val="nil"/>
        <w:between w:space="0" w:sz="0" w:val="nil"/>
      </w:pBdr>
      <w:spacing w:line="276" w:lineRule="auto"/>
      <w:rPr>
        <w:rFonts w:ascii="Arial" w:cs="Arial" w:eastAsia="Arial" w:hAnsi="Arial"/>
        <w:i w:val="1"/>
      </w:rPr>
    </w:pPr>
    <w:r w:rsidDel="00000000" w:rsidR="00000000" w:rsidRPr="00000000">
      <w:rPr>
        <w:rtl w:val="0"/>
      </w:rPr>
    </w:r>
  </w:p>
  <w:tbl>
    <w:tblPr>
      <w:tblStyle w:val="Table24"/>
      <w:tblW w:w="9082.0" w:type="dxa"/>
      <w:jc w:val="left"/>
      <w:tblLayout w:type="fixed"/>
      <w:tblLook w:val="0000"/>
    </w:tblPr>
    <w:tblGrid>
      <w:gridCol w:w="3402"/>
      <w:gridCol w:w="2835"/>
      <w:gridCol w:w="2845"/>
      <w:tblGridChange w:id="0">
        <w:tblGrid>
          <w:gridCol w:w="3402"/>
          <w:gridCol w:w="2835"/>
          <w:gridCol w:w="2845"/>
        </w:tblGrid>
      </w:tblGridChange>
    </w:tblGrid>
    <w:tr>
      <w:trPr>
        <w:cantSplit w:val="0"/>
        <w:trHeight w:val="56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BA2">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BA3">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Ref: SAF/ROM/METO/FMT/BUFR/001</w:t>
          </w:r>
        </w:p>
        <w:p w:rsidR="00000000" w:rsidDel="00000000" w:rsidP="00000000" w:rsidRDefault="00000000" w:rsidRPr="00000000" w14:paraId="00000BA4">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Version: 2.7</w:t>
          </w:r>
        </w:p>
        <w:p w:rsidR="00000000" w:rsidDel="00000000" w:rsidP="00000000" w:rsidRDefault="00000000" w:rsidRPr="00000000" w14:paraId="00000BA5">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Date: 31 December 2021</w:t>
          </w:r>
          <w:r w:rsidDel="00000000" w:rsidR="00000000" w:rsidRPr="00000000">
            <w:rPr>
              <w:rtl w:val="0"/>
            </w:rPr>
          </w:r>
        </w:p>
        <w:p w:rsidR="00000000" w:rsidDel="00000000" w:rsidP="00000000" w:rsidRDefault="00000000" w:rsidRPr="00000000" w14:paraId="00000BA6">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2"/>
              <w:szCs w:val="12"/>
            </w:rPr>
          </w:pP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BA7">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12"/>
              <w:szCs w:val="12"/>
            </w:rPr>
          </w:pPr>
          <w:r w:rsidDel="00000000" w:rsidR="00000000" w:rsidRPr="00000000">
            <w:rPr>
              <w:rtl w:val="0"/>
            </w:rPr>
          </w:r>
        </w:p>
        <w:p w:rsidR="00000000" w:rsidDel="00000000" w:rsidP="00000000" w:rsidRDefault="00000000" w:rsidRPr="00000000" w14:paraId="00000BA8">
          <w:pPr>
            <w:widowControl w:val="1"/>
            <w:pBdr>
              <w:top w:space="0" w:sz="0" w:val="nil"/>
              <w:left w:space="0" w:sz="0" w:val="nil"/>
              <w:bottom w:space="0" w:sz="0" w:val="nil"/>
              <w:right w:space="0" w:sz="0" w:val="nil"/>
              <w:between w:space="0" w:sz="0" w:val="nil"/>
            </w:pBdr>
            <w:tabs>
              <w:tab w:val="center" w:leader="none" w:pos="4819"/>
              <w:tab w:val="right" w:leader="none" w:pos="9638"/>
              <w:tab w:val="left" w:leader="none" w:pos="525"/>
              <w:tab w:val="center" w:leader="none" w:pos="1380"/>
            </w:tabs>
            <w:spacing w:line="240" w:lineRule="auto"/>
            <w:jc w:val="center"/>
            <w:rPr>
              <w:rFonts w:ascii="Arial" w:cs="Arial" w:eastAsia="Arial" w:hAnsi="Arial"/>
            </w:rPr>
          </w:pPr>
          <w:r w:rsidDel="00000000" w:rsidR="00000000" w:rsidRPr="00000000">
            <w:rPr>
              <w:rFonts w:ascii="Arial" w:cs="Arial" w:eastAsia="Arial" w:hAnsi="Arial"/>
              <w:rtl w:val="0"/>
            </w:rPr>
            <w:t xml:space="preserve">WMO FM94 (BUFR)</w:t>
          </w:r>
        </w:p>
        <w:p w:rsidR="00000000" w:rsidDel="00000000" w:rsidP="00000000" w:rsidRDefault="00000000" w:rsidRPr="00000000" w14:paraId="00000BA9">
          <w:pPr>
            <w:widowControl w:val="1"/>
            <w:pBdr>
              <w:top w:space="0" w:sz="0" w:val="nil"/>
              <w:left w:space="0" w:sz="0" w:val="nil"/>
              <w:bottom w:space="0" w:sz="0" w:val="nil"/>
              <w:right w:space="0" w:sz="0" w:val="nil"/>
              <w:between w:space="0" w:sz="0" w:val="nil"/>
            </w:pBdr>
            <w:tabs>
              <w:tab w:val="center" w:leader="none" w:pos="4819"/>
              <w:tab w:val="right" w:leader="none" w:pos="9638"/>
              <w:tab w:val="left" w:leader="none" w:pos="525"/>
              <w:tab w:val="center" w:leader="none" w:pos="1380"/>
            </w:tabs>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Specification for Radio </w:t>
            <w:br w:type="textWrapping"/>
            <w:t xml:space="preserve">Occultation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BAA">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12"/>
              <w:szCs w:val="1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164499</wp:posOffset>
                </wp:positionH>
                <wp:positionV relativeFrom="paragraph">
                  <wp:posOffset>36758</wp:posOffset>
                </wp:positionV>
                <wp:extent cx="1341699" cy="495330"/>
                <wp:effectExtent b="0" l="0" r="0" t="0"/>
                <wp:wrapTopAndBottom distB="0" distT="0"/>
                <wp:docPr id="1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341699" cy="495330"/>
                        </a:xfrm>
                        <a:prstGeom prst="rect"/>
                        <a:ln/>
                      </pic:spPr>
                    </pic:pic>
                  </a:graphicData>
                </a:graphic>
              </wp:anchor>
            </w:drawing>
          </w:r>
        </w:p>
      </w:tc>
    </w:tr>
  </w:tbl>
  <w:p w:rsidR="00000000" w:rsidDel="00000000" w:rsidP="00000000" w:rsidRDefault="00000000" w:rsidRPr="00000000" w14:paraId="00000BAB">
    <w:pPr>
      <w:widowControl w:val="1"/>
      <w:pBdr>
        <w:top w:space="0" w:sz="0" w:val="nil"/>
        <w:left w:space="0" w:sz="0" w:val="nil"/>
        <w:bottom w:space="0" w:sz="0" w:val="nil"/>
        <w:right w:space="0" w:sz="0" w:val="nil"/>
        <w:between w:space="0" w:sz="0" w:val="nil"/>
      </w:pBdr>
      <w:tabs>
        <w:tab w:val="center" w:leader="none" w:pos="4819"/>
        <w:tab w:val="right" w:leader="none" w:pos="9638"/>
        <w:tab w:val="right" w:leader="none" w:pos="8931"/>
      </w:tabs>
      <w:spacing w:line="240" w:lineRule="auto"/>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C">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92" w:hanging="360"/>
      </w:pPr>
      <w:rPr>
        <w:rFonts w:ascii="Noto Sans Symbols" w:cs="Noto Sans Symbols" w:eastAsia="Noto Sans Symbols" w:hAnsi="Noto Sans Symbols"/>
      </w:rPr>
    </w:lvl>
    <w:lvl w:ilvl="1">
      <w:start w:val="0"/>
      <w:numFmt w:val="bullet"/>
      <w:lvlText w:val="◦"/>
      <w:lvlJc w:val="left"/>
      <w:pPr>
        <w:ind w:left="1152" w:hanging="360"/>
      </w:pPr>
      <w:rPr>
        <w:rFonts w:ascii="Noto Sans Symbols" w:cs="Noto Sans Symbols" w:eastAsia="Noto Sans Symbols" w:hAnsi="Noto Sans Symbols"/>
      </w:rPr>
    </w:lvl>
    <w:lvl w:ilvl="2">
      <w:start w:val="0"/>
      <w:numFmt w:val="bullet"/>
      <w:lvlText w:val="▪"/>
      <w:lvlJc w:val="left"/>
      <w:pPr>
        <w:ind w:left="1512" w:hanging="360"/>
      </w:pPr>
      <w:rPr>
        <w:rFonts w:ascii="Noto Sans Symbols" w:cs="Noto Sans Symbols" w:eastAsia="Noto Sans Symbols" w:hAnsi="Noto Sans Symbols"/>
      </w:rPr>
    </w:lvl>
    <w:lvl w:ilvl="3">
      <w:start w:val="0"/>
      <w:numFmt w:val="bullet"/>
      <w:lvlText w:val="•"/>
      <w:lvlJc w:val="left"/>
      <w:pPr>
        <w:ind w:left="1872" w:hanging="360"/>
      </w:pPr>
      <w:rPr>
        <w:rFonts w:ascii="Noto Sans Symbols" w:cs="Noto Sans Symbols" w:eastAsia="Noto Sans Symbols" w:hAnsi="Noto Sans Symbols"/>
      </w:rPr>
    </w:lvl>
    <w:lvl w:ilvl="4">
      <w:start w:val="0"/>
      <w:numFmt w:val="bullet"/>
      <w:lvlText w:val="◦"/>
      <w:lvlJc w:val="left"/>
      <w:pPr>
        <w:ind w:left="2232" w:hanging="360"/>
      </w:pPr>
      <w:rPr>
        <w:rFonts w:ascii="Noto Sans Symbols" w:cs="Noto Sans Symbols" w:eastAsia="Noto Sans Symbols" w:hAnsi="Noto Sans Symbols"/>
      </w:rPr>
    </w:lvl>
    <w:lvl w:ilvl="5">
      <w:start w:val="0"/>
      <w:numFmt w:val="bullet"/>
      <w:lvlText w:val="▪"/>
      <w:lvlJc w:val="left"/>
      <w:pPr>
        <w:ind w:left="2592" w:hanging="360"/>
      </w:pPr>
      <w:rPr>
        <w:rFonts w:ascii="Noto Sans Symbols" w:cs="Noto Sans Symbols" w:eastAsia="Noto Sans Symbols" w:hAnsi="Noto Sans Symbols"/>
      </w:rPr>
    </w:lvl>
    <w:lvl w:ilvl="6">
      <w:start w:val="0"/>
      <w:numFmt w:val="bullet"/>
      <w:lvlText w:val="•"/>
      <w:lvlJc w:val="left"/>
      <w:pPr>
        <w:ind w:left="2952" w:hanging="360"/>
      </w:pPr>
      <w:rPr>
        <w:rFonts w:ascii="Noto Sans Symbols" w:cs="Noto Sans Symbols" w:eastAsia="Noto Sans Symbols" w:hAnsi="Noto Sans Symbols"/>
      </w:rPr>
    </w:lvl>
    <w:lvl w:ilvl="7">
      <w:start w:val="0"/>
      <w:numFmt w:val="bullet"/>
      <w:lvlText w:val="◦"/>
      <w:lvlJc w:val="left"/>
      <w:pPr>
        <w:ind w:left="3312" w:hanging="360"/>
      </w:pPr>
      <w:rPr>
        <w:rFonts w:ascii="Noto Sans Symbols" w:cs="Noto Sans Symbols" w:eastAsia="Noto Sans Symbols" w:hAnsi="Noto Sans Symbols"/>
      </w:rPr>
    </w:lvl>
    <w:lvl w:ilvl="8">
      <w:start w:val="0"/>
      <w:numFmt w:val="bullet"/>
      <w:lvlText w:val="▪"/>
      <w:lvlJc w:val="left"/>
      <w:pPr>
        <w:ind w:left="3672"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0"/>
      <w:numFmt w:val="bullet"/>
      <w:lvlText w:val="•"/>
      <w:lvlJc w:val="left"/>
      <w:pPr>
        <w:ind w:left="792" w:hanging="360"/>
      </w:pPr>
      <w:rPr>
        <w:rFonts w:ascii="Noto Sans Symbols" w:cs="Noto Sans Symbols" w:eastAsia="Noto Sans Symbols" w:hAnsi="Noto Sans Symbols"/>
      </w:rPr>
    </w:lvl>
    <w:lvl w:ilvl="1">
      <w:start w:val="0"/>
      <w:numFmt w:val="bullet"/>
      <w:lvlText w:val="◦"/>
      <w:lvlJc w:val="left"/>
      <w:pPr>
        <w:ind w:left="1152" w:hanging="360"/>
      </w:pPr>
      <w:rPr>
        <w:rFonts w:ascii="Noto Sans Symbols" w:cs="Noto Sans Symbols" w:eastAsia="Noto Sans Symbols" w:hAnsi="Noto Sans Symbols"/>
      </w:rPr>
    </w:lvl>
    <w:lvl w:ilvl="2">
      <w:start w:val="0"/>
      <w:numFmt w:val="bullet"/>
      <w:lvlText w:val="▪"/>
      <w:lvlJc w:val="left"/>
      <w:pPr>
        <w:ind w:left="1512" w:hanging="360"/>
      </w:pPr>
      <w:rPr>
        <w:rFonts w:ascii="Noto Sans Symbols" w:cs="Noto Sans Symbols" w:eastAsia="Noto Sans Symbols" w:hAnsi="Noto Sans Symbols"/>
      </w:rPr>
    </w:lvl>
    <w:lvl w:ilvl="3">
      <w:start w:val="0"/>
      <w:numFmt w:val="bullet"/>
      <w:lvlText w:val="•"/>
      <w:lvlJc w:val="left"/>
      <w:pPr>
        <w:ind w:left="1872" w:hanging="360"/>
      </w:pPr>
      <w:rPr>
        <w:rFonts w:ascii="Noto Sans Symbols" w:cs="Noto Sans Symbols" w:eastAsia="Noto Sans Symbols" w:hAnsi="Noto Sans Symbols"/>
      </w:rPr>
    </w:lvl>
    <w:lvl w:ilvl="4">
      <w:start w:val="0"/>
      <w:numFmt w:val="bullet"/>
      <w:lvlText w:val="◦"/>
      <w:lvlJc w:val="left"/>
      <w:pPr>
        <w:ind w:left="2232" w:hanging="360"/>
      </w:pPr>
      <w:rPr>
        <w:rFonts w:ascii="Noto Sans Symbols" w:cs="Noto Sans Symbols" w:eastAsia="Noto Sans Symbols" w:hAnsi="Noto Sans Symbols"/>
      </w:rPr>
    </w:lvl>
    <w:lvl w:ilvl="5">
      <w:start w:val="0"/>
      <w:numFmt w:val="bullet"/>
      <w:lvlText w:val="▪"/>
      <w:lvlJc w:val="left"/>
      <w:pPr>
        <w:ind w:left="2592" w:hanging="360"/>
      </w:pPr>
      <w:rPr>
        <w:rFonts w:ascii="Noto Sans Symbols" w:cs="Noto Sans Symbols" w:eastAsia="Noto Sans Symbols" w:hAnsi="Noto Sans Symbols"/>
      </w:rPr>
    </w:lvl>
    <w:lvl w:ilvl="6">
      <w:start w:val="0"/>
      <w:numFmt w:val="bullet"/>
      <w:lvlText w:val="•"/>
      <w:lvlJc w:val="left"/>
      <w:pPr>
        <w:ind w:left="2952" w:hanging="360"/>
      </w:pPr>
      <w:rPr>
        <w:rFonts w:ascii="Noto Sans Symbols" w:cs="Noto Sans Symbols" w:eastAsia="Noto Sans Symbols" w:hAnsi="Noto Sans Symbols"/>
      </w:rPr>
    </w:lvl>
    <w:lvl w:ilvl="7">
      <w:start w:val="0"/>
      <w:numFmt w:val="bullet"/>
      <w:lvlText w:val="◦"/>
      <w:lvlJc w:val="left"/>
      <w:pPr>
        <w:ind w:left="3312" w:hanging="360"/>
      </w:pPr>
      <w:rPr>
        <w:rFonts w:ascii="Noto Sans Symbols" w:cs="Noto Sans Symbols" w:eastAsia="Noto Sans Symbols" w:hAnsi="Noto Sans Symbols"/>
      </w:rPr>
    </w:lvl>
    <w:lvl w:ilvl="8">
      <w:start w:val="0"/>
      <w:numFmt w:val="bullet"/>
      <w:lvlText w:val="▪"/>
      <w:lvlJc w:val="left"/>
      <w:pPr>
        <w:ind w:left="3672"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0"/>
      <w:numFmt w:val="bullet"/>
      <w:lvlText w:val="▪"/>
      <w:lvlJc w:val="left"/>
      <w:pPr>
        <w:ind w:left="862" w:hanging="360"/>
      </w:pPr>
      <w:rPr>
        <w:rFonts w:ascii="Noto Sans Symbols" w:cs="Noto Sans Symbols" w:eastAsia="Noto Sans Symbols" w:hAnsi="Noto Sans Symbols"/>
        <w:color w:val="000000"/>
      </w:rPr>
    </w:lvl>
    <w:lvl w:ilvl="1">
      <w:start w:val="0"/>
      <w:numFmt w:val="bullet"/>
      <w:lvlText w:val="o"/>
      <w:lvlJc w:val="left"/>
      <w:pPr>
        <w:ind w:left="1582" w:hanging="360"/>
      </w:pPr>
      <w:rPr>
        <w:rFonts w:ascii="Courier New" w:cs="Courier New" w:eastAsia="Courier New" w:hAnsi="Courier New"/>
      </w:rPr>
    </w:lvl>
    <w:lvl w:ilvl="2">
      <w:start w:val="0"/>
      <w:numFmt w:val="bullet"/>
      <w:lvlText w:val="▪"/>
      <w:lvlJc w:val="left"/>
      <w:pPr>
        <w:ind w:left="2302" w:hanging="360"/>
      </w:pPr>
      <w:rPr>
        <w:rFonts w:ascii="Noto Sans Symbols" w:cs="Noto Sans Symbols" w:eastAsia="Noto Sans Symbols" w:hAnsi="Noto Sans Symbols"/>
      </w:rPr>
    </w:lvl>
    <w:lvl w:ilvl="3">
      <w:start w:val="0"/>
      <w:numFmt w:val="bullet"/>
      <w:lvlText w:val="●"/>
      <w:lvlJc w:val="left"/>
      <w:pPr>
        <w:ind w:left="3022" w:hanging="360"/>
      </w:pPr>
      <w:rPr>
        <w:rFonts w:ascii="Noto Sans Symbols" w:cs="Noto Sans Symbols" w:eastAsia="Noto Sans Symbols" w:hAnsi="Noto Sans Symbols"/>
      </w:rPr>
    </w:lvl>
    <w:lvl w:ilvl="4">
      <w:start w:val="0"/>
      <w:numFmt w:val="bullet"/>
      <w:lvlText w:val="o"/>
      <w:lvlJc w:val="left"/>
      <w:pPr>
        <w:ind w:left="3742" w:hanging="360"/>
      </w:pPr>
      <w:rPr>
        <w:rFonts w:ascii="Courier New" w:cs="Courier New" w:eastAsia="Courier New" w:hAnsi="Courier New"/>
      </w:rPr>
    </w:lvl>
    <w:lvl w:ilvl="5">
      <w:start w:val="0"/>
      <w:numFmt w:val="bullet"/>
      <w:lvlText w:val="▪"/>
      <w:lvlJc w:val="left"/>
      <w:pPr>
        <w:ind w:left="4462" w:hanging="360"/>
      </w:pPr>
      <w:rPr>
        <w:rFonts w:ascii="Noto Sans Symbols" w:cs="Noto Sans Symbols" w:eastAsia="Noto Sans Symbols" w:hAnsi="Noto Sans Symbols"/>
      </w:rPr>
    </w:lvl>
    <w:lvl w:ilvl="6">
      <w:start w:val="0"/>
      <w:numFmt w:val="bullet"/>
      <w:lvlText w:val="●"/>
      <w:lvlJc w:val="left"/>
      <w:pPr>
        <w:ind w:left="5182" w:hanging="360"/>
      </w:pPr>
      <w:rPr>
        <w:rFonts w:ascii="Noto Sans Symbols" w:cs="Noto Sans Symbols" w:eastAsia="Noto Sans Symbols" w:hAnsi="Noto Sans Symbols"/>
      </w:rPr>
    </w:lvl>
    <w:lvl w:ilvl="7">
      <w:start w:val="0"/>
      <w:numFmt w:val="bullet"/>
      <w:lvlText w:val="o"/>
      <w:lvlJc w:val="left"/>
      <w:pPr>
        <w:ind w:left="5902" w:hanging="360"/>
      </w:pPr>
      <w:rPr>
        <w:rFonts w:ascii="Courier New" w:cs="Courier New" w:eastAsia="Courier New" w:hAnsi="Courier New"/>
      </w:rPr>
    </w:lvl>
    <w:lvl w:ilvl="8">
      <w:start w:val="0"/>
      <w:numFmt w:val="bullet"/>
      <w:lvlText w:val="▪"/>
      <w:lvlJc w:val="left"/>
      <w:pPr>
        <w:ind w:left="6622"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6">
    <w:lvl w:ilvl="0">
      <w:start w:val="0"/>
      <w:numFmt w:val="bullet"/>
      <w:lvlText w:val="▪"/>
      <w:lvlJc w:val="left"/>
      <w:pPr>
        <w:ind w:left="862" w:hanging="360"/>
      </w:pPr>
      <w:rPr>
        <w:rFonts w:ascii="Noto Sans Symbols" w:cs="Noto Sans Symbols" w:eastAsia="Noto Sans Symbols" w:hAnsi="Noto Sans Symbols"/>
        <w:color w:val="000000"/>
      </w:rPr>
    </w:lvl>
    <w:lvl w:ilvl="1">
      <w:start w:val="0"/>
      <w:numFmt w:val="bullet"/>
      <w:lvlText w:val="o"/>
      <w:lvlJc w:val="left"/>
      <w:pPr>
        <w:ind w:left="1582" w:hanging="360"/>
      </w:pPr>
      <w:rPr>
        <w:rFonts w:ascii="Courier New" w:cs="Courier New" w:eastAsia="Courier New" w:hAnsi="Courier New"/>
      </w:rPr>
    </w:lvl>
    <w:lvl w:ilvl="2">
      <w:start w:val="0"/>
      <w:numFmt w:val="bullet"/>
      <w:lvlText w:val="▪"/>
      <w:lvlJc w:val="left"/>
      <w:pPr>
        <w:ind w:left="2302" w:hanging="360"/>
      </w:pPr>
      <w:rPr>
        <w:rFonts w:ascii="Noto Sans Symbols" w:cs="Noto Sans Symbols" w:eastAsia="Noto Sans Symbols" w:hAnsi="Noto Sans Symbols"/>
      </w:rPr>
    </w:lvl>
    <w:lvl w:ilvl="3">
      <w:start w:val="0"/>
      <w:numFmt w:val="bullet"/>
      <w:lvlText w:val="●"/>
      <w:lvlJc w:val="left"/>
      <w:pPr>
        <w:ind w:left="3022" w:hanging="360"/>
      </w:pPr>
      <w:rPr>
        <w:rFonts w:ascii="Noto Sans Symbols" w:cs="Noto Sans Symbols" w:eastAsia="Noto Sans Symbols" w:hAnsi="Noto Sans Symbols"/>
      </w:rPr>
    </w:lvl>
    <w:lvl w:ilvl="4">
      <w:start w:val="0"/>
      <w:numFmt w:val="bullet"/>
      <w:lvlText w:val="o"/>
      <w:lvlJc w:val="left"/>
      <w:pPr>
        <w:ind w:left="3742" w:hanging="360"/>
      </w:pPr>
      <w:rPr>
        <w:rFonts w:ascii="Courier New" w:cs="Courier New" w:eastAsia="Courier New" w:hAnsi="Courier New"/>
      </w:rPr>
    </w:lvl>
    <w:lvl w:ilvl="5">
      <w:start w:val="0"/>
      <w:numFmt w:val="bullet"/>
      <w:lvlText w:val="▪"/>
      <w:lvlJc w:val="left"/>
      <w:pPr>
        <w:ind w:left="4462" w:hanging="360"/>
      </w:pPr>
      <w:rPr>
        <w:rFonts w:ascii="Noto Sans Symbols" w:cs="Noto Sans Symbols" w:eastAsia="Noto Sans Symbols" w:hAnsi="Noto Sans Symbols"/>
      </w:rPr>
    </w:lvl>
    <w:lvl w:ilvl="6">
      <w:start w:val="0"/>
      <w:numFmt w:val="bullet"/>
      <w:lvlText w:val="●"/>
      <w:lvlJc w:val="left"/>
      <w:pPr>
        <w:ind w:left="5182" w:hanging="360"/>
      </w:pPr>
      <w:rPr>
        <w:rFonts w:ascii="Noto Sans Symbols" w:cs="Noto Sans Symbols" w:eastAsia="Noto Sans Symbols" w:hAnsi="Noto Sans Symbols"/>
      </w:rPr>
    </w:lvl>
    <w:lvl w:ilvl="7">
      <w:start w:val="0"/>
      <w:numFmt w:val="bullet"/>
      <w:lvlText w:val="o"/>
      <w:lvlJc w:val="left"/>
      <w:pPr>
        <w:ind w:left="5902" w:hanging="360"/>
      </w:pPr>
      <w:rPr>
        <w:rFonts w:ascii="Courier New" w:cs="Courier New" w:eastAsia="Courier New" w:hAnsi="Courier New"/>
      </w:rPr>
    </w:lvl>
    <w:lvl w:ilvl="8">
      <w:start w:val="0"/>
      <w:numFmt w:val="bullet"/>
      <w:lvlText w:val="▪"/>
      <w:lvlJc w:val="left"/>
      <w:pPr>
        <w:ind w:left="6622" w:hanging="360"/>
      </w:pPr>
      <w:rPr>
        <w:rFonts w:ascii="Noto Sans Symbols" w:cs="Noto Sans Symbols" w:eastAsia="Noto Sans Symbols" w:hAnsi="Noto Sans Symbols"/>
      </w:rPr>
    </w:lvl>
  </w:abstractNum>
  <w:abstractNum w:abstractNumId="17">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8">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1440" w:hanging="360"/>
      </w:pPr>
      <w:rPr>
        <w:rFonts w:ascii="Noto Sans Symbols" w:cs="Noto Sans Symbols" w:eastAsia="Noto Sans Symbols" w:hAnsi="Noto Sans Symbols"/>
      </w:rPr>
    </w:lvl>
    <w:lvl w:ilvl="3">
      <w:start w:val="0"/>
      <w:numFmt w:val="bullet"/>
      <w:lvlText w:val="•"/>
      <w:lvlJc w:val="left"/>
      <w:pPr>
        <w:ind w:left="1800" w:hanging="360"/>
      </w:pPr>
      <w:rPr>
        <w:rFonts w:ascii="Noto Sans Symbols" w:cs="Noto Sans Symbols" w:eastAsia="Noto Sans Symbols" w:hAnsi="Noto Sans Symbols"/>
      </w:rPr>
    </w:lvl>
    <w:lvl w:ilvl="4">
      <w:start w:val="0"/>
      <w:numFmt w:val="bullet"/>
      <w:lvlText w:val="◦"/>
      <w:lvlJc w:val="left"/>
      <w:pPr>
        <w:ind w:left="2160" w:hanging="360"/>
      </w:pPr>
      <w:rPr>
        <w:rFonts w:ascii="Noto Sans Symbols" w:cs="Noto Sans Symbols" w:eastAsia="Noto Sans Symbols" w:hAnsi="Noto Sans Symbols"/>
      </w:rPr>
    </w:lvl>
    <w:lvl w:ilvl="5">
      <w:start w:val="0"/>
      <w:numFmt w:val="bullet"/>
      <w:lvlText w:val="▪"/>
      <w:lvlJc w:val="left"/>
      <w:pPr>
        <w:ind w:left="2520" w:hanging="360"/>
      </w:pPr>
      <w:rPr>
        <w:rFonts w:ascii="Noto Sans Symbols" w:cs="Noto Sans Symbols" w:eastAsia="Noto Sans Symbols" w:hAnsi="Noto Sans Symbols"/>
      </w:rPr>
    </w:lvl>
    <w:lvl w:ilvl="6">
      <w:start w:val="0"/>
      <w:numFmt w:val="bullet"/>
      <w:lvlText w:val="•"/>
      <w:lvlJc w:val="left"/>
      <w:pPr>
        <w:ind w:left="2880" w:hanging="360"/>
      </w:pPr>
      <w:rPr>
        <w:rFonts w:ascii="Noto Sans Symbols" w:cs="Noto Sans Symbols" w:eastAsia="Noto Sans Symbols" w:hAnsi="Noto Sans Symbols"/>
      </w:rPr>
    </w:lvl>
    <w:lvl w:ilvl="7">
      <w:start w:val="0"/>
      <w:numFmt w:val="bullet"/>
      <w:lvlText w:val="◦"/>
      <w:lvlJc w:val="left"/>
      <w:pPr>
        <w:ind w:left="3240" w:hanging="360"/>
      </w:pPr>
      <w:rPr>
        <w:rFonts w:ascii="Noto Sans Symbols" w:cs="Noto Sans Symbols" w:eastAsia="Noto Sans Symbols" w:hAnsi="Noto Sans Symbols"/>
      </w:rPr>
    </w:lvl>
    <w:lvl w:ilvl="8">
      <w:start w:val="0"/>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0" w:line="240" w:lineRule="auto"/>
      <w:ind w:left="720" w:right="0" w:hanging="360"/>
      <w:jc w:val="left"/>
    </w:pPr>
    <w:rPr>
      <w:rFonts w:ascii="Courier" w:cs="Courier" w:eastAsia="Courier" w:hAnsi="Courier"/>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1440" w:right="0" w:hanging="360"/>
      <w:jc w:val="left"/>
    </w:pPr>
    <w:rPr>
      <w:rFonts w:ascii="Courier" w:cs="Courier" w:eastAsia="Courier" w:hAnsi="Courier"/>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160" w:right="0" w:hanging="180"/>
      <w:jc w:val="left"/>
    </w:pPr>
    <w:rPr>
      <w:rFonts w:ascii="Courier" w:cs="Courier" w:eastAsia="Courier" w:hAnsi="Courier"/>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880" w:right="0" w:hanging="360"/>
      <w:jc w:val="left"/>
    </w:pPr>
    <w:rPr>
      <w:rFonts w:ascii="Courier" w:cs="Courier" w:eastAsia="Courier" w:hAnsi="Courier"/>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0" w:right="0" w:hanging="360"/>
      <w:jc w:val="left"/>
    </w:pPr>
    <w:rPr>
      <w:rFonts w:ascii="Courier" w:cs="Courier" w:eastAsia="Courier" w:hAnsi="Courier"/>
      <w:b w:val="1"/>
      <w:i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4320" w:right="0" w:hanging="180"/>
      <w:jc w:val="left"/>
    </w:pPr>
    <w:rPr>
      <w:rFonts w:ascii="Courier" w:cs="Courier" w:eastAsia="Courier" w:hAnsi="Courier"/>
      <w:b w:val="0"/>
      <w:i w:val="1"/>
      <w:smallCaps w:val="0"/>
      <w:strike w:val="0"/>
      <w:color w:val="000000"/>
      <w:sz w:val="20"/>
      <w:szCs w:val="20"/>
      <w:u w:val="none"/>
      <w:shd w:fill="auto" w:val="clear"/>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pacing w:line="198" w:lineRule="atLeast"/>
    </w:pPr>
    <w:rPr>
      <w:rFonts w:ascii="Courier, 'Courier New'" w:cs="Courier, 'Courier New'" w:eastAsia="Courier, 'Courier New'" w:hAnsi="Courier, 'Courier New'"/>
      <w:color w:val="000000"/>
    </w:rPr>
  </w:style>
  <w:style w:type="paragraph" w:styleId="Heading1">
    <w:name w:val="heading 1"/>
    <w:basedOn w:val="Standard"/>
    <w:next w:val="Standard"/>
    <w:uiPriority w:val="9"/>
    <w:qFormat w:val="1"/>
    <w:pPr>
      <w:pageBreakBefore w:val="1"/>
      <w:numPr>
        <w:numId w:val="1"/>
      </w:numPr>
      <w:spacing w:after="240"/>
      <w:outlineLvl w:val="0"/>
    </w:pPr>
    <w:rPr>
      <w:b w:val="1"/>
      <w:sz w:val="36"/>
    </w:rPr>
  </w:style>
  <w:style w:type="paragraph" w:styleId="Heading2">
    <w:name w:val="heading 2"/>
    <w:basedOn w:val="Standard"/>
    <w:next w:val="Standard"/>
    <w:uiPriority w:val="9"/>
    <w:unhideWhenUsed w:val="1"/>
    <w:qFormat w:val="1"/>
    <w:pPr>
      <w:keepNext w:val="1"/>
      <w:numPr>
        <w:ilvl w:val="1"/>
        <w:numId w:val="1"/>
      </w:numPr>
      <w:spacing w:after="240" w:before="120"/>
      <w:outlineLvl w:val="1"/>
    </w:pPr>
    <w:rPr>
      <w:b w:val="1"/>
      <w:sz w:val="28"/>
    </w:rPr>
  </w:style>
  <w:style w:type="paragraph" w:styleId="Heading3">
    <w:name w:val="heading 3"/>
    <w:basedOn w:val="Standard"/>
    <w:next w:val="Standard"/>
    <w:uiPriority w:val="9"/>
    <w:unhideWhenUsed w:val="1"/>
    <w:qFormat w:val="1"/>
    <w:pPr>
      <w:keepNext w:val="1"/>
      <w:numPr>
        <w:ilvl w:val="2"/>
        <w:numId w:val="1"/>
      </w:numPr>
      <w:spacing w:after="60" w:before="240"/>
      <w:outlineLvl w:val="2"/>
    </w:pPr>
    <w:rPr>
      <w:b w:val="1"/>
      <w:sz w:val="28"/>
    </w:rPr>
  </w:style>
  <w:style w:type="paragraph" w:styleId="Heading4">
    <w:name w:val="heading 4"/>
    <w:basedOn w:val="Standard"/>
    <w:next w:val="Standard"/>
    <w:uiPriority w:val="9"/>
    <w:semiHidden w:val="1"/>
    <w:unhideWhenUsed w:val="1"/>
    <w:qFormat w:val="1"/>
    <w:pPr>
      <w:keepNext w:val="1"/>
      <w:numPr>
        <w:ilvl w:val="3"/>
        <w:numId w:val="1"/>
      </w:numPr>
      <w:spacing w:after="60" w:before="240"/>
      <w:outlineLvl w:val="3"/>
    </w:pPr>
    <w:rPr>
      <w:b w:val="1"/>
      <w:sz w:val="28"/>
    </w:rPr>
  </w:style>
  <w:style w:type="paragraph" w:styleId="Heading5">
    <w:name w:val="heading 5"/>
    <w:basedOn w:val="Standard"/>
    <w:next w:val="Standard"/>
    <w:uiPriority w:val="9"/>
    <w:semiHidden w:val="1"/>
    <w:unhideWhenUsed w:val="1"/>
    <w:qFormat w:val="1"/>
    <w:pPr>
      <w:numPr>
        <w:ilvl w:val="4"/>
        <w:numId w:val="1"/>
      </w:numPr>
      <w:spacing w:after="60" w:before="240"/>
      <w:outlineLvl w:val="4"/>
    </w:pPr>
    <w:rPr>
      <w:b w:val="1"/>
    </w:rPr>
  </w:style>
  <w:style w:type="paragraph" w:styleId="Heading6">
    <w:name w:val="heading 6"/>
    <w:basedOn w:val="Standard"/>
    <w:next w:val="Standard"/>
    <w:uiPriority w:val="9"/>
    <w:semiHidden w:val="1"/>
    <w:unhideWhenUsed w:val="1"/>
    <w:qFormat w:val="1"/>
    <w:pPr>
      <w:numPr>
        <w:ilvl w:val="5"/>
        <w:numId w:val="1"/>
      </w:numPr>
      <w:spacing w:after="60" w:before="240"/>
      <w:outlineLvl w:val="5"/>
    </w:pPr>
    <w:rPr>
      <w:i w:val="1"/>
    </w:rPr>
  </w:style>
  <w:style w:type="paragraph" w:styleId="Heading7">
    <w:name w:val="heading 7"/>
    <w:basedOn w:val="Standard"/>
    <w:next w:val="Standard"/>
    <w:pPr>
      <w:numPr>
        <w:ilvl w:val="6"/>
        <w:numId w:val="1"/>
      </w:numPr>
      <w:spacing w:after="60" w:before="240"/>
      <w:outlineLvl w:val="6"/>
    </w:pPr>
    <w:rPr>
      <w:rFonts w:ascii="Arial" w:cs="Arial" w:eastAsia="Arial" w:hAnsi="Arial"/>
    </w:rPr>
  </w:style>
  <w:style w:type="paragraph" w:styleId="Heading8">
    <w:name w:val="heading 8"/>
    <w:basedOn w:val="Standard"/>
    <w:next w:val="Standard"/>
    <w:pPr>
      <w:numPr>
        <w:ilvl w:val="7"/>
        <w:numId w:val="1"/>
      </w:numPr>
      <w:spacing w:after="60" w:before="240"/>
      <w:outlineLvl w:val="7"/>
    </w:pPr>
    <w:rPr>
      <w:rFonts w:ascii="Arial" w:cs="Arial" w:eastAsia="Arial" w:hAnsi="Arial"/>
      <w:i w:val="1"/>
    </w:rPr>
  </w:style>
  <w:style w:type="paragraph" w:styleId="Heading9">
    <w:name w:val="heading 9"/>
    <w:basedOn w:val="Standard"/>
    <w:next w:val="Standard"/>
    <w:pPr>
      <w:numPr>
        <w:ilvl w:val="8"/>
        <w:numId w:val="1"/>
      </w:numPr>
      <w:spacing w:after="60" w:before="240"/>
      <w:outlineLvl w:val="8"/>
    </w:pPr>
    <w:rPr>
      <w:rFonts w:ascii="Arial" w:cs="Arial" w:eastAsia="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numbering" w:styleId="Outline" w:customStyle="1">
    <w:name w:val="Outline"/>
    <w:basedOn w:val="NoList"/>
  </w:style>
  <w:style w:type="paragraph" w:styleId="Standard" w:customStyle="1">
    <w:name w:val="Standard"/>
    <w:pPr>
      <w:widowControl w:val="1"/>
    </w:pPr>
    <w:rPr>
      <w:rFonts w:cs="Times New Roman" w:eastAsia="Times New Roman"/>
    </w:rPr>
  </w:style>
  <w:style w:type="paragraph" w:styleId="Heading" w:customStyle="1">
    <w:name w:val="Heading"/>
    <w:basedOn w:val="Standard"/>
    <w:next w:val="Textbody"/>
    <w:pPr>
      <w:spacing w:after="60" w:before="240"/>
    </w:pPr>
    <w:rPr>
      <w:rFonts w:ascii="Arial" w:cs="Arial" w:eastAsia="Arial" w:hAnsi="Arial"/>
      <w:b w:val="1"/>
      <w:bCs w:val="1"/>
      <w:sz w:val="28"/>
      <w:szCs w:val="28"/>
    </w:rPr>
  </w:style>
  <w:style w:type="paragraph" w:styleId="Textbody" w:customStyle="1">
    <w:name w:val="Text body"/>
    <w:basedOn w:val="Standard"/>
    <w:pPr>
      <w:spacing w:before="240"/>
    </w:pPr>
  </w:style>
  <w:style w:type="paragraph" w:styleId="List">
    <w:name w:val="List"/>
    <w:basedOn w:val="Standard"/>
    <w:pPr>
      <w:ind w:left="283" w:hanging="283"/>
      <w:jc w:val="both"/>
    </w:pPr>
    <w:rPr>
      <w:rFonts w:ascii="Arial" w:cs="Arial" w:eastAsia="Arial" w:hAnsi="Arial"/>
    </w:rPr>
  </w:style>
  <w:style w:type="paragraph" w:styleId="Caption">
    <w:name w:val="caption"/>
    <w:basedOn w:val="Standard"/>
    <w:next w:val="Standard"/>
    <w:pPr>
      <w:suppressAutoHyphens w:val="1"/>
      <w:spacing w:after="120" w:before="120"/>
      <w:jc w:val="both"/>
    </w:pPr>
    <w:rPr>
      <w:i w:val="1"/>
    </w:rPr>
  </w:style>
  <w:style w:type="paragraph" w:styleId="Index" w:customStyle="1">
    <w:name w:val="Index"/>
    <w:basedOn w:val="Standard"/>
    <w:pPr>
      <w:suppressLineNumbers w:val="1"/>
    </w:pPr>
    <w:rPr>
      <w:rFonts w:cs="Lohit Devanagari"/>
    </w:rPr>
  </w:style>
  <w:style w:type="paragraph" w:styleId="ListBullet">
    <w:name w:val="List Bullet"/>
    <w:basedOn w:val="Standard"/>
    <w:pPr>
      <w:numPr>
        <w:numId w:val="20"/>
      </w:numPr>
    </w:pPr>
  </w:style>
  <w:style w:type="paragraph" w:styleId="Contents2" w:customStyle="1">
    <w:name w:val="Contents 2"/>
    <w:basedOn w:val="Standard"/>
    <w:next w:val="Standard"/>
    <w:pPr>
      <w:ind w:left="240"/>
    </w:pPr>
    <w:rPr>
      <w:rFonts w:ascii="Arial" w:cs="Arial" w:eastAsia="Arial" w:hAnsi="Arial"/>
    </w:rPr>
  </w:style>
  <w:style w:type="paragraph" w:styleId="Footnote" w:customStyle="1">
    <w:name w:val="Footnote"/>
    <w:basedOn w:val="Standard"/>
    <w:rPr>
      <w:rFonts w:ascii="Arial" w:cs="Arial" w:eastAsia="Arial" w:hAnsi="Arial"/>
      <w:i w:val="1"/>
    </w:rPr>
  </w:style>
  <w:style w:type="paragraph" w:styleId="Contents1" w:customStyle="1">
    <w:name w:val="Contents 1"/>
    <w:basedOn w:val="Standard"/>
    <w:next w:val="Standard"/>
    <w:autoRedefine w:val="1"/>
    <w:rPr>
      <w:rFonts w:ascii="Arial" w:cs="Arial" w:eastAsia="Arial" w:hAnsi="Arial"/>
      <w:b w:val="1"/>
    </w:rPr>
  </w:style>
  <w:style w:type="paragraph" w:styleId="Contents3" w:customStyle="1">
    <w:name w:val="Contents 3"/>
    <w:basedOn w:val="Standard"/>
    <w:next w:val="Standard"/>
    <w:pPr>
      <w:ind w:left="480"/>
    </w:pPr>
    <w:rPr>
      <w:rFonts w:ascii="Arial" w:cs="Arial" w:eastAsia="Arial" w:hAnsi="Arial"/>
      <w:i w:val="1"/>
    </w:rPr>
  </w:style>
  <w:style w:type="paragraph" w:styleId="Contents4" w:customStyle="1">
    <w:name w:val="Contents 4"/>
    <w:basedOn w:val="Standard"/>
    <w:next w:val="Standard"/>
    <w:pPr>
      <w:ind w:left="720"/>
    </w:pPr>
    <w:rPr>
      <w:sz w:val="18"/>
    </w:rPr>
  </w:style>
  <w:style w:type="paragraph" w:styleId="Contents5" w:customStyle="1">
    <w:name w:val="Contents 5"/>
    <w:basedOn w:val="Standard"/>
    <w:next w:val="Standard"/>
    <w:pPr>
      <w:ind w:left="960"/>
    </w:pPr>
    <w:rPr>
      <w:sz w:val="18"/>
    </w:rPr>
  </w:style>
  <w:style w:type="paragraph" w:styleId="Contents6" w:customStyle="1">
    <w:name w:val="Contents 6"/>
    <w:basedOn w:val="Standard"/>
    <w:next w:val="Standard"/>
    <w:pPr>
      <w:ind w:left="1200"/>
    </w:pPr>
    <w:rPr>
      <w:sz w:val="18"/>
    </w:rPr>
  </w:style>
  <w:style w:type="paragraph" w:styleId="Contents7" w:customStyle="1">
    <w:name w:val="Contents 7"/>
    <w:basedOn w:val="Standard"/>
    <w:next w:val="Standard"/>
    <w:pPr>
      <w:ind w:left="1440"/>
    </w:pPr>
    <w:rPr>
      <w:sz w:val="18"/>
    </w:rPr>
  </w:style>
  <w:style w:type="paragraph" w:styleId="Contents8" w:customStyle="1">
    <w:name w:val="Contents 8"/>
    <w:basedOn w:val="Standard"/>
    <w:next w:val="Standard"/>
    <w:pPr>
      <w:ind w:left="1680"/>
    </w:pPr>
    <w:rPr>
      <w:sz w:val="18"/>
    </w:rPr>
  </w:style>
  <w:style w:type="paragraph" w:styleId="Contents9" w:customStyle="1">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styleId="Figurtekst" w:customStyle="1">
    <w:name w:val="Figurtekst"/>
    <w:basedOn w:val="Standard"/>
    <w:next w:val="Standard"/>
    <w:pPr>
      <w:numPr>
        <w:numId w:val="3"/>
      </w:numPr>
    </w:pPr>
    <w:rPr>
      <w:i w:val="1"/>
    </w:rPr>
  </w:style>
  <w:style w:type="paragraph" w:styleId="DocumentMap">
    <w:name w:val="Document Map"/>
    <w:basedOn w:val="Standard"/>
    <w:pPr>
      <w:shd w:color="auto" w:fill="000080" w:val="clear"/>
    </w:pPr>
    <w:rPr>
      <w:rFonts w:ascii="Tahoma" w:cs="Tahoma" w:eastAsia="Tahoma" w:hAnsi="Tahoma"/>
    </w:rPr>
  </w:style>
  <w:style w:type="paragraph" w:styleId="WBDescriptionHeading" w:customStyle="1">
    <w:name w:val="WB Description Heading"/>
    <w:basedOn w:val="Standard"/>
    <w:pPr>
      <w:pageBreakBefore w:val="1"/>
      <w:spacing w:after="240"/>
      <w:jc w:val="center"/>
    </w:pPr>
    <w:rPr>
      <w:rFonts w:ascii="Arial" w:cs="Arial" w:eastAsia="Arial" w:hAnsi="Arial"/>
    </w:rPr>
  </w:style>
  <w:style w:type="paragraph" w:styleId="titresecondaire" w:customStyle="1">
    <w:name w:val="titre secondaire"/>
    <w:basedOn w:val="Standard"/>
    <w:next w:val="Heading1"/>
    <w:pPr>
      <w:keepNext w:val="1"/>
      <w:pBdr>
        <w:top w:color="000000" w:space="1" w:sz="6" w:val="double"/>
        <w:bottom w:color="000000" w:space="1" w:sz="6" w:val="double"/>
      </w:pBdr>
      <w:shd w:color="auto" w:fill="e5e5e5" w:val="clear"/>
      <w:spacing w:after="360" w:before="120" w:line="240" w:lineRule="atLeast"/>
      <w:jc w:val="center"/>
    </w:pPr>
    <w:rPr>
      <w:rFonts w:ascii="Garamond" w:cs="Garamond" w:eastAsia="Garamond" w:hAnsi="Garamond"/>
      <w:b w:val="1"/>
      <w:caps w:val="1"/>
      <w:sz w:val="28"/>
      <w:lang w:val="fr-FR"/>
    </w:rPr>
  </w:style>
  <w:style w:type="paragraph" w:styleId="NormalIndent">
    <w:name w:val="Normal Indent"/>
    <w:basedOn w:val="Standard"/>
    <w:pPr>
      <w:ind w:left="720"/>
    </w:pPr>
  </w:style>
  <w:style w:type="paragraph" w:styleId="Retraita" w:customStyle="1">
    <w:name w:val="Retrait a"/>
    <w:basedOn w:val="NormalIndent"/>
    <w:pPr>
      <w:spacing w:after="120" w:before="120"/>
      <w:ind w:left="1418" w:hanging="709"/>
      <w:jc w:val="both"/>
    </w:pPr>
    <w:rPr>
      <w:rFonts w:ascii="Garamond" w:cs="Garamond" w:eastAsia="Garamond" w:hAnsi="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after="120" w:before="240"/>
    </w:pPr>
    <w:rPr>
      <w:b w:val="1"/>
    </w:rPr>
  </w:style>
  <w:style w:type="paragraph" w:styleId="Index1">
    <w:name w:val="index 1"/>
    <w:basedOn w:val="IndexHeading"/>
    <w:next w:val="Standard"/>
    <w:pPr>
      <w:tabs>
        <w:tab w:val="left" w:leader="dot" w:pos="6804"/>
      </w:tabs>
      <w:spacing w:after="0" w:before="0"/>
    </w:pPr>
    <w:rPr>
      <w:b w:val="0"/>
    </w:rPr>
  </w:style>
  <w:style w:type="paragraph" w:styleId="BodyText2">
    <w:name w:val="Body Text 2"/>
    <w:basedOn w:val="Standard"/>
    <w:pPr>
      <w:jc w:val="both"/>
    </w:pPr>
  </w:style>
  <w:style w:type="paragraph" w:styleId="Textbodyindent" w:customStyle="1">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styleId="Paragraphe" w:customStyle="1">
    <w:name w:val="Paragraphe"/>
    <w:basedOn w:val="Standard"/>
    <w:pPr>
      <w:widowControl w:val="0"/>
      <w:spacing w:after="144"/>
    </w:pPr>
    <w:rPr>
      <w:rFonts w:ascii="Times" w:cs="Times" w:eastAsia="Times" w:hAnsi="Times"/>
      <w:color w:val="000000"/>
      <w:lang w:val="en-US"/>
    </w:rPr>
  </w:style>
  <w:style w:type="paragraph" w:styleId="WPDescription" w:customStyle="1">
    <w:name w:val="WP Description"/>
    <w:basedOn w:val="Standard"/>
    <w:pPr>
      <w:jc w:val="both"/>
    </w:pPr>
    <w:rPr>
      <w:rFonts w:ascii="Arial" w:cs="Arial" w:eastAsia="Arial" w:hAnsi="Arial"/>
    </w:rPr>
  </w:style>
  <w:style w:type="paragraph" w:styleId="CommentText">
    <w:name w:val="annotation text"/>
    <w:basedOn w:val="Standard"/>
    <w:pPr>
      <w:spacing w:after="240"/>
      <w:jc w:val="both"/>
    </w:pPr>
  </w:style>
  <w:style w:type="paragraph" w:styleId="TableofFigures">
    <w:name w:val="table of figures"/>
    <w:basedOn w:val="Standard"/>
    <w:next w:val="Standard"/>
    <w:pPr>
      <w:ind w:left="480" w:hanging="480"/>
    </w:pPr>
    <w:rPr>
      <w:rFonts w:ascii="Arial" w:cs="Arial" w:eastAsia="Arial" w:hAnsi="Arial"/>
    </w:rPr>
  </w:style>
  <w:style w:type="paragraph" w:styleId="BodyText3">
    <w:name w:val="Body Text 3"/>
    <w:basedOn w:val="Standard"/>
    <w:rPr>
      <w:rFonts w:ascii="Arial" w:cs="Arial" w:eastAsia="Arial" w:hAnsi="Arial"/>
      <w:lang w:val="en-US"/>
    </w:rPr>
  </w:style>
  <w:style w:type="paragraph" w:styleId="PlainText">
    <w:name w:val="Plain Text"/>
    <w:basedOn w:val="Standard"/>
    <w:rPr>
      <w:rFonts w:ascii="Courier New" w:cs="Courier New" w:eastAsia="Courier New" w:hAnsi="Courier New"/>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cs="Arial Unicode MS" w:eastAsia="Arial Unicode MS" w:hAnsi="Arial Unicode MS"/>
    </w:rPr>
  </w:style>
  <w:style w:type="paragraph" w:styleId="Date">
    <w:name w:val="Date"/>
    <w:basedOn w:val="Standard"/>
    <w:next w:val="Standard"/>
  </w:style>
  <w:style w:type="paragraph" w:styleId="CommentSubject1" w:customStyle="1">
    <w:name w:val="Comment Subject1"/>
    <w:basedOn w:val="CommentText"/>
    <w:next w:val="CommentText"/>
    <w:pPr>
      <w:spacing w:after="0"/>
      <w:jc w:val="left"/>
    </w:pPr>
    <w:rPr>
      <w:b w:val="1"/>
      <w:bCs w:val="1"/>
    </w:rPr>
  </w:style>
  <w:style w:type="paragraph" w:styleId="WW-TableHeading" w:customStyle="1">
    <w:name w:val="WW-Table Heading"/>
    <w:basedOn w:val="Standard"/>
    <w:pPr>
      <w:widowControl w:val="0"/>
      <w:suppressLineNumbers w:val="1"/>
      <w:suppressAutoHyphens w:val="1"/>
      <w:spacing w:after="120"/>
      <w:jc w:val="center"/>
    </w:pPr>
    <w:rPr>
      <w:rFonts w:ascii="Nimbus Roman No9 L" w:cs="Nimbus Roman No9 L" w:eastAsia="Bitstream Vera Sans" w:hAnsi="Nimbus Roman No9 L"/>
      <w:b w:val="1"/>
      <w:bCs w:val="1"/>
      <w:i w:val="1"/>
      <w:iCs w:val="1"/>
      <w:lang w:val="en-US"/>
    </w:rPr>
  </w:style>
  <w:style w:type="paragraph" w:styleId="Illustration" w:customStyle="1">
    <w:name w:val="Illustration"/>
    <w:basedOn w:val="Standard"/>
    <w:pPr>
      <w:suppressLineNumbers w:val="1"/>
      <w:spacing w:after="120" w:before="120"/>
    </w:pPr>
    <w:rPr>
      <w:rFonts w:cs="Lucidasans, 'Times New Roman'"/>
      <w:i w:val="1"/>
      <w:iCs w:val="1"/>
      <w:szCs w:val="24"/>
    </w:rPr>
  </w:style>
  <w:style w:type="paragraph" w:styleId="BalloonText1" w:customStyle="1">
    <w:name w:val="Balloon Text1"/>
    <w:basedOn w:val="Standard"/>
    <w:rPr>
      <w:rFonts w:ascii="Tahoma" w:cs="Tahoma" w:eastAsia="Tahoma" w:hAnsi="Tahoma"/>
      <w:sz w:val="16"/>
      <w:szCs w:val="16"/>
    </w:rPr>
  </w:style>
  <w:style w:type="paragraph" w:styleId="BalloonText">
    <w:name w:val="Balloon Text"/>
    <w:basedOn w:val="Standard"/>
    <w:rPr>
      <w:rFonts w:ascii="Tahoma" w:cs="Tahoma" w:eastAsia="Tahoma" w:hAnsi="Tahoma"/>
      <w:sz w:val="16"/>
      <w:szCs w:val="16"/>
    </w:rPr>
  </w:style>
  <w:style w:type="paragraph" w:styleId="cell" w:customStyle="1">
    <w:name w:val="cell"/>
    <w:basedOn w:val="Standard"/>
    <w:pPr>
      <w:spacing w:line="198" w:lineRule="atLeast"/>
    </w:pPr>
    <w:rPr>
      <w:rFonts w:ascii="Courier, 'Courier New'" w:cs="Courier, 'Courier New'" w:eastAsia="Courier, 'Courier New'" w:hAnsi="Courier, 'Courier New'"/>
      <w:color w:val="000000"/>
    </w:rPr>
  </w:style>
  <w:style w:type="paragraph" w:styleId="BlockText">
    <w:name w:val="Block Text"/>
    <w:basedOn w:val="Standard"/>
    <w:pPr>
      <w:tabs>
        <w:tab w:val="left" w:pos="9639"/>
      </w:tabs>
      <w:ind w:left="567" w:right="567"/>
      <w:jc w:val="both"/>
    </w:pPr>
    <w:rPr>
      <w:rFonts w:ascii="Arial" w:cs="Arial" w:eastAsia="Arial" w:hAnsi="Arial"/>
      <w:i w:val="1"/>
      <w:sz w:val="18"/>
    </w:rPr>
  </w:style>
  <w:style w:type="paragraph" w:styleId="BodyTextFirstIndent">
    <w:name w:val="Body Text First Indent"/>
    <w:basedOn w:val="Textbody"/>
    <w:pPr>
      <w:spacing w:after="120" w:before="0"/>
      <w:ind w:firstLine="210"/>
      <w:jc w:val="both"/>
    </w:pPr>
    <w:rPr>
      <w:rFonts w:ascii="Arial" w:cs="Arial" w:eastAsia="Arial" w:hAnsi="Arial"/>
    </w:rPr>
  </w:style>
  <w:style w:type="paragraph" w:styleId="BodyTextFirstIndent2">
    <w:name w:val="Body Text First Indent 2"/>
    <w:basedOn w:val="Textbodyindent"/>
    <w:pPr>
      <w:widowControl w:val="1"/>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cs="Arial" w:eastAsia="Arial" w:hAnsi="Arial"/>
    </w:rPr>
  </w:style>
  <w:style w:type="paragraph" w:styleId="BodyTextIndent2">
    <w:name w:val="Body Text Indent 2"/>
    <w:basedOn w:val="Standard"/>
    <w:pPr>
      <w:spacing w:after="120" w:line="480" w:lineRule="auto"/>
      <w:ind w:left="283"/>
      <w:jc w:val="both"/>
    </w:pPr>
    <w:rPr>
      <w:rFonts w:ascii="Arial" w:cs="Arial" w:eastAsia="Arial" w:hAnsi="Arial"/>
    </w:rPr>
  </w:style>
  <w:style w:type="paragraph" w:styleId="BodyTextIndent3">
    <w:name w:val="Body Text Indent 3"/>
    <w:basedOn w:val="Standard"/>
    <w:pPr>
      <w:spacing w:after="120"/>
      <w:ind w:left="283"/>
      <w:jc w:val="both"/>
    </w:pPr>
    <w:rPr>
      <w:rFonts w:ascii="Arial" w:cs="Arial" w:eastAsia="Arial" w:hAnsi="Arial"/>
      <w:sz w:val="16"/>
      <w:szCs w:val="16"/>
    </w:rPr>
  </w:style>
  <w:style w:type="paragraph" w:styleId="Closing">
    <w:name w:val="Closing"/>
    <w:basedOn w:val="Standard"/>
    <w:pPr>
      <w:ind w:left="4252"/>
      <w:jc w:val="both"/>
    </w:pPr>
    <w:rPr>
      <w:rFonts w:ascii="Arial" w:cs="Arial" w:eastAsia="Arial" w:hAnsi="Arial"/>
    </w:rPr>
  </w:style>
  <w:style w:type="paragraph" w:styleId="EmailSignature">
    <w:name w:val="E-mail Signature"/>
    <w:basedOn w:val="Standard"/>
    <w:pPr>
      <w:jc w:val="both"/>
    </w:pPr>
    <w:rPr>
      <w:rFonts w:ascii="Arial" w:cs="Arial" w:eastAsia="Arial" w:hAnsi="Arial"/>
    </w:rPr>
  </w:style>
  <w:style w:type="paragraph" w:styleId="Addressee" w:customStyle="1">
    <w:name w:val="Addressee"/>
    <w:basedOn w:val="Standard"/>
    <w:pPr>
      <w:ind w:left="2880"/>
      <w:jc w:val="both"/>
    </w:pPr>
    <w:rPr>
      <w:rFonts w:ascii="Arial" w:cs="Arial" w:eastAsia="Arial" w:hAnsi="Arial"/>
      <w:szCs w:val="24"/>
    </w:rPr>
  </w:style>
  <w:style w:type="paragraph" w:styleId="Sender" w:customStyle="1">
    <w:name w:val="Sender"/>
    <w:basedOn w:val="Standard"/>
    <w:pPr>
      <w:jc w:val="both"/>
    </w:pPr>
    <w:rPr>
      <w:rFonts w:ascii="Arial" w:cs="Arial" w:eastAsia="Arial" w:hAnsi="Arial"/>
    </w:rPr>
  </w:style>
  <w:style w:type="paragraph" w:styleId="HTMLAddress">
    <w:name w:val="HTML Address"/>
    <w:basedOn w:val="Standard"/>
    <w:pPr>
      <w:jc w:val="both"/>
    </w:pPr>
    <w:rPr>
      <w:rFonts w:ascii="Arial" w:cs="Arial" w:eastAsia="Arial" w:hAnsi="Arial"/>
      <w:i w:val="1"/>
      <w:iCs w:val="1"/>
    </w:rPr>
  </w:style>
  <w:style w:type="paragraph" w:styleId="List2">
    <w:name w:val="List 2"/>
    <w:basedOn w:val="Standard"/>
    <w:pPr>
      <w:ind w:left="566" w:hanging="283"/>
      <w:jc w:val="both"/>
    </w:pPr>
    <w:rPr>
      <w:rFonts w:ascii="Arial" w:cs="Arial" w:eastAsia="Arial" w:hAnsi="Arial"/>
    </w:rPr>
  </w:style>
  <w:style w:type="paragraph" w:styleId="List3">
    <w:name w:val="List 3"/>
    <w:basedOn w:val="Standard"/>
    <w:pPr>
      <w:ind w:left="849" w:hanging="283"/>
      <w:jc w:val="both"/>
    </w:pPr>
    <w:rPr>
      <w:rFonts w:ascii="Arial" w:cs="Arial" w:eastAsia="Arial" w:hAnsi="Arial"/>
    </w:rPr>
  </w:style>
  <w:style w:type="paragraph" w:styleId="List4">
    <w:name w:val="List 4"/>
    <w:basedOn w:val="Standard"/>
    <w:pPr>
      <w:ind w:left="1132" w:hanging="283"/>
      <w:jc w:val="both"/>
    </w:pPr>
    <w:rPr>
      <w:rFonts w:ascii="Arial" w:cs="Arial" w:eastAsia="Arial" w:hAnsi="Arial"/>
    </w:rPr>
  </w:style>
  <w:style w:type="paragraph" w:styleId="List5">
    <w:name w:val="List 5"/>
    <w:basedOn w:val="Standard"/>
    <w:pPr>
      <w:ind w:left="1415" w:hanging="283"/>
      <w:jc w:val="both"/>
    </w:pPr>
    <w:rPr>
      <w:rFonts w:ascii="Arial" w:cs="Arial" w:eastAsia="Arial" w:hAnsi="Arial"/>
    </w:rPr>
  </w:style>
  <w:style w:type="paragraph" w:styleId="ListBullet2">
    <w:name w:val="List Bullet 2"/>
    <w:basedOn w:val="Standard"/>
    <w:pPr>
      <w:tabs>
        <w:tab w:val="left" w:pos="1286"/>
      </w:tabs>
      <w:ind w:left="643" w:hanging="360"/>
      <w:jc w:val="both"/>
    </w:pPr>
    <w:rPr>
      <w:rFonts w:ascii="Arial" w:cs="Arial" w:eastAsia="Arial" w:hAnsi="Arial"/>
    </w:rPr>
  </w:style>
  <w:style w:type="paragraph" w:styleId="ListBullet3">
    <w:name w:val="List Bullet 3"/>
    <w:basedOn w:val="Standard"/>
    <w:pPr>
      <w:tabs>
        <w:tab w:val="left" w:pos="1852"/>
      </w:tabs>
      <w:ind w:left="926" w:hanging="360"/>
      <w:jc w:val="both"/>
    </w:pPr>
    <w:rPr>
      <w:rFonts w:ascii="Arial" w:cs="Arial" w:eastAsia="Arial" w:hAnsi="Arial"/>
    </w:rPr>
  </w:style>
  <w:style w:type="paragraph" w:styleId="ListBullet4">
    <w:name w:val="List Bullet 4"/>
    <w:basedOn w:val="Standard"/>
    <w:pPr>
      <w:tabs>
        <w:tab w:val="left" w:pos="2418"/>
      </w:tabs>
      <w:ind w:left="1209" w:hanging="360"/>
      <w:jc w:val="both"/>
    </w:pPr>
    <w:rPr>
      <w:rFonts w:ascii="Arial" w:cs="Arial" w:eastAsia="Arial" w:hAnsi="Arial"/>
    </w:rPr>
  </w:style>
  <w:style w:type="paragraph" w:styleId="ListBullet5">
    <w:name w:val="List Bullet 5"/>
    <w:basedOn w:val="Standard"/>
    <w:pPr>
      <w:tabs>
        <w:tab w:val="left" w:pos="2984"/>
      </w:tabs>
      <w:ind w:left="1492" w:hanging="360"/>
      <w:jc w:val="both"/>
    </w:pPr>
    <w:rPr>
      <w:rFonts w:ascii="Arial" w:cs="Arial" w:eastAsia="Arial" w:hAnsi="Arial"/>
    </w:rPr>
  </w:style>
  <w:style w:type="paragraph" w:styleId="ListContinue">
    <w:name w:val="List Continue"/>
    <w:basedOn w:val="Standard"/>
    <w:pPr>
      <w:spacing w:after="120"/>
      <w:ind w:left="283"/>
      <w:jc w:val="both"/>
    </w:pPr>
    <w:rPr>
      <w:rFonts w:ascii="Arial" w:cs="Arial" w:eastAsia="Arial" w:hAnsi="Arial"/>
    </w:rPr>
  </w:style>
  <w:style w:type="paragraph" w:styleId="ListContinue2">
    <w:name w:val="List Continue 2"/>
    <w:basedOn w:val="Standard"/>
    <w:pPr>
      <w:spacing w:after="120"/>
      <w:ind w:left="566"/>
      <w:jc w:val="both"/>
    </w:pPr>
    <w:rPr>
      <w:rFonts w:ascii="Arial" w:cs="Arial" w:eastAsia="Arial" w:hAnsi="Arial"/>
    </w:rPr>
  </w:style>
  <w:style w:type="paragraph" w:styleId="ListContinue3">
    <w:name w:val="List Continue 3"/>
    <w:basedOn w:val="Standard"/>
    <w:pPr>
      <w:spacing w:after="120"/>
      <w:ind w:left="849"/>
      <w:jc w:val="both"/>
    </w:pPr>
    <w:rPr>
      <w:rFonts w:ascii="Arial" w:cs="Arial" w:eastAsia="Arial" w:hAnsi="Arial"/>
    </w:rPr>
  </w:style>
  <w:style w:type="paragraph" w:styleId="ListContinue4">
    <w:name w:val="List Continue 4"/>
    <w:basedOn w:val="Standard"/>
    <w:pPr>
      <w:spacing w:after="120"/>
      <w:ind w:left="1132"/>
      <w:jc w:val="both"/>
    </w:pPr>
    <w:rPr>
      <w:rFonts w:ascii="Arial" w:cs="Arial" w:eastAsia="Arial" w:hAnsi="Arial"/>
    </w:rPr>
  </w:style>
  <w:style w:type="paragraph" w:styleId="ListContinue5">
    <w:name w:val="List Continue 5"/>
    <w:basedOn w:val="Standard"/>
    <w:pPr>
      <w:spacing w:after="120"/>
      <w:ind w:left="1415"/>
      <w:jc w:val="both"/>
    </w:pPr>
    <w:rPr>
      <w:rFonts w:ascii="Arial" w:cs="Arial" w:eastAsia="Arial" w:hAnsi="Arial"/>
    </w:rPr>
  </w:style>
  <w:style w:type="paragraph" w:styleId="ListNumber">
    <w:name w:val="List Number"/>
    <w:basedOn w:val="Standard"/>
    <w:pPr>
      <w:tabs>
        <w:tab w:val="left" w:pos="720"/>
      </w:tabs>
      <w:ind w:left="360" w:hanging="360"/>
      <w:jc w:val="both"/>
    </w:pPr>
    <w:rPr>
      <w:rFonts w:ascii="Arial" w:cs="Arial" w:eastAsia="Arial" w:hAnsi="Arial"/>
    </w:rPr>
  </w:style>
  <w:style w:type="paragraph" w:styleId="ListNumber2">
    <w:name w:val="List Number 2"/>
    <w:basedOn w:val="Standard"/>
    <w:pPr>
      <w:tabs>
        <w:tab w:val="left" w:pos="1286"/>
      </w:tabs>
      <w:ind w:left="643" w:hanging="360"/>
      <w:jc w:val="both"/>
    </w:pPr>
    <w:rPr>
      <w:rFonts w:ascii="Arial" w:cs="Arial" w:eastAsia="Arial" w:hAnsi="Arial"/>
    </w:rPr>
  </w:style>
  <w:style w:type="paragraph" w:styleId="ListNumber3">
    <w:name w:val="List Number 3"/>
    <w:basedOn w:val="Standard"/>
    <w:pPr>
      <w:tabs>
        <w:tab w:val="left" w:pos="1852"/>
      </w:tabs>
      <w:ind w:left="926" w:hanging="360"/>
      <w:jc w:val="both"/>
    </w:pPr>
    <w:rPr>
      <w:rFonts w:ascii="Arial" w:cs="Arial" w:eastAsia="Arial" w:hAnsi="Arial"/>
    </w:rPr>
  </w:style>
  <w:style w:type="paragraph" w:styleId="ListNumber4">
    <w:name w:val="List Number 4"/>
    <w:basedOn w:val="Standard"/>
    <w:pPr>
      <w:tabs>
        <w:tab w:val="left" w:pos="2418"/>
      </w:tabs>
      <w:ind w:left="1209" w:hanging="360"/>
      <w:jc w:val="both"/>
    </w:pPr>
    <w:rPr>
      <w:rFonts w:ascii="Arial" w:cs="Arial" w:eastAsia="Arial" w:hAnsi="Arial"/>
    </w:rPr>
  </w:style>
  <w:style w:type="paragraph" w:styleId="ListNumber5">
    <w:name w:val="List Number 5"/>
    <w:basedOn w:val="Standard"/>
    <w:pPr>
      <w:tabs>
        <w:tab w:val="left" w:pos="2984"/>
      </w:tabs>
      <w:ind w:left="1492" w:hanging="360"/>
      <w:jc w:val="both"/>
    </w:pPr>
    <w:rPr>
      <w:rFonts w:ascii="Arial" w:cs="Arial" w:eastAsia="Arial" w:hAnsi="Arial"/>
    </w:rPr>
  </w:style>
  <w:style w:type="paragraph" w:styleId="MessageHeader">
    <w:name w:val="Message Header"/>
    <w:basedOn w:val="Standard"/>
    <w:pPr>
      <w:pBdr>
        <w:top w:color="000000" w:space="1" w:sz="6" w:val="single"/>
        <w:left w:color="000000" w:space="1" w:sz="6" w:val="single"/>
        <w:bottom w:color="000000" w:space="1" w:sz="6" w:val="single"/>
        <w:right w:color="000000" w:space="1" w:sz="6" w:val="single"/>
      </w:pBdr>
      <w:shd w:color="auto" w:fill="cccccc" w:val="clear"/>
      <w:ind w:left="1134" w:hanging="1134"/>
      <w:jc w:val="both"/>
    </w:pPr>
    <w:rPr>
      <w:rFonts w:ascii="Arial" w:cs="Arial" w:eastAsia="Arial" w:hAnsi="Arial"/>
      <w:szCs w:val="24"/>
    </w:rPr>
  </w:style>
  <w:style w:type="paragraph" w:styleId="NormalWeb">
    <w:name w:val="Normal (Web)"/>
    <w:basedOn w:val="Standard"/>
    <w:uiPriority w:val="99"/>
    <w:pPr>
      <w:jc w:val="both"/>
    </w:pPr>
    <w:rPr>
      <w:szCs w:val="24"/>
    </w:rPr>
  </w:style>
  <w:style w:type="paragraph" w:styleId="NoteHeading">
    <w:name w:val="Note Heading"/>
    <w:basedOn w:val="Standard"/>
    <w:next w:val="Standard"/>
    <w:pPr>
      <w:jc w:val="both"/>
    </w:pPr>
    <w:rPr>
      <w:rFonts w:ascii="Arial" w:cs="Arial" w:eastAsia="Arial" w:hAnsi="Arial"/>
    </w:rPr>
  </w:style>
  <w:style w:type="paragraph" w:styleId="Salutationuser" w:customStyle="1">
    <w:name w:val="Salutation (user)"/>
    <w:basedOn w:val="Standard"/>
    <w:next w:val="Standard"/>
    <w:pPr>
      <w:jc w:val="both"/>
    </w:pPr>
    <w:rPr>
      <w:rFonts w:ascii="Arial" w:cs="Arial" w:eastAsia="Arial" w:hAnsi="Arial"/>
    </w:rPr>
  </w:style>
  <w:style w:type="paragraph" w:styleId="Signature">
    <w:name w:val="Signature"/>
    <w:basedOn w:val="Standard"/>
    <w:pPr>
      <w:ind w:left="4252"/>
      <w:jc w:val="both"/>
    </w:pPr>
    <w:rPr>
      <w:rFonts w:ascii="Arial" w:cs="Arial" w:eastAsia="Arial" w:hAnsi="Arial"/>
    </w:rPr>
  </w:style>
  <w:style w:type="paragraph" w:styleId="Subtitle">
    <w:name w:val="Subtitle"/>
    <w:basedOn w:val="Normal"/>
    <w:next w:val="Normal"/>
    <w:uiPriority w:val="11"/>
    <w:qFormat w:val="1"/>
    <w:pPr>
      <w:widowControl w:val="1"/>
      <w:pBdr>
        <w:top w:space="0" w:sz="0" w:val="nil"/>
        <w:left w:space="0" w:sz="0" w:val="nil"/>
        <w:bottom w:space="0" w:sz="0" w:val="nil"/>
        <w:right w:space="0" w:sz="0" w:val="nil"/>
        <w:between w:space="0" w:sz="0" w:val="nil"/>
      </w:pBdr>
      <w:spacing w:after="60" w:line="240" w:lineRule="auto"/>
      <w:jc w:val="center"/>
    </w:pPr>
    <w:rPr>
      <w:rFonts w:ascii="Arial" w:cs="Arial" w:eastAsia="Arial" w:hAnsi="Arial"/>
      <w:sz w:val="24"/>
      <w:szCs w:val="24"/>
    </w:rPr>
  </w:style>
  <w:style w:type="paragraph" w:styleId="CommentSubject">
    <w:name w:val="annotation subject"/>
    <w:basedOn w:val="CommentText"/>
    <w:next w:val="CommentText"/>
    <w:pPr>
      <w:spacing w:after="0"/>
    </w:pPr>
    <w:rPr>
      <w:rFonts w:ascii="Arial" w:cs="Arial" w:eastAsia="Arial" w:hAnsi="Arial"/>
      <w:b w:val="1"/>
      <w:bCs w:val="1"/>
    </w:rPr>
  </w:style>
  <w:style w:type="paragraph" w:styleId="StyleHeading2ArialBefore3ptAfter3pt" w:customStyle="1">
    <w:name w:val="Style Heading 2 + Arial Before:  3 pt After:  3 pt"/>
    <w:basedOn w:val="Heading2"/>
    <w:pPr>
      <w:numPr>
        <w:ilvl w:val="0"/>
        <w:numId w:val="0"/>
      </w:numPr>
      <w:spacing w:after="0" w:before="0"/>
    </w:pPr>
    <w:rPr>
      <w:rFonts w:ascii="Arial" w:cs="Arial" w:eastAsia="Arial" w:hAnsi="Arial"/>
      <w:bCs w:val="1"/>
    </w:rPr>
  </w:style>
  <w:style w:type="paragraph" w:styleId="TableContents" w:customStyle="1">
    <w:name w:val="Table Contents"/>
    <w:basedOn w:val="Standard"/>
    <w:pPr>
      <w:suppressLineNumbers w:val="1"/>
    </w:pPr>
  </w:style>
  <w:style w:type="paragraph" w:styleId="TableHeading" w:customStyle="1">
    <w:name w:val="Table Heading"/>
    <w:basedOn w:val="TableContents"/>
    <w:pPr>
      <w:jc w:val="center"/>
    </w:pPr>
    <w:rPr>
      <w:b w:val="1"/>
      <w:bCs w:val="1"/>
    </w:rPr>
  </w:style>
  <w:style w:type="paragraph" w:styleId="Contents10" w:customStyle="1">
    <w:name w:val="Contents 10"/>
    <w:basedOn w:val="Index"/>
    <w:pPr>
      <w:tabs>
        <w:tab w:val="right" w:leader="dot" w:pos="9638"/>
      </w:tabs>
      <w:ind w:left="2547"/>
    </w:pPr>
  </w:style>
  <w:style w:type="paragraph" w:styleId="Framecontents" w:customStyle="1">
    <w:name w:val="Frame contents"/>
    <w:basedOn w:val="Textbody"/>
  </w:style>
  <w:style w:type="paragraph" w:styleId="IllustrationIndexHeading" w:customStyle="1">
    <w:name w:val="Illustration Index Heading"/>
    <w:basedOn w:val="Heading"/>
    <w:pPr>
      <w:suppressLineNumbers w:val="1"/>
      <w:jc w:val="center"/>
    </w:pPr>
    <w:rPr>
      <w:sz w:val="32"/>
      <w:szCs w:val="32"/>
    </w:rPr>
  </w:style>
  <w:style w:type="paragraph" w:styleId="ContentsHeading" w:customStyle="1">
    <w:name w:val="Contents Heading"/>
    <w:basedOn w:val="Heading"/>
    <w:pPr>
      <w:suppressLineNumbers w:val="1"/>
      <w:jc w:val="center"/>
    </w:pPr>
    <w:rPr>
      <w:sz w:val="32"/>
      <w:szCs w:val="32"/>
    </w:rPr>
  </w:style>
  <w:style w:type="paragraph" w:styleId="IllustrationIndex1" w:customStyle="1">
    <w:name w:val="Illustration Index 1"/>
    <w:basedOn w:val="IndexHeading"/>
    <w:autoRedefine w:val="1"/>
    <w:pPr>
      <w:tabs>
        <w:tab w:val="clear" w:pos="567"/>
        <w:tab w:val="clear" w:pos="1276"/>
        <w:tab w:val="clear" w:pos="2552"/>
        <w:tab w:val="clear" w:pos="3828"/>
        <w:tab w:val="clear" w:pos="5103"/>
        <w:tab w:val="clear" w:pos="6379"/>
        <w:tab w:val="right" w:leader="dot" w:pos="9070"/>
      </w:tabs>
    </w:pPr>
    <w:rPr>
      <w:rFonts w:ascii="Arial" w:cs="Arial" w:eastAsia="Arial" w:hAnsi="Arial"/>
      <w:b w:val="0"/>
    </w:rPr>
  </w:style>
  <w:style w:type="paragraph" w:styleId="Figure" w:customStyle="1">
    <w:name w:val="Figure"/>
    <w:basedOn w:val="Caption"/>
    <w:autoRedefine w:val="1"/>
    <w:pPr>
      <w:spacing w:after="0" w:before="0"/>
    </w:pPr>
    <w:rPr>
      <w:rFonts w:ascii="Arial" w:cs="Arial" w:eastAsia="Arial" w:hAnsi="Arial"/>
      <w:sz w:val="4"/>
    </w:rPr>
  </w:style>
  <w:style w:type="paragraph" w:styleId="Table" w:customStyle="1">
    <w:name w:val="Table"/>
    <w:basedOn w:val="Caption"/>
  </w:style>
  <w:style w:type="paragraph" w:styleId="Tableindexheading" w:customStyle="1">
    <w:name w:val="Table index heading"/>
    <w:basedOn w:val="Heading"/>
    <w:pPr>
      <w:suppressLineNumbers w:val="1"/>
    </w:pPr>
    <w:rPr>
      <w:sz w:val="32"/>
      <w:szCs w:val="32"/>
    </w:rPr>
  </w:style>
  <w:style w:type="paragraph" w:styleId="Text" w:customStyle="1">
    <w:name w:val="Text"/>
    <w:basedOn w:val="Caption"/>
  </w:style>
  <w:style w:type="paragraph" w:styleId="Endnote" w:customStyle="1">
    <w:name w:val="Endnote"/>
    <w:basedOn w:val="Standard"/>
    <w:pPr>
      <w:suppressLineNumbers w:val="1"/>
      <w:ind w:left="339" w:hanging="339"/>
    </w:pPr>
  </w:style>
  <w:style w:type="character" w:styleId="WW8Num4z0" w:customStyle="1">
    <w:name w:val="WW8Num4z0"/>
    <w:rPr>
      <w:rFonts w:ascii="Symbol" w:cs="Symbol" w:eastAsia="Symbol" w:hAnsi="Symbol"/>
    </w:rPr>
  </w:style>
  <w:style w:type="character" w:styleId="WW8Num5z0" w:customStyle="1">
    <w:name w:val="WW8Num5z0"/>
    <w:rPr>
      <w:rFonts w:ascii="Wingdings" w:cs="Wingdings" w:eastAsia="Wingdings" w:hAnsi="Wingdings"/>
      <w:color w:val="000000"/>
    </w:rPr>
  </w:style>
  <w:style w:type="character" w:styleId="WW8Num5z1" w:customStyle="1">
    <w:name w:val="WW8Num5z1"/>
    <w:rPr>
      <w:rFonts w:ascii="Courier New" w:cs="Courier New" w:eastAsia="Courier New" w:hAnsi="Courier New"/>
    </w:rPr>
  </w:style>
  <w:style w:type="character" w:styleId="WW8Num5z2" w:customStyle="1">
    <w:name w:val="WW8Num5z2"/>
    <w:rPr>
      <w:rFonts w:ascii="Wingdings" w:cs="Wingdings" w:eastAsia="Wingdings" w:hAnsi="Wingdings"/>
    </w:rPr>
  </w:style>
  <w:style w:type="character" w:styleId="WW8Num5z3" w:customStyle="1">
    <w:name w:val="WW8Num5z3"/>
    <w:rPr>
      <w:rFonts w:ascii="Symbol" w:cs="Symbol" w:eastAsia="Symbol" w:hAnsi="Symbol"/>
    </w:rPr>
  </w:style>
  <w:style w:type="character" w:styleId="WW8Num6z0" w:customStyle="1">
    <w:name w:val="WW8Num6z0"/>
    <w:rPr>
      <w:rFonts w:ascii="Symbol" w:cs="Symbol" w:eastAsia="Symbol" w:hAnsi="Symbol"/>
    </w:rPr>
  </w:style>
  <w:style w:type="character" w:styleId="WW8Num7z0" w:customStyle="1">
    <w:name w:val="WW8Num7z0"/>
    <w:rPr>
      <w:rFonts w:ascii="Wingdings" w:cs="Wingdings" w:eastAsia="Wingdings" w:hAnsi="Wingdings"/>
    </w:rPr>
  </w:style>
  <w:style w:type="character" w:styleId="WW8Num8z0" w:customStyle="1">
    <w:name w:val="WW8Num8z0"/>
    <w:rPr>
      <w:rFonts w:ascii="Courier New" w:cs="Courier New" w:eastAsia="Courier New" w:hAnsi="Courier New"/>
    </w:rPr>
  </w:style>
  <w:style w:type="character" w:styleId="WW8Num8z2" w:customStyle="1">
    <w:name w:val="WW8Num8z2"/>
    <w:rPr>
      <w:rFonts w:ascii="Wingdings" w:cs="Wingdings" w:eastAsia="Wingdings" w:hAnsi="Wingdings"/>
    </w:rPr>
  </w:style>
  <w:style w:type="character" w:styleId="WW8Num8z3" w:customStyle="1">
    <w:name w:val="WW8Num8z3"/>
    <w:rPr>
      <w:rFonts w:ascii="Symbol" w:cs="Symbol" w:eastAsia="Symbol" w:hAnsi="Symbol"/>
    </w:rPr>
  </w:style>
  <w:style w:type="character" w:styleId="WW8Num9z0" w:customStyle="1">
    <w:name w:val="WW8Num9z0"/>
    <w:rPr>
      <w:rFonts w:ascii="Courier New" w:cs="Courier New" w:eastAsia="Courier New" w:hAnsi="Courier New"/>
    </w:rPr>
  </w:style>
  <w:style w:type="character" w:styleId="WW8Num9z2" w:customStyle="1">
    <w:name w:val="WW8Num9z2"/>
    <w:rPr>
      <w:rFonts w:ascii="Wingdings" w:cs="Wingdings" w:eastAsia="Wingdings" w:hAnsi="Wingdings"/>
    </w:rPr>
  </w:style>
  <w:style w:type="character" w:styleId="WW8Num9z3" w:customStyle="1">
    <w:name w:val="WW8Num9z3"/>
    <w:rPr>
      <w:rFonts w:ascii="Symbol" w:cs="Symbol" w:eastAsia="Symbol" w:hAnsi="Symbol"/>
    </w:rPr>
  </w:style>
  <w:style w:type="character" w:styleId="WW8Num10z0" w:customStyle="1">
    <w:name w:val="WW8Num10z0"/>
    <w:rPr>
      <w:rFonts w:ascii="Symbol" w:cs="Symbol" w:eastAsia="Symbol" w:hAnsi="Symbol"/>
    </w:rPr>
  </w:style>
  <w:style w:type="character" w:styleId="WW8Num11z0" w:customStyle="1">
    <w:name w:val="WW8Num11z0"/>
    <w:rPr>
      <w:rFonts w:ascii="Symbol" w:cs="Symbol" w:eastAsia="Symbol" w:hAnsi="Symbol"/>
    </w:rPr>
  </w:style>
  <w:style w:type="character" w:styleId="WW8Num11z1" w:customStyle="1">
    <w:name w:val="WW8Num11z1"/>
    <w:rPr>
      <w:rFonts w:ascii="Courier New" w:cs="Courier New" w:eastAsia="Courier New" w:hAnsi="Courier New"/>
    </w:rPr>
  </w:style>
  <w:style w:type="character" w:styleId="WW8Num11z2" w:customStyle="1">
    <w:name w:val="WW8Num11z2"/>
    <w:rPr>
      <w:rFonts w:ascii="Wingdings" w:cs="Wingdings" w:eastAsia="Wingdings" w:hAnsi="Wingdings"/>
    </w:rPr>
  </w:style>
  <w:style w:type="character" w:styleId="WW8Num13z0" w:customStyle="1">
    <w:name w:val="WW8Num13z0"/>
    <w:rPr>
      <w:rFonts w:ascii="Courier New" w:cs="Courier New" w:eastAsia="Courier New" w:hAnsi="Courier New"/>
    </w:rPr>
  </w:style>
  <w:style w:type="character" w:styleId="WW8Num13z2" w:customStyle="1">
    <w:name w:val="WW8Num13z2"/>
    <w:rPr>
      <w:rFonts w:ascii="Wingdings" w:cs="Wingdings" w:eastAsia="Wingdings" w:hAnsi="Wingdings"/>
    </w:rPr>
  </w:style>
  <w:style w:type="character" w:styleId="WW8Num13z3" w:customStyle="1">
    <w:name w:val="WW8Num13z3"/>
    <w:rPr>
      <w:rFonts w:ascii="Symbol" w:cs="Symbol" w:eastAsia="Symbol" w:hAnsi="Symbol"/>
    </w:rPr>
  </w:style>
  <w:style w:type="character" w:styleId="WW8Num14z0" w:customStyle="1">
    <w:name w:val="WW8Num14z0"/>
    <w:rPr>
      <w:rFonts w:ascii="Courier New" w:cs="Courier New" w:eastAsia="Courier New" w:hAnsi="Courier New"/>
    </w:rPr>
  </w:style>
  <w:style w:type="character" w:styleId="WW8Num14z2" w:customStyle="1">
    <w:name w:val="WW8Num14z2"/>
    <w:rPr>
      <w:rFonts w:ascii="Wingdings" w:cs="Wingdings" w:eastAsia="Wingdings" w:hAnsi="Wingdings"/>
    </w:rPr>
  </w:style>
  <w:style w:type="character" w:styleId="WW8Num14z3" w:customStyle="1">
    <w:name w:val="WW8Num14z3"/>
    <w:rPr>
      <w:rFonts w:ascii="Symbol" w:cs="Symbol" w:eastAsia="Symbol" w:hAnsi="Symbol"/>
    </w:rPr>
  </w:style>
  <w:style w:type="character" w:styleId="WW8Num15z0" w:customStyle="1">
    <w:name w:val="WW8Num15z0"/>
    <w:rPr>
      <w:rFonts w:ascii="Symbol" w:cs="Symbol" w:eastAsia="Symbol" w:hAnsi="Symbol"/>
    </w:rPr>
  </w:style>
  <w:style w:type="character" w:styleId="WW8Num16z0" w:customStyle="1">
    <w:name w:val="WW8Num16z0"/>
    <w:rPr>
      <w:rFonts w:ascii="Courier New" w:cs="Courier New" w:eastAsia="Courier New" w:hAnsi="Courier New"/>
    </w:rPr>
  </w:style>
  <w:style w:type="character" w:styleId="WW8Num16z2" w:customStyle="1">
    <w:name w:val="WW8Num16z2"/>
    <w:rPr>
      <w:rFonts w:ascii="Wingdings" w:cs="Wingdings" w:eastAsia="Wingdings" w:hAnsi="Wingdings"/>
    </w:rPr>
  </w:style>
  <w:style w:type="character" w:styleId="WW8Num16z3" w:customStyle="1">
    <w:name w:val="WW8Num16z3"/>
    <w:rPr>
      <w:rFonts w:ascii="Symbol" w:cs="Symbol" w:eastAsia="Symbol" w:hAnsi="Symbol"/>
    </w:rPr>
  </w:style>
  <w:style w:type="character" w:styleId="WW8Num17z0" w:customStyle="1">
    <w:name w:val="WW8Num17z0"/>
    <w:rPr>
      <w:rFonts w:ascii="Courier New" w:cs="Courier New" w:eastAsia="Courier New" w:hAnsi="Courier New"/>
    </w:rPr>
  </w:style>
  <w:style w:type="character" w:styleId="WW8Num17z2" w:customStyle="1">
    <w:name w:val="WW8Num17z2"/>
    <w:rPr>
      <w:rFonts w:ascii="Wingdings" w:cs="Wingdings" w:eastAsia="Wingdings" w:hAnsi="Wingdings"/>
    </w:rPr>
  </w:style>
  <w:style w:type="character" w:styleId="WW8Num17z3" w:customStyle="1">
    <w:name w:val="WW8Num17z3"/>
    <w:rPr>
      <w:rFonts w:ascii="Symbol" w:cs="Symbol" w:eastAsia="Symbol" w:hAnsi="Symbol"/>
    </w:rPr>
  </w:style>
  <w:style w:type="character" w:styleId="PageNumber">
    <w:name w:val="page number"/>
    <w:basedOn w:val="DefaultParagraphFont"/>
  </w:style>
  <w:style w:type="character" w:styleId="FootnoteSymbol" w:customStyle="1">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styleId="Internetlink" w:customStyle="1">
    <w:name w:val="Internet link"/>
    <w:basedOn w:val="DefaultParagraphFont"/>
    <w:rPr>
      <w:color w:val="0000ff"/>
      <w:u w:val="single"/>
    </w:rPr>
  </w:style>
  <w:style w:type="character" w:styleId="VisitedInternetLink" w:customStyle="1">
    <w:name w:val="Visited Internet Link"/>
    <w:basedOn w:val="DefaultParagraphFont"/>
    <w:rPr>
      <w:color w:val="800080"/>
      <w:u w:val="single"/>
    </w:rPr>
  </w:style>
  <w:style w:type="character" w:styleId="moz-txt-citetags" w:customStyle="1">
    <w:name w:val="moz-txt-citetags"/>
    <w:basedOn w:val="DefaultParagraphFont"/>
  </w:style>
  <w:style w:type="character" w:styleId="BodyTextChar" w:customStyle="1">
    <w:name w:val="Body Text Char"/>
    <w:basedOn w:val="DefaultParagraphFont"/>
    <w:rPr>
      <w:rFonts w:ascii="Arial" w:cs="Arial" w:eastAsia="Arial" w:hAnsi="Arial"/>
      <w:lang w:bidi="ar-SA" w:val="en-GB"/>
    </w:rPr>
  </w:style>
  <w:style w:type="character" w:styleId="Footnoteanchor" w:customStyle="1">
    <w:name w:val="Footnote anchor"/>
    <w:rPr>
      <w:position w:val="0"/>
      <w:vertAlign w:val="superscript"/>
    </w:rPr>
  </w:style>
  <w:style w:type="character" w:styleId="BulletSymbols" w:customStyle="1">
    <w:name w:val="Bullet Symbols"/>
    <w:rPr>
      <w:rFonts w:ascii="OpenSymbol" w:cs="OpenSymbol" w:eastAsia="OpenSymbol" w:hAnsi="OpenSymbol"/>
    </w:rPr>
  </w:style>
  <w:style w:type="character" w:styleId="Captioncharacters" w:customStyle="1">
    <w:name w:val="Caption characters"/>
  </w:style>
  <w:style w:type="character" w:styleId="Mainindexentry" w:customStyle="1">
    <w:name w:val="Main index entry"/>
    <w:rPr>
      <w:b w:val="1"/>
      <w:bCs w:val="1"/>
    </w:rPr>
  </w:style>
  <w:style w:type="character" w:styleId="NumberingSymbols" w:customStyle="1">
    <w:name w:val="Numbering Symbols"/>
  </w:style>
  <w:style w:type="character" w:styleId="EndnoteSymbol" w:customStyle="1">
    <w:name w:val="Endnote Symbol"/>
  </w:style>
  <w:style w:type="character" w:styleId="Endnoteanchor" w:customStyle="1">
    <w:name w:val="Endnote anchor"/>
    <w:rPr>
      <w:position w:val="0"/>
      <w:vertAlign w:val="superscript"/>
    </w:rPr>
  </w:style>
  <w:style w:type="numbering" w:styleId="WW8Num1" w:customStyle="1">
    <w:name w:val="WW8Num1"/>
    <w:basedOn w:val="NoList"/>
  </w:style>
  <w:style w:type="numbering" w:styleId="WW8Num2" w:customStyle="1">
    <w:name w:val="WW8Num2"/>
    <w:basedOn w:val="NoList"/>
  </w:style>
  <w:style w:type="numbering" w:styleId="WW8Num3" w:customStyle="1">
    <w:name w:val="WW8Num3"/>
    <w:basedOn w:val="NoList"/>
  </w:style>
  <w:style w:type="numbering" w:styleId="WW8Num4" w:customStyle="1">
    <w:name w:val="WW8Num4"/>
    <w:basedOn w:val="NoList"/>
  </w:style>
  <w:style w:type="numbering" w:styleId="WW8Num5" w:customStyle="1">
    <w:name w:val="WW8Num5"/>
    <w:basedOn w:val="NoList"/>
  </w:style>
  <w:style w:type="numbering" w:styleId="WW8Num6" w:customStyle="1">
    <w:name w:val="WW8Num6"/>
    <w:basedOn w:val="NoList"/>
  </w:style>
  <w:style w:type="numbering" w:styleId="WW8Num7" w:customStyle="1">
    <w:name w:val="WW8Num7"/>
    <w:basedOn w:val="NoList"/>
  </w:style>
  <w:style w:type="numbering" w:styleId="WW8Num8" w:customStyle="1">
    <w:name w:val="WW8Num8"/>
    <w:basedOn w:val="NoList"/>
  </w:style>
  <w:style w:type="numbering" w:styleId="WW8Num9" w:customStyle="1">
    <w:name w:val="WW8Num9"/>
    <w:basedOn w:val="NoList"/>
  </w:style>
  <w:style w:type="numbering" w:styleId="WW8Num10" w:customStyle="1">
    <w:name w:val="WW8Num10"/>
    <w:basedOn w:val="NoList"/>
  </w:style>
  <w:style w:type="numbering" w:styleId="WW8Num11" w:customStyle="1">
    <w:name w:val="WW8Num11"/>
    <w:basedOn w:val="NoList"/>
  </w:style>
  <w:style w:type="numbering" w:styleId="WW8Num12" w:customStyle="1">
    <w:name w:val="WW8Num12"/>
    <w:basedOn w:val="NoList"/>
  </w:style>
  <w:style w:type="numbering" w:styleId="WW8Num13" w:customStyle="1">
    <w:name w:val="WW8Num13"/>
    <w:basedOn w:val="NoList"/>
  </w:style>
  <w:style w:type="numbering" w:styleId="WW8Num14" w:customStyle="1">
    <w:name w:val="WW8Num14"/>
    <w:basedOn w:val="NoList"/>
  </w:style>
  <w:style w:type="numbering" w:styleId="WW8Num15" w:customStyle="1">
    <w:name w:val="WW8Num15"/>
    <w:basedOn w:val="NoList"/>
  </w:style>
  <w:style w:type="numbering" w:styleId="WW8Num16" w:customStyle="1">
    <w:name w:val="WW8Num16"/>
    <w:basedOn w:val="NoList"/>
  </w:style>
  <w:style w:type="numbering" w:styleId="WW8Num17" w:customStyle="1">
    <w:name w:val="WW8Num17"/>
    <w:basedOn w:val="NoList"/>
  </w:style>
  <w:style w:type="numbering" w:styleId="WW8Num18" w:customStyle="1">
    <w:name w:val="WW8Num18"/>
    <w:basedOn w:val="NoList"/>
  </w:style>
  <w:style w:type="numbering" w:styleId="WW8StyleNum" w:customStyle="1">
    <w:name w:val="WW8StyleNum"/>
    <w:basedOn w:val="NoList"/>
  </w:style>
  <w:style w:type="character" w:styleId="FootnoteReference">
    <w:name w:val="footnote reference"/>
    <w:basedOn w:val="DefaultParagraphFont"/>
    <w:uiPriority w:val="99"/>
    <w:semiHidden w:val="1"/>
    <w:unhideWhenUsed w:val="1"/>
    <w:rPr>
      <w:vertAlign w:val="superscript"/>
    </w:rPr>
  </w:style>
  <w:style w:type="paragraph" w:styleId="Revision">
    <w:name w:val="Revision"/>
    <w:hidden w:val="1"/>
    <w:uiPriority w:val="99"/>
    <w:semiHidden w:val="1"/>
    <w:rsid w:val="00107262"/>
    <w:pPr>
      <w:widowControl w:val="1"/>
    </w:pPr>
    <w:rPr>
      <w:rFonts w:ascii="Courier, 'Courier New'" w:cs="Mangal" w:eastAsia="Courier, 'Courier New'" w:hAnsi="Courier, 'Courier New'"/>
      <w:color w:val="000000"/>
    </w:rPr>
  </w:style>
  <w:style w:type="paragraph" w:styleId="ListParagraph">
    <w:name w:val="List Paragraph"/>
    <w:basedOn w:val="Normal"/>
    <w:uiPriority w:val="34"/>
    <w:qFormat w:val="1"/>
    <w:rsid w:val="000B147C"/>
    <w:pPr>
      <w:ind w:left="720"/>
      <w:contextualSpacing w:val="1"/>
    </w:pPr>
    <w:rPr>
      <w:rFonts w:cs="Mangal"/>
    </w:rPr>
  </w:style>
  <w:style w:type="character" w:styleId="PlaceholderText">
    <w:name w:val="Placeholder Text"/>
    <w:basedOn w:val="DefaultParagraphFont"/>
    <w:uiPriority w:val="99"/>
    <w:semiHidden w:val="1"/>
    <w:rsid w:val="009965DA"/>
    <w:rPr>
      <w:color w:val="808080"/>
    </w:rPr>
  </w:style>
  <w:style w:type="character" w:styleId="Hyperlink">
    <w:name w:val="Hyperlink"/>
    <w:basedOn w:val="DefaultParagraphFont"/>
    <w:uiPriority w:val="99"/>
    <w:unhideWhenUsed w:val="1"/>
    <w:rsid w:val="001219F4"/>
    <w:rPr>
      <w:color w:val="0563c1" w:themeColor="hyperlink"/>
      <w:u w:val="single"/>
    </w:rPr>
  </w:style>
  <w:style w:type="character" w:styleId="UnresolvedMention">
    <w:name w:val="Unresolved Mention"/>
    <w:basedOn w:val="DefaultParagraphFont"/>
    <w:uiPriority w:val="99"/>
    <w:semiHidden w:val="1"/>
    <w:unhideWhenUsed w:val="1"/>
    <w:rsid w:val="001219F4"/>
    <w:rPr>
      <w:color w:val="605e5c"/>
      <w:shd w:color="auto" w:fill="e1dfdd" w:val="clear"/>
    </w:rPr>
  </w:style>
  <w:style w:type="character" w:styleId="FollowedHyperlink">
    <w:name w:val="FollowedHyperlink"/>
    <w:basedOn w:val="DefaultParagraphFont"/>
    <w:uiPriority w:val="99"/>
    <w:semiHidden w:val="1"/>
    <w:unhideWhenUsed w:val="1"/>
    <w:rsid w:val="00B458E3"/>
    <w:rPr>
      <w:color w:val="954f72" w:themeColor="followedHyperlink"/>
      <w:u w:val="single"/>
    </w:rPr>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left w:w="10.0" w:type="dxa"/>
        <w:right w:w="10.0" w:type="dxa"/>
      </w:tblCellMar>
    </w:tblPr>
  </w:style>
  <w:style w:type="table" w:styleId="a1" w:customStyle="1">
    <w:basedOn w:val="TableNormal"/>
    <w:tblPr>
      <w:tblStyleRowBandSize w:val="1"/>
      <w:tblStyleColBandSize w:val="1"/>
      <w:tblCellMar>
        <w:left w:w="10.0" w:type="dxa"/>
        <w:right w:w="10.0" w:type="dxa"/>
      </w:tblCellMar>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10.0" w:type="dxa"/>
        <w:right w:w="10.0" w:type="dxa"/>
      </w:tblCellMar>
    </w:tblPr>
  </w:style>
  <w:style w:type="table" w:styleId="a4" w:customStyle="1">
    <w:basedOn w:val="TableNormal"/>
    <w:tblPr>
      <w:tblStyleRowBandSize w:val="1"/>
      <w:tblStyleColBandSize w:val="1"/>
      <w:tblCellMar>
        <w:left w:w="10.0" w:type="dxa"/>
        <w:right w:w="10.0" w:type="dxa"/>
      </w:tblCellMar>
    </w:tblPr>
  </w:style>
  <w:style w:type="table" w:styleId="a5" w:customStyle="1">
    <w:basedOn w:val="TableNormal"/>
    <w:tblPr>
      <w:tblStyleRowBandSize w:val="1"/>
      <w:tblStyleColBandSize w:val="1"/>
      <w:tblCellMar>
        <w:left w:w="10.0" w:type="dxa"/>
        <w:right w:w="10.0" w:type="dxa"/>
      </w:tblCellMar>
    </w:tblPr>
  </w:style>
  <w:style w:type="table" w:styleId="a6" w:customStyle="1">
    <w:basedOn w:val="TableNormal"/>
    <w:tblPr>
      <w:tblStyleRowBandSize w:val="1"/>
      <w:tblStyleColBandSize w:val="1"/>
      <w:tblCellMar>
        <w:left w:w="10.0" w:type="dxa"/>
        <w:right w:w="10.0" w:type="dxa"/>
      </w:tblCellMar>
    </w:tblPr>
  </w:style>
  <w:style w:type="table" w:styleId="a7" w:customStyle="1">
    <w:basedOn w:val="TableNormal"/>
    <w:tblPr>
      <w:tblStyleRowBandSize w:val="1"/>
      <w:tblStyleColBandSize w:val="1"/>
      <w:tblCellMar>
        <w:left w:w="10.0" w:type="dxa"/>
        <w:right w:w="10.0" w:type="dxa"/>
      </w:tblCellMar>
    </w:tblPr>
  </w:style>
  <w:style w:type="table" w:styleId="a8" w:customStyle="1">
    <w:basedOn w:val="TableNormal"/>
    <w:tblPr>
      <w:tblStyleRowBandSize w:val="1"/>
      <w:tblStyleColBandSize w:val="1"/>
      <w:tblCellMar>
        <w:left w:w="10.0" w:type="dxa"/>
        <w:right w:w="10.0" w:type="dxa"/>
      </w:tblCellMar>
    </w:tblPr>
  </w:style>
  <w:style w:type="table" w:styleId="a9" w:customStyle="1">
    <w:basedOn w:val="TableNormal"/>
    <w:tblPr>
      <w:tblStyleRowBandSize w:val="1"/>
      <w:tblStyleColBandSize w:val="1"/>
      <w:tblCellMar>
        <w:left w:w="10.0" w:type="dxa"/>
        <w:right w:w="10.0" w:type="dxa"/>
      </w:tblCellMar>
    </w:tblPr>
  </w:style>
  <w:style w:type="table" w:styleId="aa" w:customStyle="1">
    <w:basedOn w:val="TableNormal"/>
    <w:tblPr>
      <w:tblStyleRowBandSize w:val="1"/>
      <w:tblStyleColBandSize w:val="1"/>
      <w:tblCellMar>
        <w:left w:w="10.0" w:type="dxa"/>
        <w:right w:w="10.0" w:type="dxa"/>
      </w:tblCellMar>
    </w:tblPr>
  </w:style>
  <w:style w:type="table" w:styleId="ab" w:customStyle="1">
    <w:basedOn w:val="TableNormal"/>
    <w:tblPr>
      <w:tblStyleRowBandSize w:val="1"/>
      <w:tblStyleColBandSize w:val="1"/>
      <w:tblCellMar>
        <w:left w:w="10.0" w:type="dxa"/>
        <w:right w:w="10.0" w:type="dxa"/>
      </w:tblCellMar>
    </w:tblPr>
  </w:style>
  <w:style w:type="table" w:styleId="ac" w:customStyle="1">
    <w:basedOn w:val="TableNormal"/>
    <w:tblPr>
      <w:tblStyleRowBandSize w:val="1"/>
      <w:tblStyleColBandSize w:val="1"/>
      <w:tblCellMar>
        <w:left w:w="10.0" w:type="dxa"/>
        <w:right w:w="10.0" w:type="dxa"/>
      </w:tblCellMar>
    </w:tblPr>
  </w:style>
  <w:style w:type="table" w:styleId="ad" w:customStyle="1">
    <w:basedOn w:val="TableNormal"/>
    <w:tblPr>
      <w:tblStyleRowBandSize w:val="1"/>
      <w:tblStyleColBandSize w:val="1"/>
      <w:tblCellMar>
        <w:left w:w="10.0" w:type="dxa"/>
        <w:right w:w="10.0" w:type="dxa"/>
      </w:tblCellMar>
    </w:tblPr>
  </w:style>
  <w:style w:type="table" w:styleId="ae" w:customStyle="1">
    <w:basedOn w:val="TableNormal"/>
    <w:tblPr>
      <w:tblStyleRowBandSize w:val="1"/>
      <w:tblStyleColBandSize w:val="1"/>
      <w:tblCellMar>
        <w:left w:w="10.0" w:type="dxa"/>
        <w:right w:w="10.0" w:type="dxa"/>
      </w:tblCellMar>
    </w:tblPr>
  </w:style>
  <w:style w:type="table" w:styleId="af" w:customStyle="1">
    <w:basedOn w:val="TableNormal"/>
    <w:tblPr>
      <w:tblStyleRowBandSize w:val="1"/>
      <w:tblStyleColBandSize w:val="1"/>
      <w:tblCellMar>
        <w:left w:w="10.0" w:type="dxa"/>
        <w:right w:w="10.0" w:type="dxa"/>
      </w:tblCellMar>
    </w:tblPr>
  </w:style>
  <w:style w:type="table" w:styleId="af0" w:customStyle="1">
    <w:basedOn w:val="TableNormal"/>
    <w:tblPr>
      <w:tblStyleRowBandSize w:val="1"/>
      <w:tblStyleColBandSize w:val="1"/>
      <w:tblCellMar>
        <w:left w:w="10.0" w:type="dxa"/>
        <w:right w:w="10.0" w:type="dxa"/>
      </w:tblCellMar>
    </w:tblPr>
  </w:style>
  <w:style w:type="table" w:styleId="af1" w:customStyle="1">
    <w:basedOn w:val="TableNormal"/>
    <w:tblPr>
      <w:tblStyleRowBandSize w:val="1"/>
      <w:tblStyleColBandSize w:val="1"/>
      <w:tblCellMar>
        <w:left w:w="10.0" w:type="dxa"/>
        <w:right w:w="10.0" w:type="dxa"/>
      </w:tblCellMar>
    </w:tblPr>
  </w:style>
  <w:style w:type="table" w:styleId="af2" w:customStyle="1">
    <w:basedOn w:val="TableNormal"/>
    <w:tblPr>
      <w:tblStyleRowBandSize w:val="1"/>
      <w:tblStyleColBandSize w:val="1"/>
      <w:tblCellMar>
        <w:left w:w="10.0" w:type="dxa"/>
        <w:right w:w="10.0" w:type="dxa"/>
      </w:tblCellMar>
    </w:tblPr>
  </w:style>
  <w:style w:type="table" w:styleId="af3" w:customStyle="1">
    <w:basedOn w:val="TableNormal"/>
    <w:tblPr>
      <w:tblStyleRowBandSize w:val="1"/>
      <w:tblStyleColBandSize w:val="1"/>
      <w:tblCellMar>
        <w:left w:w="10.0" w:type="dxa"/>
        <w:right w:w="10.0" w:type="dxa"/>
      </w:tblCellMar>
    </w:tblPr>
  </w:style>
  <w:style w:type="table" w:styleId="af4" w:customStyle="1">
    <w:basedOn w:val="TableNormal"/>
    <w:tblPr>
      <w:tblStyleRowBandSize w:val="1"/>
      <w:tblStyleColBandSize w:val="1"/>
      <w:tblCellMar>
        <w:left w:w="10.0" w:type="dxa"/>
        <w:right w:w="10.0" w:type="dxa"/>
      </w:tblCellMar>
    </w:tblPr>
  </w:style>
  <w:style w:type="table" w:styleId="af5" w:customStyle="1">
    <w:basedOn w:val="TableNormal"/>
    <w:tblPr>
      <w:tblStyleRowBandSize w:val="1"/>
      <w:tblStyleColBandSize w:val="1"/>
      <w:tblCellMar>
        <w:left w:w="10.0" w:type="dxa"/>
        <w:right w:w="10.0" w:type="dxa"/>
      </w:tblCellMar>
    </w:tblPr>
  </w:style>
  <w:style w:type="table" w:styleId="af6" w:customStyle="1">
    <w:basedOn w:val="TableNormal"/>
    <w:tblPr>
      <w:tblStyleRowBandSize w:val="1"/>
      <w:tblStyleColBandSize w:val="1"/>
      <w:tblCellMar>
        <w:left w:w="10.0" w:type="dxa"/>
        <w:right w:w="10.0" w:type="dxa"/>
      </w:tblCellMar>
    </w:tblPr>
  </w:style>
  <w:style w:type="table" w:styleId="af7" w:customStyle="1">
    <w:basedOn w:val="TableNormal"/>
    <w:tblPr>
      <w:tblStyleRowBandSize w:val="1"/>
      <w:tblStyleColBandSize w:val="1"/>
      <w:tblCellMar>
        <w:left w:w="10.0" w:type="dxa"/>
        <w:right w:w="10.0" w:type="dxa"/>
      </w:tblCellMar>
    </w:tblPr>
  </w:style>
  <w:style w:type="table" w:styleId="af8" w:customStyle="1">
    <w:basedOn w:val="TableNormal"/>
    <w:tblPr>
      <w:tblStyleRowBandSize w:val="1"/>
      <w:tblStyleColBandSize w:val="1"/>
      <w:tblCellMar>
        <w:left w:w="10.0" w:type="dxa"/>
        <w:right w:w="10.0" w:type="dxa"/>
      </w:tblCellMar>
    </w:tblPr>
  </w:style>
  <w:style w:type="table" w:styleId="af9" w:customStyle="1">
    <w:basedOn w:val="TableNormal"/>
    <w:tblPr>
      <w:tblStyleRowBandSize w:val="1"/>
      <w:tblStyleColBandSize w:val="1"/>
      <w:tblCellMar>
        <w:left w:w="10.0" w:type="dxa"/>
        <w:right w:w="10.0" w:type="dxa"/>
      </w:tblCellMar>
    </w:tblPr>
  </w:style>
  <w:style w:type="table" w:styleId="afa" w:customStyle="1">
    <w:basedOn w:val="TableNormal"/>
    <w:tblPr>
      <w:tblStyleRowBandSize w:val="1"/>
      <w:tblStyleColBandSize w:val="1"/>
      <w:tblCellMar>
        <w:left w:w="10.0" w:type="dxa"/>
        <w:right w:w="10.0" w:type="dxa"/>
      </w:tblCellMar>
    </w:tblPr>
  </w:style>
  <w:style w:type="table" w:styleId="afb" w:customStyle="1">
    <w:basedOn w:val="TableNormal"/>
    <w:tblPr>
      <w:tblStyleRowBandSize w:val="1"/>
      <w:tblStyleColBandSize w:val="1"/>
      <w:tblCellMar>
        <w:left w:w="10.0" w:type="dxa"/>
        <w:right w:w="10.0" w:type="dxa"/>
      </w:tblCellMar>
    </w:tblPr>
  </w:style>
  <w:style w:type="table" w:styleId="afc" w:customStyle="1">
    <w:basedOn w:val="TableNormal"/>
    <w:tblPr>
      <w:tblStyleRowBandSize w:val="1"/>
      <w:tblStyleColBandSize w:val="1"/>
      <w:tblCellMar>
        <w:left w:w="10.0" w:type="dxa"/>
        <w:right w:w="10.0" w:type="dxa"/>
      </w:tblCellMar>
    </w:tblPr>
  </w:style>
  <w:style w:type="table" w:styleId="afd" w:customStyle="1">
    <w:basedOn w:val="TableNormal"/>
    <w:tblPr>
      <w:tblStyleRowBandSize w:val="1"/>
      <w:tblStyleColBandSize w:val="1"/>
      <w:tblCellMar>
        <w:left w:w="10.0" w:type="dxa"/>
        <w:right w:w="10.0" w:type="dxa"/>
      </w:tblCellMar>
    </w:tblPr>
  </w:style>
  <w:style w:type="table" w:styleId="afe" w:customStyle="1">
    <w:basedOn w:val="TableNormal"/>
    <w:tblPr>
      <w:tblStyleRowBandSize w:val="1"/>
      <w:tblStyleColBandSize w:val="1"/>
      <w:tblCellMar>
        <w:left w:w="10.0" w:type="dxa"/>
        <w:right w:w="10.0" w:type="dxa"/>
      </w:tblCellMar>
    </w:tblPr>
  </w:style>
  <w:style w:type="table" w:styleId="aff" w:customStyle="1">
    <w:basedOn w:val="TableNormal"/>
    <w:tblPr>
      <w:tblStyleRowBandSize w:val="1"/>
      <w:tblStyleColBandSize w:val="1"/>
      <w:tblCellMar>
        <w:left w:w="10.0" w:type="dxa"/>
        <w:right w:w="10.0" w:type="dxa"/>
      </w:tblCellMar>
    </w:tblPr>
  </w:style>
  <w:style w:type="table" w:styleId="aff0" w:customStyle="1">
    <w:basedOn w:val="TableNormal"/>
    <w:tblPr>
      <w:tblStyleRowBandSize w:val="1"/>
      <w:tblStyleColBandSize w:val="1"/>
      <w:tblCellMar>
        <w:left w:w="10.0" w:type="dxa"/>
        <w:right w:w="10.0" w:type="dxa"/>
      </w:tblCellMar>
    </w:tblPr>
  </w:style>
  <w:style w:type="table" w:styleId="aff1" w:customStyle="1">
    <w:basedOn w:val="TableNormal"/>
    <w:tblPr>
      <w:tblStyleRowBandSize w:val="1"/>
      <w:tblStyleColBandSize w:val="1"/>
      <w:tblCellMar>
        <w:left w:w="10.0" w:type="dxa"/>
        <w:right w:w="10.0" w:type="dxa"/>
      </w:tblCellMar>
    </w:tblPr>
  </w:style>
  <w:style w:type="table" w:styleId="aff2" w:customStyle="1">
    <w:basedOn w:val="TableNormal"/>
    <w:tblPr>
      <w:tblStyleRowBandSize w:val="1"/>
      <w:tblStyleColBandSize w:val="1"/>
      <w:tblCellMar>
        <w:left w:w="10.0" w:type="dxa"/>
        <w:right w:w="10.0" w:type="dxa"/>
      </w:tblCellMar>
    </w:tblPr>
  </w:style>
  <w:style w:type="table" w:styleId="aff3" w:customStyle="1">
    <w:basedOn w:val="TableNormal"/>
    <w:tblPr>
      <w:tblStyleRowBandSize w:val="1"/>
      <w:tblStyleColBandSize w:val="1"/>
      <w:tblCellMar>
        <w:left w:w="10.0" w:type="dxa"/>
        <w:right w:w="10.0" w:type="dxa"/>
      </w:tblCellMar>
    </w:tblPr>
  </w:style>
  <w:style w:type="table" w:styleId="aff4" w:customStyle="1">
    <w:basedOn w:val="TableNormal"/>
    <w:tblPr>
      <w:tblStyleRowBandSize w:val="1"/>
      <w:tblStyleColBandSize w:val="1"/>
      <w:tblCellMar>
        <w:left w:w="10.0" w:type="dxa"/>
        <w:right w:w="10.0" w:type="dxa"/>
      </w:tblCellMar>
    </w:tblPr>
  </w:style>
  <w:style w:type="table" w:styleId="aff5" w:customStyle="1">
    <w:basedOn w:val="TableNormal"/>
    <w:tblPr>
      <w:tblStyleRowBandSize w:val="1"/>
      <w:tblStyleColBandSize w:val="1"/>
      <w:tblCellMar>
        <w:left w:w="10.0" w:type="dxa"/>
        <w:right w:w="10.0" w:type="dxa"/>
      </w:tblCellMar>
    </w:tblPr>
  </w:style>
  <w:style w:type="table" w:styleId="aff6" w:customStyle="1">
    <w:basedOn w:val="TableNormal"/>
    <w:tblPr>
      <w:tblStyleRowBandSize w:val="1"/>
      <w:tblStyleColBandSize w:val="1"/>
      <w:tblCellMar>
        <w:left w:w="10.0" w:type="dxa"/>
        <w:right w:w="10.0" w:type="dxa"/>
      </w:tblCellMar>
    </w:tblPr>
  </w:style>
  <w:style w:type="table" w:styleId="aff7" w:customStyle="1">
    <w:basedOn w:val="TableNormal"/>
    <w:tblPr>
      <w:tblStyleRowBandSize w:val="1"/>
      <w:tblStyleColBandSize w:val="1"/>
      <w:tblCellMar>
        <w:left w:w="10.0" w:type="dxa"/>
        <w:right w:w="10.0" w:type="dxa"/>
      </w:tblCellMar>
    </w:tblPr>
  </w:style>
  <w:style w:type="table" w:styleId="aff8" w:customStyle="1">
    <w:basedOn w:val="TableNormal"/>
    <w:tblPr>
      <w:tblStyleRowBandSize w:val="1"/>
      <w:tblStyleColBandSize w:val="1"/>
      <w:tblCellMar>
        <w:left w:w="10.0" w:type="dxa"/>
        <w:right w:w="10.0" w:type="dxa"/>
      </w:tblCellMar>
    </w:tblPr>
  </w:style>
  <w:style w:type="table" w:styleId="aff9" w:customStyle="1">
    <w:basedOn w:val="TableNormal"/>
    <w:tblPr>
      <w:tblStyleRowBandSize w:val="1"/>
      <w:tblStyleColBandSize w:val="1"/>
      <w:tblCellMar>
        <w:left w:w="10.0" w:type="dxa"/>
        <w:right w:w="10.0" w:type="dxa"/>
      </w:tblCellMar>
    </w:tblPr>
  </w:style>
  <w:style w:type="table" w:styleId="affa" w:customStyle="1">
    <w:basedOn w:val="TableNormal"/>
    <w:tblPr>
      <w:tblStyleRowBandSize w:val="1"/>
      <w:tblStyleColBandSize w:val="1"/>
      <w:tblCellMar>
        <w:left w:w="10.0" w:type="dxa"/>
        <w:right w:w="10.0" w:type="dxa"/>
      </w:tblCellMar>
    </w:tblPr>
  </w:style>
  <w:style w:type="table" w:styleId="affb" w:customStyle="1">
    <w:basedOn w:val="TableNormal"/>
    <w:tblPr>
      <w:tblStyleRowBandSize w:val="1"/>
      <w:tblStyleColBandSize w:val="1"/>
      <w:tblCellMar>
        <w:left w:w="10.0" w:type="dxa"/>
        <w:right w:w="10.0" w:type="dxa"/>
      </w:tblCellMar>
    </w:tblPr>
  </w:style>
  <w:style w:type="table" w:styleId="affc" w:customStyle="1">
    <w:basedOn w:val="TableNormal"/>
    <w:tblPr>
      <w:tblStyleRowBandSize w:val="1"/>
      <w:tblStyleColBandSize w:val="1"/>
      <w:tblCellMar>
        <w:left w:w="10.0" w:type="dxa"/>
        <w:right w:w="10.0" w:type="dxa"/>
      </w:tblCellMar>
    </w:tblPr>
  </w:style>
  <w:style w:type="table" w:styleId="affd" w:customStyle="1">
    <w:basedOn w:val="TableNormal"/>
    <w:tblPr>
      <w:tblStyleRowBandSize w:val="1"/>
      <w:tblStyleColBandSize w:val="1"/>
      <w:tblCellMar>
        <w:left w:w="10.0" w:type="dxa"/>
        <w:right w:w="10.0" w:type="dxa"/>
      </w:tblCellMar>
    </w:tblPr>
  </w:style>
  <w:style w:type="paragraph" w:styleId="Subtitle">
    <w:name w:val="Subtitle"/>
    <w:basedOn w:val="Normal"/>
    <w:next w:val="Normal"/>
    <w:pPr>
      <w:widowControl w:val="1"/>
      <w:pBdr>
        <w:top w:space="0" w:sz="0" w:val="nil"/>
        <w:left w:space="0" w:sz="0" w:val="nil"/>
        <w:bottom w:space="0" w:sz="0" w:val="nil"/>
        <w:right w:space="0" w:sz="0" w:val="nil"/>
        <w:between w:space="0" w:sz="0" w:val="nil"/>
      </w:pBdr>
      <w:spacing w:after="60" w:line="240" w:lineRule="auto"/>
      <w:jc w:val="center"/>
    </w:pPr>
    <w:rPr>
      <w:rFonts w:ascii="Arial" w:cs="Arial" w:eastAsia="Arial" w:hAnsi="Arial"/>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4.png"/><Relationship Id="rId22" Type="http://schemas.openxmlformats.org/officeDocument/2006/relationships/footer" Target="footer2.xml"/><Relationship Id="rId10" Type="http://schemas.microsoft.com/office/2011/relationships/commentsExtended" Target="commentsExtended.xml"/><Relationship Id="rId21" Type="http://schemas.openxmlformats.org/officeDocument/2006/relationships/footer" Target="footer1.xml"/><Relationship Id="rId13" Type="http://schemas.openxmlformats.org/officeDocument/2006/relationships/hyperlink" Target="http://www.wmo.int/pages/prog/www/WMOCodes.html" TargetMode="External"/><Relationship Id="rId12" Type="http://schemas.openxmlformats.org/officeDocument/2006/relationships/hyperlink" Target="http://www.romsaf.org/" TargetMode="Externa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1.xml"/><Relationship Id="rId15" Type="http://schemas.openxmlformats.org/officeDocument/2006/relationships/hyperlink" Target="http://www.wmo.int/pages/prog/www/WMOCodes/WMO306_vI2/LatestVERSION/LatestVERSION.html" TargetMode="External"/><Relationship Id="rId14" Type="http://schemas.openxmlformats.org/officeDocument/2006/relationships/hyperlink" Target="http://www.wmo.int/pages/prog/www/WMOCodes/WMO306_vI2/VolumeI.2.html" TargetMode="External"/><Relationship Id="rId17" Type="http://schemas.openxmlformats.org/officeDocument/2006/relationships/hyperlink" Target="http://www.unidata.ucar.edu/packages/netcdf/" TargetMode="External"/><Relationship Id="rId16" Type="http://schemas.openxmlformats.org/officeDocument/2006/relationships/hyperlink" Target="http://www.wmo.int/e-catalog/detail_en.php?PUB_ID=498&amp;SORT=N&amp;q" TargetMode="External"/><Relationship Id="rId5" Type="http://schemas.openxmlformats.org/officeDocument/2006/relationships/fontTable" Target="fontTable.xml"/><Relationship Id="rId19" Type="http://schemas.openxmlformats.org/officeDocument/2006/relationships/header" Target="header1.xml"/><Relationship Id="rId6" Type="http://schemas.openxmlformats.org/officeDocument/2006/relationships/footnotes" Target="footnotes.xml"/><Relationship Id="rId18" Type="http://schemas.openxmlformats.org/officeDocument/2006/relationships/image" Target="media/image2.png"/><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Oi-regular.ttf"/><Relationship Id="rId5"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2" Type="http://schemas.openxmlformats.org/officeDocument/2006/relationships/hyperlink" Target="http://www.wmo.int/pages/prog/sat/dataandproducts_en.php" TargetMode="External"/><Relationship Id="rId3" Type="http://schemas.openxmlformats.org/officeDocument/2006/relationships/hyperlink" Target="http://climatemonitoring.info/home/terminology/" TargetMode="External"/><Relationship Id="rId4" Type="http://schemas.openxmlformats.org/officeDocument/2006/relationships/hyperlink" Target="http://climatemonitoring.info/home/terminology/" TargetMode="External"/><Relationship Id="rId5" Type="http://schemas.openxmlformats.org/officeDocument/2006/relationships/hyperlink" Target="http://ceos.org/meetings/wgclimate-9"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kj/9GNvwSySIaxUY8dALBbbsg==">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0hyZWY9Imh0dHBzOi8vd3d3LmV1bWV0bmV0LmV1L3dwLWNvbnRlbnQvdXBsb2Fkcy8yMDE3LzA0L09QRVJBX0JVRlJfdGVtcGxhdGVfcHJpbWVyX1YxLjQucGRmIiB0YXJnZXQ9Il9ibGFuayI+aHR0cHM6Ly93d3cuZXVtZXRuZXQuZXUvd3AtY29udGVudC91cGxvYWRzLzIwMTcvMDQvT1BFUkFfQlVGUl90ZW1wbGF0ZV9wcmltZXJfVjEuNC5wZGY8L2E+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SGFyYWxkIHN1Z2dlc3QgdG8gY2hlY2sgMCAwOCAwOTIgZGVzY3JpcHRvciwgbWVhc3VyZW1lbnQgdW5jZXJ0YWludHkuIDAgMDggMDkzIHVuY2VydGFpbnR5IHNpZ25pZmljYW5jZS48YnI+PGJyPldlIHdpbGwgYXNrIFNpbW9uL0plZmYuItoGCgp0ZXh0L3BsYWluEssGSSdtIGdldHRpbmcgdW5jZXJ0YWluIGFib3V0IHRoaXMuIEluIGh0dHBzOi8vd3d3LmV1bWV0bmV0LmV1L3dwLWNvbnRlbnQvdXBsb2Fkcy8yMDE3LzA0L09QRVJBX0JVRlJfdGVtcGxhdGVfcHJpbWVyX1YxLjQucGRm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gp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2hyZWY9Imh0dHBzOi8vd3d3LmV1bWV0bmV0LmV1L3dwLWNvbnRlbnQvdXBsb2Fkcy8yMDE3LzA0L09QRVJBX0JVRlJfdGVtcGxhdGVfcHJpbWVyX1YxLjQucGRmIiB0YXJnZXQ9Il9ibGFuayI+aHR0cHM6Ly93d3cuZXVtZXRuZXQuZXUvd3AtY29udGVudC91cGxvYWRzLzIwMTcvMDQvT1BFUkFfQlVGUl90ZW1wbGF0ZV9wcmltZXJfVjEuNC5wZGY8L2E+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VMaVJzWHcSC0FBQUJVTGlSc1h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PGJyPk5vbWluYWwgdGltZSwgU0xUQT0wLCBvdGhlciB0aW1lLiAgV2hhdCB0aW1lcyB3b3VsZCB3ZSBsaWtlLCBhbmQgYmUgcmVsZXZhbnQgZm9yIGFsbCBvYnMgdHlwZXM/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KaWQuMnAyY3NyeTIJaC40OXgyaWs1MgloLjE0N24yenIyCWguM283YWxuazIJaC4yM2NrdnZkMghoLmlodjYzNjIJaC4zMmhpb3F6MgloLjFobXN5eXMyCWguNDFtZ2htbDIJaC4yZ3JxcnVlMghoLnZ4MTIyNzIJaC4zZndva3EwMgloLjF2MXl1eH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2024-08-21T16:14:00Z</dcterms:created>
  <dc:creator>Kent B. Lauritsen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