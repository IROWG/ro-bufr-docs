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wp:posOffset>
            </wp:positionH>
            <wp:positionV relativeFrom="paragraph">
              <wp:posOffset>0</wp:posOffset>
            </wp:positionV>
            <wp:extent cx="5759256" cy="239079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59256" cy="2390790"/>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44"/>
          <w:szCs w:val="44"/>
          <w:u w:val="none"/>
          <w:shd w:fill="auto" w:val="clear"/>
          <w:vertAlign w:val="baseline"/>
        </w:rPr>
      </w:pP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WMO FM94 (BUFR) Specification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For Radio Occultation Data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Version 2.7</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31</w:t>
      </w:r>
      <w:r w:rsidDel="00000000" w:rsidR="00000000" w:rsidRPr="00000000">
        <w:rPr>
          <w:rFonts w:ascii="Arial" w:cs="Arial" w:eastAsia="Arial" w:hAnsi="Arial"/>
          <w:b w:val="1"/>
          <w:i w:val="0"/>
          <w:smallCaps w:val="0"/>
          <w:strike w:val="0"/>
          <w:color w:val="000000"/>
          <w:sz w:val="32"/>
          <w:szCs w:val="32"/>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December 2021</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ROM SAF Consortium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Danish Meteorological Institute (DMI)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European Centre for Medium-Range Weather Forecasts (ECMWF)</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Institut d’Estudis Espacials de Catalunya (IEEC)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Met Office (MetO)</w:t>
      </w:r>
    </w:p>
    <w:bookmarkStart w:colFirst="0" w:colLast="0" w:name="bookmark=id.30j0zll" w:id="1"/>
    <w:bookmarkEnd w:id="1"/>
    <w:p w:rsidR="00000000" w:rsidDel="00000000" w:rsidP="00000000" w:rsidRDefault="00000000" w:rsidRPr="00000000" w14:paraId="0000001E">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e0e0e0"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 AUTHOR TABLE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9087.0" w:type="dxa"/>
        <w:jc w:val="left"/>
        <w:tblLayout w:type="fixed"/>
        <w:tblLook w:val="0000"/>
      </w:tblPr>
      <w:tblGrid>
        <w:gridCol w:w="1418"/>
        <w:gridCol w:w="2629"/>
        <w:gridCol w:w="2974"/>
        <w:gridCol w:w="2066"/>
        <w:tblGridChange w:id="0">
          <w:tblGrid>
            <w:gridCol w:w="1418"/>
            <w:gridCol w:w="2629"/>
            <w:gridCol w:w="2974"/>
            <w:gridCol w:w="2066"/>
          </w:tblGrid>
        </w:tblGridChange>
      </w:tblGrid>
      <w:tr>
        <w:trPr>
          <w:cantSplit w:val="1"/>
          <w:tblHeader w:val="0"/>
        </w:trPr>
        <w:tc>
          <w:tcPr>
            <w:tcBorders>
              <w:top w:color="000000" w:space="0" w:sz="6" w:val="single"/>
              <w:left w:color="000000" w:space="0" w:sz="6" w:val="single"/>
              <w:bottom w:color="000000" w:space="0" w:sz="6" w:val="single"/>
            </w:tcBorders>
            <w:shd w:fill="e6e6e6" w:val="clear"/>
            <w:tcMar>
              <w:top w:w="0.0" w:type="dxa"/>
              <w:left w:w="70.0" w:type="dxa"/>
              <w:bottom w:w="0.0" w:type="dxa"/>
              <w:right w:w="7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Author(s)</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Function</w:t>
            </w:r>
          </w:p>
        </w:tc>
        <w:tc>
          <w:tcPr>
            <w:tcBorders>
              <w:top w:color="000000" w:space="0" w:sz="6" w:val="single"/>
              <w:left w:color="000000" w:space="0" w:sz="6" w:val="single"/>
              <w:bottom w:color="000000" w:space="0" w:sz="6" w:val="single"/>
              <w:right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Date</w:t>
            </w:r>
          </w:p>
        </w:tc>
      </w:tr>
      <w:tr>
        <w:trPr>
          <w:cantSplit w:val="1"/>
          <w:trHeight w:val="549"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Prepared by:</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Ian Culverwell</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ROM SAF Project Team</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31/12/2021</w:t>
            </w:r>
          </w:p>
        </w:tc>
      </w:tr>
      <w:tr>
        <w:trPr>
          <w:cantSplit w:val="1"/>
          <w:trHeight w:val="542"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Reviewed by (internal):</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Axel von Engeln</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EUMETSAT Secretariat</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31/12/2021</w:t>
            </w:r>
          </w:p>
        </w:tc>
      </w:tr>
      <w:tr>
        <w:trPr>
          <w:cantSplit w:val="1"/>
          <w:trHeight w:val="605"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Approved by:</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Kent Bækgaard Lauritsen</w:t>
            </w:r>
            <w:r w:rsidDel="00000000" w:rsidR="00000000" w:rsidRPr="00000000">
              <w:rPr>
                <w:rtl w:val="0"/>
              </w:rPr>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ROM SAF Project Manager</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31/12/2021</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e0e0e0"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 CHANGE RECORD</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78.0" w:type="dxa"/>
        <w:jc w:val="left"/>
        <w:tblInd w:w="1.0" w:type="dxa"/>
        <w:tblLayout w:type="fixed"/>
        <w:tblLook w:val="0000"/>
      </w:tblPr>
      <w:tblGrid>
        <w:gridCol w:w="896"/>
        <w:gridCol w:w="1260"/>
        <w:gridCol w:w="637"/>
        <w:gridCol w:w="6285"/>
        <w:tblGridChange w:id="0">
          <w:tblGrid>
            <w:gridCol w:w="896"/>
            <w:gridCol w:w="1260"/>
            <w:gridCol w:w="637"/>
            <w:gridCol w:w="6285"/>
          </w:tblGrid>
        </w:tblGridChange>
      </w:tblGrid>
      <w:tr>
        <w:trPr>
          <w:cantSplit w:val="1"/>
          <w:tblHeader w:val="0"/>
        </w:trPr>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Version</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Date</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By</w:t>
            </w:r>
          </w:p>
        </w:tc>
        <w:tc>
          <w:tcPr>
            <w:tcBorders>
              <w:top w:color="000000" w:space="0" w:sz="6" w:val="single"/>
              <w:left w:color="000000" w:space="0" w:sz="6" w:val="single"/>
              <w:bottom w:color="000000" w:space="0" w:sz="6" w:val="single"/>
              <w:right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Description</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10/12/2003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First release version for general user community comment.</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23/01/2004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presented to MetDB Team for submission to WMO</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11/05/2004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Updates after feedback from MetDB Team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26/05/2004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on which formal proposal to WMO/CBS is based (see [RD.10])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29/07/2004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on which final proposal to 13</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Session of WMO/CBS is based.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27/05/2005</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 updates</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23/03/2006</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Minor editorial changes</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20/02/2007</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ROPP-1 (v1.0)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01/03/2008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ROPP-1 (v1.1)</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14/112008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ROPP-2 (v2.0)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19/05/2011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Apply updated GRAS SAF document template &amp; logos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Split BUFR Sections &amp; Template into a separate Section 4 with new tables showing BUFR Section 0, 1, 3 &amp; 5 details.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new Satellite ID and instrument codes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 geographical area designator code table</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 body text updates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ROPP-5 (v5.0)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18/02/2013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branding (name &amp; logos) from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GRAS SAF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ROM SAF</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BUFR Edition 4 is now in use; information on the previous Edition 3 is retained to document settings for older BUFR messages.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WMO URL links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to Acronyms list</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Included new satellite ID code for Megha-Tropiques in Table 6</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 body text updates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ROPP-6 (v6.1)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3/8/2013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Inserted new ROM SAF document standard text on page 3 &amp; Section 1.5</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MetO MetDB can now handle messages up to 500,000 bytes, so removed text indicating the old 27,000 byte limit from Section 2.5</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meaning of ‘Levels’ in Section 3.4 consistent with new Section 1.5</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Split Section 5 into sub-sections</w:t>
            </w:r>
          </w:p>
          <w:p w:rsidR="00000000" w:rsidDel="00000000" w:rsidP="00000000" w:rsidRDefault="00000000" w:rsidRPr="00000000" w14:paraId="000000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Corrected some typos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ROPP-7 (v7.0)</w:t>
            </w:r>
            <w:r w:rsidDel="00000000" w:rsidR="00000000" w:rsidRPr="00000000">
              <w:rPr>
                <w:rtl w:val="0"/>
              </w:rPr>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1/12/2016</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Inserted new Table 6 'Satellite Classification' showing GNSS/Tx satellite codes</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 7 'Satellite Identifier' including new LEO/Rx satellite codes</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 8 'Satellite Instruments' with apporved code for GPSOS (was provisional)</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Tables 12 &amp; 14 with actual ARHs from EUMETSAT (was provisional)</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Minor editorial changes to body text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ROPP-9 (v9.0)</w:t>
            </w:r>
            <w:r w:rsidDel="00000000" w:rsidR="00000000" w:rsidRPr="00000000">
              <w:rPr>
                <w:rtl w:val="0"/>
              </w:rPr>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30/06/2019</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Tables 2, 3, 7, 8 and 14 to include new GNSS, LEO and generating centre codes, even if only provisional.</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LEO and GNSS POD definitions clarified in Table 5.</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ROPP-9 (v9.1)</w:t>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30/09/2020</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Tables 12 and 14 to include ARHs for PAZ data.</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Revised definition of NRT product in Sec 1.4.</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Specify WGS-84 and EGM-96 as the ellipsoid and geoid references.</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satellite ID of 104 for Tri-G receiver in Table 8.</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Master Table Version Number in Table 3.</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Provisional status of bits 8-10 of Quality Flag in Table 9 stressed.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7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ROPP-10 (v10.0)</w:t>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31/12/2021</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Remove comment about provisional status of bits 8-10 of Quality Flag (Table 9) following their adoption by WMO on 15/11/2021.</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Metop-A and COSMIC-1 marked as no longer operational.</w:t>
            </w:r>
          </w:p>
          <w:p w:rsidR="00000000" w:rsidDel="00000000" w:rsidP="00000000" w:rsidRDefault="00000000" w:rsidRPr="00000000" w14:paraId="000000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Include new LEO satellite and instrument IDs in Tables 7 and 8.</w:t>
            </w:r>
          </w:p>
          <w:p w:rsidR="00000000" w:rsidDel="00000000" w:rsidP="00000000" w:rsidRDefault="00000000" w:rsidRPr="00000000" w14:paraId="000000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COSMIC-2 polar satellites removed from Table 7.</w:t>
            </w:r>
          </w:p>
          <w:p w:rsidR="00000000" w:rsidDel="00000000" w:rsidP="00000000" w:rsidRDefault="00000000" w:rsidRPr="00000000" w14:paraId="000000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Sentinel-6 ARHs added to Table 14.</w:t>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few small, future-proofing, editorial changes.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7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ROPP-11 (v11.0)</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ROM SAF</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Radio Occultation Meteorology Satellite Application Facility (ROM SAF) is a decentralised processing centre under EUMETSAT which is responsible for operational processing of radio occultation (RO) data from the Metop, Metop-SG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ROM SAF also maintains the Radio Occultation Processing Package (ROPP) which contains software modules that aid users wishing to process, quality-control and assimilate radio occultation data from any radio occultation mission into NWP and other models.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ROM SAF Leading Entity is the Danish Meteorological Institute (DMI), with Cooperating Entities: i) European Centre for Medium-Range Weather Forecasts (ECMWF) in Reading, United Kingdom, ii) Institut D'Estudis Espacials de Catalunya (IEEC) in Barcelona, Spain, and iii) Met Office in Exeter, United Kingdom. To get access to our products or to read more about the ROM SAF please go to: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http://www.romsaf.org</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Intellectual Property Rights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intellectual property rights of the ROM SAF products belong to EUMETSAT.  The use of these products is granted to every interested user, free of charge.  If you wish to use these products, EUMETSAT's copyright credit must be shown by displaying the words ”copyright (year) EUMETSAT'' on each of the products used.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60" w:before="24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List of Contents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Executive Summary</w:t>
            <w:tab/>
            <w:t xml:space="preserve">7</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Introduction</w:t>
            <w:tab/>
            <w:t xml:space="preserve">8</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Purpose of document</w:t>
            <w:tab/>
            <w:t xml:space="preserve">8</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Applicable and reference documents</w:t>
            <w:tab/>
            <w:t xml:space="preserve">8</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1.2.1  Applicable documents</w:t>
            <w:tab/>
            <w:t xml:space="preserve">8</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1.2.2  Reference documents</w:t>
            <w:tab/>
            <w:t xml:space="preserve">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Acronyms and abbreviations</w:t>
            <w:tab/>
            <w:t xml:space="preserve">10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Definitions, levels and types</w:t>
            <w:tab/>
            <w:t xml:space="preserve">12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  Overview of this document</w:t>
            <w:tab/>
            <w:t xml:space="preserve">13</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BUFR – a brief overview</w:t>
            <w:tab/>
            <w:t xml:space="preserve">14</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What is BUFR?</w:t>
            <w:tab/>
            <w:t xml:space="preserve">14</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Sections of a BUFR message</w:t>
            <w:tab/>
            <w:t xml:space="preserve">14</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  BUFR Tables</w:t>
            <w:tab/>
            <w:t xml:space="preserve">15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  BUFR descriptors</w:t>
            <w:tab/>
            <w:t xml:space="preserve">15</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  BUFR compression</w:t>
            <w:tab/>
            <w:t xml:space="preserve">16</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  BUFR message length</w:t>
            <w:tab/>
            <w:t xml:space="preserve">16</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  Radio occultation data in BUFR</w:t>
            <w:tab/>
            <w:t xml:space="preserve">17</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Key Parameters</w:t>
            <w:tab/>
            <w:t xml:space="preserve">17</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  Design Guidelines</w:t>
            <w:tab/>
            <w:t xml:space="preserve">17</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  Rationale</w:t>
            <w:tab/>
            <w:t xml:space="preserve">18</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  Levels and Steps</w:t>
            <w:tab/>
            <w:t xml:space="preserve">19</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BUFR Template Specification</w:t>
            <w:tab/>
            <w:t xml:space="preserve">20</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BUFR Section 0 (Indicator)</w:t>
            <w:tab/>
            <w:t xml:space="preserve">20</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BUFR Section 1 (Identification)</w:t>
            <w:tab/>
            <w:t xml:space="preserve">20</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BUFR Section 2 (Optional Data)</w:t>
            <w:tab/>
            <w:t xml:space="preserve">22</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  BUFR Section 3 (Data Description)</w:t>
            <w:tab/>
            <w:t xml:space="preserve">22</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  BUFR Section 4 (Data Template)</w:t>
            <w:tab/>
            <w:t xml:space="preserve">22</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4.5.1  New Satellite and Instrument Codes</w:t>
            <w:tab/>
            <w:t xml:space="preserve">26</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4.5.2  Quality Flags</w:t>
            <w:tab/>
            <w:t xml:space="preserve">28</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4.5.3  Quality parameter</w:t>
            <w:tab/>
            <w:t xml:space="preserve">28</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  BUFR Section 5 (End of Message)</w:t>
            <w:tab/>
            <w:t xml:space="preserve">29</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  Indicative BUFR Message Lengths</w:t>
            <w:tab/>
            <w:t xml:space="preserve">29</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GTS dissemination</w:t>
            <w:tab/>
            <w:t xml:space="preserve">30</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  Channel Sequence Number</w:t>
            <w:tab/>
            <w:t xml:space="preserve">30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  Geographic Area Designator</w:t>
            <w:tab/>
            <w:t xml:space="preserve">30</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5.3  Data Identifier</w:t>
            <w:tab/>
            <w:t xml:space="preserve">30</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5.4  ICAO Location Indicator</w:t>
            <w:tab/>
            <w:t xml:space="preserve">32</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5.5  Date and Time</w:t>
            <w:tab/>
            <w:t xml:space="preserve">32</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5.6  Current routing headers</w:t>
            <w:tab/>
            <w:t xml:space="preserve">32</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  Software Applications</w:t>
            <w:tab/>
            <w:t xml:space="preserve">33</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1"/>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List of Figures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20" w:before="2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Figure 1. Schematic picture of the radio occultation geometry</w:t>
        <w:tab/>
        <w:t xml:space="preserve">17</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List of Tables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 BUFR Section 0 (Indicator)</w:t>
        <w:tab/>
        <w:t xml:space="preserve">20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2. BUFR Section 1 (Identification) for older Edition 3 messages</w:t>
        <w:tab/>
        <w:t xml:space="preserve">21</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3. BUFR Section 1 (Identification) for current Edition 4 messages</w:t>
        <w:tab/>
        <w:t xml:space="preserve">21</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4. BUFR Section 3 (Data Description)</w:t>
        <w:tab/>
        <w:t xml:space="preserve">22</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5. BUFR Section 4 (Data Template)</w:t>
        <w:tab/>
        <w:t xml:space="preserve">23</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6. Satellite Classification (Code Table 002020)</w:t>
        <w:tab/>
        <w:t xml:space="preserve">26</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7. GNSS RO Satellite Identifier (Common Code Table C–5)</w:t>
        <w:tab/>
        <w:t xml:space="preserve">27</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8. GNSS RO Satellite Instrument Identifier (Common Code Table C–8)</w:t>
        <w:tab/>
        <w:t xml:space="preserve">27</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9. Quality Flags for RO Data (16-bit Flag Table)</w:t>
        <w:tab/>
        <w:t xml:space="preserve">28</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10. BUFR Section 5 (End of Message)</w:t>
        <w:tab/>
        <w:t xml:space="preserve">29</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11. Indicative BUFR message lengths</w:t>
        <w:tab/>
        <w:t xml:space="preserve">29</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12. WMO Bulletin Routing Header/Trailer elements</w:t>
        <w:tab/>
        <w:t xml:space="preserve">31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13. Geographical Area Designator (A2) codes</w:t>
        <w:tab/>
        <w:t xml:space="preserve">31</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14. Summary of ARHs for RO data on the GTS</w:t>
        <w:tab/>
        <w:t xml:space="preserve">32</w:t>
      </w:r>
    </w:p>
    <w:p w:rsidR="00000000" w:rsidDel="00000000" w:rsidP="00000000" w:rsidRDefault="00000000" w:rsidRPr="00000000" w14:paraId="000000ED">
      <w:pPr>
        <w:pStyle w:val="Heading1"/>
        <w:tabs>
          <w:tab w:val="right" w:leader="none" w:pos="9061"/>
        </w:tabs>
        <w:jc w:val="both"/>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Executive Summary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document describes the template specification for encoding ROM SAF processed radio occultation (RO) data into the WMO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BUFR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format. This formatting is a requirement for dissemination of near real-time ROM SAF products over the GTS or EUMETCast. The specification is generic to support the encoding of data from other RO missions (COSMIC, CHAMP, GRACE…) and by other RO processing centres (EUMETSAT, UCAR, GFZ…).</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WMO FM94 format (otherwise known as BUFR – Binary Universal Format for data Representation) is a standard for encoding meteorological and other (mainly) observational data for efficient transmission and storage. The data in a BUFR ‘message’ is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any data within BUFR ‘messages’ is self-defining and can be encoded and decoded by generic routines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BUFR format (with suitable wrappers for routing of WMO bulletins) may be used for general exchange of any RO data via the Global Telecommunication System (GTS) including the Regional Meteorological Data Communications Network (RMDCN).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from the GPS/Met experimental mission.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proposal for a BUFR specification for RO data was developed in consultation with the RO data producer and user communities and had been demonstrated to work in a practical implementation. The proposal was submitted to the WMO/CBS for approval in 2004, and – after some minor modification – formal ratification was granted at the 13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Session, St. Petersburg, 23 February – 3 March 2005. The RO specification was published in WMO BUFR tables at Version 12, and approved for use on the GTS from November 2005.</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1"/>
        <w:numPr>
          <w:ilvl w:val="0"/>
          <w:numId w:val="15"/>
        </w:numPr>
        <w:ind w:left="0" w:firstLine="0"/>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0F9">
      <w:pPr>
        <w:pStyle w:val="Heading2"/>
        <w:numPr>
          <w:ilvl w:val="1"/>
          <w:numId w:val="15"/>
        </w:numPr>
        <w:ind w:left="0" w:firstLine="0"/>
        <w:rPr/>
      </w:pPr>
      <w:bookmarkStart w:colFirst="0" w:colLast="0" w:name="_heading=h.2et92p0" w:id="4"/>
      <w:bookmarkEnd w:id="4"/>
      <w:r w:rsidDel="00000000" w:rsidR="00000000" w:rsidRPr="00000000">
        <w:rPr>
          <w:rtl w:val="0"/>
        </w:rPr>
        <w:t xml:space="preserve">Purpose of document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describes the template specification for encoding ROM SAF processed radio occultation (RO) data into the WMO FM-94 (BUFR) format [RD.3]. This formatting is a requirement for dissemination of near real-time ROM SAF products ([AD.1]) over the GTS or EUMETCast. The specification is generic, to support the encoding of data from other than the GRAS instrument (COSMIC, CHAMP, GRACE…), and by other RO processing centres (EUMETSAT, UCAR, GFZ…)</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BUFR formatting is a requirement for dissemination of near real-time RO data – and most other observational data types – over the WMO Global Telecommunication System (GTS)</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0"/>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Regional Meteorological Data Communications Network (RMDCN) [RD.4] or future WMO Information System (WIS) [RD.5] – although we should note that WIS may allow the transmission of certain other formats, such as netCDF [RD.15].  BUFR is also the sole or principal storage/archive and interface format for assimilation into NWP models at many operational centres.  Therefore there is a requirement for BUFR, whatever the original format in which the centre may receive the data.</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proposal for a BUFR specification for RO data was developed in consultation with the RO data producer and user communities and had been demonstrated to work in a practical implementation. The proposal ([RD.10]) was submitted to the WMO/CBS for approval in 2004, and – after some minor modification – formal ratification was granted at the 13</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Session, St. Petersburg, 23 February – 3 March 2005. The RO specification was published in WMO BUFR tables from Version 12 ([RD.4]), and approved for use on the GTS from November 2005.</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is intended for users wishing to encode or decode RO data. Whilst all of the information to do this is available in the published WMO manuals and extracted tables (downloadable from the WMO website), this document provides a convenient ‘one-stop-shop’ to bring all the RO-specific BUFR table details (and more) into one place.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2"/>
        <w:numPr>
          <w:ilvl w:val="1"/>
          <w:numId w:val="15"/>
        </w:numPr>
        <w:ind w:left="0" w:firstLine="0"/>
        <w:rPr/>
      </w:pPr>
      <w:bookmarkStart w:colFirst="0" w:colLast="0" w:name="_heading=h.tyjcwt" w:id="5"/>
      <w:bookmarkEnd w:id="5"/>
      <w:r w:rsidDel="00000000" w:rsidR="00000000" w:rsidRPr="00000000">
        <w:rPr>
          <w:rtl w:val="0"/>
        </w:rPr>
        <w:t xml:space="preserve">Applicable and reference documents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3"/>
        <w:numPr>
          <w:ilvl w:val="2"/>
          <w:numId w:val="15"/>
        </w:numPr>
        <w:ind w:left="0" w:firstLine="0"/>
        <w:rPr/>
      </w:pPr>
      <w:bookmarkStart w:colFirst="0" w:colLast="0" w:name="_heading=h.3dy6vkm" w:id="6"/>
      <w:bookmarkEnd w:id="6"/>
      <w:r w:rsidDel="00000000" w:rsidR="00000000" w:rsidRPr="00000000">
        <w:rPr>
          <w:rtl w:val="0"/>
        </w:rPr>
        <w:t xml:space="preserve">Applicable documents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documents have a direct bearing on the contents of this document.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062.0" w:type="dxa"/>
        <w:jc w:val="left"/>
        <w:tblInd w:w="17.0" w:type="dxa"/>
        <w:tblLayout w:type="fixed"/>
        <w:tblLook w:val="0000"/>
      </w:tblPr>
      <w:tblGrid>
        <w:gridCol w:w="831"/>
        <w:gridCol w:w="8231"/>
        <w:tblGridChange w:id="0">
          <w:tblGrid>
            <w:gridCol w:w="831"/>
            <w:gridCol w:w="8231"/>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[AD.1]</w:t>
            </w:r>
          </w:p>
        </w:tc>
        <w:tc>
          <w:tcPr>
            <w:tcMar>
              <w:top w:w="0.0" w:type="dxa"/>
              <w:left w:w="108.0" w:type="dxa"/>
              <w:bottom w:w="0.0" w:type="dxa"/>
              <w:right w:w="108.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CDOP-3 Proposal: Proposal for the Third Continuous Development and Operations Phase (CDOP-3); Ref: SAF/ROM/DMI/MGT/CDOP3/001 Version 1.2 of 31 March 2016, Ref: EUM/C/85/16/DOC/15,  approved by the EUMETSAT Council at its 85th meeting on 28-29 June 2016</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[AD.2]</w:t>
            </w:r>
          </w:p>
        </w:tc>
        <w:tc>
          <w:tcPr>
            <w:tcMar>
              <w:top w:w="0.0" w:type="dxa"/>
              <w:left w:w="108.0" w:type="dxa"/>
              <w:bottom w:w="0.0" w:type="dxa"/>
              <w:right w:w="108.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[AD.3]</w:t>
            </w:r>
          </w:p>
        </w:tc>
        <w:tc>
          <w:tcPr>
            <w:tcMar>
              <w:top w:w="0.0" w:type="dxa"/>
              <w:left w:w="108.0" w:type="dxa"/>
              <w:bottom w:w="0.0" w:type="dxa"/>
              <w:right w:w="108.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ROM SAF Product Requirements Document, Ref: SAF/ROM/DMI/MGT/PRD/001</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4" w:hRule="atLeast"/>
          <w:tblHeader w:val="0"/>
        </w:trPr>
        <w:tc>
          <w:tcPr>
            <w:tcMar>
              <w:top w:w="0.0" w:type="dxa"/>
              <w:left w:w="108.0" w:type="dxa"/>
              <w:bottom w:w="0.0" w:type="dxa"/>
              <w:right w:w="108.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[AD.4]</w:t>
            </w:r>
          </w:p>
        </w:tc>
        <w:tc>
          <w:tcPr>
            <w:tcMar>
              <w:top w:w="0.0" w:type="dxa"/>
              <w:left w:w="108.0" w:type="dxa"/>
              <w:bottom w:w="0.0" w:type="dxa"/>
              <w:right w:w="108.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ROM SAF Service Specifications, Ref: SAF/ROM/DMI/RQ/SESP/001</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5">
      <w:pPr>
        <w:pStyle w:val="Heading3"/>
        <w:numPr>
          <w:ilvl w:val="2"/>
          <w:numId w:val="15"/>
        </w:numPr>
        <w:ind w:left="0" w:firstLine="0"/>
        <w:rPr/>
      </w:pPr>
      <w:bookmarkStart w:colFirst="0" w:colLast="0" w:name="_heading=h.1t3h5sf" w:id="7"/>
      <w:bookmarkEnd w:id="7"/>
      <w:r w:rsidDel="00000000" w:rsidR="00000000" w:rsidRPr="00000000">
        <w:rPr>
          <w:rtl w:val="0"/>
        </w:rPr>
        <w:t xml:space="preserve">Reference documents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documents provide supplementary or background information and could be helpful in conjunction with this document.</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461.0" w:type="dxa"/>
        <w:jc w:val="left"/>
        <w:tblInd w:w="-5.0" w:type="dxa"/>
        <w:tblLayout w:type="fixed"/>
        <w:tblLook w:val="0000"/>
      </w:tblPr>
      <w:tblGrid>
        <w:gridCol w:w="852"/>
        <w:gridCol w:w="8609"/>
        <w:tblGridChange w:id="0">
          <w:tblGrid>
            <w:gridCol w:w="852"/>
            <w:gridCol w:w="860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w:t>
            </w:r>
          </w:p>
        </w:tc>
        <w:tc>
          <w:tcPr>
            <w:tcMar>
              <w:top w:w="0.0" w:type="dxa"/>
              <w:left w:w="108.0" w:type="dxa"/>
              <w:bottom w:w="0.0" w:type="dxa"/>
              <w:right w:w="108.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CLIMAP data format definitions. CLIMAP Technical Report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TERMA/CLIMAP/TN/3101, October 1999.</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[RD.2]</w:t>
            </w:r>
          </w:p>
        </w:tc>
        <w:tc>
          <w:tcPr>
            <w:tcMar>
              <w:top w:w="0.0" w:type="dxa"/>
              <w:left w:w="108.0" w:type="dxa"/>
              <w:bottom w:w="0.0" w:type="dxa"/>
              <w:right w:w="108.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GPS data in WMO FM94 (BUFR) format. CLIMAP Technical report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METOFFICE/CLIMAP/TN/05, May 2000</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[RD.3]</w:t>
            </w:r>
          </w:p>
        </w:tc>
        <w:tc>
          <w:tcPr>
            <w:tcMar>
              <w:top w:w="0.0" w:type="dxa"/>
              <w:left w:w="108.0" w:type="dxa"/>
              <w:bottom w:w="0.0" w:type="dxa"/>
              <w:right w:w="108.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Guide to WMO Table-Driven Code Forms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Copy available via link at:</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3">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http://www.wmo.int/pages/prog/www/WMOCodes.html</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[RD.4]</w:t>
            </w:r>
          </w:p>
        </w:tc>
        <w:tc>
          <w:tcPr>
            <w:tcMar>
              <w:top w:w="0.0" w:type="dxa"/>
              <w:left w:w="108.0" w:type="dxa"/>
              <w:bottom w:w="0.0" w:type="dxa"/>
              <w:right w:w="108.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Manual on Cod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 WMO-306, Vol. 1.2, Part B. Copy available via link at:</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4">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http://www.wmo.int/pages/prog/www/WMOCodes/WMO306_vI2/VolumeI.2.html</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[RD.5]</w:t>
            </w:r>
          </w:p>
        </w:tc>
        <w:tc>
          <w:tcPr>
            <w:tcMar>
              <w:top w:w="0.0" w:type="dxa"/>
              <w:left w:w="108.0" w:type="dxa"/>
              <w:bottom w:w="0.0" w:type="dxa"/>
              <w:right w:w="108.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Documentation on recent, current and upcoming operational BUFR tables is</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available from the WMO web site at: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5">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http://www.wmo.int/pages/prog/www/WMOCodes/WMO306_vI2/LatestVERSION/LatestVERSION.html</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[RD.6]</w:t>
            </w:r>
          </w:p>
        </w:tc>
        <w:tc>
          <w:tcPr>
            <w:tcMar>
              <w:top w:w="0.0" w:type="dxa"/>
              <w:left w:w="108.0" w:type="dxa"/>
              <w:bottom w:w="0.0" w:type="dxa"/>
              <w:right w:w="108.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after="0" w:before="0" w:line="240" w:lineRule="auto"/>
              <w:ind w:left="17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(2009).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Manual on the Global Telecommunications System</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WMO-386, Vol.1, Part II,</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after="0" w:before="0" w:line="240" w:lineRule="auto"/>
              <w:ind w:left="17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Attachment II-5 (Data Designators T</w:t>
            </w:r>
            <w:r w:rsidDel="00000000" w:rsidR="00000000" w:rsidRPr="00000000">
              <w:rPr>
                <w:rFonts w:ascii="Arial" w:cs="Arial" w:eastAsia="Arial" w:hAnsi="Arial"/>
                <w:b w:val="0"/>
                <w:i w:val="0"/>
                <w:smallCaps w:val="0"/>
                <w:strike w:val="0"/>
                <w:color w:val="000000"/>
                <w:sz w:val="18"/>
                <w:szCs w:val="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8"/>
                <w:szCs w:val="1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
                <w:szCs w:val="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
                <w:szCs w:val="1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in Abbreviated Headings), 2009.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after="0" w:before="0" w:line="240" w:lineRule="auto"/>
              <w:ind w:left="17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Geneva. ISBN: 978-92-63-10386-4.  Latest (2011) version available for purchase via link at: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6"/>
              </w:tabs>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6">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http://www.wmo.int/e-catalog/detail_en.php?PUB_ID=498&amp;SORT=N&amp;q</w:t>
              </w:r>
            </w:hyperlink>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6"/>
              </w:tabs>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[RD.7]</w:t>
            </w:r>
          </w:p>
        </w:tc>
        <w:tc>
          <w:tcPr>
            <w:tcMar>
              <w:top w:w="0.0" w:type="dxa"/>
              <w:left w:w="108.0" w:type="dxa"/>
              <w:bottom w:w="0.0" w:type="dxa"/>
              <w:right w:w="108.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ROPP Input/Output Module User Guide.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SAF/ROM/METO/UG/ROPP/002</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[RD.8]</w:t>
            </w:r>
          </w:p>
        </w:tc>
        <w:tc>
          <w:tcPr>
            <w:tcMar>
              <w:top w:w="0.0" w:type="dxa"/>
              <w:left w:w="108.0" w:type="dxa"/>
              <w:bottom w:w="0.0" w:type="dxa"/>
              <w:right w:w="108.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Unidata NetCDF website </w:t>
            </w:r>
            <w:hyperlink r:id="rId17">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http://www.unidata.ucar.edu/packages/netcdf/</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[RD.9]</w:t>
            </w:r>
          </w:p>
        </w:tc>
        <w:tc>
          <w:tcPr>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Kursinski, ER,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et al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(1997).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Observing earth’s atmosphere with radio occultation measurements</w:t>
              <w:br w:type="textWrapping"/>
              <w:t xml:space="preserve">using GPS.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J.Geophys.Res.,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(D19), pp23429–23465.</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[RD.10]</w:t>
            </w:r>
          </w:p>
        </w:tc>
        <w:tc>
          <w:tcPr>
            <w:tcMar>
              <w:top w:w="0.0" w:type="dxa"/>
              <w:left w:w="108.0" w:type="dxa"/>
              <w:bottom w:w="0.0" w:type="dxa"/>
              <w:right w:w="108.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New BUFR Table D sequence and associated Table B entries for Satellite Radio Occultation data.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 submitted by Brian Barwell (Met Office) at meetings of WMO/CBS Expert Team on Data Representation and Codes, held in Kuala Lumpur, Malaysia, 21–26 June 2004</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[RD.11]</w:t>
            </w:r>
          </w:p>
        </w:tc>
        <w:tc>
          <w:tcPr>
            <w:tcMar>
              <w:top w:w="0.0" w:type="dxa"/>
              <w:left w:w="108.0" w:type="dxa"/>
              <w:bottom w:w="0.0" w:type="dxa"/>
              <w:right w:w="108.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ECMWF (2013)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BUFR encoding/decoding software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https://software.ecmwf.int/wiki/display/BUFR</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[RD.12]</w:t>
            </w:r>
          </w:p>
        </w:tc>
        <w:tc>
          <w:tcPr>
            <w:tcMar>
              <w:top w:w="0.0" w:type="dxa"/>
              <w:left w:w="108.0" w:type="dxa"/>
              <w:bottom w:w="0.0" w:type="dxa"/>
              <w:right w:w="108.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Cygwin website </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http://www.cygwin.com</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[RD.13]</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[RD.14]</w:t>
            </w:r>
          </w:p>
        </w:tc>
        <w:tc>
          <w:tcPr>
            <w:tcMar>
              <w:top w:w="0.0" w:type="dxa"/>
              <w:left w:w="108.0" w:type="dxa"/>
              <w:bottom w:w="0.0" w:type="dxa"/>
              <w:right w:w="108.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ROM SAF website </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http://www.romsaf.org</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ROPP Overview.</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SAF/ROM/METO/UG/ROPP/001</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0">
      <w:pPr>
        <w:pStyle w:val="Heading1"/>
        <w:spacing w:after="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1">
      <w:pPr>
        <w:pStyle w:val="Heading2"/>
        <w:numPr>
          <w:ilvl w:val="1"/>
          <w:numId w:val="15"/>
        </w:numPr>
        <w:ind w:left="0" w:firstLine="0"/>
        <w:rPr/>
      </w:pPr>
      <w:bookmarkStart w:colFirst="0" w:colLast="0" w:name="_heading=h.4d34og8" w:id="8"/>
      <w:bookmarkEnd w:id="8"/>
      <w:r w:rsidDel="00000000" w:rsidR="00000000" w:rsidRPr="00000000">
        <w:rPr>
          <w:rtl w:val="0"/>
        </w:rPr>
        <w:t xml:space="preserve">Acronyms and abbreviations</w:t>
      </w:r>
    </w:p>
    <w:tbl>
      <w:tblPr>
        <w:tblStyle w:val="Table5"/>
        <w:tblW w:w="9056.0" w:type="dxa"/>
        <w:jc w:val="left"/>
        <w:tblInd w:w="13.0" w:type="dxa"/>
        <w:tblLayout w:type="fixed"/>
        <w:tblLook w:val="0000"/>
      </w:tblPr>
      <w:tblGrid>
        <w:gridCol w:w="1431"/>
        <w:gridCol w:w="7625"/>
        <w:tblGridChange w:id="0">
          <w:tblGrid>
            <w:gridCol w:w="1431"/>
            <w:gridCol w:w="7625"/>
          </w:tblGrid>
        </w:tblGridChange>
      </w:tblGrid>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ARH</w:t>
            </w:r>
          </w:p>
        </w:tc>
        <w:tc>
          <w:tcPr>
            <w:tcMar>
              <w:top w:w="0.0" w:type="dxa"/>
              <w:left w:w="108.0" w:type="dxa"/>
              <w:bottom w:w="0.0" w:type="dxa"/>
              <w:right w:w="108.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Abbreviated Routing Header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Beidou</w:t>
            </w:r>
          </w:p>
        </w:tc>
        <w:tc>
          <w:tcPr>
            <w:tcMar>
              <w:top w:w="0.0" w:type="dxa"/>
              <w:left w:w="108.0" w:type="dxa"/>
              <w:bottom w:w="0.0" w:type="dxa"/>
              <w:right w:w="108.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Chinese GNSS navigation system.  Beidou-2 also known as COMPASS.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BUFR</w:t>
            </w:r>
          </w:p>
        </w:tc>
        <w:tc>
          <w:tcPr>
            <w:tcMar>
              <w:top w:w="0.0" w:type="dxa"/>
              <w:left w:w="108.0" w:type="dxa"/>
              <w:bottom w:w="0.0" w:type="dxa"/>
              <w:right w:w="108.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Binary Universal Format for the Representation of data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CBS</w:t>
            </w:r>
          </w:p>
        </w:tc>
        <w:tc>
          <w:tcPr>
            <w:tcMar>
              <w:top w:w="0.0" w:type="dxa"/>
              <w:left w:w="108.0" w:type="dxa"/>
              <w:bottom w:w="0.0" w:type="dxa"/>
              <w:right w:w="108.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Committee for Basic Systems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CDR</w:t>
            </w:r>
          </w:p>
        </w:tc>
        <w:tc>
          <w:tcPr>
            <w:tcMar>
              <w:top w:w="0.0" w:type="dxa"/>
              <w:left w:w="108.0" w:type="dxa"/>
              <w:bottom w:w="0.0" w:type="dxa"/>
              <w:right w:w="108.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Climate Data Record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CCT</w:t>
            </w:r>
          </w:p>
        </w:tc>
        <w:tc>
          <w:tcPr>
            <w:tcMar>
              <w:top w:w="0.0" w:type="dxa"/>
              <w:left w:w="108.0" w:type="dxa"/>
              <w:bottom w:w="0.0" w:type="dxa"/>
              <w:right w:w="108.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Common Code Table (WMO)</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CHAMP</w:t>
            </w:r>
          </w:p>
        </w:tc>
        <w:tc>
          <w:tcPr>
            <w:tcMar>
              <w:top w:w="0.0" w:type="dxa"/>
              <w:left w:w="108.0" w:type="dxa"/>
              <w:bottom w:w="0.0" w:type="dxa"/>
              <w:right w:w="108.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CHallenging Mini-satellite Payload (Germany)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CLIMAP</w:t>
            </w:r>
          </w:p>
        </w:tc>
        <w:tc>
          <w:tcPr>
            <w:tcMar>
              <w:top w:w="0.0" w:type="dxa"/>
              <w:left w:w="108.0" w:type="dxa"/>
              <w:bottom w:w="0.0" w:type="dxa"/>
              <w:right w:w="108.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Climate and Environment Monitoring with GPS-based Atmospheric Profiling (EU)</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CMA</w:t>
            </w:r>
          </w:p>
        </w:tc>
        <w:tc>
          <w:tcPr>
            <w:tcMar>
              <w:top w:w="0.0" w:type="dxa"/>
              <w:left w:w="108.0" w:type="dxa"/>
              <w:bottom w:w="0.0" w:type="dxa"/>
              <w:right w:w="108.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Chinese Meteorological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C/NOFS</w:t>
            </w:r>
          </w:p>
        </w:tc>
        <w:tc>
          <w:tcPr>
            <w:tcMar>
              <w:top w:w="0.0" w:type="dxa"/>
              <w:left w:w="108.0" w:type="dxa"/>
              <w:bottom w:w="0.0" w:type="dxa"/>
              <w:right w:w="108.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Communications/Navigation Outage Forecasting System (US)</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COSMIC</w:t>
            </w:r>
          </w:p>
        </w:tc>
        <w:tc>
          <w:tcPr>
            <w:tcMar>
              <w:top w:w="0.0" w:type="dxa"/>
              <w:left w:w="108.0" w:type="dxa"/>
              <w:bottom w:w="0.0" w:type="dxa"/>
              <w:right w:w="108.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Constellation Observing System for Meteorology Ionosphere and Climate (USA/Taiwan)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CREX</w:t>
            </w:r>
          </w:p>
        </w:tc>
        <w:tc>
          <w:tcPr>
            <w:tcMar>
              <w:top w:w="0.0" w:type="dxa"/>
              <w:left w:w="108.0" w:type="dxa"/>
              <w:bottom w:w="0.0" w:type="dxa"/>
              <w:right w:w="108.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Character form for the Representation and EXchange of data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ECMWF</w:t>
            </w:r>
          </w:p>
        </w:tc>
        <w:tc>
          <w:tcPr>
            <w:tcMar>
              <w:top w:w="0.0" w:type="dxa"/>
              <w:left w:w="108.0" w:type="dxa"/>
              <w:bottom w:w="0.0" w:type="dxa"/>
              <w:right w:w="108.0" w:type="dxa"/>
            </w:tcM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Centre for Medium-range Weather Forecasts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ESA</w:t>
            </w:r>
          </w:p>
        </w:tc>
        <w:tc>
          <w:tcPr>
            <w:tcMar>
              <w:top w:w="0.0" w:type="dxa"/>
              <w:left w:w="108.0" w:type="dxa"/>
              <w:bottom w:w="0.0" w:type="dxa"/>
              <w:right w:w="108.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Space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EU</w:t>
            </w:r>
          </w:p>
        </w:tc>
        <w:tc>
          <w:tcPr>
            <w:tcMar>
              <w:top w:w="0.0" w:type="dxa"/>
              <w:left w:w="108.0" w:type="dxa"/>
              <w:bottom w:w="0.0" w:type="dxa"/>
              <w:right w:w="108.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Union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EUMETSAT</w:t>
            </w:r>
          </w:p>
        </w:tc>
        <w:tc>
          <w:tcPr>
            <w:tcMar>
              <w:top w:w="0.0" w:type="dxa"/>
              <w:left w:w="108.0" w:type="dxa"/>
              <w:bottom w:w="0.0" w:type="dxa"/>
              <w:right w:w="108.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organisation for the exploitation of METeorological SATellites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FM94</w:t>
            </w:r>
          </w:p>
        </w:tc>
        <w:tc>
          <w:tcPr>
            <w:tcMar>
              <w:top w:w="0.0" w:type="dxa"/>
              <w:left w:w="108.0" w:type="dxa"/>
              <w:bottom w:w="0.0" w:type="dxa"/>
              <w:right w:w="108.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Form no. 94 (i.e. BUFR)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FY-3C/D</w:t>
            </w:r>
          </w:p>
        </w:tc>
        <w:tc>
          <w:tcPr>
            <w:tcMar>
              <w:top w:w="0.0" w:type="dxa"/>
              <w:left w:w="108.0" w:type="dxa"/>
              <w:bottom w:w="0.0" w:type="dxa"/>
              <w:right w:w="108.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GNSS radio occultation receivers (CMA)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Galileo</w:t>
            </w:r>
          </w:p>
        </w:tc>
        <w:tc>
          <w:tcPr>
            <w:tcMar>
              <w:top w:w="0.0" w:type="dxa"/>
              <w:left w:w="108.0" w:type="dxa"/>
              <w:bottom w:w="0.0" w:type="dxa"/>
              <w:right w:w="108.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GNSS system from 2006 (EU/ESA)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w:t>
            </w:r>
          </w:p>
        </w:tc>
        <w:tc>
          <w:tcPr>
            <w:tcMar>
              <w:top w:w="0.0" w:type="dxa"/>
              <w:left w:w="108.0" w:type="dxa"/>
              <w:bottom w:w="0.0" w:type="dxa"/>
              <w:right w:w="108.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Radio Occultation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GFZ</w:t>
            </w:r>
          </w:p>
        </w:tc>
        <w:tc>
          <w:tcPr>
            <w:tcMar>
              <w:top w:w="0.0" w:type="dxa"/>
              <w:left w:w="108.0" w:type="dxa"/>
              <w:bottom w:w="0.0" w:type="dxa"/>
              <w:right w:w="108.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GFZ Helmholtz Centre (Potsdam, Germany)</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GLONASS</w:t>
            </w:r>
          </w:p>
        </w:tc>
        <w:tc>
          <w:tcPr>
            <w:tcMar>
              <w:top w:w="0.0" w:type="dxa"/>
              <w:left w:w="108.0" w:type="dxa"/>
              <w:bottom w:w="0.0" w:type="dxa"/>
              <w:right w:w="108.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Globalnaya Navigatsionnaya Sputnikovaya Sistema (Russia)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GNSS</w:t>
            </w:r>
          </w:p>
        </w:tc>
        <w:tc>
          <w:tcPr>
            <w:tcMar>
              <w:top w:w="0.0" w:type="dxa"/>
              <w:left w:w="108.0" w:type="dxa"/>
              <w:bottom w:w="0.0" w:type="dxa"/>
              <w:right w:w="108.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 Navigation Satellite System (generic GPS/GLONASS/Galileo/Beidou)</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GPS</w:t>
            </w:r>
          </w:p>
        </w:tc>
        <w:tc>
          <w:tcPr>
            <w:tcMar>
              <w:top w:w="0.0" w:type="dxa"/>
              <w:left w:w="108.0" w:type="dxa"/>
              <w:bottom w:w="0.0" w:type="dxa"/>
              <w:right w:w="108.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 Positioning System (USA)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GRACE</w:t>
            </w:r>
          </w:p>
        </w:tc>
        <w:tc>
          <w:tcPr>
            <w:tcMar>
              <w:top w:w="0.0" w:type="dxa"/>
              <w:left w:w="108.0" w:type="dxa"/>
              <w:bottom w:w="0.0" w:type="dxa"/>
              <w:right w:w="108.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Gravity Recovery And Climate Experiment (Germany/USA)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GRACE-FO</w:t>
            </w:r>
          </w:p>
        </w:tc>
        <w:tc>
          <w:tcPr>
            <w:tcMar>
              <w:top w:w="0.0" w:type="dxa"/>
              <w:left w:w="108.0" w:type="dxa"/>
              <w:bottom w:w="0.0" w:type="dxa"/>
              <w:right w:w="108.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GRACE Follow-on experiment (Germany/USA)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GRAS</w:t>
            </w:r>
          </w:p>
        </w:tc>
        <w:tc>
          <w:tcPr>
            <w:tcMar>
              <w:top w:w="0.0" w:type="dxa"/>
              <w:left w:w="108.0" w:type="dxa"/>
              <w:bottom w:w="0.0" w:type="dxa"/>
              <w:right w:w="108.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GNSS Receiver for Atmospheric Sounding (on Metop satellite)</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GRIB</w:t>
            </w:r>
          </w:p>
        </w:tc>
        <w:tc>
          <w:tcPr>
            <w:tcMar>
              <w:top w:w="0.0" w:type="dxa"/>
              <w:left w:w="108.0" w:type="dxa"/>
              <w:bottom w:w="0.0" w:type="dxa"/>
              <w:right w:w="108.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GRIdded Binary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GSN</w:t>
            </w:r>
          </w:p>
        </w:tc>
        <w:tc>
          <w:tcPr>
            <w:tcMar>
              <w:top w:w="0.0" w:type="dxa"/>
              <w:left w:w="108.0" w:type="dxa"/>
              <w:bottom w:w="0.0" w:type="dxa"/>
              <w:right w:w="108.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Ground Support Network</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GTS</w:t>
            </w:r>
          </w:p>
        </w:tc>
        <w:tc>
          <w:tcPr>
            <w:tcMar>
              <w:top w:w="0.0" w:type="dxa"/>
              <w:left w:w="108.0" w:type="dxa"/>
              <w:bottom w:w="0.0" w:type="dxa"/>
              <w:right w:w="108.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 Telecommunications System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ICDR</w:t>
            </w:r>
          </w:p>
        </w:tc>
        <w:tc>
          <w:tcPr>
            <w:tcMar>
              <w:top w:w="0.0" w:type="dxa"/>
              <w:left w:w="108.0" w:type="dxa"/>
              <w:bottom w:w="0.0" w:type="dxa"/>
              <w:right w:w="108.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Interim Climate Data Record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ISRO</w:t>
            </w:r>
          </w:p>
        </w:tc>
        <w:tc>
          <w:tcPr>
            <w:tcMar>
              <w:top w:w="0.0" w:type="dxa"/>
              <w:left w:w="108.0" w:type="dxa"/>
              <w:bottom w:w="0.0" w:type="dxa"/>
              <w:right w:w="108.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Indian Space Research Organisation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JPL</w:t>
            </w:r>
          </w:p>
        </w:tc>
        <w:tc>
          <w:tcPr>
            <w:tcMar>
              <w:top w:w="0.0" w:type="dxa"/>
              <w:left w:w="108.0" w:type="dxa"/>
              <w:bottom w:w="0.0" w:type="dxa"/>
              <w:right w:w="108.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Jet Propulsion Laboratory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KMA</w:t>
            </w:r>
          </w:p>
        </w:tc>
        <w:tc>
          <w:tcPr>
            <w:tcMar>
              <w:top w:w="0.0" w:type="dxa"/>
              <w:left w:w="108.0" w:type="dxa"/>
              <w:bottom w:w="0.0" w:type="dxa"/>
              <w:right w:w="108.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Korean Meteorological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KOMPSAT-5</w:t>
            </w:r>
          </w:p>
        </w:tc>
        <w:tc>
          <w:tcPr>
            <w:tcMar>
              <w:top w:w="0.0" w:type="dxa"/>
              <w:left w:w="108.0" w:type="dxa"/>
              <w:bottom w:w="0.0" w:type="dxa"/>
              <w:right w:w="108.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GNSS radio occultation receiver (KMA)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Megha-</w:t>
            </w:r>
          </w:p>
        </w:tc>
        <w:tc>
          <w:tcPr>
            <w:tcMar>
              <w:top w:w="0.0" w:type="dxa"/>
              <w:left w:w="108.0" w:type="dxa"/>
              <w:bottom w:w="0.0" w:type="dxa"/>
              <w:right w:w="108.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Tropical water cycle (and RO) experiment (India/France)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Tropiques</w:t>
            </w:r>
          </w:p>
        </w:tc>
        <w:tc>
          <w:tcPr>
            <w:tcMar>
              <w:top w:w="0.0" w:type="dxa"/>
              <w:left w:w="108.0" w:type="dxa"/>
              <w:bottom w:w="0.0" w:type="dxa"/>
              <w:right w:w="108.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MetDB</w:t>
            </w:r>
          </w:p>
        </w:tc>
        <w:tc>
          <w:tcPr>
            <w:tcMar>
              <w:top w:w="0.0" w:type="dxa"/>
              <w:left w:w="108.0" w:type="dxa"/>
              <w:bottom w:w="0.0" w:type="dxa"/>
              <w:right w:w="108.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Meteorological Data Base (Met Office)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Metop</w:t>
            </w:r>
          </w:p>
        </w:tc>
        <w:tc>
          <w:tcPr>
            <w:tcMar>
              <w:top w:w="0.0" w:type="dxa"/>
              <w:left w:w="108.0" w:type="dxa"/>
              <w:bottom w:w="0.0" w:type="dxa"/>
              <w:right w:w="108.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METeorological Operational satellite (EUMETSAT)</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NASA</w:t>
            </w:r>
          </w:p>
        </w:tc>
        <w:tc>
          <w:tcPr>
            <w:tcMar>
              <w:top w:w="0.0" w:type="dxa"/>
              <w:left w:w="108.0" w:type="dxa"/>
              <w:bottom w:w="0.0" w:type="dxa"/>
              <w:right w:w="108.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National Aeronautics and Space Administration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netCDF</w:t>
            </w:r>
          </w:p>
        </w:tc>
        <w:tc>
          <w:tcPr>
            <w:tcMar>
              <w:top w:w="0.0" w:type="dxa"/>
              <w:left w:w="108.0" w:type="dxa"/>
              <w:bottom w:w="0.0" w:type="dxa"/>
              <w:right w:w="108.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network Common Data Form (Unidata)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NMS</w:t>
            </w:r>
          </w:p>
        </w:tc>
        <w:tc>
          <w:tcPr>
            <w:tcMar>
              <w:top w:w="0.0" w:type="dxa"/>
              <w:left w:w="108.0" w:type="dxa"/>
              <w:bottom w:w="0.0" w:type="dxa"/>
              <w:right w:w="108.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National Meteorological Service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NOAA</w:t>
            </w:r>
          </w:p>
        </w:tc>
        <w:tc>
          <w:tcPr>
            <w:tcMar>
              <w:top w:w="0.0" w:type="dxa"/>
              <w:left w:w="108.0" w:type="dxa"/>
              <w:bottom w:w="0.0" w:type="dxa"/>
              <w:right w:w="108.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National Oceanographic and Atmospheric Administration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NWP</w:t>
            </w:r>
          </w:p>
        </w:tc>
        <w:tc>
          <w:tcPr>
            <w:tcMar>
              <w:top w:w="0.0" w:type="dxa"/>
              <w:left w:w="108.0" w:type="dxa"/>
              <w:bottom w:w="0.0" w:type="dxa"/>
              <w:right w:w="108.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Numerical Weather Prediction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PAZ</w:t>
            </w:r>
          </w:p>
        </w:tc>
        <w:tc>
          <w:tcPr>
            <w:tcMar>
              <w:top w:w="0.0" w:type="dxa"/>
              <w:left w:w="108.0" w:type="dxa"/>
              <w:bottom w:w="0.0" w:type="dxa"/>
              <w:right w:w="108.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Spanish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PCD</w:t>
            </w:r>
          </w:p>
        </w:tc>
        <w:tc>
          <w:tcPr>
            <w:tcMar>
              <w:top w:w="0.0" w:type="dxa"/>
              <w:left w:w="108.0" w:type="dxa"/>
              <w:bottom w:w="0.0" w:type="dxa"/>
              <w:right w:w="108.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Product Confidence Data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POD</w:t>
            </w:r>
          </w:p>
        </w:tc>
        <w:tc>
          <w:tcPr>
            <w:tcMar>
              <w:top w:w="0.0" w:type="dxa"/>
              <w:left w:w="108.0" w:type="dxa"/>
              <w:bottom w:w="0.0" w:type="dxa"/>
              <w:right w:w="108.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Precision Orbit Determination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RMDCN</w:t>
            </w:r>
          </w:p>
        </w:tc>
        <w:tc>
          <w:tcPr>
            <w:tcMar>
              <w:top w:w="0.0" w:type="dxa"/>
              <w:left w:w="108.0" w:type="dxa"/>
              <w:bottom w:w="0.0" w:type="dxa"/>
              <w:right w:w="108.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Regional Meteorological Data Communications Network (WMO)</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ROPP</w:t>
            </w:r>
          </w:p>
        </w:tc>
        <w:tc>
          <w:tcPr>
            <w:tcMar>
              <w:top w:w="0.0" w:type="dxa"/>
              <w:left w:w="108.0" w:type="dxa"/>
              <w:bottom w:w="0.0" w:type="dxa"/>
              <w:right w:w="108.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Radio Occultation Processing Package (ROM SAF software deliverable)</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ROM</w:t>
            </w:r>
          </w:p>
        </w:tc>
        <w:tc>
          <w:tcPr>
            <w:tcMar>
              <w:top w:w="0.0" w:type="dxa"/>
              <w:left w:w="108.0" w:type="dxa"/>
              <w:bottom w:w="0.0" w:type="dxa"/>
              <w:right w:w="108.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Radio Occultation Meteorology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ROSA</w:t>
            </w:r>
          </w:p>
        </w:tc>
        <w:tc>
          <w:tcPr>
            <w:tcMar>
              <w:top w:w="0.0" w:type="dxa"/>
              <w:left w:w="108.0" w:type="dxa"/>
              <w:bottom w:w="0.0" w:type="dxa"/>
              <w:right w:w="108.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Radio Occultation for Sounding of the Atmosphere (Italy/India)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SAF</w:t>
            </w:r>
          </w:p>
        </w:tc>
        <w:tc>
          <w:tcPr>
            <w:tcMar>
              <w:top w:w="0.0" w:type="dxa"/>
              <w:left w:w="108.0" w:type="dxa"/>
              <w:bottom w:w="0.0" w:type="dxa"/>
              <w:right w:w="108.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Satellite Application Facility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SNR</w:t>
            </w:r>
          </w:p>
        </w:tc>
        <w:tc>
          <w:tcPr>
            <w:tcMar>
              <w:top w:w="0.0" w:type="dxa"/>
              <w:left w:w="108.0" w:type="dxa"/>
              <w:bottom w:w="0.0" w:type="dxa"/>
              <w:right w:w="108.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Signal to Noise Ratio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TanDEM-X</w:t>
            </w:r>
          </w:p>
        </w:tc>
        <w:tc>
          <w:tcPr>
            <w:tcMar>
              <w:top w:w="0.0" w:type="dxa"/>
              <w:left w:w="108.0" w:type="dxa"/>
              <w:bottom w:w="0.0" w:type="dxa"/>
              <w:right w:w="108.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German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TBC</w:t>
            </w:r>
          </w:p>
        </w:tc>
        <w:tc>
          <w:tcPr>
            <w:tcMar>
              <w:top w:w="0.0" w:type="dxa"/>
              <w:left w:w="108.0" w:type="dxa"/>
              <w:bottom w:w="0.0" w:type="dxa"/>
              <w:right w:w="108.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Be Confirmed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TBD</w:t>
            </w:r>
          </w:p>
        </w:tc>
        <w:tc>
          <w:tcPr>
            <w:tcMar>
              <w:top w:w="0.0" w:type="dxa"/>
              <w:left w:w="108.0" w:type="dxa"/>
              <w:bottom w:w="0.0" w:type="dxa"/>
              <w:right w:w="108.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Be Determined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TerraSAR-X</w:t>
            </w:r>
          </w:p>
        </w:tc>
        <w:tc>
          <w:tcPr>
            <w:tcMar>
              <w:top w:w="0.0" w:type="dxa"/>
              <w:left w:w="108.0" w:type="dxa"/>
              <w:bottom w:w="0.0" w:type="dxa"/>
              <w:right w:w="108.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German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TP</w:t>
            </w:r>
          </w:p>
        </w:tc>
        <w:tc>
          <w:tcPr>
            <w:tcMar>
              <w:top w:w="0.0" w:type="dxa"/>
              <w:left w:w="108.0" w:type="dxa"/>
              <w:bottom w:w="0.0" w:type="dxa"/>
              <w:right w:w="108.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Tangent Point</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UCAR</w:t>
            </w:r>
          </w:p>
        </w:tc>
        <w:tc>
          <w:tcPr>
            <w:tcMar>
              <w:top w:w="0.0" w:type="dxa"/>
              <w:left w:w="108.0" w:type="dxa"/>
              <w:bottom w:w="0.0" w:type="dxa"/>
              <w:right w:w="108.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University Center for Atmospheric Research (Boulder, CO, 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VAR</w:t>
            </w:r>
          </w:p>
        </w:tc>
        <w:tc>
          <w:tcPr>
            <w:tcMar>
              <w:top w:w="0.0" w:type="dxa"/>
              <w:left w:w="108.0" w:type="dxa"/>
              <w:bottom w:w="0.0" w:type="dxa"/>
              <w:right w:w="108.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Variational (NWP data assimilation technique)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WMO</w:t>
            </w:r>
          </w:p>
        </w:tc>
        <w:tc>
          <w:tcPr>
            <w:tcMar>
              <w:top w:w="0.0" w:type="dxa"/>
              <w:left w:w="108.0" w:type="dxa"/>
              <w:bottom w:w="0.0" w:type="dxa"/>
              <w:right w:w="108.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World Meteorological Organisation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WWW</w:t>
            </w:r>
          </w:p>
        </w:tc>
        <w:tc>
          <w:tcPr>
            <w:tcMar>
              <w:top w:w="0.0" w:type="dxa"/>
              <w:left w:w="108.0" w:type="dxa"/>
              <w:bottom w:w="0.0" w:type="dxa"/>
              <w:right w:w="108.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World Weather Watch (WMO Programme)</w:t>
            </w:r>
          </w:p>
        </w:tc>
      </w:tr>
    </w:tbl>
    <w:p w:rsidR="00000000" w:rsidDel="00000000" w:rsidP="00000000" w:rsidRDefault="00000000" w:rsidRPr="00000000" w14:paraId="000001CF">
      <w:pPr>
        <w:pStyle w:val="Heading2"/>
        <w:spacing w:after="12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0">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pStyle w:val="Heading2"/>
        <w:numPr>
          <w:ilvl w:val="1"/>
          <w:numId w:val="15"/>
        </w:numPr>
        <w:ind w:left="0" w:firstLine="0"/>
        <w:rPr/>
      </w:pPr>
      <w:bookmarkStart w:colFirst="0" w:colLast="0" w:name="_heading=h.2s8eyo1" w:id="9"/>
      <w:bookmarkEnd w:id="9"/>
      <w:r w:rsidDel="00000000" w:rsidR="00000000" w:rsidRPr="00000000">
        <w:rPr>
          <w:rtl w:val="0"/>
        </w:rPr>
        <w:t xml:space="preserve">Definitions, levels and types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 data products from the Metop, Metop-SG and Sentinel-6 satellites and RO data from other missions are grouped in data levels (Level 0, 1, 2, or 3) and product types (NRT, offline, NTC, CDR, or ICDR). The data levels and product types are defined below.</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1"/>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lists of variables should not be considered as the complete contents of a given data level, and not all data may be contained in a given data level.</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 levels: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Raw sounding, tracking and ancillary data, and other GNSS data before clock correction and reconstruction;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1A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Reconstructed full resolution excess phases, total phases, pseudo ranges, SNRs, orbit information, I, Q values, NCO (carrier) phases, navigation bits, and quality information;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1B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Bending angles and impact parameters, tangent point location, and quality information;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Refractivity, geopotential height, ”dry'' temperature profiles (Level 2A), pressure, temperature, specific humidity profiles (Level 2B), surface pressure, tropopause height, planetary boundary layer height (Level 2C), ECMWF model level coefficients (Level 2D), quality information;</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Gridded or resampled data, that are processed from Level 1 or 2 data, and that are provided as, e.g., daily, monthly, or seasonal means on a spatiotemporal grid, including metadata, uncertainties and quality information.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Product types: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NRT product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Data product delivered less than: (i) 3 hours after measurement (ROM SAF Level 2 for EPS); (ii) 150 min after measurement (ROM SAF Level 2 for EPS-SG Global Mission); (iii) 125 min after measurement (ROM SAF Level 2 for EPS-SG Regional Mission);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Offline and NTC products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Data product delivered from about 5 days to up to 6 months after measurement, depending on the requirements. The evolution of this type of product is driven by new scientific developments and subsequent product upgrades;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CDR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Climate Data Record generated from a dedicated reprocessing activity using a fixed set of processing sofftware</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2"/>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data record covers an extended time period of several years (with a fixed end point) and constitutes a homogeneous data record appropriate for climate usage;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ICDR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 Interim Climate Data Record (ICDR) regularly extends in time a (Fundamental or Thematic) CDR using a system having optimum consistency with and lower latency than the system used to generate the CDR</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2"/>
        <w:numPr>
          <w:ilvl w:val="1"/>
          <w:numId w:val="15"/>
        </w:numPr>
        <w:ind w:left="0" w:firstLine="0"/>
        <w:rPr/>
      </w:pPr>
      <w:bookmarkStart w:colFirst="0" w:colLast="0" w:name="_heading=h.17dp8vu" w:id="10"/>
      <w:bookmarkEnd w:id="10"/>
      <w:r w:rsidDel="00000000" w:rsidR="00000000" w:rsidRPr="00000000">
        <w:rPr>
          <w:rtl w:val="0"/>
        </w:rPr>
        <w:t xml:space="preserve">Overview of this document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is organized as follows: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contains the introduction;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contains a general description of BUFR data;</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3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describes the elements of a radio occultation profile that are encoded in BUFR;</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4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specifies the BUFR data elements used to encode RO data;</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5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describes the extra data headers that need to be added to a BUFR file before it can be distributed over the GTS;</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6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briefly describes the BUFR encoding and decoding tools that are available in the ROM SAF-produced software package ROPP.</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1"/>
        <w:numPr>
          <w:ilvl w:val="0"/>
          <w:numId w:val="15"/>
        </w:numPr>
        <w:ind w:left="0" w:firstLine="0"/>
        <w:rPr/>
      </w:pPr>
      <w:bookmarkStart w:colFirst="0" w:colLast="0" w:name="_heading=h.3rdcrjn" w:id="11"/>
      <w:bookmarkEnd w:id="11"/>
      <w:r w:rsidDel="00000000" w:rsidR="00000000" w:rsidRPr="00000000">
        <w:rPr>
          <w:rtl w:val="0"/>
        </w:rPr>
        <w:t xml:space="preserve">BUFR – a brief overview</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reader is referred to WMO publications [RD.3] and [RD.4] for more detailed guidance on using BUFR and for the full specification of the BUFR format and tables etc. Documentation on the latest tables is available via the WMO's web pages [RD.5]. See also the User Guide to the ECMWF BUFR library software [RD.11].</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2"/>
        <w:numPr>
          <w:ilvl w:val="1"/>
          <w:numId w:val="15"/>
        </w:numPr>
        <w:ind w:left="0" w:firstLine="0"/>
        <w:rPr/>
      </w:pPr>
      <w:bookmarkStart w:colFirst="0" w:colLast="0" w:name="_heading=h.26in1rg" w:id="12"/>
      <w:bookmarkEnd w:id="12"/>
      <w:r w:rsidDel="00000000" w:rsidR="00000000" w:rsidRPr="00000000">
        <w:rPr>
          <w:rtl w:val="0"/>
        </w:rPr>
        <w:t xml:space="preserve">What is BUFR?</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WMO FM94 format (otherwise known as BUFR – Binary Universal Format for data Representation) [RD.3] is a standard for encoding meteorological and other (mainly) observational data for efficient transmission and storage. The data in a BUFR ‘message’ are encoded into a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(see [RD.5]), any data within BUFR ‘messages’ is self-defining and can be encoded &amp; decoded by generic routines and (with suitable wrappers for routing of WMO bulletins) be transmitted via GTS links.</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([RD.2]) from the GPS/Met experimental mission.</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part of the early GRAS SAF Development Phase activities (1999–2007), the Met Office developed an RO data assimilation capability in order to assess the impact of RO data in its global NWP system. These data first needed to be encoded into BUFR and added to the local on-line meteorological synoptic database, known as the ‘MetDB’. This required a prototype BUFR definition for the RO data type, which was implemented for initial assimilation trials.</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However, it was always acknowledged that this prototype would not be suitable for more general dissemination to, and use by, other centres. This document describes the final BUFR specification which is better suited to general user needs for RO data. The original prototype description was retained in prior releases of this document (V1.7 and earlier) to highlight the differences, but since it is now obsolete and the WMO-approved version has been in use for several years, this prototype template description has been removed.</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final BUFR specification was derived in close consultation with suppliers of processed RO data (including the ROM SAF and UCAR) and a wide set of potential users in (mostly, but not limited to) the NWP community. This specification has been implemented via Fortran 95 (Met Office) and Perl (UCAR) interfaces to a suite of Met Office generic BUFR kernel encoder and decoder Fortran code, and was demonstrated to work as intended with real CHAMP data processed by GFZ and UCAR. Sample messages were also correctly decoded with the freely-available ECMWF BUFR package ([RD.11]).</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 the time of writing, operational data is being exchanged over the GTS in this BUFR template from the Metop-B /C, Sentinel-6, COSMIC-2, TerraSAR-X, TanDEM-X, KOMPSAT-5, GRACE-FO (follow-on), PAZ and FY-3C/D RO missions, and will also be used for data from proposed future missions like Metop-SG. Data from terminated missions Metop-A, COSMIC-1, CHAMP, C/NOFS, GRACE-A/B and SAC-C were also provided in the same BUFR template. See Section 5 for details of the GTS routing headers.</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2"/>
        <w:numPr>
          <w:ilvl w:val="1"/>
          <w:numId w:val="15"/>
        </w:numPr>
        <w:ind w:left="0" w:firstLine="0"/>
        <w:rPr/>
      </w:pPr>
      <w:bookmarkStart w:colFirst="0" w:colLast="0" w:name="_heading=h.lnxbz9" w:id="13"/>
      <w:bookmarkEnd w:id="13"/>
      <w:r w:rsidDel="00000000" w:rsidR="00000000" w:rsidRPr="00000000">
        <w:rPr>
          <w:rtl w:val="0"/>
        </w:rPr>
        <w:t xml:space="preserve">Sections of a BUFR message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complete BUFR message consists of six sections:</w:t>
      </w:r>
    </w:p>
    <w:p w:rsidR="00000000" w:rsidDel="00000000" w:rsidP="00000000" w:rsidRDefault="00000000" w:rsidRPr="00000000" w14:paraId="000002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0 starts with the characters ‘BUFR’ and contains the total message length and Edition number</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1 is the identifier section and contains header information, type of data, date etc., the detailed content depending on the Edition.</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2 is optional, and is not used in this application</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3 contains one or more ‘descriptors’ (see later) which are entries to the look-up tables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4 contains the encoded (observation) data</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5 is a terminator with the characters ‘7777’</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pStyle w:val="Heading2"/>
        <w:numPr>
          <w:ilvl w:val="1"/>
          <w:numId w:val="15"/>
        </w:numPr>
        <w:ind w:left="0" w:firstLine="0"/>
        <w:rPr/>
      </w:pPr>
      <w:bookmarkStart w:colFirst="0" w:colLast="0" w:name="_heading=h.35nkun2" w:id="14"/>
      <w:bookmarkEnd w:id="14"/>
      <w:r w:rsidDel="00000000" w:rsidR="00000000" w:rsidRPr="00000000">
        <w:rPr>
          <w:rtl w:val="0"/>
        </w:rPr>
        <w:t xml:space="preserve">BUFR Tables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BUFR is driven by a set of tables, known as Tables A, B, C, D and the Code/Flag Tables. Some code tables are common with other WMO forms (notably CREX) and are published as ‘Common Code Tables’. The latest ratified tables are published by WMO [RD.4][RD.5] and computer-compatible versions may be used in the encoding and decoding process.</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contains a list of codes for generic data categories, such as ‘satellite sounding’ or ‘surface observations’ as coded in BUFR Section 1. Common Code Table C-13 lists data sub-categories associated with Table A entries, also coded in Section 1 (BUFR Edition 4 only). These tables are not necessary for encoding and are only used when interpreting</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decoded message.</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defines data elements (parameters) such as ‘temperature’ by an ‘element descriptor’ (see below). The descriptor points to meta-data such as the parameter’s name, units, a scaling factor, reference offset value and the number of bits needed to represent the valid range of scaled values for that parameter. Some elements refer to a ‘code’ or ‘flag’ table; the former is a coded integer value (e.g. satellite identifier) and the latter a related set of flag (binary) bits, such as quality information. Most meteorological variables are already defined, but some parameters, such as ‘Bending Angle’ and RO-specific code/flag tables did not exist so needed to be defined and added to Table B.</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defines the meaning and usage of ‘operator descriptors’. This table is not directly used by encoders or decoders and is not normally implemented for computer-compatible use, as the functions defined by Table C are implemented in the core encoding and decoding software.</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contains ‘sequence descriptors’ which define short, commonly used sub-sequences (such as date and time) up to the whole ‘observation’ (e.g. a sounding). An entry in Table D can be defined for each new data type or the sequence can be put into Section 3 of the BUFR message. If the complete sequence is defined in Table D, then Section 3 contains just the single master sequence descriptor for that data.</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Code/Flag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tables (and the Common Code Tables) contain the textual meaning of code values and flag bits, e.g. that a satellite classification code of 401 means GPS. As for Table A, the Code/Flag Table is not used for encoding, and is only used for interpreting a decoded message.</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Both Table B and Table D are split into two areas: the ‘global’ set and the ‘local’ set. The global area is where internationally agreed and published descriptors [RD.4] are placed, and these descriptors should appear in all implementations. Global descriptors have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YYY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 (see below) of less than 192. Local descriptors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YYY </w:t>
      </w:r>
      <w:r w:rsidDel="00000000" w:rsidR="00000000" w:rsidRPr="00000000">
        <w:rPr>
          <w:rFonts w:ascii="Noto Sans Symbols" w:cs="Noto Sans Symbols" w:eastAsia="Noto Sans Symbols" w:hAnsi="Noto Sans Symbols"/>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192) can be defined for temporary or internal use. Since there is no central regulation for local descriptors, exchange of BUFR messages containing them could be problematic if the other centre has already defined that descriptor to be a different parameter having incompatible Table B meta-data or implies a different expanded Table D sequence. For this reason, BUFR messages using local descriptors should not be transmitted on the GTS.</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numPr>
          <w:ilvl w:val="1"/>
          <w:numId w:val="15"/>
        </w:numPr>
        <w:ind w:left="0" w:firstLine="0"/>
        <w:rPr/>
      </w:pPr>
      <w:bookmarkStart w:colFirst="0" w:colLast="0" w:name="_heading=h.1ksv4uv" w:id="15"/>
      <w:bookmarkEnd w:id="15"/>
      <w:r w:rsidDel="00000000" w:rsidR="00000000" w:rsidRPr="00000000">
        <w:rPr>
          <w:rtl w:val="0"/>
        </w:rPr>
        <w:t xml:space="preserve">BUFR descriptors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BUFR descriptor is a three-part integer denoted by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XX YYY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first part,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defines the descriptor type and the interpretation of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depend on</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6"/>
        <w:tblW w:w="8930.0" w:type="dxa"/>
        <w:jc w:val="center"/>
        <w:tblLayout w:type="fixed"/>
        <w:tblLook w:val="0000"/>
      </w:tblPr>
      <w:tblGrid>
        <w:gridCol w:w="850"/>
        <w:gridCol w:w="8080"/>
        <w:tblGridChange w:id="0">
          <w:tblGrid>
            <w:gridCol w:w="850"/>
            <w:gridCol w:w="8080"/>
          </w:tblGrid>
        </w:tblGridChange>
      </w:tblGrid>
      <w:tr>
        <w:trPr>
          <w:cantSplit w:val="0"/>
          <w:trHeight w:val="525" w:hRule="atLeast"/>
          <w:tblHeader w:val="0"/>
        </w:trPr>
        <w:tc>
          <w:tcPr>
            <w:tcMar>
              <w:top w:w="0.0" w:type="dxa"/>
              <w:left w:w="108.0" w:type="dxa"/>
              <w:bottom w:w="0.0" w:type="dxa"/>
              <w:right w:w="108.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 0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 element descriptor (an entry in Table B).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is the element class and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entry within the class.</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 1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repetition descriptor, which specifies how many times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following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descriptors are to be repeated.</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 2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 operator descriptor for the temporary change of, most commonly, scale, bit width or reference value.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identifies what meta-data to change and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 the modifying value.</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 3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sequence descriptor (an entry in Table 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is the class of descriptor and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entry within the class. The expansion of the sequence is a set of descriptors, which may recursively include other sequence descriptors as long as the definition is not circular.</w:t>
            </w:r>
            <w:r w:rsidDel="00000000" w:rsidR="00000000" w:rsidRPr="00000000">
              <w:rPr>
                <w:rtl w:val="0"/>
              </w:rPr>
            </w:r>
          </w:p>
        </w:tc>
      </w:tr>
    </w:tbl>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BUFR encoders and decoders internally expand all sequence descriptors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recursively. The resulting number of element descriptors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allowing for repetitions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ignoring modifying descriptors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must be equal to the total number of data fields to be encoded or decoded.</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pStyle w:val="Heading2"/>
        <w:numPr>
          <w:ilvl w:val="1"/>
          <w:numId w:val="15"/>
        </w:numPr>
        <w:ind w:left="0" w:firstLine="0"/>
        <w:rPr/>
      </w:pPr>
      <w:bookmarkStart w:colFirst="0" w:colLast="0" w:name="_heading=h.44sinio" w:id="16"/>
      <w:bookmarkEnd w:id="16"/>
      <w:r w:rsidDel="00000000" w:rsidR="00000000" w:rsidRPr="00000000">
        <w:rPr>
          <w:rtl w:val="0"/>
        </w:rPr>
        <w:t xml:space="preserve">BUFR compression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BUFR has a built-in compression mechanism that can give modest reductions in the encoded message volume (typically 2:1). This is achieved by encoding several observations together; the smallest value of each parameter (over all the observations) is first encoded, and then only the increments from this are encoded, thus requiring fewer bits than the full bit width allowed in Table B. This is automatic as far as the user is concerned and does not form part of the BUFR data (descriptor) definition. If there are significant element values which are constant (all observations from one station, for instance, where the station details are duplicated for all observations, or a parameter is unvarying – perhaps 'missing'</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5"/>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then compression for that parameter will be maximal, as the value is encoded only once and automatically replicated on decoding.</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pStyle w:val="Heading2"/>
        <w:numPr>
          <w:ilvl w:val="1"/>
          <w:numId w:val="15"/>
        </w:numPr>
        <w:ind w:left="0" w:firstLine="0"/>
        <w:rPr/>
      </w:pPr>
      <w:bookmarkStart w:colFirst="0" w:colLast="0" w:name="_heading=h.2jxsxqh" w:id="17"/>
      <w:bookmarkEnd w:id="17"/>
      <w:r w:rsidDel="00000000" w:rsidR="00000000" w:rsidRPr="00000000">
        <w:rPr>
          <w:rtl w:val="0"/>
        </w:rPr>
        <w:t xml:space="preserve">BUFR message length</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Compression will be greatest when the range of values for a particular parameter is small over all the observations and smallest when the whole range of possible values is present. In general, it is not possible to predict the message length, as it will depend on the number of observations and the range of each parameter. Uncompressed messages (including single observations, which by definition cannot be compressed), however, are deterministic in their length, since all the parameter bit widths are known from Table B and can be summed together with the fixed and known ‘overheads’ of Sections 0–3 and Section 5.</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is no theoretical limit to the size of a BUFR message. The largest that can be accommodated in practice by the current (Edition 4) Section 0 header would be almost 17 mega-octets (megabytes) but a single bulletin of that size would be far too big for the GTS. By international agreement, as specified in [RD.6], single bulletins</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6"/>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must be no longer than 500,000 octets (bytes). Prior to 5 November 2007, the GTS limit was 15,000 bytes. Since there are legacy transmission and storage systems not yet able to handle the significantly larger limit, 25,000 bytes is a good safe upper size to use in practice for the time being.</w:t>
      </w:r>
      <w:r w:rsidDel="00000000" w:rsidR="00000000" w:rsidRPr="00000000">
        <w:rPr>
          <w:rtl w:val="0"/>
        </w:rPr>
      </w:r>
    </w:p>
    <w:p w:rsidR="00000000" w:rsidDel="00000000" w:rsidP="00000000" w:rsidRDefault="00000000" w:rsidRPr="00000000" w14:paraId="0000023C">
      <w:pPr>
        <w:pStyle w:val="Heading1"/>
        <w:numPr>
          <w:ilvl w:val="0"/>
          <w:numId w:val="15"/>
        </w:numPr>
        <w:ind w:left="0" w:firstLine="0"/>
        <w:rPr/>
      </w:pPr>
      <w:bookmarkStart w:colFirst="0" w:colLast="0" w:name="_heading=h.z337ya" w:id="18"/>
      <w:bookmarkEnd w:id="18"/>
      <w:r w:rsidDel="00000000" w:rsidR="00000000" w:rsidRPr="00000000">
        <w:rPr>
          <w:rtl w:val="0"/>
        </w:rPr>
        <w:t xml:space="preserve">Radio occultation data in BUFR</w:t>
      </w:r>
    </w:p>
    <w:p w:rsidR="00000000" w:rsidDel="00000000" w:rsidP="00000000" w:rsidRDefault="00000000" w:rsidRPr="00000000" w14:paraId="0000023D">
      <w:pPr>
        <w:pStyle w:val="Heading2"/>
        <w:numPr>
          <w:ilvl w:val="1"/>
          <w:numId w:val="15"/>
        </w:numPr>
        <w:ind w:left="0" w:firstLine="0"/>
        <w:rPr/>
      </w:pPr>
      <w:bookmarkStart w:colFirst="0" w:colLast="0" w:name="_heading=h.3j2qqm3" w:id="19"/>
      <w:bookmarkEnd w:id="19"/>
      <w:r w:rsidDel="00000000" w:rsidR="00000000" w:rsidRPr="00000000">
        <w:rPr>
          <w:rtl w:val="0"/>
        </w:rPr>
        <w:t xml:space="preserve">Key Parameters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basic geometry for Radio Occultation soundings is indicated in Figure 1. As the two satellites move, the ray – shown in red – ‘scans‘ through the atmosphere either downwards (a ‘setting’ occultation) or upwards (a ‘rising’ occultation). The ray is refracted (‘bent’) by density gradients in the atmosphere. By comparing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phase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Doppler)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 the received radio signal with that expected from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 vacuuo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straight line path between the satellites, the total integrated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bending angle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can be calculated.</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Figure 1. Schematic picture of the radio occultation geometry</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y810tw" w:id="20"/>
      <w:bookmarkEnd w: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the ‘profile’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bending angle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a function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impact parameter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profile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refractivity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a function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geometric height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can be obtained, and thence profiles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pressure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temperature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humidity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with</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geopotential height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It is out of the scope of this document to describe the details of these steps, but see for instance [RD.9] for a description of the RO technique and the derivation of geophysical quantities.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-20847</wp:posOffset>
                </wp:positionV>
                <wp:extent cx="5759988" cy="1897928"/>
                <wp:wrapSquare wrapText="bothSides" distB="0" distT="0" distL="114300" distR="114300"/>
                <wp:docPr id="5" name=""/>
                <a:graphic>
                  <a:graphicData uri="http://schemas.microsoft.com/office/word/2010/wordprocessingShape">
                    <wps:wsp>
                      <wps:cNvSpPr txBox="1"/>
                      <wps:spPr>
                        <a:xfrm>
                          <a:off x="0" y="0"/>
                          <a:ext cx="5759988" cy="1897928"/>
                        </a:xfrm>
                        <a:prstGeom prst="rect">
                          <a:avLst/>
                        </a:prstGeom>
                        <a:noFill/>
                      </wps:spPr>
                      <wps:txbx>
                        <w:txbxContent>
                          <w:p w:rsidR="00086DB9" w:rsidDel="00000000" w:rsidP="00000000" w:rsidRDefault="00986FBA" w:rsidRPr="00000000" w14:paraId="76808F3B" w14:textId="77777777">
                            <w:pPr>
                              <w:pStyle w:val="Figure"/>
                            </w:pPr>
                            <w:r w:rsidDel="00000000" w:rsidR="00000000" w:rsidRPr="00000000">
                              <w:rPr>
                                <w:noProof w:val="1"/>
                              </w:rPr>
                              <w:drawing>
                                <wp:inline distB="0" distT="0" distL="0" distR="0">
                                  <wp:extent cx="5759256" cy="1846447"/>
                                  <wp:effectExtent b="20453" l="19050" r="12894" t="19050"/>
                                  <wp:docPr id="3" name="Figure 1"/>
                                  <wp:cNvGraphicFramePr/>
                                  <a:graphic>
                                    <a:graphicData uri="http://schemas.openxmlformats.org/drawingml/2006/picture">
                                      <pic:pic>
                                        <pic:nvPicPr>
                                          <pic:cNvPr id="0" name=""/>
                                          <pic:cNvPicPr/>
                                        </pic:nvPicPr>
                                        <pic:blipFill>
                                          <a:blip r:embed="rId1">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0" w:type="dxa"/>
                              <w:jc w:val="center"/>
                              <w:tblLayout w:type="fixed"/>
                              <w:tblCellMar>
                                <w:left w:w="10.0" w:type="dxa"/>
                                <w:right w:w="10.0" w:type="dxa"/>
                              </w:tblCellMar>
                              <w:tblLook w:val="0000"/>
                            </w:tblPr>
                            <w:tblGrid>
                              <w:gridCol w:w="850"/>
                              <w:gridCol w:w="2978"/>
                              <w:gridCol w:w="709"/>
                              <w:gridCol w:w="2380"/>
                            </w:tblGrid>
                            <w:tr w:rsidR="00086DB9">
                              <w:trPr>
                                <w:jc w:val="center"/>
                              </w:trPr>
                              <w:tc>
                                <w:tcPr>
                                  <w:tcW w:w="850.0" w:type="dxa"/>
                                  <w:tcMar>
                                    <w:top w:w="0.0" w:type="dxa"/>
                                    <w:left w:w="108.0" w:type="dxa"/>
                                    <w:bottom w:w="0.0" w:type="dxa"/>
                                    <w:right w:w="108.0" w:type="dxa"/>
                                  </w:tcMar>
                                </w:tcPr>
                                <w:p w:rsidR="00086DB9" w:rsidDel="00000000" w:rsidP="00000000" w:rsidRDefault="00986FBA" w:rsidRPr="00000000" w14:paraId="76808F3C" w14:textId="77777777">
                                  <w:pPr>
                                    <w:pStyle w:val="Standard"/>
                                    <w:snapToGrid w:val="0"/>
                                    <w:jc w:val="center"/>
                                    <w:rPr>
                                      <w:rFonts w:ascii="Arial" w:cs="Arial" w:hAnsi="Arial"/>
                                      <w:b w:val="1"/>
                                      <w:i w:val="1"/>
                                      <w:sz w:val="18"/>
                                      <w:szCs w:val="18"/>
                                    </w:rPr>
                                  </w:pPr>
                                  <w:r w:rsidDel="00000000" w:rsidR="00000000" w:rsidRPr="00000000">
                                    <w:rPr>
                                      <w:rFonts w:ascii="Arial" w:cs="Arial" w:hAnsi="Arial"/>
                                      <w:b w:val="1"/>
                                      <w:i w:val="1"/>
                                      <w:sz w:val="18"/>
                                      <w:szCs w:val="18"/>
                                    </w:rPr>
                                    <w:t>a</w:t>
                                  </w:r>
                                </w:p>
                              </w:tc>
                              <w:tc>
                                <w:tcPr>
                                  <w:tcW w:w="2978.0" w:type="dxa"/>
                                  <w:tcMar>
                                    <w:top w:w="0.0" w:type="dxa"/>
                                    <w:left w:w="108.0" w:type="dxa"/>
                                    <w:bottom w:w="0.0" w:type="dxa"/>
                                    <w:right w:w="108.0" w:type="dxa"/>
                                  </w:tcMar>
                                </w:tcPr>
                                <w:p w:rsidR="00086DB9" w:rsidDel="00000000" w:rsidP="00000000" w:rsidRDefault="00986FBA" w:rsidRPr="00000000" w14:paraId="76808F3D" w14:textId="77777777">
                                  <w:pPr>
                                    <w:pStyle w:val="Standard"/>
                                    <w:snapToGrid w:val="0"/>
                                  </w:pPr>
                                  <w:r w:rsidDel="00000000" w:rsidR="00000000" w:rsidRPr="00000000">
                                    <w:rPr>
                                      <w:rFonts w:ascii="Arial" w:cs="Arial" w:hAnsi="Arial"/>
                                      <w:sz w:val="18"/>
                                      <w:szCs w:val="18"/>
                                    </w:rPr>
                                    <w:t>Impact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parameter</w:t>
                                  </w:r>
                                </w:p>
                              </w:tc>
                              <w:tc>
                                <w:tcPr>
                                  <w:tcW w:w="709.0" w:type="dxa"/>
                                  <w:tcMar>
                                    <w:top w:w="0.0" w:type="dxa"/>
                                    <w:left w:w="108.0" w:type="dxa"/>
                                    <w:bottom w:w="0.0" w:type="dxa"/>
                                    <w:right w:w="108.0" w:type="dxa"/>
                                  </w:tcMar>
                                </w:tcPr>
                                <w:p w:rsidR="00086DB9" w:rsidDel="00000000" w:rsidP="00000000" w:rsidRDefault="00986FBA" w:rsidRPr="00000000" w14:paraId="76808F3E" w14:textId="77777777">
                                  <w:pPr>
                                    <w:pStyle w:val="Standard"/>
                                    <w:snapToGrid w:val="0"/>
                                    <w:jc w:val="center"/>
                                    <w:rPr>
                                      <w:rFonts w:ascii="Arial" w:cs="Arial" w:hAnsi="Arial"/>
                                      <w:b w:val="1"/>
                                      <w:i w:val="1"/>
                                      <w:sz w:val="18"/>
                                      <w:szCs w:val="18"/>
                                    </w:rPr>
                                  </w:pPr>
                                  <w:r w:rsidDel="00000000" w:rsidR="00000000" w:rsidRPr="00000000">
                                    <w:rPr>
                                      <w:rFonts w:ascii="Arial" w:cs="Arial" w:hAnsi="Arial"/>
                                      <w:b w:val="1"/>
                                      <w:i w:val="1"/>
                                      <w:sz w:val="18"/>
                                      <w:szCs w:val="18"/>
                                    </w:rPr>
                                    <w:t>α</w:t>
                                  </w:r>
                                </w:p>
                              </w:tc>
                              <w:tc>
                                <w:tcPr>
                                  <w:tcW w:w="2380.0" w:type="dxa"/>
                                  <w:tcMar>
                                    <w:top w:w="0.0" w:type="dxa"/>
                                    <w:left w:w="108.0" w:type="dxa"/>
                                    <w:bottom w:w="0.0" w:type="dxa"/>
                                    <w:right w:w="108.0" w:type="dxa"/>
                                  </w:tcMar>
                                </w:tcPr>
                                <w:p w:rsidR="00086DB9" w:rsidDel="00000000" w:rsidP="00000000" w:rsidRDefault="00986FBA" w:rsidRPr="00000000" w14:paraId="76808F3F" w14:textId="77777777">
                                  <w:pPr>
                                    <w:pStyle w:val="Standard"/>
                                    <w:snapToGrid w:val="0"/>
                                  </w:pPr>
                                  <w:r w:rsidDel="00000000" w:rsidR="00000000" w:rsidRPr="00000000">
                                    <w:rPr>
                                      <w:rFonts w:ascii="Arial" w:cs="Arial" w:hAnsi="Arial"/>
                                      <w:sz w:val="18"/>
                                      <w:szCs w:val="18"/>
                                    </w:rPr>
                                    <w:t>Bending</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angle</w:t>
                                  </w:r>
                                </w:p>
                              </w:tc>
                            </w:tr>
                            <w:tr w:rsidR="00086DB9">
                              <w:trPr>
                                <w:jc w:val="center"/>
                              </w:trPr>
                              <w:tc>
                                <w:tcPr>
                                  <w:tcW w:w="850.0" w:type="dxa"/>
                                  <w:tcMar>
                                    <w:top w:w="0.0" w:type="dxa"/>
                                    <w:left w:w="108.0" w:type="dxa"/>
                                    <w:bottom w:w="0.0" w:type="dxa"/>
                                    <w:right w:w="108.0" w:type="dxa"/>
                                  </w:tcMar>
                                </w:tcPr>
                                <w:p w:rsidR="00086DB9" w:rsidDel="00000000" w:rsidP="00000000" w:rsidRDefault="00986FBA" w:rsidRPr="00000000" w14:paraId="76808F41" w14:textId="77777777">
                                  <w:pPr>
                                    <w:pStyle w:val="Standard"/>
                                    <w:snapToGrid w:val="0"/>
                                    <w:jc w:val="center"/>
                                  </w:pPr>
                                  <w:r w:rsidDel="00000000" w:rsidR="00000000" w:rsidRPr="00000000">
                                    <w:rPr>
                                      <w:rFonts w:ascii="Arial" w:cs="Arial" w:hAnsi="Arial"/>
                                      <w:b w:val="1"/>
                                      <w:i w:val="1"/>
                                      <w:sz w:val="18"/>
                                      <w:szCs w:val="18"/>
                                    </w:rPr>
                                    <w:t>r</w:t>
                                  </w:r>
                                  <w:r w:rsidDel="00000000" w:rsidR="00000000" w:rsidRPr="00000000">
                                    <w:rPr>
                                      <w:rFonts w:ascii="Arial" w:cs="Arial" w:hAnsi="Arial"/>
                                      <w:b w:val="1"/>
                                      <w:i w:val="1"/>
                                      <w:sz w:val="18"/>
                                      <w:szCs w:val="18"/>
                                      <w:vertAlign w:val="subscript"/>
                                    </w:rPr>
                                    <w:t>t</w:t>
                                  </w:r>
                                </w:p>
                              </w:tc>
                              <w:tc>
                                <w:tcPr>
                                  <w:tcW w:w="2978.0" w:type="dxa"/>
                                  <w:tcMar>
                                    <w:top w:w="0.0" w:type="dxa"/>
                                    <w:left w:w="108.0" w:type="dxa"/>
                                    <w:bottom w:w="0.0" w:type="dxa"/>
                                    <w:right w:w="108.0" w:type="dxa"/>
                                  </w:tcMar>
                                </w:tcPr>
                                <w:p w:rsidR="00086DB9" w:rsidDel="00000000" w:rsidP="00000000" w:rsidRDefault="00986FBA" w:rsidRPr="00000000" w14:paraId="76808F42" w14:textId="77777777">
                                  <w:pPr>
                                    <w:pStyle w:val="Standard"/>
                                    <w:snapToGrid w:val="0"/>
                                    <w:rPr>
                                      <w:rFonts w:ascii="Arial" w:cs="Arial" w:hAnsi="Arial"/>
                                      <w:sz w:val="18"/>
                                      <w:szCs w:val="18"/>
                                    </w:rPr>
                                  </w:pPr>
                                  <w:r w:rsidDel="00000000" w:rsidR="00000000" w:rsidRPr="00000000">
                                    <w:rPr>
                                      <w:rFonts w:ascii="Arial" w:cs="Arial" w:hAnsi="Arial"/>
                                      <w:sz w:val="18"/>
                                      <w:szCs w:val="18"/>
                                    </w:rPr>
                                    <w:t>Height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of</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ray</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tangent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point</w:t>
                                  </w:r>
                                </w:p>
                              </w:tc>
                              <w:tc>
                                <w:tcPr>
                                  <w:tcW w:w="709.0" w:type="dxa"/>
                                  <w:tcMar>
                                    <w:top w:w="0.0" w:type="dxa"/>
                                    <w:left w:w="108.0" w:type="dxa"/>
                                    <w:bottom w:w="0.0" w:type="dxa"/>
                                    <w:right w:w="108.0" w:type="dxa"/>
                                  </w:tcMar>
                                </w:tcPr>
                                <w:p w:rsidR="00086DB9" w:rsidDel="00000000" w:rsidP="00000000" w:rsidRDefault="00986FBA" w:rsidRPr="00000000" w14:paraId="76808F43"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TP</w:t>
                                  </w:r>
                                </w:p>
                              </w:tc>
                              <w:tc>
                                <w:tcPr>
                                  <w:tcW w:w="2380.0" w:type="dxa"/>
                                  <w:tcMar>
                                    <w:top w:w="0.0" w:type="dxa"/>
                                    <w:left w:w="108.0" w:type="dxa"/>
                                    <w:bottom w:w="0.0" w:type="dxa"/>
                                    <w:right w:w="108.0" w:type="dxa"/>
                                  </w:tcMar>
                                </w:tcPr>
                                <w:p w:rsidR="00086DB9" w:rsidDel="00000000" w:rsidP="00000000" w:rsidRDefault="00986FBA" w:rsidRPr="00000000" w14:paraId="76808F44" w14:textId="77777777">
                                  <w:pPr>
                                    <w:pStyle w:val="Standard"/>
                                    <w:snapToGrid w:val="0"/>
                                    <w:rPr>
                                      <w:rFonts w:ascii="Arial" w:cs="Arial" w:hAnsi="Arial"/>
                                      <w:sz w:val="18"/>
                                      <w:szCs w:val="18"/>
                                    </w:rPr>
                                  </w:pPr>
                                  <w:r w:rsidDel="00000000" w:rsidR="00000000" w:rsidRPr="00000000">
                                    <w:rPr>
                                      <w:rFonts w:ascii="Arial" w:cs="Arial" w:hAnsi="Arial"/>
                                      <w:sz w:val="18"/>
                                      <w:szCs w:val="18"/>
                                    </w:rPr>
                                    <w:t>Tangent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Point</w:t>
                                  </w:r>
                                </w:p>
                              </w:tc>
                            </w:tr>
                            <w:tr w:rsidR="00086DB9">
                              <w:trPr>
                                <w:jc w:val="center"/>
                              </w:trPr>
                              <w:tc>
                                <w:tcPr>
                                  <w:tcW w:w="850.0" w:type="dxa"/>
                                  <w:tcMar>
                                    <w:top w:w="0.0" w:type="dxa"/>
                                    <w:left w:w="108.0" w:type="dxa"/>
                                    <w:bottom w:w="0.0" w:type="dxa"/>
                                    <w:right w:w="108.0" w:type="dxa"/>
                                  </w:tcMar>
                                </w:tcPr>
                                <w:p w:rsidR="00086DB9" w:rsidDel="00000000" w:rsidP="00000000" w:rsidRDefault="00986FBA" w:rsidRPr="00000000" w14:paraId="76808F46"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GNSS</w:t>
                                  </w:r>
                                </w:p>
                              </w:tc>
                              <w:tc>
                                <w:tcPr>
                                  <w:tcW w:w="2978.0" w:type="dxa"/>
                                  <w:tcMar>
                                    <w:top w:w="0.0" w:type="dxa"/>
                                    <w:left w:w="108.0" w:type="dxa"/>
                                    <w:bottom w:w="0.0" w:type="dxa"/>
                                    <w:right w:w="108.0" w:type="dxa"/>
                                  </w:tcMar>
                                </w:tcPr>
                                <w:p w:rsidR="00086DB9" w:rsidDel="00000000" w:rsidP="00000000" w:rsidRDefault="00986FBA" w:rsidRPr="00000000" w14:paraId="76808F47" w14:textId="77777777">
                                  <w:pPr>
                                    <w:pStyle w:val="Standard"/>
                                    <w:snapToGrid w:val="0"/>
                                    <w:rPr>
                                      <w:rFonts w:ascii="Arial" w:cs="Arial" w:hAnsi="Arial"/>
                                      <w:sz w:val="18"/>
                                      <w:szCs w:val="18"/>
                                    </w:rPr>
                                  </w:pPr>
                                  <w:r w:rsidDel="00000000" w:rsidR="00000000" w:rsidRPr="00000000">
                                    <w:rPr>
                                      <w:rFonts w:ascii="Arial" w:cs="Arial" w:hAnsi="Arial"/>
                                      <w:sz w:val="18"/>
                                      <w:szCs w:val="18"/>
                                    </w:rPr>
                                    <w:t>GNSS</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transmitter</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satellite</w:t>
                                  </w:r>
                                </w:p>
                              </w:tc>
                              <w:tc>
                                <w:tcPr>
                                  <w:tcW w:w="709.0" w:type="dxa"/>
                                  <w:tcMar>
                                    <w:top w:w="0.0" w:type="dxa"/>
                                    <w:left w:w="108.0" w:type="dxa"/>
                                    <w:bottom w:w="0.0" w:type="dxa"/>
                                    <w:right w:w="108.0" w:type="dxa"/>
                                  </w:tcMar>
                                </w:tcPr>
                                <w:p w:rsidR="00086DB9" w:rsidDel="00000000" w:rsidP="00000000" w:rsidRDefault="00986FBA" w:rsidRPr="00000000" w14:paraId="76808F48"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LEO</w:t>
                                  </w:r>
                                </w:p>
                              </w:tc>
                              <w:tc>
                                <w:tcPr>
                                  <w:tcW w:w="2380.0" w:type="dxa"/>
                                  <w:tcMar>
                                    <w:top w:w="0.0" w:type="dxa"/>
                                    <w:left w:w="108.0" w:type="dxa"/>
                                    <w:bottom w:w="0.0" w:type="dxa"/>
                                    <w:right w:w="108.0" w:type="dxa"/>
                                  </w:tcMar>
                                </w:tcPr>
                                <w:p w:rsidR="00086DB9" w:rsidDel="00000000" w:rsidP="00000000" w:rsidRDefault="00986FBA" w:rsidRPr="00000000" w14:paraId="76808F49" w14:textId="77777777">
                                  <w:pPr>
                                    <w:pStyle w:val="Standard"/>
                                    <w:snapToGrid w:val="0"/>
                                    <w:rPr>
                                      <w:rFonts w:ascii="Arial" w:cs="Arial" w:hAnsi="Arial"/>
                                      <w:sz w:val="18"/>
                                      <w:szCs w:val="18"/>
                                    </w:rPr>
                                  </w:pPr>
                                  <w:r w:rsidDel="00000000" w:rsidR="00000000" w:rsidRPr="00000000">
                                    <w:rPr>
                                      <w:rFonts w:ascii="Arial" w:cs="Arial" w:hAnsi="Arial"/>
                                      <w:sz w:val="18"/>
                                      <w:szCs w:val="18"/>
                                    </w:rPr>
                                    <w:t>Low</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Earth</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Orbit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receiver</w:t>
                                  </w:r>
                                </w:p>
                              </w:tc>
                            </w:tr>
                          </w:tbl>
                          <w:p w:rsidR="00086DB9" w:rsidDel="00000000" w:rsidP="00000000" w:rsidRDefault="00086DB9" w:rsidRPr="00000000" w14:paraId="76808F4B" w14:textId="77777777">
                            <w:pPr>
                              <w:pStyle w:val="Standard"/>
                            </w:pPr>
                          </w:p>
                        </w:txbxContent>
                      </wps:txbx>
                      <wps:bodyPr bIns="0" compatLnSpc="0" lIns="0" rIns="0" vert="horz" wrap="none" tIns="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-20847</wp:posOffset>
                </wp:positionV>
                <wp:extent cx="5759988" cy="1897928"/>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59988" cy="1897928"/>
                        </a:xfrm>
                        <a:prstGeom prst="rect"/>
                        <a:ln/>
                      </pic:spPr>
                    </pic:pic>
                  </a:graphicData>
                </a:graphic>
              </wp:anchor>
            </w:drawing>
          </mc:Fallback>
        </mc:AlternateConten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pStyle w:val="Heading2"/>
        <w:numPr>
          <w:ilvl w:val="1"/>
          <w:numId w:val="15"/>
        </w:numPr>
        <w:ind w:left="0" w:firstLine="0"/>
        <w:rPr/>
      </w:pPr>
      <w:bookmarkStart w:colFirst="0" w:colLast="0" w:name="_heading=h.4i7ojhp" w:id="21"/>
      <w:bookmarkEnd w:id="21"/>
      <w:r w:rsidDel="00000000" w:rsidR="00000000" w:rsidRPr="00000000">
        <w:rPr>
          <w:rtl w:val="0"/>
        </w:rPr>
        <w:t xml:space="preserve">Design Guidelines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guiding principles, assumptions and objectives for developing the BUFR user requirements – and hence definitions in this document – were:</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BUFR-encoded version of RO data is intended for dissemination in near real-time via the GTS, and to be used operationally by NWP centres;</w:t>
      </w:r>
    </w:p>
    <w:p w:rsidR="00000000" w:rsidDel="00000000" w:rsidP="00000000" w:rsidRDefault="00000000" w:rsidRPr="00000000" w14:paraId="000002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BUFR is not suitable for other users/applications, these will be able to use other formats via other dissemination methods;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majority of NWP users will apply variational assimilation methods (either full 3- or 4DVAR or 1DVAR pre-processing), using as input Refractivity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sub-sampled Bending Angles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preference to pre-retrieved pressure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temperature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humidity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profiles or profiles of excess Doppler or phase time-series. While the final retrieved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P,T,q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values are useful for comparison purposes (and should be included), the 'raw' data are unlikely to be useful for NWP users given the (at the time) BUFR limitations on message length and precision (critical for POD), and so will be excluded from the BUFR definition;</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minimise the number new BUFR descriptors and any associated code/flag tables; re-use existing descriptors where possible, using temporary scale/bit-width changes if needed, or extend existing code tables;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 to include static 'meta-data' parameters and flags into the BUFR, as these are of little practical use to operational NWP, and in any case could be provided off-line e.g. as a look-up table;</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definition should be as generic as possible, so that RO data from different missions and instruments (e.g. GRAS, CHAMP, COSMIC, etc) and from different processing centres can be accommodated without needing mission-specific descriptors or code/flag tables;</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definition should be as future-proof as possible i.e. all likely (useful) data is included now, even if initially 'missing', to avoid having to go back to WMO for modifications later;</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definition should be kept as simple as possible to minimise software development for the BUFR encoding and decoding interfaces and to minimise the complexity of any proposal to WMO and to end-users not familiar with the RO processing details;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definition to be based on the content of the (now obsolete) text-based ROPP format [RD.7] (itself modified from an earlier CLIMAP format, [RD.1]) and developed from a prototype BUFR template implemented in the Met Office using local descriptors.</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2"/>
        <w:numPr>
          <w:ilvl w:val="1"/>
          <w:numId w:val="15"/>
        </w:numPr>
        <w:ind w:left="0" w:firstLine="0"/>
        <w:rPr/>
      </w:pPr>
      <w:bookmarkStart w:colFirst="0" w:colLast="0" w:name="_heading=h.2xcytpi" w:id="22"/>
      <w:bookmarkEnd w:id="22"/>
      <w:r w:rsidDel="00000000" w:rsidR="00000000" w:rsidRPr="00000000">
        <w:rPr>
          <w:rtl w:val="0"/>
        </w:rPr>
        <w:t xml:space="preserve">Rationale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starting point for generating RO data in BUFR was the ‘CLIMAP RO format’ [RD.1], which was the form agreed for distribution of GPS/Met RO data within that project for validation and NWP trial assimilation. For widest portability, CLIMAP files contained a simple formatted ASCII representation. This format was later more widely reviewed by potential users and data suppliers, and evolved to the ‘ROPP-format’ [RD.7]. Similar data from non-CLIMAP format sources (e.g. in netCDF [RD.8]) only require a suitable front-end file interface for a BUFR encoder application.</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Some of the parameters specified in the CLIMAP format files were not likely to be required for near real-time, operational NWP use, so not all parameters were included in the BUFR specification. Omitted parameters include static meta-data such as the POD processing method and the ‘raw’ parameters such as SNR and excess phase and Doppler.</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minimise the number of new elements needing definition in Table B, as many of the existing ones as is practical have been re-used. Some existing BUFR element entries (such as time in seconds) did not have the required precision (scaling) and/or (re-)scaled valid range (bit-width); BUFR sequences can allow for this by defining temporary changes to the Table B definitions. In some cases, an element existed which is a code table entry (e.g. a list of satellite classifiers), so the code value definitions need extending in the relevant table.</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BUFR, as in many other areas, there is often more than one way to do something. For instance for the RO template, we employ a delayed replication count for the profiles. RO systems typically generate raw occultation data at a sample rate of 50Hz; this is far in excess of the requirements for NWP, for which no more than 5Hz or equivalent vertical sampling is sufficient. The lower rate means that up to 500 vertical samples are more than adequate to meet the requirements of NWP [AD.1], while a maximum of only 254 samples could be accommodated within the fixed replication count used for the prototype BUFR. (At the time, 200 samples for bending angles and 150</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P,T,q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samples were felt to be adequate for current NWP systems, but that is now seen as too inflexible for future use.)</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Since the nature of RO data is that profiles are independent and widely separated, and their number per day is small (around 500 per day per receiver) it was proposed that only one observation (occultation profile) be encoded per BUFR message. This implies that compression is not used. Tests using sample CHAMP data confirmed that RO BUFR messages, encoded using the final BUFR sequence are approximately 12Kbytes</w:t>
      </w:r>
      <w:r w:rsidDel="00000000" w:rsidR="00000000" w:rsidRPr="00000000">
        <w:rPr>
          <w:rFonts w:ascii="Arial" w:cs="Arial" w:eastAsia="Arial" w:hAnsi="Arial"/>
          <w:b w:val="1"/>
          <w:i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nominal message containing 200 samples (L1+L2+Corrected) for bending angle and 150 samples for refractivity and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P,T,q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Since we have also employed delayed replication for the L1+L2+Corrected bending angles, L1+L2 data can be skipped, or indeed data from additional future frequencies included, as desired, giving flexibility and a trade-off between vertical resolution (number of samples) and message length. Indicative message lengths for other combinations of samples are shown in Table 11.</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summary, we have therefore kept the definition as simple and as generic as possible, consistent with likely operational NWP usage in the future, only defining new elements and sequences where necessary, which were all initially placed in the local areas of the BUFR tables. Wider use of RO data in a proto-operational environment required that these new descriptors be proposed to WMO for inclusion in the global tables for GTS dissemination. With some minor modifications (reflected in this document), the proposal was accepted and is now published in the WMO BUFR Tables [RD.5], for approved use on the GTS as from November 2005 (Version 12).</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pStyle w:val="Heading2"/>
        <w:numPr>
          <w:ilvl w:val="1"/>
          <w:numId w:val="15"/>
        </w:numPr>
        <w:ind w:left="0" w:firstLine="0"/>
        <w:rPr/>
      </w:pPr>
      <w:bookmarkStart w:colFirst="0" w:colLast="0" w:name="_heading=h.1ci93xb" w:id="23"/>
      <w:bookmarkEnd w:id="23"/>
      <w:r w:rsidDel="00000000" w:rsidR="00000000" w:rsidRPr="00000000">
        <w:rPr>
          <w:rtl w:val="0"/>
        </w:rPr>
        <w:t xml:space="preserve">Levels and Steps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Following CEOS practice, RO data processing is conventionally split into ‘levels’: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9101.0" w:type="dxa"/>
        <w:jc w:val="left"/>
        <w:tblInd w:w="-5.0" w:type="dxa"/>
        <w:tblLayout w:type="fixed"/>
        <w:tblLook w:val="0000"/>
      </w:tblPr>
      <w:tblGrid>
        <w:gridCol w:w="1057"/>
        <w:gridCol w:w="3690"/>
        <w:gridCol w:w="4354"/>
        <w:tblGridChange w:id="0">
          <w:tblGrid>
            <w:gridCol w:w="1057"/>
            <w:gridCol w:w="3690"/>
            <w:gridCol w:w="4354"/>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Level</w:t>
            </w:r>
          </w:p>
        </w:tc>
        <w:tc>
          <w:tcPr>
            <w:tcMar>
              <w:top w:w="0.0" w:type="dxa"/>
              <w:left w:w="108.0" w:type="dxa"/>
              <w:bottom w:w="0.0" w:type="dxa"/>
              <w:right w:w="108.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Generic definition</w:t>
            </w:r>
          </w:p>
        </w:tc>
        <w:tc>
          <w:tcPr>
            <w:tcMar>
              <w:top w:w="0.0" w:type="dxa"/>
              <w:left w:w="108.0" w:type="dxa"/>
              <w:bottom w:w="0.0" w:type="dxa"/>
              <w:right w:w="108.0" w:type="dxa"/>
            </w:tcM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Applied to RO</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Level 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Raw source data</w:t>
            </w:r>
          </w:p>
        </w:tc>
        <w:tc>
          <w:tcPr>
            <w:tcMar>
              <w:top w:w="0.0" w:type="dxa"/>
              <w:left w:w="108.0" w:type="dxa"/>
              <w:bottom w:w="0.0" w:type="dxa"/>
              <w:right w:w="108.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Raw sounding, tracking and ancillary data; other GNSS data before clock correction and reconstruction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Level 1a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Geo-located data in engineering units complete with ancillary data (e.g. calibration information), but not applied to the science data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Reconstructed full-resolution excess phases; SNRs; amplitudes; orbit information; I, Q and NCO values; navigation bits</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Level 1b:</w:t>
            </w:r>
          </w:p>
        </w:tc>
        <w:tc>
          <w:tcPr>
            <w:tcMar>
              <w:top w:w="0.0" w:type="dxa"/>
              <w:left w:w="108.0" w:type="dxa"/>
              <w:bottom w:w="0.0" w:type="dxa"/>
              <w:right w:w="108.0" w:type="dxa"/>
            </w:tcM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Science data with calibration applied</w:t>
            </w:r>
          </w:p>
        </w:tc>
        <w:tc>
          <w:tcPr>
            <w:tcMar>
              <w:top w:w="0.0" w:type="dxa"/>
              <w:left w:w="108.0" w:type="dxa"/>
              <w:bottom w:w="0.0" w:type="dxa"/>
              <w:right w:w="108.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bending angle as a function of impact parameter; Earth location, metadata and quality information.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Level 2:</w:t>
            </w:r>
          </w:p>
        </w:tc>
        <w:tc>
          <w:tcPr>
            <w:tcMar>
              <w:top w:w="0.0" w:type="dxa"/>
              <w:left w:w="108.0" w:type="dxa"/>
              <w:bottom w:w="0.0" w:type="dxa"/>
              <w:right w:w="108.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Calibrated science data ‘retrieved’ to geophysical units</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refractivity, pressure, temperature and humidity profiles as functions of height; surface pressure; metadata and quality information.</w:t>
            </w:r>
            <w:r w:rsidDel="00000000" w:rsidR="00000000" w:rsidRPr="00000000">
              <w:rPr>
                <w:rtl w:val="0"/>
              </w:rPr>
            </w:r>
          </w:p>
        </w:tc>
      </w:tr>
    </w:tbl>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However, the nature of RO data processing makes it convenient to further split some of these ‘levels’. To avoid confusion with the CEOS definitions, in this document we use the term ‘step’ with the following definitions (the reader will note the close mapping of ‘steps’ to CEOS-style ‘levels’).</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9030.0" w:type="dxa"/>
        <w:jc w:val="left"/>
        <w:tblInd w:w="13.0" w:type="dxa"/>
        <w:tblLayout w:type="fixed"/>
        <w:tblLook w:val="0000"/>
      </w:tblPr>
      <w:tblGrid>
        <w:gridCol w:w="1431"/>
        <w:gridCol w:w="7599"/>
        <w:tblGridChange w:id="0">
          <w:tblGrid>
            <w:gridCol w:w="1431"/>
            <w:gridCol w:w="759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Step</w:t>
            </w:r>
          </w:p>
        </w:tc>
        <w:tc>
          <w:tcPr>
            <w:tcMar>
              <w:top w:w="0.0" w:type="dxa"/>
              <w:left w:w="108.0" w:type="dxa"/>
              <w:bottom w:w="0.0" w:type="dxa"/>
              <w:right w:w="108.0" w:type="dxa"/>
            </w:tcM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Definition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Instrument source packets, time-tagged and time-ordered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1a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Time series of excess phase and Doppler plus satellite orbit information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1b:</w:t>
            </w:r>
          </w:p>
        </w:tc>
        <w:tc>
          <w:tcPr>
            <w:tcMar>
              <w:top w:w="0.0" w:type="dxa"/>
              <w:left w:w="108.0" w:type="dxa"/>
              <w:bottom w:w="0.0" w:type="dxa"/>
              <w:right w:w="108.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L1, L2 and ionospheric-corrected bending angle as functions of impact parameter</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2a:</w:t>
            </w:r>
          </w:p>
        </w:tc>
        <w:tc>
          <w:tcPr>
            <w:tcMar>
              <w:top w:w="0.0" w:type="dxa"/>
              <w:left w:w="108.0" w:type="dxa"/>
              <w:bottom w:w="0.0" w:type="dxa"/>
              <w:right w:w="108.0" w:type="dxa"/>
            </w:tcM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refractivity as a function of geometric height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2b:</w:t>
            </w:r>
          </w:p>
        </w:tc>
        <w:tc>
          <w:tcPr>
            <w:tcMar>
              <w:top w:w="0.0" w:type="dxa"/>
              <w:left w:w="108.0" w:type="dxa"/>
              <w:bottom w:w="0.0" w:type="dxa"/>
              <w:right w:w="108.0" w:type="dxa"/>
            </w:tcM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pressure, temperature and humidity as functions of geopotential height</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2c:</w:t>
            </w:r>
          </w:p>
        </w:tc>
        <w:tc>
          <w:tcPr>
            <w:tcMar>
              <w:top w:w="0.0" w:type="dxa"/>
              <w:left w:w="108.0" w:type="dxa"/>
              <w:bottom w:w="0.0" w:type="dxa"/>
              <w:right w:w="108.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Surface pressure and geopotential height</w:t>
            </w:r>
            <w:r w:rsidDel="00000000" w:rsidR="00000000" w:rsidRPr="00000000">
              <w:rPr>
                <w:rtl w:val="0"/>
              </w:rPr>
            </w:r>
          </w:p>
        </w:tc>
      </w:tr>
    </w:tbl>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Depending on context, ‘Step n’ may refer to the processing which inputs the data from the previous step to the data resulting from that step, or to the output data of that step itself. These steps (and their intermediate outputs) reflect the generic processing stages for current RO algorithms. Specific algorithms may combine or skip some steps, but the above definition serves to split the BUFR products into convenient sub-sets from which users may choose to use for different applications. For reasons outlined above, the BUFR does not contain any Step 0 or Step 1a data apart from basic annotation and nominal orbit parameters.</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1"/>
        <w:numPr>
          <w:ilvl w:val="0"/>
          <w:numId w:val="15"/>
        </w:numPr>
        <w:ind w:left="0" w:firstLine="0"/>
        <w:rPr/>
      </w:pPr>
      <w:bookmarkStart w:colFirst="0" w:colLast="0" w:name="_heading=h.3whwml4" w:id="24"/>
      <w:bookmarkEnd w:id="24"/>
      <w:r w:rsidDel="00000000" w:rsidR="00000000" w:rsidRPr="00000000">
        <w:rPr>
          <w:rtl w:val="0"/>
        </w:rPr>
        <w:t xml:space="preserve">BUFR Template Specification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WMO Manual on Codes [RD.4] provides the formal Regulations for encoding BUFR messages. The following sub-sections give details of the various parts of a BUFR message as they are implemented for radio occultation data.</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2"/>
        <w:numPr>
          <w:ilvl w:val="1"/>
          <w:numId w:val="15"/>
        </w:numPr>
        <w:ind w:left="0" w:firstLine="0"/>
        <w:rPr/>
      </w:pPr>
      <w:bookmarkStart w:colFirst="0" w:colLast="0" w:name="_heading=h.2bn6wsx" w:id="25"/>
      <w:bookmarkEnd w:id="25"/>
      <w:r w:rsidDel="00000000" w:rsidR="00000000" w:rsidRPr="00000000">
        <w:rPr>
          <w:rtl w:val="0"/>
        </w:rPr>
        <w:t xml:space="preserve">BUFR Section 0 (Indicator)</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0 provides meta-data about the message itself; it consists of a data introducer, the total length of the message and the Edition number – see Table 1.</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qsh70q" w:id="26"/>
      <w:bookmarkEnd w:id="26"/>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 BUFR Section 0 (Indicator)</w:t>
      </w:r>
      <w:r w:rsidDel="00000000" w:rsidR="00000000" w:rsidRPr="00000000">
        <w:rPr>
          <w:rtl w:val="0"/>
        </w:rPr>
      </w:r>
    </w:p>
    <w:tbl>
      <w:tblPr>
        <w:tblStyle w:val="Table9"/>
        <w:tblW w:w="9072.0" w:type="dxa"/>
        <w:jc w:val="left"/>
        <w:tblLayout w:type="fixed"/>
        <w:tblLook w:val="0000"/>
      </w:tblPr>
      <w:tblGrid>
        <w:gridCol w:w="1098"/>
        <w:gridCol w:w="5442"/>
        <w:gridCol w:w="2532"/>
        <w:tblGridChange w:id="0">
          <w:tblGrid>
            <w:gridCol w:w="1098"/>
            <w:gridCol w:w="5442"/>
            <w:gridCol w:w="2532"/>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 (coded in CCITT International Alphabet No. 5)</w:t>
            </w:r>
          </w:p>
        </w:tc>
        <w:tc>
          <w:tcPr>
            <w:shd w:fill="f3f3f3" w:val="clear"/>
            <w:tcMar>
              <w:top w:w="0.0" w:type="dxa"/>
              <w:left w:w="108.0" w:type="dxa"/>
              <w:bottom w:w="0.0" w:type="dxa"/>
              <w:right w:w="108.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5–7</w:t>
            </w:r>
          </w:p>
        </w:tc>
        <w:tc>
          <w:tcPr>
            <w:shd w:fill="e0e0e0" w:val="clear"/>
            <w:tcMar>
              <w:top w:w="0.0" w:type="dxa"/>
              <w:left w:w="108.0" w:type="dxa"/>
              <w:bottom w:w="0.0" w:type="dxa"/>
              <w:right w:w="108.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Length of whole BUFR message (octets)</w:t>
            </w:r>
          </w:p>
        </w:tc>
        <w:tc>
          <w:tcPr>
            <w:shd w:fill="e0e0e0" w:val="clear"/>
            <w:tcMar>
              <w:top w:w="0.0" w:type="dxa"/>
              <w:left w:w="108.0" w:type="dxa"/>
              <w:bottom w:w="0.0" w:type="dxa"/>
              <w:right w:w="108.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Variable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 Edition number</w:t>
            </w:r>
          </w:p>
        </w:tc>
        <w:tc>
          <w:tcPr>
            <w:shd w:fill="f3f3f3" w:val="clear"/>
            <w:tcMar>
              <w:top w:w="0.0" w:type="dxa"/>
              <w:left w:w="108.0" w:type="dxa"/>
              <w:bottom w:w="0.0" w:type="dxa"/>
              <w:right w:w="108.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or 4</w:t>
            </w:r>
            <w:r w:rsidDel="00000000" w:rsidR="00000000" w:rsidRPr="00000000">
              <w:rPr>
                <w:rFonts w:ascii="Arial" w:cs="Arial" w:eastAsia="Arial" w:hAnsi="Arial"/>
                <w:b w:val="0"/>
                <w:i w:val="1"/>
                <w:smallCaps w:val="0"/>
                <w:strike w:val="0"/>
                <w:color w:val="000000"/>
                <w:sz w:val="16"/>
                <w:szCs w:val="16"/>
                <w:u w:val="none"/>
                <w:shd w:fill="auto" w:val="clear"/>
                <w:vertAlign w:val="superscript"/>
              </w:rPr>
              <w:footnoteReference w:customMarkFollows="0" w:id="7"/>
            </w:r>
            <w:r w:rsidDel="00000000" w:rsidR="00000000" w:rsidRPr="00000000">
              <w:rPr>
                <w:rtl w:val="0"/>
              </w:rPr>
            </w:r>
          </w:p>
        </w:tc>
      </w:tr>
    </w:tbl>
    <w:p w:rsidR="00000000" w:rsidDel="00000000" w:rsidP="00000000" w:rsidRDefault="00000000" w:rsidRPr="00000000" w14:paraId="00000290">
      <w:pPr>
        <w:pStyle w:val="Heading2"/>
        <w:spacing w:before="0" w:lineRule="auto"/>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291">
      <w:pPr>
        <w:pStyle w:val="Heading2"/>
        <w:numPr>
          <w:ilvl w:val="1"/>
          <w:numId w:val="15"/>
        </w:numPr>
        <w:ind w:left="0" w:firstLine="0"/>
        <w:rPr/>
      </w:pPr>
      <w:bookmarkStart w:colFirst="0" w:colLast="0" w:name="_heading=h.3as4poj" w:id="27"/>
      <w:bookmarkEnd w:id="27"/>
      <w:r w:rsidDel="00000000" w:rsidR="00000000" w:rsidRPr="00000000">
        <w:rPr>
          <w:rtl w:val="0"/>
        </w:rPr>
        <w:t xml:space="preserve">BUFR Section 1 (Identification)</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1 includes information on the BUFR data content (in Section 4), and so is data-type specific. Section 1 information is different between Edition 3 (as previously used to encode older RO data) and the newer Edition 4 (as used currently).</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2 shows the information in Section 1 for older RO data encoded in Edition 3, and </w:t>
      </w:r>
      <w:r w:rsidDel="00000000" w:rsidR="00000000" w:rsidRPr="00000000">
        <w:rPr>
          <w:rFonts w:ascii="Arial" w:cs="Arial" w:eastAsia="Arial" w:hAnsi="Arial"/>
          <w:b w:val="0"/>
          <w:i w:val="0"/>
          <w:smallCaps w:val="0"/>
          <w:strike w:val="0"/>
          <w:color w:val="000000"/>
          <w:sz w:val="20"/>
          <w:szCs w:val="20"/>
          <w:u w:val="none"/>
          <w:shd w:fill="cccccc" w:val="clear"/>
          <w:vertAlign w:val="baseline"/>
          <w:rtl w:val="0"/>
        </w:rPr>
        <w:t xml:space="preserve">Table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likewise for the current Edition 4. The Originating/Generating Centre code is taken from Common Code table C-1 (or C-11 for Edition 4) and the Originating/Generating Sub-Centre code from Common Code Table C-12. The Data Category code is from Table A and the International Data Sub-Category (Edition 4) code from Common Code Table C-13.</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Some encoder/decoder implementations – such as the ECMWF library [RD.11] – use Section 1 information to generate run-time BUFR look-up table file names which depend on the local table version and the originating centre and sub-centre codes. The Section 1 header for RO data indicates that only standard operational global table elements are used, so existing files should be loaded for this type of data whatever the centre/sub-centre code values. Recent releases (v19 or later) of the Met Office decoder uses only the table version number from Section 1, but by default will use the current version of the tables.</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'Originating/Generating Centre' coded into Section 1 would normally be that for the National Meteorological Service (NMS) encoding the data and/or injecting the data onto the GTS. For our purpose, if it is not the RO processing centre doing the encoding, then the code should be that of the NMS of the country disseminating the BUFR via GTS. If the processing centre is also an NMS, the sub-centre is coded as zero. In any case, the Processing Centre identifier is encoded with the observation profile in Section 4.</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are currently six Originating Centres providing RO data on the GTS: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EUMETSAT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Darmstadt: 254, sub-centre 0, for GRAS data (Level 1b only);</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DMI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Copenhagen: 094, sub-centre 0, for GRAS data;</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UCAR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Boulder (via NWS, Washington): 060, sub-centre 0, for COSMIC and KOMPSAT-5;</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GFZ</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Potsdam (via DWD, Offenbach): 078, sub-centre 173, for TerraSAR-X and TanDEM-X;</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CMA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Beijing: 038, sub-centre 0, for FY-3C/D data;</w:t>
      </w:r>
      <w:r w:rsidDel="00000000" w:rsidR="00000000" w:rsidRPr="00000000">
        <w:rPr>
          <w:rtl w:val="0"/>
        </w:rPr>
      </w:r>
    </w:p>
    <w:sdt>
      <w:sdtPr>
        <w:tag w:val="goog_rdk_1"/>
      </w:sdtPr>
      <w:sdtContent>
        <w:p w:rsidR="00000000" w:rsidDel="00000000" w:rsidP="00000000" w:rsidRDefault="00000000" w:rsidRPr="00000000" w14:paraId="000002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Stig Syndergaard" w:id="0" w:date="2024-06-22T11:46:00Z"/>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ISRO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New Delhi: 028, sub-centre 0, for Megha-Tropiques data.</w:t>
          </w:r>
          <w:sdt>
            <w:sdtPr>
              <w:tag w:val="goog_rdk_0"/>
            </w:sdtPr>
            <w:sdtContent>
              <w:ins w:author="Stig Syndergaard" w:id="0" w:date="2024-06-22T11:46:00Z">
                <w:r w:rsidDel="00000000" w:rsidR="00000000" w:rsidRPr="00000000">
                  <w:rPr>
                    <w:rtl w:val="0"/>
                  </w:rPr>
                </w:r>
              </w:ins>
            </w:sdtContent>
          </w:sdt>
        </w:p>
      </w:sdtContent>
    </w:sdt>
    <w:p w:rsidR="00000000" w:rsidDel="00000000" w:rsidP="00000000" w:rsidRDefault="00000000" w:rsidRPr="00000000" w14:paraId="000002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sdt>
        <w:sdtPr>
          <w:tag w:val="goog_rdk_2"/>
        </w:sdtPr>
        <w:sdtContent>
          <w:ins w:author="Stig Syndergaard" w:id="0" w:date="2024-06-22T11:46:00Z"/>
          <w:sdt>
            <w:sdtPr>
              <w:tag w:val="goog_rdk_3"/>
            </w:sdtPr>
            <w:sdtContent>
              <w:commentRangeStart w:id="0"/>
            </w:sdtContent>
          </w:sdt>
          <w:ins w:author="Stig Syndergaard" w:id="0" w:date="2024-06-22T11:46:00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NCEP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 National Weather Service: 007, sub-centre 169 (CW3E-SIO), for ARO data (TBC)</w:t>
            </w:r>
          </w:ins>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A0">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pxezwc" w:id="28"/>
      <w:bookmarkEnd w:id="28"/>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2. BUFR Section 1 (Identification) for older Edition 3 messages</w:t>
      </w:r>
      <w:r w:rsidDel="00000000" w:rsidR="00000000" w:rsidRPr="00000000">
        <w:rPr>
          <w:rtl w:val="0"/>
        </w:rPr>
      </w:r>
    </w:p>
    <w:tbl>
      <w:tblPr>
        <w:tblStyle w:val="Table10"/>
        <w:tblW w:w="9072.0" w:type="dxa"/>
        <w:jc w:val="left"/>
        <w:tblLayout w:type="fixed"/>
        <w:tblLook w:val="0000"/>
      </w:tblPr>
      <w:tblGrid>
        <w:gridCol w:w="1097"/>
        <w:gridCol w:w="5430"/>
        <w:gridCol w:w="2545"/>
        <w:tblGridChange w:id="0">
          <w:tblGrid>
            <w:gridCol w:w="1097"/>
            <w:gridCol w:w="5430"/>
            <w:gridCol w:w="2545"/>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Length of section</w:t>
            </w:r>
          </w:p>
        </w:tc>
        <w:tc>
          <w:tcPr>
            <w:shd w:fill="f3f3f3" w:val="clear"/>
            <w:tcMar>
              <w:top w:w="0.0" w:type="dxa"/>
              <w:left w:w="108.0" w:type="dxa"/>
              <w:bottom w:w="0.0" w:type="dxa"/>
              <w:right w:w="108.0" w:type="dxa"/>
            </w:tcM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 Master Table</w:t>
            </w:r>
          </w:p>
        </w:tc>
        <w:tc>
          <w:tcPr>
            <w:shd w:fill="e0e0e0" w:val="clear"/>
            <w:tcMar>
              <w:top w:w="0.0" w:type="dxa"/>
              <w:left w:w="108.0" w:type="dxa"/>
              <w:bottom w:w="0.0" w:type="dxa"/>
              <w:right w:w="108.0" w:type="dxa"/>
            </w:tcM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(Meteorology)</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Originating/Generating Sub-Centre (CCT C-12)</w:t>
            </w:r>
          </w:p>
        </w:tc>
        <w:tc>
          <w:tcPr>
            <w:shd w:fill="f3f3f3" w:val="clear"/>
            <w:tcMar>
              <w:top w:w="0.0" w:type="dxa"/>
              <w:left w:w="108.0" w:type="dxa"/>
              <w:bottom w:w="0.0" w:type="dxa"/>
              <w:right w:w="108.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173 = GFZ</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all others</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Originating/Generating Centre (CCT C-1)</w:t>
            </w:r>
          </w:p>
        </w:tc>
        <w:tc>
          <w:tcPr>
            <w:shd w:fill="e0e0e0" w:val="clear"/>
            <w:tcMar>
              <w:top w:w="0.0" w:type="dxa"/>
              <w:left w:w="108.0" w:type="dxa"/>
              <w:bottom w:w="0.0" w:type="dxa"/>
              <w:right w:w="108.0" w:type="dxa"/>
            </w:tcM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028 = ISRO</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038 = CMA</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060 = UCAR</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078 = DWD (GFZ)</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094 = DMI</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254 = EUMETSAT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Update Sequence Number</w:t>
            </w:r>
          </w:p>
        </w:tc>
        <w:tc>
          <w:tcPr>
            <w:shd w:fill="f3f3f3" w:val="clear"/>
            <w:tcMar>
              <w:top w:w="0.0" w:type="dxa"/>
              <w:left w:w="108.0" w:type="dxa"/>
              <w:bottom w:w="0.0" w:type="dxa"/>
              <w:right w:w="108.0" w:type="dxa"/>
            </w:tcMa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Optional Section 2 flag</w:t>
            </w:r>
          </w:p>
        </w:tc>
        <w:tc>
          <w:tcPr>
            <w:shd w:fill="e0e0e0" w:val="clear"/>
            <w:tcMar>
              <w:top w:w="0.0" w:type="dxa"/>
              <w:left w:w="108.0" w:type="dxa"/>
              <w:bottom w:w="0.0" w:type="dxa"/>
              <w:right w:w="108.0" w:type="dxa"/>
            </w:tcM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(no Section 2 present)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Category (Table A)</w:t>
            </w:r>
          </w:p>
        </w:tc>
        <w:tc>
          <w:tcPr>
            <w:shd w:fill="f3f3f3" w:val="clear"/>
            <w:tcMar>
              <w:top w:w="0.0" w:type="dxa"/>
              <w:left w:w="108.0" w:type="dxa"/>
              <w:bottom w:w="0.0" w:type="dxa"/>
              <w:right w:w="108.0" w:type="dxa"/>
            </w:tcM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(vertical sounding–satellite)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Data Sub-Category (locally defined by Originating Centre)</w:t>
            </w:r>
          </w:p>
        </w:tc>
        <w:tc>
          <w:tcPr>
            <w:shd w:fill="e0e0e0" w:val="clear"/>
            <w:tcMar>
              <w:top w:w="0.0" w:type="dxa"/>
              <w:left w:w="108.0" w:type="dxa"/>
              <w:bottom w:w="0.0" w:type="dxa"/>
              <w:right w:w="108.0" w:type="dxa"/>
            </w:tcM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 (GNSS)</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Version Number of Master Table</w:t>
            </w:r>
            <w:r w:rsidDel="00000000" w:rsidR="00000000" w:rsidRPr="00000000">
              <w:rPr>
                <w:rFonts w:ascii="Arial" w:cs="Arial" w:eastAsia="Arial" w:hAnsi="Arial"/>
                <w:b w:val="0"/>
                <w:i w:val="1"/>
                <w:smallCaps w:val="0"/>
                <w:strike w:val="0"/>
                <w:color w:val="000000"/>
                <w:sz w:val="16"/>
                <w:szCs w:val="16"/>
                <w:u w:val="none"/>
                <w:shd w:fill="auto" w:val="clear"/>
                <w:vertAlign w:val="superscript"/>
              </w:rPr>
              <w:footnoteReference w:customMarkFollows="0" w:id="8"/>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12</w:t>
            </w:r>
          </w:p>
        </w:tc>
        <w:tc>
          <w:tcPr>
            <w:shd w:fill="e0e0e0" w:val="clear"/>
            <w:tcMar>
              <w:top w:w="0.0" w:type="dxa"/>
              <w:left w:w="108.0" w:type="dxa"/>
              <w:bottom w:w="0.0" w:type="dxa"/>
              <w:right w:w="108.0" w:type="dxa"/>
            </w:tcM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Version Number of Local Table</w:t>
            </w:r>
          </w:p>
        </w:tc>
        <w:tc>
          <w:tcPr>
            <w:shd w:fill="e0e0e0" w:val="clear"/>
            <w:tcMar>
              <w:top w:w="0.0" w:type="dxa"/>
              <w:left w:w="108.0" w:type="dxa"/>
              <w:bottom w:w="0.0" w:type="dxa"/>
              <w:right w:w="108.0" w:type="dxa"/>
            </w:tcM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(local table not used)</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 of Century (2-digit)  ‘most typical for BUFR message content’</w:t>
            </w:r>
          </w:p>
        </w:tc>
        <w:tc>
          <w:tcPr>
            <w:shd w:fill="f3f3f3" w:val="clear"/>
            <w:tcMar>
              <w:top w:w="0.0" w:type="dxa"/>
              <w:left w:w="108.0" w:type="dxa"/>
              <w:bottom w:w="0.0" w:type="dxa"/>
              <w:right w:w="108.0" w:type="dxa"/>
            </w:tcM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 of profile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14–17</w:t>
            </w:r>
          </w:p>
        </w:tc>
        <w:tc>
          <w:tcPr>
            <w:shd w:fill="e0e0e0" w:val="clear"/>
            <w:tcMar>
              <w:top w:w="0.0" w:type="dxa"/>
              <w:left w:w="108.0" w:type="dxa"/>
              <w:bottom w:w="0.0" w:type="dxa"/>
              <w:right w:w="108.0" w:type="dxa"/>
            </w:tcM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Month, Day, Hour &amp; Minute ‘most typical for BUFR message content’</w:t>
            </w:r>
          </w:p>
        </w:tc>
        <w:tc>
          <w:tcPr>
            <w:shd w:fill="e0e0e0" w:val="clear"/>
            <w:tcMar>
              <w:top w:w="0.0" w:type="dxa"/>
              <w:left w:w="108.0" w:type="dxa"/>
              <w:bottom w:w="0.0" w:type="dxa"/>
              <w:right w:w="108.0" w:type="dxa"/>
            </w:tcMa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Date/Time of profile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18</w:t>
            </w:r>
          </w:p>
        </w:tc>
        <w:tc>
          <w:tcPr>
            <w:shd w:fill="f3f3f3" w:val="clear"/>
            <w:tcMar>
              <w:top w:w="0.0" w:type="dxa"/>
              <w:left w:w="108.0" w:type="dxa"/>
              <w:bottom w:w="0.0" w:type="dxa"/>
              <w:right w:w="108.0" w:type="dxa"/>
            </w:tcM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Pad to even number of octets</w:t>
            </w:r>
          </w:p>
        </w:tc>
        <w:tc>
          <w:tcPr>
            <w:shd w:fill="f3f3f3" w:val="clear"/>
            <w:tcMar>
              <w:top w:w="0.0" w:type="dxa"/>
              <w:left w:w="108.0" w:type="dxa"/>
              <w:bottom w:w="0.0" w:type="dxa"/>
              <w:right w:w="108.0" w:type="dxa"/>
            </w:tcM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r>
    </w:tbl>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1"/>
          <w:smallCaps w:val="0"/>
          <w:strike w:val="0"/>
          <w:color w:val="000000"/>
          <w:sz w:val="20"/>
          <w:szCs w:val="20"/>
          <w:u w:val="none"/>
          <w:shd w:fill="auto" w:val="clear"/>
          <w:vertAlign w:val="baseline"/>
        </w:rPr>
      </w:pPr>
      <w:bookmarkStart w:colFirst="0" w:colLast="0" w:name="_heading=h.49x2ik5" w:id="29"/>
      <w:bookmarkEnd w:id="29"/>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p2csry" w:id="31"/>
      <w:bookmarkEnd w:id="31"/>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w:t>
      </w:r>
      <w:bookmarkStart w:colFirst="0" w:colLast="0" w:name="bookmark=id.147n2zr" w:id="30"/>
      <w:bookmarkEnd w:id="30"/>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3. BUFR Section 1 (Identification) for current Edition 4 messages</w:t>
      </w:r>
      <w:r w:rsidDel="00000000" w:rsidR="00000000" w:rsidRPr="00000000">
        <w:rPr>
          <w:rtl w:val="0"/>
        </w:rPr>
      </w:r>
    </w:p>
    <w:tbl>
      <w:tblPr>
        <w:tblStyle w:val="Table11"/>
        <w:tblW w:w="9072.0" w:type="dxa"/>
        <w:jc w:val="left"/>
        <w:tblLayout w:type="fixed"/>
        <w:tblLook w:val="0000"/>
      </w:tblPr>
      <w:tblGrid>
        <w:gridCol w:w="1097"/>
        <w:gridCol w:w="5430"/>
        <w:gridCol w:w="2545"/>
        <w:tblGridChange w:id="0">
          <w:tblGrid>
            <w:gridCol w:w="1097"/>
            <w:gridCol w:w="5430"/>
            <w:gridCol w:w="2545"/>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Length of Section 1</w:t>
            </w:r>
          </w:p>
        </w:tc>
        <w:tc>
          <w:tcPr>
            <w:shd w:fill="f3f3f3" w:val="clear"/>
            <w:tcMar>
              <w:top w:w="0.0" w:type="dxa"/>
              <w:left w:w="108.0" w:type="dxa"/>
              <w:bottom w:w="0.0" w:type="dxa"/>
              <w:right w:w="108.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 Master Table</w:t>
            </w:r>
          </w:p>
        </w:tc>
        <w:tc>
          <w:tcPr>
            <w:shd w:fill="e0e0e0" w:val="clear"/>
            <w:tcMar>
              <w:top w:w="0.0" w:type="dxa"/>
              <w:left w:w="108.0" w:type="dxa"/>
              <w:bottom w:w="0.0" w:type="dxa"/>
              <w:right w:w="108.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(Meteorology)</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Identification of Originating/Generating Centre </w:t>
              <w:br w:type="textWrapping"/>
              <w:t xml:space="preserve">(CCT C-1 or C-11)</w:t>
            </w:r>
          </w:p>
        </w:tc>
        <w:tc>
          <w:tcPr>
            <w:shd w:fill="f3f3f3" w:val="clear"/>
            <w:tcMar>
              <w:top w:w="0.0" w:type="dxa"/>
              <w:left w:w="108.0" w:type="dxa"/>
              <w:bottom w:w="0.0" w:type="dxa"/>
              <w:right w:w="108.0" w:type="dxa"/>
            </w:tcMar>
          </w:tcPr>
          <w:sdt>
            <w:sdtPr>
              <w:tag w:val="goog_rdk_6"/>
            </w:sdtPr>
            <w:sdtContent>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ins w:author="Stig Syndergaard" w:id="1" w:date="2024-06-22T11:58:00Z"/>
                    <w:rFonts w:ascii="Arial" w:cs="Arial" w:eastAsia="Arial" w:hAnsi="Arial"/>
                    <w:b w:val="0"/>
                    <w:i w:val="0"/>
                    <w:smallCaps w:val="0"/>
                    <w:strike w:val="0"/>
                    <w:color w:val="000000"/>
                    <w:sz w:val="16"/>
                    <w:szCs w:val="16"/>
                    <w:u w:val="none"/>
                    <w:shd w:fill="auto" w:val="clear"/>
                    <w:vertAlign w:val="baseline"/>
                  </w:rPr>
                </w:pPr>
                <w:sdt>
                  <w:sdtPr>
                    <w:tag w:val="goog_rdk_5"/>
                  </w:sdtPr>
                  <w:sdtContent>
                    <w:ins w:author="Stig Syndergaard" w:id="1" w:date="2024-06-22T11:5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007 = NCEP</w:t>
                      </w:r>
                    </w:ins>
                  </w:sdtContent>
                </w:sdt>
              </w:p>
            </w:sdtContent>
          </w:sdt>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028 = ISRO</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038 = CMA</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060 = UCAR</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078 = DWD (GFZ)</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094 = DMI</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178 = SPIRE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254 = EUMETSAT</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7–8</w:t>
            </w:r>
          </w:p>
        </w:tc>
        <w:tc>
          <w:tcPr>
            <w:shd w:fill="e0e0e0" w:val="clear"/>
            <w:tcMar>
              <w:top w:w="0.0" w:type="dxa"/>
              <w:left w:w="108.0" w:type="dxa"/>
              <w:bottom w:w="0.0" w:type="dxa"/>
              <w:right w:w="108.0" w:type="dxa"/>
            </w:tcMa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Centre Originating/Generating Sub-Centre (CCT C-12)</w:t>
            </w:r>
          </w:p>
        </w:tc>
        <w:tc>
          <w:tcPr>
            <w:shd w:fill="e0e0e0" w:val="clear"/>
            <w:tcMar>
              <w:top w:w="0.0" w:type="dxa"/>
              <w:left w:w="108.0" w:type="dxa"/>
              <w:bottom w:w="0.0" w:type="dxa"/>
              <w:right w:w="108.0" w:type="dxa"/>
            </w:tcMa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sdt>
              <w:sdtPr>
                <w:tag w:val="goog_rdk_7"/>
              </w:sdtPr>
              <w:sdtContent>
                <w:commentRangeStart w:id="1"/>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173 = GFZ</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all others</w:t>
            </w:r>
            <w:commentRangeEnd w:id="1"/>
            <w:r w:rsidDel="00000000" w:rsidR="00000000" w:rsidRPr="00000000">
              <w:commentReference w:id="1"/>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Update Sequence Number</w:t>
            </w:r>
          </w:p>
        </w:tc>
        <w:tc>
          <w:tcPr>
            <w:shd w:fill="f3f3f3" w:val="clear"/>
            <w:tcMar>
              <w:top w:w="0.0" w:type="dxa"/>
              <w:left w:w="108.0" w:type="dxa"/>
              <w:bottom w:w="0.0" w:type="dxa"/>
              <w:right w:w="108.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Optional Section 2 flag</w:t>
            </w:r>
          </w:p>
        </w:tc>
        <w:tc>
          <w:tcPr>
            <w:shd w:fill="e0e0e0" w:val="clear"/>
            <w:tcMar>
              <w:top w:w="0.0" w:type="dxa"/>
              <w:left w:w="108.0" w:type="dxa"/>
              <w:bottom w:w="0.0" w:type="dxa"/>
              <w:right w:w="108.0" w:type="dxa"/>
            </w:tcMa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(no Section 2 present)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Category (Table A)</w:t>
            </w:r>
          </w:p>
        </w:tc>
        <w:tc>
          <w:tcPr>
            <w:shd w:fill="f3f3f3" w:val="clear"/>
            <w:tcMar>
              <w:top w:w="0.0" w:type="dxa"/>
              <w:left w:w="108.0" w:type="dxa"/>
              <w:bottom w:w="0.0" w:type="dxa"/>
              <w:right w:w="108.0" w:type="dxa"/>
            </w:tcMar>
          </w:tcPr>
          <w:sdt>
            <w:sdtPr>
              <w:tag w:val="goog_rdk_9"/>
            </w:sdtPr>
            <w:sdtContent>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ins w:author="Stig Syndergaard" w:id="2" w:date="2024-06-22T12:17:00Z"/>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(vertical sounding–satellite)</w:t>
                </w:r>
                <w:sdt>
                  <w:sdtPr>
                    <w:tag w:val="goog_rdk_8"/>
                  </w:sdtPr>
                  <w:sdtContent>
                    <w:ins w:author="Stig Syndergaard" w:id="2" w:date="2024-06-22T12:1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or</w:t>
                      </w:r>
                    </w:ins>
                  </w:sdtContent>
                </w:sdt>
              </w:p>
            </w:sdtContent>
          </w:sdt>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sdt>
              <w:sdtPr>
                <w:tag w:val="goog_rdk_10"/>
              </w:sdtPr>
              <w:sdtContent>
                <w:ins w:author="Stig Syndergaard" w:id="2" w:date="2024-06-22T12:1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 (vertical sounding–other)</w:t>
                  </w:r>
                </w:ins>
              </w:sdtContent>
            </w:sdt>
            <w:r w:rsidDel="00000000" w:rsidR="00000000" w:rsidRPr="00000000">
              <w:rPr>
                <w:rtl w:val="0"/>
              </w:rPr>
            </w:r>
          </w:p>
        </w:tc>
      </w:tr>
      <w:tr>
        <w:trPr>
          <w:cantSplit w:val="0"/>
          <w:tblHeader w:val="0"/>
        </w:trPr>
        <w:tc>
          <w:tcPr>
            <w:shd w:fill="e6e6e6" w:val="clear"/>
            <w:tcMar>
              <w:top w:w="0.0" w:type="dxa"/>
              <w:left w:w="108.0" w:type="dxa"/>
              <w:bottom w:w="0.0" w:type="dxa"/>
              <w:right w:w="108.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e6e6e6" w:val="clear"/>
            <w:tcMar>
              <w:top w:w="0.0" w:type="dxa"/>
              <w:left w:w="108.0" w:type="dxa"/>
              <w:bottom w:w="0.0" w:type="dxa"/>
              <w:right w:w="108.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Data Sub-Category (CCT C-13)</w:t>
            </w:r>
          </w:p>
        </w:tc>
        <w:tc>
          <w:tcPr>
            <w:shd w:fill="e6e6e6" w:val="clear"/>
            <w:tcMar>
              <w:top w:w="0.0" w:type="dxa"/>
              <w:left w:w="108.0" w:type="dxa"/>
              <w:bottom w:w="0.0" w:type="dxa"/>
              <w:right w:w="108.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50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Local Data Sub-Category (locally defined by Originating Centre)</w:t>
            </w:r>
          </w:p>
        </w:tc>
        <w:tc>
          <w:tcPr>
            <w:shd w:fill="f3f3f3" w:val="clear"/>
            <w:tcMar>
              <w:top w:w="0.0" w:type="dxa"/>
              <w:left w:w="108.0" w:type="dxa"/>
              <w:bottom w:w="0.0" w:type="dxa"/>
              <w:right w:w="108.0" w:type="dxa"/>
            </w:tcM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 (GNSS)</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Version Number of Master Table</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9</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35</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Version Number of Local Table</w:t>
            </w:r>
          </w:p>
        </w:tc>
        <w:tc>
          <w:tcPr>
            <w:shd w:fill="f3f3f3" w:val="clear"/>
            <w:tcMar>
              <w:top w:w="0.0" w:type="dxa"/>
              <w:left w:w="108.0" w:type="dxa"/>
              <w:bottom w:w="0.0" w:type="dxa"/>
              <w:right w:w="108.0" w:type="dxa"/>
            </w:tcM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(local table not used)</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16-17</w:t>
            </w:r>
          </w:p>
        </w:tc>
        <w:tc>
          <w:tcPr>
            <w:shd w:fill="e0e0e0" w:val="clear"/>
            <w:tcMar>
              <w:top w:w="0.0" w:type="dxa"/>
              <w:left w:w="108.0" w:type="dxa"/>
              <w:bottom w:w="0.0" w:type="dxa"/>
              <w:right w:w="108.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 (4-digit) ‘most typical for BUFR message content’</w:t>
            </w:r>
          </w:p>
        </w:tc>
        <w:tc>
          <w:tcPr>
            <w:shd w:fill="e0e0e0" w:val="clear"/>
            <w:tcMar>
              <w:top w:w="0.0" w:type="dxa"/>
              <w:left w:w="108.0" w:type="dxa"/>
              <w:bottom w:w="0.0" w:type="dxa"/>
              <w:right w:w="108.0" w:type="dxa"/>
            </w:tcM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 of profile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18-22</w:t>
            </w:r>
          </w:p>
        </w:tc>
        <w:tc>
          <w:tcPr>
            <w:shd w:fill="f3f3f3" w:val="clear"/>
            <w:tcMar>
              <w:top w:w="0.0" w:type="dxa"/>
              <w:left w:w="108.0" w:type="dxa"/>
              <w:bottom w:w="0.0" w:type="dxa"/>
              <w:right w:w="108.0" w:type="dxa"/>
            </w:tcM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Month, Day, Hour, Minute and Second ‘most typical for BUFR message content</w:t>
            </w:r>
          </w:p>
        </w:tc>
        <w:tc>
          <w:tcPr>
            <w:shd w:fill="f3f3f3" w:val="clear"/>
            <w:tcMar>
              <w:top w:w="0.0" w:type="dxa"/>
              <w:left w:w="108.0" w:type="dxa"/>
              <w:bottom w:w="0.0" w:type="dxa"/>
              <w:right w:w="108.0" w:type="dxa"/>
            </w:tcMa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Date/Time of profile</w:t>
            </w:r>
          </w:p>
        </w:tc>
      </w:tr>
    </w:tbl>
    <w:p w:rsidR="00000000" w:rsidDel="00000000" w:rsidP="00000000" w:rsidRDefault="00000000" w:rsidRPr="00000000" w14:paraId="00000306">
      <w:pPr>
        <w:pStyle w:val="Heading2"/>
        <w:numPr>
          <w:ilvl w:val="1"/>
          <w:numId w:val="15"/>
        </w:numPr>
        <w:ind w:left="0" w:firstLine="0"/>
        <w:rPr/>
      </w:pPr>
      <w:bookmarkStart w:colFirst="0" w:colLast="0" w:name="_heading=h.3o7alnk" w:id="32"/>
      <w:bookmarkEnd w:id="32"/>
      <w:r w:rsidDel="00000000" w:rsidR="00000000" w:rsidRPr="00000000">
        <w:rPr>
          <w:rtl w:val="0"/>
        </w:rPr>
        <w:t xml:space="preserve">BUFR Section 2 (Optional Data)</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is not used for RO, and is not present in the BUFR messages.</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pStyle w:val="Heading2"/>
        <w:numPr>
          <w:ilvl w:val="1"/>
          <w:numId w:val="15"/>
        </w:numPr>
        <w:ind w:left="0" w:firstLine="0"/>
        <w:rPr/>
      </w:pPr>
      <w:bookmarkStart w:colFirst="0" w:colLast="0" w:name="_heading=h.23ckvvd" w:id="33"/>
      <w:bookmarkEnd w:id="33"/>
      <w:r w:rsidDel="00000000" w:rsidR="00000000" w:rsidRPr="00000000">
        <w:rPr>
          <w:rtl w:val="0"/>
        </w:rPr>
        <w:t xml:space="preserve">BUFR Section 3 (Data Description)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contains the number of data sets (observations) encoded in Section 4 and flags indicating whether the data is ‘observed’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whether they are encoded with compression or not. This section also contains the single Table D descriptor </w:t>
      </w:r>
      <w:r w:rsidDel="00000000" w:rsidR="00000000" w:rsidRPr="00000000">
        <w:rPr>
          <w:rFonts w:ascii="Courier New" w:cs="Courier New" w:eastAsia="Courier New" w:hAnsi="Courier New"/>
          <w:b w:val="1"/>
          <w:i w:val="0"/>
          <w:smallCaps w:val="0"/>
          <w:strike w:val="0"/>
          <w:color w:val="3366ff"/>
          <w:sz w:val="20"/>
          <w:szCs w:val="20"/>
          <w:u w:val="none"/>
          <w:shd w:fill="auto" w:val="clear"/>
          <w:vertAlign w:val="baseline"/>
          <w:rtl w:val="0"/>
        </w:rPr>
        <w:t xml:space="preserve">3 10 026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being the master sequence descriptor for the RO data in BUFR Section 4. This is illustrated in Table 4.</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4. BUFR Section 3 (Data Description)</w:t>
      </w:r>
      <w:r w:rsidDel="00000000" w:rsidR="00000000" w:rsidRPr="00000000">
        <w:rPr>
          <w:rtl w:val="0"/>
        </w:rPr>
      </w:r>
    </w:p>
    <w:tbl>
      <w:tblPr>
        <w:tblStyle w:val="Table12"/>
        <w:tblW w:w="9072.0" w:type="dxa"/>
        <w:jc w:val="left"/>
        <w:tblLayout w:type="fixed"/>
        <w:tblLook w:val="0000"/>
      </w:tblPr>
      <w:tblGrid>
        <w:gridCol w:w="1098"/>
        <w:gridCol w:w="5281"/>
        <w:gridCol w:w="2693"/>
        <w:tblGridChange w:id="0">
          <w:tblGrid>
            <w:gridCol w:w="1098"/>
            <w:gridCol w:w="5281"/>
            <w:gridCol w:w="2693"/>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Length of Section 3  (octets)</w:t>
            </w:r>
          </w:p>
        </w:tc>
        <w:tc>
          <w:tcPr>
            <w:shd w:fill="f3f3f3" w:val="clear"/>
            <w:tcMar>
              <w:top w:w="0.0" w:type="dxa"/>
              <w:left w:w="108.0" w:type="dxa"/>
              <w:bottom w:w="0.0" w:type="dxa"/>
              <w:right w:w="108.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 or 10</w:t>
            </w:r>
            <w:r w:rsidDel="00000000" w:rsidR="00000000" w:rsidRPr="00000000">
              <w:rPr>
                <w:rFonts w:ascii="Arial" w:cs="Arial" w:eastAsia="Arial" w:hAnsi="Arial"/>
                <w:b w:val="0"/>
                <w:i w:val="1"/>
                <w:smallCaps w:val="0"/>
                <w:strike w:val="0"/>
                <w:color w:val="000000"/>
                <w:sz w:val="16"/>
                <w:szCs w:val="16"/>
                <w:u w:val="none"/>
                <w:shd w:fill="auto" w:val="clear"/>
                <w:vertAlign w:val="superscript"/>
              </w:rPr>
              <w:footnoteReference w:customMarkFollows="0" w:id="9"/>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Reserved</w:t>
            </w:r>
          </w:p>
        </w:tc>
        <w:tc>
          <w:tcPr>
            <w:shd w:fill="e0e0e0" w:val="clear"/>
            <w:tcMar>
              <w:top w:w="0.0" w:type="dxa"/>
              <w:left w:w="108.0" w:type="dxa"/>
              <w:bottom w:w="0.0" w:type="dxa"/>
              <w:right w:w="108.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datasets (observations)</w:t>
            </w:r>
          </w:p>
        </w:tc>
        <w:tc>
          <w:tcPr>
            <w:shd w:fill="f3f3f3" w:val="clear"/>
            <w:tcMar>
              <w:top w:w="0.0" w:type="dxa"/>
              <w:left w:w="108.0" w:type="dxa"/>
              <w:bottom w:w="0.0" w:type="dxa"/>
              <w:right w:w="108.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Integer &gt; 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Section 4 Data flags: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Bit 1 = 1 for Observed data, 0 for Other data</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Bit 2 = 1 for Compressed, 0 for Uncompressed</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Bits 3–8: Reserved (set to 0)</w:t>
            </w:r>
          </w:p>
        </w:tc>
        <w:tc>
          <w:tcPr>
            <w:shd w:fill="e0e0e0" w:val="clear"/>
            <w:tcMar>
              <w:top w:w="0.0" w:type="dxa"/>
              <w:left w:w="108.0" w:type="dxa"/>
              <w:bottom w:w="0.0" w:type="dxa"/>
              <w:right w:w="108.0" w:type="dxa"/>
            </w:tcMar>
          </w:tcPr>
          <w:sdt>
            <w:sdtPr>
              <w:tag w:val="goog_rdk_13"/>
            </w:sdtPr>
            <w:sdtContent>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ins w:author="Stig Syndergaard" w:id="4" w:date="2024-06-22T13:07:00Z"/>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sdt>
                  <w:sdtPr>
                    <w:tag w:val="goog_rdk_11"/>
                  </w:sdtPr>
                  <w:sdtContent>
                    <w:ins w:author="Stig Syndergaard" w:id="3" w:date="2024-06-22T13:0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28</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(Observed, Uncompressed)</w:t>
                </w:r>
                <w:sdt>
                  <w:sdtPr>
                    <w:tag w:val="goog_rdk_12"/>
                  </w:sdtPr>
                  <w:sdtContent>
                    <w:ins w:author="Stig Syndergaard" w:id="4" w:date="2024-06-22T13:0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or</w:t>
                      </w:r>
                    </w:ins>
                  </w:sdtContent>
                </w:sdt>
              </w:p>
            </w:sdtContent>
          </w:sdt>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4"/>
              </w:sdtPr>
              <w:sdtContent>
                <w:ins w:author="Stig Syndergaard" w:id="4" w:date="2024-06-22T13:07:00Z"/>
                <w:sdt>
                  <w:sdtPr>
                    <w:tag w:val="goog_rdk_15"/>
                  </w:sdtPr>
                  <w:sdtContent>
                    <w:commentRangeStart w:id="2"/>
                  </w:sdtContent>
                </w:sdt>
                <w:ins w:author="Stig Syndergaard" w:id="4" w:date="2024-06-22T13:0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192 (Observed, Compressed)</w:t>
                  </w:r>
                </w:ins>
              </w:sdtContent>
            </w:sdt>
            <w:commentRangeEnd w:id="2"/>
            <w:r w:rsidDel="00000000" w:rsidR="00000000" w:rsidRPr="00000000">
              <w:commentReference w:id="2"/>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8–9</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Descriptor</w:t>
              <w:br w:type="textWrapping"/>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Repeat 2-octets per descriptor</w:t>
              <w:br w:type="textWrapping"/>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Total number of descriptors = (Section length - 7) / 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sdt>
              <w:sdtPr>
                <w:tag w:val="goog_rdk_16"/>
              </w:sdtPr>
              <w:sdtContent>
                <w:commentRangeStart w:id="3"/>
              </w:sdtContent>
            </w:sdt>
            <w:sdt>
              <w:sdtPr>
                <w:tag w:val="goog_rdk_17"/>
              </w:sdtPr>
              <w:sdtContent>
                <w:commentRangeStart w:id="4"/>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51738 (</w:t>
            </w:r>
            <w:r w:rsidDel="00000000" w:rsidR="00000000" w:rsidRPr="00000000">
              <w:rPr>
                <w:rFonts w:ascii="Arial" w:cs="Arial" w:eastAsia="Arial" w:hAnsi="Arial"/>
                <w:b w:val="1"/>
                <w:i w:val="0"/>
                <w:smallCaps w:val="0"/>
                <w:strike w:val="0"/>
                <w:color w:val="3366ff"/>
                <w:sz w:val="16"/>
                <w:szCs w:val="16"/>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x 16384 +</w:t>
            </w:r>
            <w:r w:rsidDel="00000000" w:rsidR="00000000" w:rsidRPr="00000000">
              <w:rPr>
                <w:rFonts w:ascii="Arial" w:cs="Arial" w:eastAsia="Arial" w:hAnsi="Arial"/>
                <w:b w:val="0"/>
                <w:i w:val="0"/>
                <w:smallCaps w:val="0"/>
                <w:strike w:val="0"/>
                <w:color w:val="3366ff"/>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3366ff"/>
                <w:sz w:val="16"/>
                <w:szCs w:val="16"/>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x 256 +</w:t>
            </w:r>
            <w:r w:rsidDel="00000000" w:rsidR="00000000" w:rsidRPr="00000000">
              <w:rPr>
                <w:rFonts w:ascii="Arial" w:cs="Arial" w:eastAsia="Arial" w:hAnsi="Arial"/>
                <w:b w:val="0"/>
                <w:i w:val="0"/>
                <w:smallCaps w:val="0"/>
                <w:strike w:val="0"/>
                <w:color w:val="3366ff"/>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3366ff"/>
                <w:sz w:val="16"/>
                <w:szCs w:val="16"/>
                <w:u w:val="none"/>
                <w:shd w:fill="auto" w:val="clear"/>
                <w:vertAlign w:val="baseline"/>
                <w:rtl w:val="0"/>
              </w:rPr>
              <w:t xml:space="preserve">26</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Pad byte (set to 0) – optional for Edition 4</w:t>
            </w:r>
          </w:p>
        </w:tc>
        <w:tc>
          <w:tcPr>
            <w:shd w:fill="e0e0e0" w:val="clear"/>
            <w:tcMar>
              <w:top w:w="0.0" w:type="dxa"/>
              <w:left w:w="108.0" w:type="dxa"/>
              <w:bottom w:w="0.0" w:type="dxa"/>
              <w:right w:w="108.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(if Section length = 10)</w:t>
            </w:r>
          </w:p>
        </w:tc>
      </w:tr>
    </w:tbl>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pStyle w:val="Heading2"/>
        <w:numPr>
          <w:ilvl w:val="1"/>
          <w:numId w:val="15"/>
        </w:numPr>
        <w:ind w:left="0" w:firstLine="0"/>
        <w:rPr/>
      </w:pPr>
      <w:bookmarkStart w:colFirst="0" w:colLast="0" w:name="_heading=h.32hioqz" w:id="35"/>
      <w:bookmarkEnd w:id="35"/>
      <w:r w:rsidDel="00000000" w:rsidR="00000000" w:rsidRPr="00000000">
        <w:rPr>
          <w:rtl w:val="0"/>
        </w:rPr>
        <w:t xml:space="preserve">BUFR Section 4 (Data Template)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WMO-approved and published BUFR template sequence definition for RO data is shown in Table 5. This is in the form of the Table D sequence of descriptors and their individual Table B specifications. Entries in </w:t>
      </w:r>
      <w:r w:rsidDel="00000000" w:rsidR="00000000" w:rsidRPr="00000000">
        <w:rPr>
          <w:rFonts w:ascii="Arial" w:cs="Arial" w:eastAsia="Arial" w:hAnsi="Arial"/>
          <w:b w:val="1"/>
          <w:i w:val="0"/>
          <w:smallCaps w:val="0"/>
          <w:strike w:val="0"/>
          <w:color w:val="3366ff"/>
          <w:sz w:val="20"/>
          <w:szCs w:val="20"/>
          <w:u w:val="none"/>
          <w:shd w:fill="auto" w:val="clear"/>
          <w:vertAlign w:val="baseline"/>
          <w:rtl w:val="0"/>
        </w:rPr>
        <w:t xml:space="preserve">bold (blue) text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denote that a new Table B and/or Code/Flag Table entry was required, or that an existing entry in the relevant Code/Flag Table needed to be extended. These are defined in Table 7, Table 8 and Table 9. Note that the Code/Flag Tables are not necessary for correct decoding of BUFR messages, but are used only when interpreting the decoded data.</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complete RO BUFR master sequence of 82 element, sequence and operator descriptors is assigned to the global section of Table D as descriptor </w:t>
      </w:r>
      <w:r w:rsidDel="00000000" w:rsidR="00000000" w:rsidRPr="00000000">
        <w:rPr>
          <w:rFonts w:ascii="Courier New" w:cs="Courier New" w:eastAsia="Courier New" w:hAnsi="Courier New"/>
          <w:b w:val="1"/>
          <w:i w:val="0"/>
          <w:smallCaps w:val="0"/>
          <w:strike w:val="0"/>
          <w:color w:val="3366ff"/>
          <w:sz w:val="20"/>
          <w:szCs w:val="20"/>
          <w:u w:val="none"/>
          <w:shd w:fill="auto" w:val="clear"/>
          <w:vertAlign w:val="baseline"/>
          <w:rtl w:val="0"/>
        </w:rPr>
        <w:t xml:space="preserve">3 10 026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single sequence descriptor is encoded into Section 3 of the BUFR message.</w:t>
      </w:r>
      <w:r w:rsidDel="00000000" w:rsidR="00000000" w:rsidRPr="00000000">
        <w:rPr>
          <w:rtl w:val="0"/>
        </w:rPr>
      </w:r>
    </w:p>
    <w:p w:rsidR="00000000" w:rsidDel="00000000" w:rsidP="00000000" w:rsidRDefault="00000000" w:rsidRPr="00000000" w14:paraId="0000032E">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5. BUFR Section 4 (Data Template)</w:t>
      </w:r>
      <w:r w:rsidDel="00000000" w:rsidR="00000000" w:rsidRPr="00000000">
        <w:rPr>
          <w:rtl w:val="0"/>
        </w:rPr>
      </w:r>
    </w:p>
    <w:tbl>
      <w:tblPr>
        <w:tblStyle w:val="Table13"/>
        <w:tblW w:w="10608.0" w:type="dxa"/>
        <w:jc w:val="center"/>
        <w:tblLayout w:type="fixed"/>
        <w:tblLook w:val="0000"/>
      </w:tblPr>
      <w:tblGrid>
        <w:gridCol w:w="884"/>
        <w:gridCol w:w="2100"/>
        <w:gridCol w:w="1021"/>
        <w:gridCol w:w="855"/>
        <w:gridCol w:w="1274"/>
        <w:gridCol w:w="897"/>
        <w:gridCol w:w="1071"/>
        <w:gridCol w:w="2506"/>
        <w:tblGridChange w:id="0">
          <w:tblGrid>
            <w:gridCol w:w="884"/>
            <w:gridCol w:w="2100"/>
            <w:gridCol w:w="1021"/>
            <w:gridCol w:w="855"/>
            <w:gridCol w:w="1274"/>
            <w:gridCol w:w="897"/>
            <w:gridCol w:w="1071"/>
            <w:gridCol w:w="2506"/>
          </w:tblGrid>
        </w:tblGridChange>
      </w:tblGrid>
      <w:tr>
        <w:trPr>
          <w:cantSplit w:val="1"/>
          <w:tblHeader w:val="1"/>
        </w:trPr>
        <w:tc>
          <w:tcPr>
            <w:shd w:fill="94bd5e" w:val="clear"/>
            <w:tcMar>
              <w:top w:w="0.0" w:type="dxa"/>
              <w:left w:w="108.0" w:type="dxa"/>
              <w:bottom w:w="0.0" w:type="dxa"/>
              <w:right w:w="108.0" w:type="dxa"/>
            </w:tcMa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Data</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Field</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Element Name</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B</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Scale</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B</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Ref. Val.</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B</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Width</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Units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Comments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Radio Occultation header</w:t>
            </w:r>
          </w:p>
        </w:tc>
      </w:tr>
      <w:sdt>
        <w:sdtPr>
          <w:tag w:val="goog_rdk_19"/>
        </w:sdtPr>
        <w:sdtContent>
          <w:tr>
            <w:trPr>
              <w:cantSplit w:val="1"/>
              <w:trHeight w:val="311" w:hRule="atLeast"/>
              <w:tblHeader w:val="0"/>
              <w:ins w:author="Stig Syndergaard" w:id="5" w:date="2024-06-22T13:41:00Z"/>
            </w:trPr>
            <w:tc>
              <w:tcPr>
                <w:shd w:fill="f3f3f3" w:val="clear"/>
                <w:tcMar>
                  <w:top w:w="0.0" w:type="dxa"/>
                  <w:left w:w="108.0" w:type="dxa"/>
                  <w:bottom w:w="0.0" w:type="dxa"/>
                  <w:right w:w="108.0" w:type="dxa"/>
                </w:tcMar>
              </w:tcPr>
              <w:sdt>
                <w:sdtPr>
                  <w:tag w:val="goog_rdk_21"/>
                </w:sdtPr>
                <w:sdtContent>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5" w:date="2024-06-22T13:41:00Z"/>
                        <w:rFonts w:ascii="Arial" w:cs="Arial" w:eastAsia="Arial" w:hAnsi="Arial"/>
                        <w:b w:val="0"/>
                        <w:i w:val="0"/>
                        <w:smallCaps w:val="0"/>
                        <w:strike w:val="0"/>
                        <w:color w:val="000000"/>
                        <w:sz w:val="16"/>
                        <w:szCs w:val="16"/>
                        <w:u w:val="none"/>
                        <w:shd w:fill="auto" w:val="clear"/>
                        <w:vertAlign w:val="baseline"/>
                      </w:rPr>
                    </w:pPr>
                    <w:sdt>
                      <w:sdtPr>
                        <w:tag w:val="goog_rdk_20"/>
                      </w:sdtPr>
                      <w:sdtContent>
                        <w:ins w:author="Stig Syndergaard" w:id="5" w:date="2024-06-22T13:41: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3"/>
                </w:sdtPr>
                <w:sdtContent>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5" w:date="2024-06-22T13:41:00Z"/>
                        <w:rFonts w:ascii="Arial" w:cs="Arial" w:eastAsia="Arial" w:hAnsi="Arial"/>
                        <w:b w:val="1"/>
                        <w:i w:val="0"/>
                        <w:smallCaps w:val="0"/>
                        <w:strike w:val="0"/>
                        <w:color w:val="000000"/>
                        <w:sz w:val="16"/>
                        <w:szCs w:val="16"/>
                        <w:u w:val="none"/>
                        <w:shd w:fill="auto" w:val="clear"/>
                        <w:vertAlign w:val="baseline"/>
                      </w:rPr>
                    </w:pPr>
                    <w:sdt>
                      <w:sdtPr>
                        <w:tag w:val="goog_rdk_22"/>
                      </w:sdtPr>
                      <w:sdtContent>
                        <w:ins w:author="Stig Syndergaard" w:id="5" w:date="2024-06-22T13:41: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5"/>
                </w:sdtPr>
                <w:sdtContent>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5" w:date="2024-06-22T13:41:00Z"/>
                        <w:rFonts w:ascii="Arial" w:cs="Arial" w:eastAsia="Arial" w:hAnsi="Arial"/>
                        <w:b w:val="1"/>
                        <w:i w:val="0"/>
                        <w:smallCaps w:val="0"/>
                        <w:strike w:val="0"/>
                        <w:color w:val="000000"/>
                        <w:sz w:val="16"/>
                        <w:szCs w:val="16"/>
                        <w:u w:val="none"/>
                        <w:shd w:fill="auto" w:val="clear"/>
                        <w:vertAlign w:val="baseline"/>
                      </w:rPr>
                    </w:pPr>
                    <w:sdt>
                      <w:sdtPr>
                        <w:tag w:val="goog_rdk_24"/>
                      </w:sdtPr>
                      <w:sdtContent>
                        <w:ins w:author="Stig Syndergaard" w:id="5" w:date="2024-06-22T13:41: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1 01 000</w:t>
                          </w:r>
                        </w:ins>
                      </w:sdtContent>
                    </w:sdt>
                  </w:p>
                </w:sdtContent>
              </w:sdt>
            </w:tc>
            <w:tc>
              <w:tcPr>
                <w:shd w:fill="f3f3f3" w:val="clear"/>
                <w:tcMar>
                  <w:top w:w="0.0" w:type="dxa"/>
                  <w:left w:w="108.0" w:type="dxa"/>
                  <w:bottom w:w="0.0" w:type="dxa"/>
                  <w:right w:w="108.0" w:type="dxa"/>
                </w:tcMar>
              </w:tcPr>
              <w:sdt>
                <w:sdtPr>
                  <w:tag w:val="goog_rdk_27"/>
                </w:sdtPr>
                <w:sdtContent>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5" w:date="2024-06-22T13:41:00Z"/>
                        <w:rFonts w:ascii="Arial" w:cs="Arial" w:eastAsia="Arial" w:hAnsi="Arial"/>
                        <w:b w:val="0"/>
                        <w:i w:val="0"/>
                        <w:smallCaps w:val="0"/>
                        <w:strike w:val="0"/>
                        <w:color w:val="000000"/>
                        <w:sz w:val="16"/>
                        <w:szCs w:val="16"/>
                        <w:u w:val="none"/>
                        <w:shd w:fill="auto" w:val="clear"/>
                        <w:vertAlign w:val="baseline"/>
                      </w:rPr>
                    </w:pPr>
                    <w:sdt>
                      <w:sdtPr>
                        <w:tag w:val="goog_rdk_26"/>
                      </w:sdtPr>
                      <w:sdtContent>
                        <w:ins w:author="Stig Syndergaard" w:id="5" w:date="2024-06-22T13:41: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9"/>
                </w:sdtPr>
                <w:sdtContent>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5" w:date="2024-06-22T13:41:00Z"/>
                        <w:rFonts w:ascii="Arial" w:cs="Arial" w:eastAsia="Arial" w:hAnsi="Arial"/>
                        <w:b w:val="0"/>
                        <w:i w:val="0"/>
                        <w:smallCaps w:val="0"/>
                        <w:strike w:val="0"/>
                        <w:color w:val="000000"/>
                        <w:sz w:val="16"/>
                        <w:szCs w:val="16"/>
                        <w:u w:val="none"/>
                        <w:shd w:fill="auto" w:val="clear"/>
                        <w:vertAlign w:val="baseline"/>
                      </w:rPr>
                    </w:pPr>
                    <w:sdt>
                      <w:sdtPr>
                        <w:tag w:val="goog_rdk_28"/>
                      </w:sdtPr>
                      <w:sdtContent>
                        <w:ins w:author="Stig Syndergaard" w:id="5" w:date="2024-06-22T13:41: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1"/>
                </w:sdtPr>
                <w:sdtContent>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ins w:author="Stig Syndergaard" w:id="5" w:date="2024-06-22T13:41:00Z"/>
                        <w:rFonts w:ascii="Arial" w:cs="Arial" w:eastAsia="Arial" w:hAnsi="Arial"/>
                        <w:b w:val="0"/>
                        <w:i w:val="0"/>
                        <w:smallCaps w:val="0"/>
                        <w:strike w:val="0"/>
                        <w:color w:val="000000"/>
                        <w:sz w:val="16"/>
                        <w:szCs w:val="16"/>
                        <w:u w:val="none"/>
                        <w:shd w:fill="auto" w:val="clear"/>
                        <w:vertAlign w:val="baseline"/>
                      </w:rPr>
                    </w:pPr>
                    <w:sdt>
                      <w:sdtPr>
                        <w:tag w:val="goog_rdk_30"/>
                      </w:sdtPr>
                      <w:sdtContent>
                        <w:ins w:author="Stig Syndergaard" w:id="5" w:date="2024-06-22T13:41: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3"/>
                </w:sdtPr>
                <w:sdtContent>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5" w:date="2024-06-22T13:41:00Z"/>
                        <w:rFonts w:ascii="Arial" w:cs="Arial" w:eastAsia="Arial" w:hAnsi="Arial"/>
                        <w:b w:val="0"/>
                        <w:i w:val="0"/>
                        <w:smallCaps w:val="0"/>
                        <w:strike w:val="0"/>
                        <w:color w:val="000000"/>
                        <w:sz w:val="16"/>
                        <w:szCs w:val="16"/>
                        <w:u w:val="none"/>
                        <w:shd w:fill="auto" w:val="clear"/>
                        <w:vertAlign w:val="baseline"/>
                      </w:rPr>
                    </w:pPr>
                    <w:sdt>
                      <w:sdtPr>
                        <w:tag w:val="goog_rdk_32"/>
                      </w:sdtPr>
                      <w:sdtContent>
                        <w:ins w:author="Stig Syndergaard" w:id="5" w:date="2024-06-22T13:41: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5"/>
                </w:sdtPr>
                <w:sdtContent>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5" w:date="2024-06-22T13:41:00Z"/>
                        <w:rFonts w:ascii="Arial" w:cs="Arial" w:eastAsia="Arial" w:hAnsi="Arial"/>
                        <w:b w:val="0"/>
                        <w:i w:val="0"/>
                        <w:smallCaps w:val="0"/>
                        <w:strike w:val="0"/>
                        <w:color w:val="000000"/>
                        <w:sz w:val="16"/>
                        <w:szCs w:val="16"/>
                        <w:u w:val="none"/>
                        <w:shd w:fill="auto" w:val="clear"/>
                        <w:vertAlign w:val="baseline"/>
                      </w:rPr>
                    </w:pPr>
                    <w:sdt>
                      <w:sdtPr>
                        <w:tag w:val="goog_rdk_34"/>
                      </w:sdtPr>
                      <w:sdtContent>
                        <w:ins w:author="Stig Syndergaard" w:id="5" w:date="2024-06-22T13:4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descriptor</w:t>
                          </w:r>
                        </w:ins>
                      </w:sdtContent>
                    </w:sdt>
                  </w:p>
                </w:sdtContent>
              </w:sdt>
            </w:tc>
          </w:tr>
        </w:sdtContent>
      </w:sdt>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presence of satellite RO header</w:t>
            </w:r>
            <w:sdt>
              <w:sdtPr>
                <w:tag w:val="goog_rdk_36"/>
              </w:sdtPr>
              <w:sdtContent>
                <w:ins w:author="Stig Syndergaard" w:id="6" w:date="2024-06-22T13:4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
                  <w:sdtPr>
                    <w:tag w:val="goog_rdk_37"/>
                  </w:sdtPr>
                  <w:sdtContent>
                    <w:commentRangeStart w:id="5"/>
                  </w:sdtContent>
                </w:sdt>
                <w:ins w:author="Stig Syndergaard" w:id="6" w:date="2024-06-22T13:4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 or 1)</w:t>
                  </w:r>
                </w:ins>
              </w:sdtContent>
            </w:sdt>
            <w:commentRangeEnd w:id="5"/>
            <w:r w:rsidDel="00000000" w:rsidR="00000000" w:rsidRPr="00000000">
              <w:commentReference w:id="5"/>
            </w:r>
            <w:r w:rsidDel="00000000" w:rsidR="00000000" w:rsidRPr="00000000">
              <w:rPr>
                <w:rtl w:val="0"/>
              </w:rPr>
            </w:r>
          </w:p>
        </w:tc>
      </w:tr>
      <w:tr>
        <w:trPr>
          <w:cantSplit w:val="1"/>
          <w:trHeight w:val="13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w:t>
            </w:r>
          </w:p>
        </w:tc>
        <w:tc>
          <w:tcPr>
            <w:shd w:fill="e0e0e0" w:val="clear"/>
            <w:tcMar>
              <w:top w:w="0.0" w:type="dxa"/>
              <w:left w:w="108.0" w:type="dxa"/>
              <w:bottom w:w="0.0" w:type="dxa"/>
              <w:right w:w="108.0" w:type="dxa"/>
            </w:tcMa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38"/>
              </w:sdtPr>
              <w:sdtContent>
                <w:commentRangeStart w:id="6"/>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Satellite data introducer</w:t>
            </w:r>
          </w:p>
        </w:tc>
        <w:tc>
          <w:tcPr>
            <w:shd w:fill="e0e0e0" w:val="clear"/>
            <w:tcMar>
              <w:top w:w="0.0" w:type="dxa"/>
              <w:left w:w="108.0" w:type="dxa"/>
              <w:bottom w:w="0.0" w:type="dxa"/>
              <w:right w:w="108.0" w:type="dxa"/>
            </w:tcMa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3 10 022</w:t>
            </w:r>
            <w:commentRangeEnd w:id="6"/>
            <w:r w:rsidDel="00000000" w:rsidR="00000000" w:rsidRPr="00000000">
              <w:commentReference w:id="6"/>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r>
      <w:tr>
        <w:trPr>
          <w:cantSplit w:val="1"/>
          <w:trHeight w:val="94"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Satellite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0 01 007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LEO –</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See Table 7</w:t>
            </w: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40"/>
              </w:sdtPr>
              <w:sdtContent>
                <w:ins w:author="Stig Syndergaard" w:id="7" w:date="2024-06-22T13:58: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Satellite sub-identifier</w:t>
                  </w:r>
                </w:ins>
              </w:sdtContent>
            </w:sdt>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0 01 016</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satellite in </w:t>
            </w:r>
            <w:sdt>
              <w:sdtPr>
                <w:tag w:val="goog_rdk_41"/>
              </w:sdtPr>
              <w:sdtContent>
                <w:ins w:author="Stig Syndergaard" w:id="8" w:date="2024-06-22T14:36: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LEO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constellation</w:t>
            </w:r>
          </w:p>
        </w:tc>
      </w:tr>
      <w:tr>
        <w:trPr>
          <w:cantSplit w:val="1"/>
          <w:trHeight w:val="52"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4</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Satellite instrument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0 02 019</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e.g. 202 = GRAS –</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See Table 8</w:t>
            </w:r>
            <w:r w:rsidDel="00000000" w:rsidR="00000000" w:rsidRPr="00000000">
              <w:rPr>
                <w:rtl w:val="0"/>
              </w:rPr>
            </w:r>
          </w:p>
        </w:tc>
      </w:tr>
      <w:sdt>
        <w:sdtPr>
          <w:tag w:val="goog_rdk_43"/>
        </w:sdtPr>
        <w:sdtContent>
          <w:tr>
            <w:trPr>
              <w:cantSplit w:val="1"/>
              <w:tblHeader w:val="0"/>
              <w:ins w:author="Stig Syndergaard" w:id="9" w:date="2024-06-22T14:03:00Z"/>
            </w:trPr>
            <w:tc>
              <w:tcPr>
                <w:shd w:fill="f3f3f3" w:val="clear"/>
                <w:tcMar>
                  <w:top w:w="0.0" w:type="dxa"/>
                  <w:left w:w="108.0" w:type="dxa"/>
                  <w:bottom w:w="0.0" w:type="dxa"/>
                  <w:right w:w="108.0" w:type="dxa"/>
                </w:tcMar>
              </w:tcPr>
              <w:sdt>
                <w:sdtPr>
                  <w:tag w:val="goog_rdk_45"/>
                </w:sdtPr>
                <w:sdtContent>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9" w:date="2024-06-22T14:03:00Z"/>
                        <w:rFonts w:ascii="Arial" w:cs="Arial" w:eastAsia="Arial" w:hAnsi="Arial"/>
                        <w:b w:val="0"/>
                        <w:i w:val="1"/>
                        <w:smallCaps w:val="0"/>
                        <w:strike w:val="0"/>
                        <w:color w:val="000000"/>
                        <w:sz w:val="16"/>
                        <w:szCs w:val="16"/>
                        <w:u w:val="none"/>
                        <w:shd w:fill="auto" w:val="clear"/>
                        <w:vertAlign w:val="baseline"/>
                      </w:rPr>
                    </w:pPr>
                    <w:sdt>
                      <w:sdtPr>
                        <w:tag w:val="goog_rdk_44"/>
                      </w:sdtPr>
                      <w:sdtContent>
                        <w:ins w:author="Stig Syndergaard" w:id="9" w:date="2024-06-22T14:03: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w:t>
                          </w:r>
                        </w:ins>
                      </w:sdtContent>
                    </w:sdt>
                  </w:p>
                </w:sdtContent>
              </w:sdt>
            </w:tc>
            <w:tc>
              <w:tcPr>
                <w:shd w:fill="f3f3f3" w:val="clear"/>
                <w:tcMar>
                  <w:top w:w="0.0" w:type="dxa"/>
                  <w:left w:w="108.0" w:type="dxa"/>
                  <w:bottom w:w="0.0" w:type="dxa"/>
                  <w:right w:w="108.0" w:type="dxa"/>
                </w:tcMar>
              </w:tcPr>
              <w:sdt>
                <w:sdtPr>
                  <w:tag w:val="goog_rdk_47"/>
                </w:sdtPr>
                <w:sdtContent>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9" w:date="2024-06-22T14:03:00Z"/>
                        <w:rFonts w:ascii="Arial" w:cs="Arial" w:eastAsia="Arial" w:hAnsi="Arial"/>
                        <w:b w:val="0"/>
                        <w:i w:val="1"/>
                        <w:smallCaps w:val="0"/>
                        <w:strike w:val="0"/>
                        <w:color w:val="000000"/>
                        <w:sz w:val="16"/>
                        <w:szCs w:val="16"/>
                        <w:u w:val="none"/>
                        <w:shd w:fill="auto" w:val="clear"/>
                        <w:vertAlign w:val="baseline"/>
                      </w:rPr>
                    </w:pPr>
                    <w:sdt>
                      <w:sdtPr>
                        <w:tag w:val="goog_rdk_46"/>
                      </w:sdtPr>
                      <w:sdtContent>
                        <w:ins w:author="Stig Syndergaard" w:id="9" w:date="2024-06-22T14:03: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ins>
                      </w:sdtContent>
                    </w:sdt>
                  </w:p>
                </w:sdtContent>
              </w:sdt>
            </w:tc>
            <w:tc>
              <w:tcPr>
                <w:shd w:fill="f3f3f3" w:val="clear"/>
                <w:tcMar>
                  <w:top w:w="0.0" w:type="dxa"/>
                  <w:left w:w="108.0" w:type="dxa"/>
                  <w:bottom w:w="0.0" w:type="dxa"/>
                  <w:right w:w="108.0" w:type="dxa"/>
                </w:tcMar>
              </w:tcPr>
              <w:sdt>
                <w:sdtPr>
                  <w:tag w:val="goog_rdk_49"/>
                </w:sdtPr>
                <w:sdtContent>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9" w:date="2024-06-22T14:03:00Z"/>
                        <w:rFonts w:ascii="Arial" w:cs="Arial" w:eastAsia="Arial" w:hAnsi="Arial"/>
                        <w:b w:val="1"/>
                        <w:i w:val="1"/>
                        <w:smallCaps w:val="0"/>
                        <w:strike w:val="0"/>
                        <w:color w:val="000000"/>
                        <w:sz w:val="16"/>
                        <w:szCs w:val="16"/>
                        <w:u w:val="none"/>
                        <w:shd w:fill="auto" w:val="clear"/>
                        <w:vertAlign w:val="baseline"/>
                      </w:rPr>
                    </w:pPr>
                    <w:sdt>
                      <w:sdtPr>
                        <w:tag w:val="goog_rdk_48"/>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1"/>
                </w:sdtPr>
                <w:sdtContent>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9" w:date="2024-06-22T14:03:00Z"/>
                        <w:rFonts w:ascii="Arial" w:cs="Arial" w:eastAsia="Arial" w:hAnsi="Arial"/>
                        <w:b w:val="0"/>
                        <w:i w:val="1"/>
                        <w:smallCaps w:val="0"/>
                        <w:strike w:val="0"/>
                        <w:color w:val="000000"/>
                        <w:sz w:val="16"/>
                        <w:szCs w:val="16"/>
                        <w:u w:val="none"/>
                        <w:shd w:fill="auto" w:val="clear"/>
                        <w:vertAlign w:val="baseline"/>
                      </w:rPr>
                    </w:pPr>
                    <w:sdt>
                      <w:sdtPr>
                        <w:tag w:val="goog_rdk_50"/>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3"/>
                </w:sdtPr>
                <w:sdtContent>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9" w:date="2024-06-22T14:03:00Z"/>
                        <w:rFonts w:ascii="Arial" w:cs="Arial" w:eastAsia="Arial" w:hAnsi="Arial"/>
                        <w:b w:val="0"/>
                        <w:i w:val="1"/>
                        <w:smallCaps w:val="0"/>
                        <w:strike w:val="0"/>
                        <w:color w:val="000000"/>
                        <w:sz w:val="16"/>
                        <w:szCs w:val="16"/>
                        <w:u w:val="none"/>
                        <w:shd w:fill="auto" w:val="clear"/>
                        <w:vertAlign w:val="baseline"/>
                      </w:rPr>
                    </w:pPr>
                    <w:sdt>
                      <w:sdtPr>
                        <w:tag w:val="goog_rdk_52"/>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5"/>
                </w:sdtPr>
                <w:sdtContent>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9" w:date="2024-06-22T14:03:00Z"/>
                        <w:rFonts w:ascii="Arial" w:cs="Arial" w:eastAsia="Arial" w:hAnsi="Arial"/>
                        <w:b w:val="0"/>
                        <w:i w:val="1"/>
                        <w:smallCaps w:val="0"/>
                        <w:strike w:val="0"/>
                        <w:color w:val="000000"/>
                        <w:sz w:val="16"/>
                        <w:szCs w:val="16"/>
                        <w:u w:val="none"/>
                        <w:shd w:fill="auto" w:val="clear"/>
                        <w:vertAlign w:val="baseline"/>
                      </w:rPr>
                    </w:pPr>
                    <w:sdt>
                      <w:sdtPr>
                        <w:tag w:val="goog_rdk_54"/>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7"/>
                </w:sdtPr>
                <w:sdtContent>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9" w:date="2024-06-22T14:03:00Z"/>
                        <w:rFonts w:ascii="Arial" w:cs="Arial" w:eastAsia="Arial" w:hAnsi="Arial"/>
                        <w:b w:val="0"/>
                        <w:i w:val="1"/>
                        <w:smallCaps w:val="0"/>
                        <w:strike w:val="0"/>
                        <w:color w:val="000000"/>
                        <w:sz w:val="16"/>
                        <w:szCs w:val="16"/>
                        <w:u w:val="none"/>
                        <w:shd w:fill="auto" w:val="clear"/>
                        <w:vertAlign w:val="baseline"/>
                      </w:rPr>
                    </w:pPr>
                    <w:sdt>
                      <w:sdtPr>
                        <w:tag w:val="goog_rdk_56"/>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59"/>
                </w:sdtPr>
                <w:sdtContent>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9" w:date="2024-06-22T14:03:00Z"/>
                        <w:rFonts w:ascii="Arial" w:cs="Arial" w:eastAsia="Arial" w:hAnsi="Arial"/>
                        <w:b w:val="0"/>
                        <w:i w:val="1"/>
                        <w:smallCaps w:val="0"/>
                        <w:strike w:val="0"/>
                        <w:color w:val="000000"/>
                        <w:sz w:val="16"/>
                        <w:szCs w:val="16"/>
                        <w:u w:val="none"/>
                        <w:shd w:fill="auto" w:val="clear"/>
                        <w:vertAlign w:val="baseline"/>
                      </w:rPr>
                    </w:pPr>
                    <w:sdt>
                      <w:sdtPr>
                        <w:tag w:val="goog_rdk_58"/>
                      </w:sdtPr>
                      <w:sdtContent>
                        <w:ins w:author="Stig Syndergaard" w:id="9" w:date="2024-06-22T14:03: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 = 1+3.n0 elements</w:t>
                          </w:r>
                        </w:ins>
                      </w:sdtContent>
                    </w:sdt>
                  </w:p>
                </w:sdtContent>
              </w:sdt>
            </w:tc>
          </w:tr>
        </w:sdtContent>
      </w:sdt>
      <w:sdt>
        <w:sdtPr>
          <w:tag w:val="goog_rdk_60"/>
        </w:sdtPr>
        <w:sdtContent>
          <w:tr>
            <w:trPr>
              <w:cantSplit w:val="1"/>
              <w:trHeight w:val="311" w:hRule="atLeast"/>
              <w:tblHeader w:val="0"/>
              <w:ins w:author="Stig Syndergaard" w:id="9" w:date="2024-06-22T14:03:00Z"/>
            </w:trPr>
            <w:tc>
              <w:tcPr>
                <w:shd w:fill="f3f3f3" w:val="clear"/>
                <w:tcMar>
                  <w:top w:w="0.0" w:type="dxa"/>
                  <w:left w:w="108.0" w:type="dxa"/>
                  <w:bottom w:w="0.0" w:type="dxa"/>
                  <w:right w:w="108.0" w:type="dxa"/>
                </w:tcMar>
              </w:tcPr>
              <w:sdt>
                <w:sdtPr>
                  <w:tag w:val="goog_rdk_62"/>
                </w:sdtPr>
                <w:sdtContent>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9" w:date="2024-06-22T14:03:00Z"/>
                        <w:rFonts w:ascii="Arial" w:cs="Arial" w:eastAsia="Arial" w:hAnsi="Arial"/>
                        <w:b w:val="0"/>
                        <w:i w:val="0"/>
                        <w:smallCaps w:val="0"/>
                        <w:strike w:val="0"/>
                        <w:color w:val="000000"/>
                        <w:sz w:val="16"/>
                        <w:szCs w:val="16"/>
                        <w:u w:val="none"/>
                        <w:shd w:fill="auto" w:val="clear"/>
                        <w:vertAlign w:val="baseline"/>
                      </w:rPr>
                    </w:pPr>
                    <w:sdt>
                      <w:sdtPr>
                        <w:tag w:val="goog_rdk_61"/>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64"/>
                </w:sdtPr>
                <w:sdtContent>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9" w:date="2024-06-22T14:03:00Z"/>
                        <w:rFonts w:ascii="Arial" w:cs="Arial" w:eastAsia="Arial" w:hAnsi="Arial"/>
                        <w:b w:val="1"/>
                        <w:i w:val="0"/>
                        <w:smallCaps w:val="0"/>
                        <w:strike w:val="0"/>
                        <w:color w:val="000000"/>
                        <w:sz w:val="16"/>
                        <w:szCs w:val="16"/>
                        <w:u w:val="none"/>
                        <w:shd w:fill="auto" w:val="clear"/>
                        <w:vertAlign w:val="baseline"/>
                      </w:rPr>
                    </w:pPr>
                    <w:sdt>
                      <w:sdtPr>
                        <w:tag w:val="goog_rdk_63"/>
                      </w:sdtPr>
                      <w:sdtContent>
                        <w:ins w:author="Stig Syndergaard" w:id="9" w:date="2024-06-22T14:03: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66"/>
                </w:sdtPr>
                <w:sdtContent>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9" w:date="2024-06-22T14:03:00Z"/>
                        <w:rFonts w:ascii="Arial" w:cs="Arial" w:eastAsia="Arial" w:hAnsi="Arial"/>
                        <w:b w:val="1"/>
                        <w:i w:val="0"/>
                        <w:smallCaps w:val="0"/>
                        <w:strike w:val="0"/>
                        <w:color w:val="000000"/>
                        <w:sz w:val="16"/>
                        <w:szCs w:val="16"/>
                        <w:u w:val="none"/>
                        <w:shd w:fill="auto" w:val="clear"/>
                        <w:vertAlign w:val="baseline"/>
                      </w:rPr>
                    </w:pPr>
                    <w:sdt>
                      <w:sdtPr>
                        <w:tag w:val="goog_rdk_65"/>
                      </w:sdtPr>
                      <w:sdtContent>
                        <w:ins w:author="Stig Syndergaard" w:id="9" w:date="2024-06-22T14:0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1 01 000</w:t>
                          </w:r>
                        </w:ins>
                      </w:sdtContent>
                    </w:sdt>
                  </w:p>
                </w:sdtContent>
              </w:sdt>
            </w:tc>
            <w:tc>
              <w:tcPr>
                <w:shd w:fill="f3f3f3" w:val="clear"/>
                <w:tcMar>
                  <w:top w:w="0.0" w:type="dxa"/>
                  <w:left w:w="108.0" w:type="dxa"/>
                  <w:bottom w:w="0.0" w:type="dxa"/>
                  <w:right w:w="108.0" w:type="dxa"/>
                </w:tcMar>
              </w:tcPr>
              <w:sdt>
                <w:sdtPr>
                  <w:tag w:val="goog_rdk_68"/>
                </w:sdtPr>
                <w:sdtContent>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9" w:date="2024-06-22T14:03:00Z"/>
                        <w:rFonts w:ascii="Arial" w:cs="Arial" w:eastAsia="Arial" w:hAnsi="Arial"/>
                        <w:b w:val="0"/>
                        <w:i w:val="0"/>
                        <w:smallCaps w:val="0"/>
                        <w:strike w:val="0"/>
                        <w:color w:val="000000"/>
                        <w:sz w:val="16"/>
                        <w:szCs w:val="16"/>
                        <w:u w:val="none"/>
                        <w:shd w:fill="auto" w:val="clear"/>
                        <w:vertAlign w:val="baseline"/>
                      </w:rPr>
                    </w:pPr>
                    <w:sdt>
                      <w:sdtPr>
                        <w:tag w:val="goog_rdk_67"/>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70"/>
                </w:sdtPr>
                <w:sdtContent>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9" w:date="2024-06-22T14:03:00Z"/>
                        <w:rFonts w:ascii="Arial" w:cs="Arial" w:eastAsia="Arial" w:hAnsi="Arial"/>
                        <w:b w:val="0"/>
                        <w:i w:val="0"/>
                        <w:smallCaps w:val="0"/>
                        <w:strike w:val="0"/>
                        <w:color w:val="000000"/>
                        <w:sz w:val="16"/>
                        <w:szCs w:val="16"/>
                        <w:u w:val="none"/>
                        <w:shd w:fill="auto" w:val="clear"/>
                        <w:vertAlign w:val="baseline"/>
                      </w:rPr>
                    </w:pPr>
                    <w:sdt>
                      <w:sdtPr>
                        <w:tag w:val="goog_rdk_69"/>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72"/>
                </w:sdtPr>
                <w:sdtContent>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ins w:author="Stig Syndergaard" w:id="9" w:date="2024-06-22T14:03:00Z"/>
                        <w:rFonts w:ascii="Arial" w:cs="Arial" w:eastAsia="Arial" w:hAnsi="Arial"/>
                        <w:b w:val="0"/>
                        <w:i w:val="0"/>
                        <w:smallCaps w:val="0"/>
                        <w:strike w:val="0"/>
                        <w:color w:val="000000"/>
                        <w:sz w:val="16"/>
                        <w:szCs w:val="16"/>
                        <w:u w:val="none"/>
                        <w:shd w:fill="auto" w:val="clear"/>
                        <w:vertAlign w:val="baseline"/>
                      </w:rPr>
                    </w:pPr>
                    <w:sdt>
                      <w:sdtPr>
                        <w:tag w:val="goog_rdk_71"/>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74"/>
                </w:sdtPr>
                <w:sdtContent>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9" w:date="2024-06-22T14:03:00Z"/>
                        <w:rFonts w:ascii="Arial" w:cs="Arial" w:eastAsia="Arial" w:hAnsi="Arial"/>
                        <w:b w:val="0"/>
                        <w:i w:val="0"/>
                        <w:smallCaps w:val="0"/>
                        <w:strike w:val="0"/>
                        <w:color w:val="000000"/>
                        <w:sz w:val="16"/>
                        <w:szCs w:val="16"/>
                        <w:u w:val="none"/>
                        <w:shd w:fill="auto" w:val="clear"/>
                        <w:vertAlign w:val="baseline"/>
                      </w:rPr>
                    </w:pPr>
                    <w:sdt>
                      <w:sdtPr>
                        <w:tag w:val="goog_rdk_73"/>
                      </w:sdtPr>
                      <w:sdtContent>
                        <w:ins w:author="Stig Syndergaard" w:id="9" w:date="2024-06-22T14: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76"/>
                </w:sdtPr>
                <w:sdtContent>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9" w:date="2024-06-22T14:03:00Z"/>
                        <w:rFonts w:ascii="Arial" w:cs="Arial" w:eastAsia="Arial" w:hAnsi="Arial"/>
                        <w:b w:val="0"/>
                        <w:i w:val="0"/>
                        <w:smallCaps w:val="0"/>
                        <w:strike w:val="0"/>
                        <w:color w:val="000000"/>
                        <w:sz w:val="16"/>
                        <w:szCs w:val="16"/>
                        <w:u w:val="none"/>
                        <w:shd w:fill="auto" w:val="clear"/>
                        <w:vertAlign w:val="baseline"/>
                      </w:rPr>
                    </w:pPr>
                    <w:sdt>
                      <w:sdtPr>
                        <w:tag w:val="goog_rdk_75"/>
                      </w:sdtPr>
                      <w:sdtContent>
                        <w:ins w:author="Stig Syndergaard" w:id="9" w:date="2024-06-22T14:0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descriptor</w:t>
                          </w:r>
                        </w:ins>
                      </w:sdtContent>
                    </w:sdt>
                  </w:p>
                </w:sdtContent>
              </w:sdt>
            </w:tc>
          </w:tr>
        </w:sdtContent>
      </w:sdt>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presence of aircraft RO header,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n1</w:t>
            </w: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7-8</w:t>
            </w:r>
          </w:p>
        </w:tc>
        <w:tc>
          <w:tcPr>
            <w:shd w:fill="e0e0e0" w:val="clear"/>
            <w:tcMar>
              <w:top w:w="0.0" w:type="dxa"/>
              <w:left w:w="108.0" w:type="dxa"/>
              <w:bottom w:w="0.0" w:type="dxa"/>
              <w:right w:w="108.0" w:type="dxa"/>
            </w:tcM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Aircraft data introducer</w:t>
            </w:r>
          </w:p>
        </w:tc>
        <w:tc>
          <w:tcPr>
            <w:shd w:fill="e0e0e0" w:val="clear"/>
            <w:tcMar>
              <w:top w:w="0.0" w:type="dxa"/>
              <w:left w:w="108.0" w:type="dxa"/>
              <w:bottom w:w="0.0" w:type="dxa"/>
              <w:right w:w="108.0" w:type="dxa"/>
            </w:tcM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r>
      <w:tr>
        <w:trPr>
          <w:cantSplit w:val="1"/>
          <w:trHeight w:val="52"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Aircraft </w:t>
            </w:r>
            <w:sdt>
              <w:sdtPr>
                <w:tag w:val="goog_rdk_77"/>
              </w:sdtPr>
              <w:sdtContent>
                <w:ins w:author="Stig Syndergaard" w:id="10" w:date="2024-06-22T14:58: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identifier</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w:t>
            </w:r>
            <w:sdt>
              <w:sdtPr>
                <w:tag w:val="goog_rdk_78"/>
              </w:sdtPr>
              <w:sdtContent>
                <w:ins w:author="Stig Syndergaard" w:id="11" w:date="2024-06-22T14:58: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008</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80"/>
              </w:sdtPr>
              <w:sdtContent>
                <w:ins w:author="Stig Syndergaard" w:id="12" w:date="2024-06-22T15:0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64</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sdt>
              <w:sdtPr>
                <w:tag w:val="goog_rdk_82"/>
              </w:sdtPr>
              <w:sdtContent>
                <w:ins w:author="Stig Syndergaard" w:id="13" w:date="2024-06-22T15:0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Character</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83"/>
              </w:sdtPr>
              <w:sdtContent>
                <w:commentRangeStart w:id="7"/>
              </w:sdtContent>
            </w:sdt>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 instrument</w:t>
            </w:r>
            <w:commentRangeEnd w:id="7"/>
            <w:r w:rsidDel="00000000" w:rsidR="00000000" w:rsidRPr="00000000">
              <w:commentReference w:id="7"/>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New</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Will mimic the satellite instrument table, but for terrestrial</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N1</w:t>
            </w:r>
          </w:p>
        </w:tc>
        <w:tc>
          <w:tcPr>
            <w:shd w:fill="f3f3f3" w:val="clear"/>
            <w:tcMar>
              <w:top w:w="0.0" w:type="dxa"/>
              <w:left w:w="108.0" w:type="dxa"/>
              <w:bottom w:w="0.0" w:type="dxa"/>
              <w:right w:w="108.0" w:type="dxa"/>
            </w:tcM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N1 = …</w:t>
            </w:r>
          </w:p>
        </w:tc>
      </w:tr>
      <w:sdt>
        <w:sdtPr>
          <w:tag w:val="goog_rdk_85"/>
        </w:sdtPr>
        <w:sdtContent>
          <w:tr>
            <w:trPr>
              <w:cantSplit w:val="1"/>
              <w:trHeight w:val="311" w:hRule="atLeast"/>
              <w:tblHeader w:val="0"/>
              <w:ins w:author="Stig Syndergaard" w:id="14" w:date="2024-06-22T15:24:00Z"/>
            </w:trPr>
            <w:tc>
              <w:tcPr>
                <w:shd w:fill="f3f3f3" w:val="clear"/>
                <w:tcMar>
                  <w:top w:w="0.0" w:type="dxa"/>
                  <w:left w:w="108.0" w:type="dxa"/>
                  <w:bottom w:w="0.0" w:type="dxa"/>
                  <w:right w:w="108.0" w:type="dxa"/>
                </w:tcMar>
              </w:tcPr>
              <w:sdt>
                <w:sdtPr>
                  <w:tag w:val="goog_rdk_87"/>
                </w:sdtPr>
                <w:sdtContent>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4" w:date="2024-06-22T15:24:00Z"/>
                        <w:rFonts w:ascii="Arial" w:cs="Arial" w:eastAsia="Arial" w:hAnsi="Arial"/>
                        <w:b w:val="0"/>
                        <w:i w:val="0"/>
                        <w:smallCaps w:val="0"/>
                        <w:strike w:val="0"/>
                        <w:color w:val="000000"/>
                        <w:sz w:val="16"/>
                        <w:szCs w:val="16"/>
                        <w:u w:val="none"/>
                        <w:shd w:fill="auto" w:val="clear"/>
                        <w:vertAlign w:val="baseline"/>
                      </w:rPr>
                    </w:pPr>
                    <w:sdt>
                      <w:sdtPr>
                        <w:tag w:val="goog_rdk_86"/>
                      </w:sdtPr>
                      <w:sdtContent>
                        <w:ins w:author="Stig Syndergaard" w:id="14" w:date="2024-06-22T15:2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89"/>
                </w:sdtPr>
                <w:sdtContent>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4" w:date="2024-06-22T15:24:00Z"/>
                        <w:rFonts w:ascii="Arial" w:cs="Arial" w:eastAsia="Arial" w:hAnsi="Arial"/>
                        <w:b w:val="1"/>
                        <w:i w:val="0"/>
                        <w:smallCaps w:val="0"/>
                        <w:strike w:val="0"/>
                        <w:color w:val="000000"/>
                        <w:sz w:val="16"/>
                        <w:szCs w:val="16"/>
                        <w:u w:val="none"/>
                        <w:shd w:fill="auto" w:val="clear"/>
                        <w:vertAlign w:val="baseline"/>
                      </w:rPr>
                    </w:pPr>
                    <w:sdt>
                      <w:sdtPr>
                        <w:tag w:val="goog_rdk_88"/>
                      </w:sdtPr>
                      <w:sdtContent>
                        <w:ins w:author="Stig Syndergaard" w:id="14" w:date="2024-06-22T15:24: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91"/>
                </w:sdtPr>
                <w:sdtContent>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14" w:date="2024-06-22T15:24:00Z"/>
                        <w:rFonts w:ascii="Arial" w:cs="Arial" w:eastAsia="Arial" w:hAnsi="Arial"/>
                        <w:b w:val="1"/>
                        <w:i w:val="0"/>
                        <w:smallCaps w:val="0"/>
                        <w:strike w:val="0"/>
                        <w:color w:val="000000"/>
                        <w:sz w:val="16"/>
                        <w:szCs w:val="16"/>
                        <w:u w:val="none"/>
                        <w:shd w:fill="auto" w:val="clear"/>
                        <w:vertAlign w:val="baseline"/>
                      </w:rPr>
                    </w:pPr>
                    <w:sdt>
                      <w:sdtPr>
                        <w:tag w:val="goog_rdk_90"/>
                      </w:sdtPr>
                      <w:sdtContent>
                        <w:ins w:author="Stig Syndergaard" w:id="14" w:date="2024-06-22T15:24: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1 01 000</w:t>
                          </w:r>
                        </w:ins>
                      </w:sdtContent>
                    </w:sdt>
                  </w:p>
                </w:sdtContent>
              </w:sdt>
            </w:tc>
            <w:tc>
              <w:tcPr>
                <w:shd w:fill="f3f3f3" w:val="clear"/>
                <w:tcMar>
                  <w:top w:w="0.0" w:type="dxa"/>
                  <w:left w:w="108.0" w:type="dxa"/>
                  <w:bottom w:w="0.0" w:type="dxa"/>
                  <w:right w:w="108.0" w:type="dxa"/>
                </w:tcMar>
              </w:tcPr>
              <w:sdt>
                <w:sdtPr>
                  <w:tag w:val="goog_rdk_93"/>
                </w:sdtPr>
                <w:sdtContent>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4" w:date="2024-06-22T15:24:00Z"/>
                        <w:rFonts w:ascii="Arial" w:cs="Arial" w:eastAsia="Arial" w:hAnsi="Arial"/>
                        <w:b w:val="0"/>
                        <w:i w:val="0"/>
                        <w:smallCaps w:val="0"/>
                        <w:strike w:val="0"/>
                        <w:color w:val="000000"/>
                        <w:sz w:val="16"/>
                        <w:szCs w:val="16"/>
                        <w:u w:val="none"/>
                        <w:shd w:fill="auto" w:val="clear"/>
                        <w:vertAlign w:val="baseline"/>
                      </w:rPr>
                    </w:pPr>
                    <w:sdt>
                      <w:sdtPr>
                        <w:tag w:val="goog_rdk_92"/>
                      </w:sdtPr>
                      <w:sdtContent>
                        <w:ins w:author="Stig Syndergaard" w:id="14" w:date="2024-06-22T15:2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95"/>
                </w:sdtPr>
                <w:sdtContent>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4" w:date="2024-06-22T15:24:00Z"/>
                        <w:rFonts w:ascii="Arial" w:cs="Arial" w:eastAsia="Arial" w:hAnsi="Arial"/>
                        <w:b w:val="0"/>
                        <w:i w:val="0"/>
                        <w:smallCaps w:val="0"/>
                        <w:strike w:val="0"/>
                        <w:color w:val="000000"/>
                        <w:sz w:val="16"/>
                        <w:szCs w:val="16"/>
                        <w:u w:val="none"/>
                        <w:shd w:fill="auto" w:val="clear"/>
                        <w:vertAlign w:val="baseline"/>
                      </w:rPr>
                    </w:pPr>
                    <w:sdt>
                      <w:sdtPr>
                        <w:tag w:val="goog_rdk_94"/>
                      </w:sdtPr>
                      <w:sdtContent>
                        <w:ins w:author="Stig Syndergaard" w:id="14" w:date="2024-06-22T15:2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97"/>
                </w:sdtPr>
                <w:sdtContent>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ins w:author="Stig Syndergaard" w:id="14" w:date="2024-06-22T15:24:00Z"/>
                        <w:rFonts w:ascii="Arial" w:cs="Arial" w:eastAsia="Arial" w:hAnsi="Arial"/>
                        <w:b w:val="0"/>
                        <w:i w:val="0"/>
                        <w:smallCaps w:val="0"/>
                        <w:strike w:val="0"/>
                        <w:color w:val="000000"/>
                        <w:sz w:val="16"/>
                        <w:szCs w:val="16"/>
                        <w:u w:val="none"/>
                        <w:shd w:fill="auto" w:val="clear"/>
                        <w:vertAlign w:val="baseline"/>
                      </w:rPr>
                    </w:pPr>
                    <w:sdt>
                      <w:sdtPr>
                        <w:tag w:val="goog_rdk_96"/>
                      </w:sdtPr>
                      <w:sdtContent>
                        <w:ins w:author="Stig Syndergaard" w:id="14" w:date="2024-06-22T15:2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99"/>
                </w:sdtPr>
                <w:sdtContent>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4" w:date="2024-06-22T15:24:00Z"/>
                        <w:rFonts w:ascii="Arial" w:cs="Arial" w:eastAsia="Arial" w:hAnsi="Arial"/>
                        <w:b w:val="0"/>
                        <w:i w:val="0"/>
                        <w:smallCaps w:val="0"/>
                        <w:strike w:val="0"/>
                        <w:color w:val="000000"/>
                        <w:sz w:val="16"/>
                        <w:szCs w:val="16"/>
                        <w:u w:val="none"/>
                        <w:shd w:fill="auto" w:val="clear"/>
                        <w:vertAlign w:val="baseline"/>
                      </w:rPr>
                    </w:pPr>
                    <w:sdt>
                      <w:sdtPr>
                        <w:tag w:val="goog_rdk_98"/>
                      </w:sdtPr>
                      <w:sdtContent>
                        <w:ins w:author="Stig Syndergaard" w:id="14" w:date="2024-06-22T15:2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01"/>
                </w:sdtPr>
                <w:sdtContent>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4" w:date="2024-06-22T15:24:00Z"/>
                        <w:rFonts w:ascii="Arial" w:cs="Arial" w:eastAsia="Arial" w:hAnsi="Arial"/>
                        <w:b w:val="0"/>
                        <w:i w:val="0"/>
                        <w:smallCaps w:val="0"/>
                        <w:strike w:val="0"/>
                        <w:color w:val="000000"/>
                        <w:sz w:val="16"/>
                        <w:szCs w:val="16"/>
                        <w:u w:val="none"/>
                        <w:shd w:fill="auto" w:val="clear"/>
                        <w:vertAlign w:val="baseline"/>
                      </w:rPr>
                    </w:pPr>
                    <w:sdt>
                      <w:sdtPr>
                        <w:tag w:val="goog_rdk_100"/>
                      </w:sdtPr>
                      <w:sdtContent>
                        <w:ins w:author="Stig Syndergaard" w:id="14" w:date="2024-06-22T15:24: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descriptor</w:t>
                          </w:r>
                        </w:ins>
                      </w:sdtContent>
                    </w:sdt>
                  </w:p>
                </w:sdtContent>
              </w:sdt>
            </w:tc>
          </w:tr>
        </w:sdtContent>
      </w:sdt>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Short delayed replication factor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presence of balloon RO header,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n2</w:t>
            </w: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11-12</w:t>
            </w:r>
          </w:p>
        </w:tc>
        <w:tc>
          <w:tcPr>
            <w:shd w:fill="f3f3f3" w:val="clear"/>
            <w:tcMar>
              <w:top w:w="0.0" w:type="dxa"/>
              <w:left w:w="108.0" w:type="dxa"/>
              <w:bottom w:w="0.0" w:type="dxa"/>
              <w:right w:w="108.0" w:type="dxa"/>
            </w:tcMa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Balloon data introducer</w:t>
            </w:r>
          </w:p>
        </w:tc>
        <w:tc>
          <w:tcPr>
            <w:shd w:fill="f3f3f3" w:val="clear"/>
            <w:tcMar>
              <w:top w:w="0.0" w:type="dxa"/>
              <w:left w:w="108.0" w:type="dxa"/>
              <w:bottom w:w="0.0" w:type="dxa"/>
              <w:right w:w="108.0" w:type="dxa"/>
            </w:tcMa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102"/>
              </w:sdtPr>
              <w:sdtContent>
                <w:commentRangeStart w:id="8"/>
              </w:sdtContent>
            </w:sdt>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Balloon identifier?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0 01 008</w:t>
            </w:r>
            <w:commentRangeEnd w:id="8"/>
            <w:r w:rsidDel="00000000" w:rsidR="00000000" w:rsidRPr="00000000">
              <w:commentReference w:id="8"/>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 instrument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New</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Will mimic the satellite instrument table, but for terrestrial</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N2</w:t>
            </w:r>
          </w:p>
        </w:tc>
        <w:tc>
          <w:tcPr>
            <w:shd w:fill="f3f3f3" w:val="clear"/>
            <w:tcMar>
              <w:top w:w="0.0" w:type="dxa"/>
              <w:left w:w="108.0" w:type="dxa"/>
              <w:bottom w:w="0.0" w:type="dxa"/>
              <w:right w:w="108.0" w:type="dxa"/>
            </w:tcM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N2 = …</w:t>
            </w:r>
          </w:p>
        </w:tc>
      </w:tr>
      <w:sdt>
        <w:sdtPr>
          <w:tag w:val="goog_rdk_104"/>
        </w:sdtPr>
        <w:sdtContent>
          <w:tr>
            <w:trPr>
              <w:cantSplit w:val="1"/>
              <w:trHeight w:val="311" w:hRule="atLeast"/>
              <w:tblHeader w:val="0"/>
              <w:ins w:author="Stig Syndergaard" w:id="15" w:date="2024-06-22T15:44:00Z"/>
            </w:trPr>
            <w:tc>
              <w:tcPr>
                <w:shd w:fill="f3f3f3" w:val="clear"/>
                <w:tcMar>
                  <w:top w:w="0.0" w:type="dxa"/>
                  <w:left w:w="108.0" w:type="dxa"/>
                  <w:bottom w:w="0.0" w:type="dxa"/>
                  <w:right w:w="108.0" w:type="dxa"/>
                </w:tcMar>
              </w:tcPr>
              <w:sdt>
                <w:sdtPr>
                  <w:tag w:val="goog_rdk_106"/>
                </w:sdtPr>
                <w:sdtContent>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5" w:date="2024-06-22T15:44:00Z"/>
                        <w:rFonts w:ascii="Arial" w:cs="Arial" w:eastAsia="Arial" w:hAnsi="Arial"/>
                        <w:b w:val="0"/>
                        <w:i w:val="0"/>
                        <w:smallCaps w:val="0"/>
                        <w:strike w:val="0"/>
                        <w:color w:val="000000"/>
                        <w:sz w:val="16"/>
                        <w:szCs w:val="16"/>
                        <w:u w:val="none"/>
                        <w:shd w:fill="auto" w:val="clear"/>
                        <w:vertAlign w:val="baseline"/>
                      </w:rPr>
                    </w:pPr>
                    <w:sdt>
                      <w:sdtPr>
                        <w:tag w:val="goog_rdk_105"/>
                      </w:sdtPr>
                      <w:sdtContent>
                        <w:ins w:author="Stig Syndergaard" w:id="15" w:date="2024-06-22T15:4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08"/>
                </w:sdtPr>
                <w:sdtContent>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5" w:date="2024-06-22T15:44:00Z"/>
                        <w:rFonts w:ascii="Arial" w:cs="Arial" w:eastAsia="Arial" w:hAnsi="Arial"/>
                        <w:b w:val="1"/>
                        <w:i w:val="0"/>
                        <w:smallCaps w:val="0"/>
                        <w:strike w:val="0"/>
                        <w:color w:val="000000"/>
                        <w:sz w:val="16"/>
                        <w:szCs w:val="16"/>
                        <w:u w:val="none"/>
                        <w:shd w:fill="auto" w:val="clear"/>
                        <w:vertAlign w:val="baseline"/>
                      </w:rPr>
                    </w:pPr>
                    <w:sdt>
                      <w:sdtPr>
                        <w:tag w:val="goog_rdk_107"/>
                      </w:sdtPr>
                      <w:sdtContent>
                        <w:ins w:author="Stig Syndergaard" w:id="15" w:date="2024-06-22T15:44: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10"/>
                </w:sdtPr>
                <w:sdtContent>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15" w:date="2024-06-22T15:44:00Z"/>
                        <w:rFonts w:ascii="Arial" w:cs="Arial" w:eastAsia="Arial" w:hAnsi="Arial"/>
                        <w:b w:val="1"/>
                        <w:i w:val="0"/>
                        <w:smallCaps w:val="0"/>
                        <w:strike w:val="0"/>
                        <w:color w:val="000000"/>
                        <w:sz w:val="16"/>
                        <w:szCs w:val="16"/>
                        <w:u w:val="none"/>
                        <w:shd w:fill="auto" w:val="clear"/>
                        <w:vertAlign w:val="baseline"/>
                      </w:rPr>
                    </w:pPr>
                    <w:sdt>
                      <w:sdtPr>
                        <w:tag w:val="goog_rdk_109"/>
                      </w:sdtPr>
                      <w:sdtContent>
                        <w:ins w:author="Stig Syndergaard" w:id="15" w:date="2024-06-22T15:44: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1 01 000</w:t>
                          </w:r>
                        </w:ins>
                      </w:sdtContent>
                    </w:sdt>
                  </w:p>
                </w:sdtContent>
              </w:sdt>
            </w:tc>
            <w:tc>
              <w:tcPr>
                <w:shd w:fill="f3f3f3" w:val="clear"/>
                <w:tcMar>
                  <w:top w:w="0.0" w:type="dxa"/>
                  <w:left w:w="108.0" w:type="dxa"/>
                  <w:bottom w:w="0.0" w:type="dxa"/>
                  <w:right w:w="108.0" w:type="dxa"/>
                </w:tcMar>
              </w:tcPr>
              <w:sdt>
                <w:sdtPr>
                  <w:tag w:val="goog_rdk_112"/>
                </w:sdtPr>
                <w:sdtContent>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5" w:date="2024-06-22T15:44:00Z"/>
                        <w:rFonts w:ascii="Arial" w:cs="Arial" w:eastAsia="Arial" w:hAnsi="Arial"/>
                        <w:b w:val="0"/>
                        <w:i w:val="0"/>
                        <w:smallCaps w:val="0"/>
                        <w:strike w:val="0"/>
                        <w:color w:val="000000"/>
                        <w:sz w:val="16"/>
                        <w:szCs w:val="16"/>
                        <w:u w:val="none"/>
                        <w:shd w:fill="auto" w:val="clear"/>
                        <w:vertAlign w:val="baseline"/>
                      </w:rPr>
                    </w:pPr>
                    <w:sdt>
                      <w:sdtPr>
                        <w:tag w:val="goog_rdk_111"/>
                      </w:sdtPr>
                      <w:sdtContent>
                        <w:ins w:author="Stig Syndergaard" w:id="15" w:date="2024-06-22T15:4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14"/>
                </w:sdtPr>
                <w:sdtContent>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5" w:date="2024-06-22T15:44:00Z"/>
                        <w:rFonts w:ascii="Arial" w:cs="Arial" w:eastAsia="Arial" w:hAnsi="Arial"/>
                        <w:b w:val="0"/>
                        <w:i w:val="0"/>
                        <w:smallCaps w:val="0"/>
                        <w:strike w:val="0"/>
                        <w:color w:val="000000"/>
                        <w:sz w:val="16"/>
                        <w:szCs w:val="16"/>
                        <w:u w:val="none"/>
                        <w:shd w:fill="auto" w:val="clear"/>
                        <w:vertAlign w:val="baseline"/>
                      </w:rPr>
                    </w:pPr>
                    <w:sdt>
                      <w:sdtPr>
                        <w:tag w:val="goog_rdk_113"/>
                      </w:sdtPr>
                      <w:sdtContent>
                        <w:ins w:author="Stig Syndergaard" w:id="15" w:date="2024-06-22T15:4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16"/>
                </w:sdtPr>
                <w:sdtContent>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ins w:author="Stig Syndergaard" w:id="15" w:date="2024-06-22T15:44:00Z"/>
                        <w:rFonts w:ascii="Arial" w:cs="Arial" w:eastAsia="Arial" w:hAnsi="Arial"/>
                        <w:b w:val="0"/>
                        <w:i w:val="0"/>
                        <w:smallCaps w:val="0"/>
                        <w:strike w:val="0"/>
                        <w:color w:val="000000"/>
                        <w:sz w:val="16"/>
                        <w:szCs w:val="16"/>
                        <w:u w:val="none"/>
                        <w:shd w:fill="auto" w:val="clear"/>
                        <w:vertAlign w:val="baseline"/>
                      </w:rPr>
                    </w:pPr>
                    <w:sdt>
                      <w:sdtPr>
                        <w:tag w:val="goog_rdk_115"/>
                      </w:sdtPr>
                      <w:sdtContent>
                        <w:ins w:author="Stig Syndergaard" w:id="15" w:date="2024-06-22T15:4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18"/>
                </w:sdtPr>
                <w:sdtContent>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5" w:date="2024-06-22T15:44:00Z"/>
                        <w:rFonts w:ascii="Arial" w:cs="Arial" w:eastAsia="Arial" w:hAnsi="Arial"/>
                        <w:b w:val="0"/>
                        <w:i w:val="0"/>
                        <w:smallCaps w:val="0"/>
                        <w:strike w:val="0"/>
                        <w:color w:val="000000"/>
                        <w:sz w:val="16"/>
                        <w:szCs w:val="16"/>
                        <w:u w:val="none"/>
                        <w:shd w:fill="auto" w:val="clear"/>
                        <w:vertAlign w:val="baseline"/>
                      </w:rPr>
                    </w:pPr>
                    <w:sdt>
                      <w:sdtPr>
                        <w:tag w:val="goog_rdk_117"/>
                      </w:sdtPr>
                      <w:sdtContent>
                        <w:ins w:author="Stig Syndergaard" w:id="15" w:date="2024-06-22T15:44: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20"/>
                </w:sdtPr>
                <w:sdtContent>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5" w:date="2024-06-22T15:44:00Z"/>
                        <w:rFonts w:ascii="Arial" w:cs="Arial" w:eastAsia="Arial" w:hAnsi="Arial"/>
                        <w:b w:val="0"/>
                        <w:i w:val="0"/>
                        <w:smallCaps w:val="0"/>
                        <w:strike w:val="0"/>
                        <w:color w:val="000000"/>
                        <w:sz w:val="16"/>
                        <w:szCs w:val="16"/>
                        <w:u w:val="none"/>
                        <w:shd w:fill="auto" w:val="clear"/>
                        <w:vertAlign w:val="baseline"/>
                      </w:rPr>
                    </w:pPr>
                    <w:sdt>
                      <w:sdtPr>
                        <w:tag w:val="goog_rdk_119"/>
                      </w:sdtPr>
                      <w:sdtContent>
                        <w:ins w:author="Stig Syndergaard" w:id="15" w:date="2024-06-22T15:44: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descriptor</w:t>
                          </w:r>
                        </w:ins>
                      </w:sdtContent>
                    </w:sdt>
                  </w:p>
                </w:sdtContent>
              </w:sdt>
            </w:tc>
          </w:tr>
        </w:sdtContent>
      </w:sdt>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presence of mountain RO header</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14-18</w:t>
            </w:r>
          </w:p>
        </w:tc>
        <w:tc>
          <w:tcPr>
            <w:shd w:fill="e0e0e0" w:val="clear"/>
            <w:tcMar>
              <w:top w:w="0.0" w:type="dxa"/>
              <w:left w:w="108.0" w:type="dxa"/>
              <w:bottom w:w="0.0" w:type="dxa"/>
              <w:right w:w="108.0" w:type="dxa"/>
            </w:tcM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Mountain data introducer</w:t>
            </w:r>
          </w:p>
        </w:tc>
        <w:tc>
          <w:tcPr>
            <w:shd w:fill="e0e0e0" w:val="clear"/>
            <w:tcMar>
              <w:top w:w="0.0" w:type="dxa"/>
              <w:left w:w="108.0" w:type="dxa"/>
              <w:bottom w:w="0.0" w:type="dxa"/>
              <w:right w:w="108.0" w:type="dxa"/>
            </w:tcM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14-17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121"/>
              </w:sdtPr>
              <w:sdtContent>
                <w:commentRangeStart w:id="9"/>
              </w:sdtContent>
            </w:sdt>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WIGOS station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3 01 150 </w:t>
            </w:r>
            <w:commentRangeEnd w:id="9"/>
            <w:r w:rsidDel="00000000" w:rsidR="00000000" w:rsidRPr="00000000">
              <w:commentReference w:id="9"/>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WIGOS Identifier series</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0 01 125</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WIGOS Issuer of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0 01 126</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WIGOS Issue number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0 01 127</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f3f3f3" w:val="clear"/>
            <w:tcMar>
              <w:top w:w="0.0" w:type="dxa"/>
              <w:left w:w="108.0" w:type="dxa"/>
              <w:bottom w:w="0.0" w:type="dxa"/>
              <w:right w:w="108.0" w:type="dxa"/>
            </w:tcM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WIGOS Local identifier (character)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0 01 128</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128</w:t>
            </w:r>
          </w:p>
        </w:tc>
        <w:tc>
          <w:tcPr>
            <w:shd w:fill="f3f3f3" w:val="clear"/>
            <w:tcMar>
              <w:top w:w="0.0" w:type="dxa"/>
              <w:left w:w="108.0" w:type="dxa"/>
              <w:bottom w:w="0.0" w:type="dxa"/>
              <w:right w:w="108.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 instrument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New</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Will mimic the satellite instrument table, but for terrestrial</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w:t>
            </w:r>
          </w:p>
        </w:tc>
        <w:tc>
          <w:tcPr>
            <w:shd w:fill="f3f3f3" w:val="clear"/>
            <w:tcMar>
              <w:top w:w="0.0" w:type="dxa"/>
              <w:left w:w="108.0" w:type="dxa"/>
              <w:bottom w:w="0.0" w:type="dxa"/>
              <w:right w:w="108.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 = …</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sdt>
              <w:sdtPr>
                <w:tag w:val="goog_rdk_122"/>
              </w:sdtPr>
              <w:sdtContent>
                <w:commentRangeStart w:id="10"/>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Originating centre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0 01 033</w:t>
            </w:r>
            <w:commentRangeEnd w:id="10"/>
            <w:r w:rsidDel="00000000" w:rsidR="00000000" w:rsidRPr="00000000">
              <w:commentReference w:id="10"/>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e.g. 94 = Copenhagen (DMI) – </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See Table 3</w:t>
            </w: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21</w:t>
            </w:r>
          </w:p>
        </w:tc>
        <w:tc>
          <w:tcPr>
            <w:shd w:fill="f3f3f3" w:val="clear"/>
            <w:tcMar>
              <w:top w:w="0.0" w:type="dxa"/>
              <w:left w:w="108.0" w:type="dxa"/>
              <w:bottom w:w="0.0" w:type="dxa"/>
              <w:right w:w="108.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Product type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0 02 172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sdt>
              <w:sdtPr>
                <w:tag w:val="goog_rdk_124"/>
              </w:sdtPr>
              <w:sdtContent>
                <w:ins w:author="Stig Syndergaard" w:id="16" w:date="2024-06-22T16:13:00Z"/>
                <w:sdt>
                  <w:sdtPr>
                    <w:tag w:val="goog_rdk_125"/>
                  </w:sdtPr>
                  <w:sdtContent>
                    <w:commentRangeStart w:id="11"/>
                  </w:sdtContent>
                </w:sdt>
                <w:ins w:author="Stig Syndergaard" w:id="16" w:date="2024-06-22T16: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sdt>
              <w:sdtPr>
                <w:tag w:val="goog_rdk_126"/>
              </w:sdtPr>
              <w:sdtContent>
                <w:ins w:author="Stig Syndergaard" w:id="17" w:date="2024-06-22T16: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occultation</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sounding</w:t>
            </w:r>
            <w:commentRangeEnd w:id="11"/>
            <w:r w:rsidDel="00000000" w:rsidR="00000000" w:rsidRPr="00000000">
              <w:commentReference w:id="11"/>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Software ID</w:t>
            </w:r>
          </w:p>
        </w:tc>
        <w:tc>
          <w:tcPr>
            <w:shd w:fill="e0e0e0" w:val="clear"/>
            <w:tcMar>
              <w:top w:w="0.0" w:type="dxa"/>
              <w:left w:w="108.0" w:type="dxa"/>
              <w:bottom w:w="0.0" w:type="dxa"/>
              <w:right w:w="108.0" w:type="dxa"/>
            </w:tcMa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0 25 060</w:t>
            </w:r>
          </w:p>
        </w:tc>
        <w:tc>
          <w:tcPr>
            <w:shd w:fill="e0e0e0" w:val="clear"/>
            <w:tcMar>
              <w:top w:w="0.0" w:type="dxa"/>
              <w:left w:w="108.0" w:type="dxa"/>
              <w:bottom w:w="0.0" w:type="dxa"/>
              <w:right w:w="108.0" w:type="dxa"/>
            </w:tcM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Identifies processing algorithms used by org. centre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127"/>
              </w:sdtPr>
              <w:sdtContent>
                <w:commentRangeStart w:id="12"/>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Database identification</w:t>
            </w:r>
          </w:p>
        </w:tc>
        <w:tc>
          <w:tcPr>
            <w:shd w:fill="f3f3f3" w:val="clear"/>
            <w:tcMar>
              <w:top w:w="0.0" w:type="dxa"/>
              <w:left w:w="108.0" w:type="dxa"/>
              <w:bottom w:w="0.0" w:type="dxa"/>
              <w:right w:w="108.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0 25 062</w:t>
            </w:r>
          </w:p>
        </w:tc>
        <w:tc>
          <w:tcPr>
            <w:shd w:fill="f3f3f3" w:val="clear"/>
            <w:tcMar>
              <w:top w:w="0.0" w:type="dxa"/>
              <w:left w:w="108.0" w:type="dxa"/>
              <w:bottom w:w="0.0" w:type="dxa"/>
              <w:right w:w="108.0" w:type="dxa"/>
            </w:tcM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Additional software identification information</w:t>
            </w:r>
            <w:commentRangeEnd w:id="12"/>
            <w:r w:rsidDel="00000000" w:rsidR="00000000" w:rsidRPr="00000000">
              <w:commentReference w:id="12"/>
            </w: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sdt>
              <w:sdtPr>
                <w:tag w:val="goog_rdk_129"/>
              </w:sdtPr>
              <w:sdtContent>
                <w:ins w:author="Stig Syndergaard" w:id="18" w:date="2024-06-23T21:53:00Z">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Reference time</w:t>
                  </w:r>
                </w:ins>
              </w:sdtContent>
            </w:sdt>
            <w:r w:rsidDel="00000000" w:rsidR="00000000" w:rsidRPr="00000000">
              <w:rPr>
                <w:rtl w:val="0"/>
              </w:rPr>
            </w:r>
          </w:p>
        </w:tc>
      </w:tr>
      <w:sdt>
        <w:sdtPr>
          <w:tag w:val="goog_rdk_131"/>
        </w:sdtPr>
        <w:sdtContent>
          <w:tr>
            <w:trPr>
              <w:cantSplit w:val="1"/>
              <w:tblHeader w:val="0"/>
              <w:ins w:author="Stig Syndergaard" w:id="19" w:date="2024-06-23T13:59:00Z"/>
            </w:trPr>
            <w:tc>
              <w:tcPr>
                <w:shd w:fill="f3f3f3" w:val="clear"/>
                <w:tcMar>
                  <w:top w:w="0.0" w:type="dxa"/>
                  <w:left w:w="108.0" w:type="dxa"/>
                  <w:bottom w:w="0.0" w:type="dxa"/>
                  <w:right w:w="108.0" w:type="dxa"/>
                </w:tcMar>
              </w:tcPr>
              <w:sdt>
                <w:sdtPr>
                  <w:tag w:val="goog_rdk_134"/>
                </w:sdtPr>
                <w:sdtContent>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9" w:date="2024-06-23T13:59:00Z"/>
                        <w:rFonts w:ascii="Arial" w:cs="Arial" w:eastAsia="Arial" w:hAnsi="Arial"/>
                        <w:b w:val="0"/>
                        <w:i w:val="0"/>
                        <w:smallCaps w:val="0"/>
                        <w:strike w:val="0"/>
                        <w:color w:val="000000"/>
                        <w:sz w:val="16"/>
                        <w:szCs w:val="16"/>
                        <w:u w:val="none"/>
                        <w:shd w:fill="auto" w:val="clear"/>
                        <w:vertAlign w:val="baseline"/>
                      </w:rPr>
                    </w:pPr>
                    <w:sdt>
                      <w:sdtPr>
                        <w:tag w:val="goog_rdk_132"/>
                      </w:sdtPr>
                      <w:sdtContent>
                        <w:ins w:author="Stig Syndergaard" w:id="19" w:date="2024-06-23T13:59:00Z"/>
                        <w:sdt>
                          <w:sdtPr>
                            <w:tag w:val="goog_rdk_133"/>
                          </w:sdtPr>
                          <w:sdtContent>
                            <w:commentRangeStart w:id="13"/>
                          </w:sdtContent>
                        </w:sdt>
                        <w:ins w:author="Stig Syndergaard" w:id="19" w:date="2024-06-23T13:5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ins>
                      </w:sdtContent>
                    </w:sdt>
                  </w:p>
                </w:sdtContent>
              </w:sdt>
            </w:tc>
            <w:tc>
              <w:tcPr>
                <w:shd w:fill="f3f3f3" w:val="clear"/>
                <w:tcMar>
                  <w:top w:w="0.0" w:type="dxa"/>
                  <w:left w:w="108.0" w:type="dxa"/>
                  <w:bottom w:w="0.0" w:type="dxa"/>
                  <w:right w:w="108.0" w:type="dxa"/>
                </w:tcMar>
              </w:tcPr>
              <w:sdt>
                <w:sdtPr>
                  <w:tag w:val="goog_rdk_136"/>
                </w:sdtPr>
                <w:sdtContent>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9" w:date="2024-06-23T13:59:00Z"/>
                        <w:rFonts w:ascii="Arial" w:cs="Arial" w:eastAsia="Arial" w:hAnsi="Arial"/>
                        <w:b w:val="1"/>
                        <w:i w:val="0"/>
                        <w:smallCaps w:val="0"/>
                        <w:strike w:val="0"/>
                        <w:color w:val="000000"/>
                        <w:sz w:val="16"/>
                        <w:szCs w:val="16"/>
                        <w:u w:val="none"/>
                        <w:shd w:fill="auto" w:val="clear"/>
                        <w:vertAlign w:val="baseline"/>
                      </w:rPr>
                    </w:pPr>
                    <w:sdt>
                      <w:sdtPr>
                        <w:tag w:val="goog_rdk_135"/>
                      </w:sdtPr>
                      <w:sdtContent>
                        <w:ins w:author="Stig Syndergaard" w:id="19" w:date="2024-06-23T13:59: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Time Significance</w:t>
                          </w:r>
                        </w:ins>
                      </w:sdtContent>
                    </w:sdt>
                  </w:p>
                </w:sdtContent>
              </w:sdt>
            </w:tc>
            <w:tc>
              <w:tcPr>
                <w:shd w:fill="f3f3f3" w:val="clear"/>
                <w:tcMar>
                  <w:top w:w="0.0" w:type="dxa"/>
                  <w:left w:w="108.0" w:type="dxa"/>
                  <w:bottom w:w="0.0" w:type="dxa"/>
                  <w:right w:w="108.0" w:type="dxa"/>
                </w:tcMar>
              </w:tcPr>
              <w:sdt>
                <w:sdtPr>
                  <w:tag w:val="goog_rdk_138"/>
                </w:sdtPr>
                <w:sdtContent>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19" w:date="2024-06-23T13:59:00Z"/>
                        <w:rFonts w:ascii="Arial" w:cs="Arial" w:eastAsia="Arial" w:hAnsi="Arial"/>
                        <w:b w:val="1"/>
                        <w:i w:val="0"/>
                        <w:smallCaps w:val="0"/>
                        <w:strike w:val="0"/>
                        <w:color w:val="000000"/>
                        <w:sz w:val="16"/>
                        <w:szCs w:val="16"/>
                        <w:u w:val="none"/>
                        <w:shd w:fill="auto" w:val="clear"/>
                        <w:vertAlign w:val="baseline"/>
                      </w:rPr>
                    </w:pPr>
                    <w:sdt>
                      <w:sdtPr>
                        <w:tag w:val="goog_rdk_137"/>
                      </w:sdtPr>
                      <w:sdtContent>
                        <w:ins w:author="Stig Syndergaard" w:id="19" w:date="2024-06-23T13:59: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0 08 021</w:t>
                          </w:r>
                        </w:ins>
                      </w:sdtContent>
                    </w:sdt>
                  </w:p>
                </w:sdtContent>
              </w:sdt>
            </w:tc>
            <w:tc>
              <w:tcPr>
                <w:shd w:fill="f3f3f3" w:val="clear"/>
                <w:tcMar>
                  <w:top w:w="0.0" w:type="dxa"/>
                  <w:left w:w="108.0" w:type="dxa"/>
                  <w:bottom w:w="0.0" w:type="dxa"/>
                  <w:right w:w="108.0" w:type="dxa"/>
                </w:tcMar>
              </w:tcPr>
              <w:sdt>
                <w:sdtPr>
                  <w:tag w:val="goog_rdk_140"/>
                </w:sdtPr>
                <w:sdtContent>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9" w:date="2024-06-23T13:59:00Z"/>
                        <w:rFonts w:ascii="Arial" w:cs="Arial" w:eastAsia="Arial" w:hAnsi="Arial"/>
                        <w:b w:val="0"/>
                        <w:i w:val="0"/>
                        <w:smallCaps w:val="0"/>
                        <w:strike w:val="0"/>
                        <w:color w:val="000000"/>
                        <w:sz w:val="16"/>
                        <w:szCs w:val="16"/>
                        <w:u w:val="none"/>
                        <w:shd w:fill="auto" w:val="clear"/>
                        <w:vertAlign w:val="baseline"/>
                      </w:rPr>
                    </w:pPr>
                    <w:sdt>
                      <w:sdtPr>
                        <w:tag w:val="goog_rdk_139"/>
                      </w:sdtPr>
                      <w:sdtContent>
                        <w:ins w:author="Stig Syndergaard" w:id="19" w:date="2024-06-23T13:5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142"/>
                </w:sdtPr>
                <w:sdtContent>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19" w:date="2024-06-23T13:59:00Z"/>
                        <w:rFonts w:ascii="Arial" w:cs="Arial" w:eastAsia="Arial" w:hAnsi="Arial"/>
                        <w:b w:val="0"/>
                        <w:i w:val="0"/>
                        <w:smallCaps w:val="0"/>
                        <w:strike w:val="0"/>
                        <w:color w:val="000000"/>
                        <w:sz w:val="16"/>
                        <w:szCs w:val="16"/>
                        <w:u w:val="none"/>
                        <w:shd w:fill="auto" w:val="clear"/>
                        <w:vertAlign w:val="baseline"/>
                      </w:rPr>
                    </w:pPr>
                    <w:sdt>
                      <w:sdtPr>
                        <w:tag w:val="goog_rdk_141"/>
                      </w:sdtPr>
                      <w:sdtContent>
                        <w:ins w:author="Stig Syndergaard" w:id="19" w:date="2024-06-23T13:5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144"/>
                </w:sdtPr>
                <w:sdtContent>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ins w:author="Stig Syndergaard" w:id="19" w:date="2024-06-23T13:59:00Z"/>
                        <w:rFonts w:ascii="Arial" w:cs="Arial" w:eastAsia="Arial" w:hAnsi="Arial"/>
                        <w:b w:val="0"/>
                        <w:i w:val="0"/>
                        <w:smallCaps w:val="0"/>
                        <w:strike w:val="0"/>
                        <w:color w:val="000000"/>
                        <w:sz w:val="16"/>
                        <w:szCs w:val="16"/>
                        <w:u w:val="none"/>
                        <w:shd w:fill="auto" w:val="clear"/>
                        <w:vertAlign w:val="baseline"/>
                      </w:rPr>
                    </w:pPr>
                    <w:sdt>
                      <w:sdtPr>
                        <w:tag w:val="goog_rdk_143"/>
                      </w:sdtPr>
                      <w:sdtContent>
                        <w:ins w:author="Stig Syndergaard" w:id="19" w:date="2024-06-23T13:5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ins>
                      </w:sdtContent>
                    </w:sdt>
                  </w:p>
                </w:sdtContent>
              </w:sdt>
            </w:tc>
            <w:tc>
              <w:tcPr>
                <w:shd w:fill="f3f3f3" w:val="clear"/>
                <w:tcMar>
                  <w:top w:w="0.0" w:type="dxa"/>
                  <w:left w:w="108.0" w:type="dxa"/>
                  <w:bottom w:w="0.0" w:type="dxa"/>
                  <w:right w:w="108.0" w:type="dxa"/>
                </w:tcMar>
              </w:tcPr>
              <w:sdt>
                <w:sdtPr>
                  <w:tag w:val="goog_rdk_146"/>
                </w:sdtPr>
                <w:sdtContent>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9" w:date="2024-06-23T13:59:00Z"/>
                        <w:rFonts w:ascii="Arial" w:cs="Arial" w:eastAsia="Arial" w:hAnsi="Arial"/>
                        <w:b w:val="0"/>
                        <w:i w:val="0"/>
                        <w:smallCaps w:val="0"/>
                        <w:strike w:val="0"/>
                        <w:color w:val="000000"/>
                        <w:sz w:val="16"/>
                        <w:szCs w:val="16"/>
                        <w:u w:val="none"/>
                        <w:shd w:fill="auto" w:val="clear"/>
                        <w:vertAlign w:val="baseline"/>
                      </w:rPr>
                    </w:pPr>
                    <w:sdt>
                      <w:sdtPr>
                        <w:tag w:val="goog_rdk_145"/>
                      </w:sdtPr>
                      <w:sdtContent>
                        <w:ins w:author="Stig Syndergaard" w:id="19" w:date="2024-06-23T13:5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ins>
                      </w:sdtContent>
                    </w:sdt>
                  </w:p>
                </w:sdtContent>
              </w:sdt>
            </w:tc>
            <w:tc>
              <w:tcPr>
                <w:shd w:fill="f3f3f3" w:val="clear"/>
                <w:tcMar>
                  <w:top w:w="0.0" w:type="dxa"/>
                  <w:left w:w="108.0" w:type="dxa"/>
                  <w:bottom w:w="0.0" w:type="dxa"/>
                  <w:right w:w="108.0" w:type="dxa"/>
                </w:tcMar>
              </w:tcPr>
              <w:sdt>
                <w:sdtPr>
                  <w:tag w:val="goog_rdk_148"/>
                </w:sdtPr>
                <w:sdtContent>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9" w:date="2024-06-23T13:59:00Z"/>
                        <w:rFonts w:ascii="Arial" w:cs="Arial" w:eastAsia="Arial" w:hAnsi="Arial"/>
                        <w:b w:val="0"/>
                        <w:i w:val="0"/>
                        <w:smallCaps w:val="0"/>
                        <w:strike w:val="0"/>
                        <w:color w:val="000000"/>
                        <w:sz w:val="16"/>
                        <w:szCs w:val="16"/>
                        <w:u w:val="none"/>
                        <w:shd w:fill="auto" w:val="clear"/>
                        <w:vertAlign w:val="baseline"/>
                      </w:rPr>
                    </w:pPr>
                    <w:sdt>
                      <w:sdtPr>
                        <w:tag w:val="goog_rdk_147"/>
                      </w:sdtPr>
                      <w:sdtContent>
                        <w:ins w:author="Stig Syndergaard" w:id="19" w:date="2024-06-23T13:5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 = start of phenomenon or</w:t>
                          </w:r>
                        </w:ins>
                      </w:sdtContent>
                    </w:sdt>
                  </w:p>
                </w:sdtContent>
              </w:sdt>
              <w:sdt>
                <w:sdtPr>
                  <w:tag w:val="goog_rdk_150"/>
                </w:sdtPr>
                <w:sdtContent>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19" w:date="2024-06-23T13:59:00Z"/>
                        <w:rFonts w:ascii="Arial" w:cs="Arial" w:eastAsia="Arial" w:hAnsi="Arial"/>
                        <w:b w:val="0"/>
                        <w:i w:val="0"/>
                        <w:smallCaps w:val="0"/>
                        <w:strike w:val="0"/>
                        <w:color w:val="000000"/>
                        <w:sz w:val="16"/>
                        <w:szCs w:val="16"/>
                        <w:u w:val="none"/>
                        <w:shd w:fill="auto" w:val="clear"/>
                        <w:vertAlign w:val="baseline"/>
                      </w:rPr>
                    </w:pPr>
                    <w:sdt>
                      <w:sdtPr>
                        <w:tag w:val="goog_rdk_149"/>
                      </w:sdtPr>
                      <w:sdtContent>
                        <w:ins w:author="Stig Syndergaard" w:id="19" w:date="2024-06-23T13:5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 = nominal reporting time</w:t>
                          </w:r>
                          <w:commentRangeEnd w:id="13"/>
                          <w:r w:rsidDel="00000000" w:rsidR="00000000" w:rsidRPr="00000000">
                            <w:commentReference w:id="13"/>
                          </w:r>
                          <w:r w:rsidDel="00000000" w:rsidR="00000000" w:rsidRPr="00000000">
                            <w:rPr>
                              <w:rtl w:val="0"/>
                            </w:rPr>
                          </w:r>
                        </w:ins>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7–9</w:t>
            </w:r>
          </w:p>
        </w:tc>
        <w:tc>
          <w:tcPr>
            <w:shd w:fill="e0e0e0" w:val="clear"/>
            <w:tcMar>
              <w:top w:w="0.0" w:type="dxa"/>
              <w:left w:w="108.0" w:type="dxa"/>
              <w:bottom w:w="0.0" w:type="dxa"/>
              <w:right w:w="108.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Date</w:t>
            </w:r>
          </w:p>
        </w:tc>
        <w:tc>
          <w:tcPr>
            <w:shd w:fill="e0e0e0" w:val="clear"/>
            <w:tcMar>
              <w:top w:w="0.0" w:type="dxa"/>
              <w:left w:w="108.0" w:type="dxa"/>
              <w:bottom w:w="0.0" w:type="dxa"/>
              <w:right w:w="108.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3 01 011</w:t>
            </w:r>
          </w:p>
        </w:tc>
        <w:tc>
          <w:tcPr>
            <w:shd w:fill="e0e0e0" w:val="clear"/>
            <w:tcMar>
              <w:top w:w="0.0" w:type="dxa"/>
              <w:left w:w="108.0" w:type="dxa"/>
              <w:bottom w:w="0.0" w:type="dxa"/>
              <w:right w:w="108.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Year</w:t>
            </w:r>
          </w:p>
        </w:tc>
        <w:tc>
          <w:tcPr>
            <w:shd w:fill="f3f3f3" w:val="clear"/>
            <w:tcMar>
              <w:top w:w="0.0" w:type="dxa"/>
              <w:left w:w="108.0" w:type="dxa"/>
              <w:bottom w:w="0.0" w:type="dxa"/>
              <w:right w:w="108.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0 04 001</w:t>
            </w:r>
          </w:p>
        </w:tc>
        <w:tc>
          <w:tcPr>
            <w:shd w:fill="f3f3f3" w:val="clear"/>
            <w:tcMar>
              <w:top w:w="0.0" w:type="dxa"/>
              <w:left w:w="108.0" w:type="dxa"/>
              <w:bottom w:w="0.0" w:type="dxa"/>
              <w:right w:w="108.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w:t>
            </w:r>
          </w:p>
        </w:tc>
        <w:tc>
          <w:tcPr>
            <w:shd w:fill="f3f3f3" w:val="clear"/>
            <w:tcMar>
              <w:top w:w="0.0" w:type="dxa"/>
              <w:left w:w="108.0" w:type="dxa"/>
              <w:bottom w:w="0.0" w:type="dxa"/>
              <w:right w:w="108.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4-digit year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Month</w:t>
            </w:r>
          </w:p>
        </w:tc>
        <w:tc>
          <w:tcPr>
            <w:shd w:fill="e0e0e0" w:val="clear"/>
            <w:tcMar>
              <w:top w:w="0.0" w:type="dxa"/>
              <w:left w:w="108.0" w:type="dxa"/>
              <w:bottom w:w="0.0" w:type="dxa"/>
              <w:right w:w="108.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0 04 002</w:t>
            </w:r>
          </w:p>
        </w:tc>
        <w:tc>
          <w:tcPr>
            <w:shd w:fill="e0e0e0" w:val="clear"/>
            <w:tcMar>
              <w:top w:w="0.0" w:type="dxa"/>
              <w:left w:w="108.0" w:type="dxa"/>
              <w:bottom w:w="0.0" w:type="dxa"/>
              <w:right w:w="108.0" w:type="dxa"/>
            </w:tcM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Month</w:t>
            </w:r>
          </w:p>
        </w:tc>
        <w:tc>
          <w:tcPr>
            <w:shd w:fill="e0e0e0" w:val="clear"/>
            <w:tcMar>
              <w:top w:w="0.0" w:type="dxa"/>
              <w:left w:w="108.0" w:type="dxa"/>
              <w:bottom w:w="0.0" w:type="dxa"/>
              <w:right w:w="108.0" w:type="dxa"/>
            </w:tcMa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Day</w:t>
            </w:r>
          </w:p>
        </w:tc>
        <w:tc>
          <w:tcPr>
            <w:shd w:fill="f3f3f3" w:val="clear"/>
            <w:tcMar>
              <w:top w:w="0.0" w:type="dxa"/>
              <w:left w:w="108.0" w:type="dxa"/>
              <w:bottom w:w="0.0" w:type="dxa"/>
              <w:right w:w="108.0" w:type="dxa"/>
            </w:tcMa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0 04 003</w:t>
            </w:r>
          </w:p>
        </w:tc>
        <w:tc>
          <w:tcPr>
            <w:shd w:fill="f3f3f3" w:val="clear"/>
            <w:tcMar>
              <w:top w:w="0.0" w:type="dxa"/>
              <w:left w:w="108.0" w:type="dxa"/>
              <w:bottom w:w="0.0" w:type="dxa"/>
              <w:right w:w="108.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Day</w:t>
            </w:r>
          </w:p>
        </w:tc>
        <w:tc>
          <w:tcPr>
            <w:shd w:fill="f3f3f3" w:val="clear"/>
            <w:tcMar>
              <w:top w:w="0.0" w:type="dxa"/>
              <w:left w:w="108.0" w:type="dxa"/>
              <w:bottom w:w="0.0" w:type="dxa"/>
              <w:right w:w="108.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10–11</w:t>
            </w:r>
          </w:p>
        </w:tc>
        <w:tc>
          <w:tcPr>
            <w:shd w:fill="e0e0e0" w:val="clear"/>
            <w:tcMar>
              <w:top w:w="0.0" w:type="dxa"/>
              <w:left w:w="108.0" w:type="dxa"/>
              <w:bottom w:w="0.0" w:type="dxa"/>
              <w:right w:w="108.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Time</w:t>
            </w:r>
          </w:p>
        </w:tc>
        <w:tc>
          <w:tcPr>
            <w:shd w:fill="e0e0e0" w:val="clear"/>
            <w:tcMar>
              <w:top w:w="0.0" w:type="dxa"/>
              <w:left w:w="108.0" w:type="dxa"/>
              <w:bottom w:w="0.0" w:type="dxa"/>
              <w:right w:w="108.0" w:type="dxa"/>
            </w:tcM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3 01 012</w:t>
            </w:r>
          </w:p>
        </w:tc>
        <w:tc>
          <w:tcPr>
            <w:shd w:fill="e0e0e0" w:val="clear"/>
            <w:tcMar>
              <w:top w:w="0.0" w:type="dxa"/>
              <w:left w:w="108.0" w:type="dxa"/>
              <w:bottom w:w="0.0" w:type="dxa"/>
              <w:right w:w="108.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Hour</w:t>
            </w:r>
          </w:p>
        </w:tc>
        <w:tc>
          <w:tcPr>
            <w:shd w:fill="f3f3f3" w:val="clear"/>
            <w:tcMar>
              <w:top w:w="0.0" w:type="dxa"/>
              <w:left w:w="108.0" w:type="dxa"/>
              <w:bottom w:w="0.0" w:type="dxa"/>
              <w:right w:w="108.0" w:type="dxa"/>
            </w:tcMa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0 04 004</w:t>
            </w:r>
          </w:p>
        </w:tc>
        <w:tc>
          <w:tcPr>
            <w:shd w:fill="f3f3f3" w:val="clear"/>
            <w:tcMar>
              <w:top w:w="0.0" w:type="dxa"/>
              <w:left w:w="108.0" w:type="dxa"/>
              <w:bottom w:w="0.0" w:type="dxa"/>
              <w:right w:w="108.0" w:type="dxa"/>
            </w:tcMa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Hour</w:t>
            </w:r>
          </w:p>
        </w:tc>
        <w:tc>
          <w:tcPr>
            <w:shd w:fill="f3f3f3" w:val="clear"/>
            <w:tcMar>
              <w:top w:w="0.0" w:type="dxa"/>
              <w:left w:w="108.0" w:type="dxa"/>
              <w:bottom w:w="0.0" w:type="dxa"/>
              <w:right w:w="108.0" w:type="dxa"/>
            </w:tcMa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Minute</w:t>
            </w:r>
          </w:p>
        </w:tc>
        <w:tc>
          <w:tcPr>
            <w:shd w:fill="e0e0e0" w:val="clear"/>
            <w:tcMar>
              <w:top w:w="0.0" w:type="dxa"/>
              <w:left w:w="108.0" w:type="dxa"/>
              <w:bottom w:w="0.0" w:type="dxa"/>
              <w:right w:w="108.0" w:type="dxa"/>
            </w:tcMa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0 04 005</w:t>
            </w:r>
          </w:p>
        </w:tc>
        <w:tc>
          <w:tcPr>
            <w:shd w:fill="e0e0e0" w:val="clear"/>
            <w:tcMar>
              <w:top w:w="0.0" w:type="dxa"/>
              <w:left w:w="108.0" w:type="dxa"/>
              <w:bottom w:w="0.0" w:type="dxa"/>
              <w:right w:w="108.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Minute</w:t>
            </w:r>
          </w:p>
        </w:tc>
        <w:tc>
          <w:tcPr>
            <w:shd w:fill="e0e0e0" w:val="clear"/>
            <w:tcMar>
              <w:top w:w="0.0" w:type="dxa"/>
              <w:left w:w="108.0" w:type="dxa"/>
              <w:bottom w:w="0.0" w:type="dxa"/>
              <w:right w:w="108.0" w:type="dxa"/>
            </w:tcMa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bit width</w:t>
            </w:r>
          </w:p>
        </w:tc>
        <w:tc>
          <w:tcPr>
            <w:shd w:fill="f3f3f3" w:val="clear"/>
            <w:tcMar>
              <w:top w:w="0.0" w:type="dxa"/>
              <w:left w:w="108.0" w:type="dxa"/>
              <w:bottom w:w="0.0" w:type="dxa"/>
              <w:right w:w="108.0" w:type="dxa"/>
            </w:tcMa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2 01 138</w:t>
            </w:r>
          </w:p>
        </w:tc>
        <w:tc>
          <w:tcPr>
            <w:shd w:fill="f3f3f3" w:val="clear"/>
            <w:tcMar>
              <w:top w:w="0.0" w:type="dxa"/>
              <w:left w:w="108.0" w:type="dxa"/>
              <w:bottom w:w="0.0" w:type="dxa"/>
              <w:right w:w="108.0" w:type="dxa"/>
            </w:tcMa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 10 to bit width</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scale</w:t>
            </w:r>
          </w:p>
        </w:tc>
        <w:tc>
          <w:tcPr>
            <w:shd w:fill="e0e0e0" w:val="clear"/>
            <w:tcMar>
              <w:top w:w="0.0" w:type="dxa"/>
              <w:left w:w="108.0" w:type="dxa"/>
              <w:bottom w:w="0.0" w:type="dxa"/>
              <w:right w:w="108.0" w:type="dxa"/>
            </w:tcMa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2 02 131</w:t>
            </w:r>
          </w:p>
        </w:tc>
        <w:tc>
          <w:tcPr>
            <w:shd w:fill="e0e0e0" w:val="clear"/>
            <w:tcMar>
              <w:top w:w="0.0" w:type="dxa"/>
              <w:left w:w="108.0" w:type="dxa"/>
              <w:bottom w:w="0.0" w:type="dxa"/>
              <w:right w:w="108.0" w:type="dxa"/>
            </w:tcMa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 3 to scale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0 04 006</w:t>
            </w:r>
          </w:p>
        </w:tc>
        <w:tc>
          <w:tcPr>
            <w:shd w:fill="f3f3f3" w:val="clear"/>
            <w:tcMar>
              <w:top w:w="0.0" w:type="dxa"/>
              <w:left w:w="108.0" w:type="dxa"/>
              <w:bottom w:w="0.0" w:type="dxa"/>
              <w:right w:w="108.0" w:type="dxa"/>
            </w:tcM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0</w:t>
            </w:r>
          </w:p>
        </w:tc>
        <w:tc>
          <w:tcPr>
            <w:shd w:fill="f3f3f3" w:val="clear"/>
            <w:tcMar>
              <w:top w:w="0.0" w:type="dxa"/>
              <w:left w:w="108.0" w:type="dxa"/>
              <w:bottom w:w="0.0" w:type="dxa"/>
              <w:right w:w="108.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   6</w:t>
            </w:r>
          </w:p>
        </w:tc>
        <w:tc>
          <w:tcPr>
            <w:shd w:fill="f3f3f3" w:val="clear"/>
            <w:tcMar>
              <w:top w:w="0.0" w:type="dxa"/>
              <w:left w:w="108.0" w:type="dxa"/>
              <w:bottom w:w="0.0" w:type="dxa"/>
              <w:right w:w="108.0" w:type="dxa"/>
            </w:tcMa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0.000 – 59.999s to 1ms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width to Table B</w:t>
            </w:r>
          </w:p>
        </w:tc>
        <w:tc>
          <w:tcPr>
            <w:shd w:fill="f3f3f3" w:val="clear"/>
            <w:tcMar>
              <w:top w:w="0.0" w:type="dxa"/>
              <w:left w:w="108.0" w:type="dxa"/>
              <w:bottom w:w="0.0" w:type="dxa"/>
              <w:right w:w="108.0" w:type="dxa"/>
            </w:tcM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2 01 000</w:t>
            </w:r>
          </w:p>
        </w:tc>
        <w:tc>
          <w:tcPr>
            <w:shd w:fill="f3f3f3" w:val="clear"/>
            <w:tcMar>
              <w:top w:w="0.0" w:type="dxa"/>
              <w:left w:w="108.0" w:type="dxa"/>
              <w:bottom w:w="0.0" w:type="dxa"/>
              <w:right w:w="108.0" w:type="dxa"/>
            </w:tcMa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summary quality information</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151"/>
              </w:sdtPr>
              <w:sdtContent>
                <w:commentRangeStart w:id="14"/>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Quality flags for RO Data</w:t>
            </w:r>
          </w:p>
        </w:tc>
        <w:tc>
          <w:tcPr>
            <w:shd w:fill="f3f3f3" w:val="clear"/>
            <w:tcMar>
              <w:top w:w="0.0" w:type="dxa"/>
              <w:left w:w="108.0" w:type="dxa"/>
              <w:bottom w:w="0.0" w:type="dxa"/>
              <w:right w:w="108.0" w:type="dxa"/>
            </w:tcMa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0 33 039</w:t>
            </w:r>
            <w:commentRangeEnd w:id="14"/>
            <w:r w:rsidDel="00000000" w:rsidR="00000000" w:rsidRPr="00000000">
              <w:commentReference w:id="14"/>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w:t>
            </w:r>
          </w:p>
        </w:tc>
        <w:tc>
          <w:tcPr>
            <w:shd w:fill="f3f3f3" w:val="clear"/>
            <w:tcMar>
              <w:top w:w="0.0" w:type="dxa"/>
              <w:left w:w="108.0" w:type="dxa"/>
              <w:bottom w:w="0.0" w:type="dxa"/>
              <w:right w:w="108.0" w:type="dxa"/>
            </w:tcMa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Flag table</w:t>
            </w:r>
          </w:p>
        </w:tc>
        <w:tc>
          <w:tcPr>
            <w:shd w:fill="f3f3f3" w:val="clear"/>
            <w:tcMar>
              <w:top w:w="0.0" w:type="dxa"/>
              <w:left w:w="108.0" w:type="dxa"/>
              <w:bottom w:w="0.0" w:type="dxa"/>
              <w:right w:w="108.0" w:type="dxa"/>
            </w:tcMa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See Table 9</w:t>
            </w:r>
          </w:p>
        </w:tc>
      </w:tr>
      <w:tr>
        <w:trPr>
          <w:cantSplit w:val="1"/>
          <w:tblHeader w:val="0"/>
        </w:trPr>
        <w:tc>
          <w:tcPr>
            <w:tcMar>
              <w:top w:w="0.0" w:type="dxa"/>
              <w:left w:w="108.0" w:type="dxa"/>
              <w:bottom w:w="0.0" w:type="dxa"/>
              <w:right w:w="108.0" w:type="dxa"/>
            </w:tcMa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tcMar>
              <w:top w:w="0.0" w:type="dxa"/>
              <w:left w:w="108.0" w:type="dxa"/>
              <w:bottom w:w="0.0" w:type="dxa"/>
              <w:right w:w="108.0" w:type="dxa"/>
            </w:tcMa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tcMar>
              <w:top w:w="0.0" w:type="dxa"/>
              <w:left w:w="108.0" w:type="dxa"/>
              <w:bottom w:w="0.0" w:type="dxa"/>
              <w:right w:w="108.0" w:type="dxa"/>
            </w:tcMa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tcMar>
              <w:top w:w="0.0" w:type="dxa"/>
              <w:left w:w="108.0" w:type="dxa"/>
              <w:bottom w:w="0.0" w:type="dxa"/>
              <w:right w:w="108.0" w:type="dxa"/>
            </w:tcMa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tcMar>
              <w:top w:w="0.0" w:type="dxa"/>
              <w:left w:w="108.0" w:type="dxa"/>
              <w:bottom w:w="0.0" w:type="dxa"/>
              <w:right w:w="108.0" w:type="dxa"/>
            </w:tcMa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tcMar>
              <w:top w:w="0.0" w:type="dxa"/>
              <w:left w:w="108.0" w:type="dxa"/>
              <w:bottom w:w="0.0" w:type="dxa"/>
              <w:right w:w="108.0" w:type="dxa"/>
            </w:tcMa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LEO &amp; GNSS POD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15–17</w:t>
            </w:r>
          </w:p>
        </w:tc>
        <w:tc>
          <w:tcPr>
            <w:shd w:fill="f3f3f3" w:val="clear"/>
            <w:tcMar>
              <w:top w:w="0.0" w:type="dxa"/>
              <w:left w:w="108.0" w:type="dxa"/>
              <w:bottom w:w="0.0" w:type="dxa"/>
              <w:right w:w="108.0" w:type="dxa"/>
            </w:tcMa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 of Platform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3 04 030</w:t>
            </w:r>
          </w:p>
        </w:tc>
        <w:tc>
          <w:tcPr>
            <w:shd w:fill="f3f3f3" w:val="clear"/>
            <w:tcMar>
              <w:top w:w="0.0" w:type="dxa"/>
              <w:left w:w="108.0" w:type="dxa"/>
              <w:bottom w:w="0.0" w:type="dxa"/>
              <w:right w:w="108.0" w:type="dxa"/>
            </w:tcM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LEO, to 1cm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15</w:t>
            </w:r>
          </w:p>
        </w:tc>
        <w:tc>
          <w:tcPr>
            <w:shd w:fill="e0e0e0" w:val="clear"/>
            <w:tcMar>
              <w:top w:w="0.0" w:type="dxa"/>
              <w:left w:w="108.0" w:type="dxa"/>
              <w:bottom w:w="0.0" w:type="dxa"/>
              <w:right w:w="108.0" w:type="dxa"/>
            </w:tcM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0 27 031</w:t>
            </w:r>
          </w:p>
        </w:tc>
        <w:tc>
          <w:tcPr>
            <w:shd w:fill="e0e0e0" w:val="clear"/>
            <w:tcMar>
              <w:top w:w="0.0" w:type="dxa"/>
              <w:left w:w="108.0" w:type="dxa"/>
              <w:bottom w:w="0.0" w:type="dxa"/>
              <w:right w:w="108.0" w:type="dxa"/>
            </w:tcM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21"/>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90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east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0 28 031</w:t>
            </w:r>
          </w:p>
        </w:tc>
        <w:tc>
          <w:tcPr>
            <w:shd w:fill="f3f3f3" w:val="clear"/>
            <w:tcMar>
              <w:top w:w="0.0" w:type="dxa"/>
              <w:left w:w="108.0" w:type="dxa"/>
              <w:bottom w:w="0.0" w:type="dxa"/>
              <w:right w:w="108.0" w:type="dxa"/>
            </w:tcMa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of North Pole</w:t>
            </w:r>
          </w:p>
        </w:tc>
        <w:tc>
          <w:tcPr>
            <w:shd w:fill="e0e0e0" w:val="clear"/>
            <w:tcMar>
              <w:top w:w="0.0" w:type="dxa"/>
              <w:left w:w="108.0" w:type="dxa"/>
              <w:bottom w:w="0.0" w:type="dxa"/>
              <w:right w:w="108.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0 10 031</w:t>
            </w:r>
          </w:p>
        </w:tc>
        <w:tc>
          <w:tcPr>
            <w:shd w:fill="e0e0e0" w:val="clear"/>
            <w:tcMar>
              <w:top w:w="0.0" w:type="dxa"/>
              <w:left w:w="108.0" w:type="dxa"/>
              <w:bottom w:w="0.0" w:type="dxa"/>
              <w:right w:w="108.0" w:type="dxa"/>
            </w:tcMa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18–20</w:t>
            </w:r>
          </w:p>
        </w:tc>
        <w:tc>
          <w:tcPr>
            <w:shd w:fill="f3f3f3" w:val="clear"/>
            <w:tcMar>
              <w:top w:w="0.0" w:type="dxa"/>
              <w:left w:w="108.0" w:type="dxa"/>
              <w:bottom w:w="0.0" w:type="dxa"/>
              <w:right w:w="108.0" w:type="dxa"/>
            </w:tcM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Velocity of Platform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3 04 031</w:t>
            </w:r>
          </w:p>
        </w:tc>
        <w:tc>
          <w:tcPr>
            <w:shd w:fill="f3f3f3" w:val="clear"/>
            <w:tcMar>
              <w:top w:w="0.0" w:type="dxa"/>
              <w:left w:w="108.0" w:type="dxa"/>
              <w:bottom w:w="0.0" w:type="dxa"/>
              <w:right w:w="108.0" w:type="dxa"/>
            </w:tcM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LEO, to 10mm.s</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first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0 01 041</w:t>
            </w:r>
          </w:p>
        </w:tc>
        <w:tc>
          <w:tcPr>
            <w:shd w:fill="e0e0e0" w:val="clear"/>
            <w:tcMar>
              <w:top w:w="0.0" w:type="dxa"/>
              <w:left w:w="108.0" w:type="dxa"/>
              <w:bottom w:w="0.0" w:type="dxa"/>
              <w:right w:w="108.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rHeight w:val="54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19</w:t>
            </w:r>
          </w:p>
        </w:tc>
        <w:tc>
          <w:tcPr>
            <w:shd w:fill="f3f3f3" w:val="clear"/>
            <w:tcMar>
              <w:top w:w="0.0" w:type="dxa"/>
              <w:left w:w="108.0" w:type="dxa"/>
              <w:bottom w:w="0.0" w:type="dxa"/>
              <w:right w:w="108.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second component.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0 01 042</w:t>
            </w:r>
          </w:p>
        </w:tc>
        <w:tc>
          <w:tcPr>
            <w:shd w:fill="f3f3f3" w:val="clear"/>
            <w:tcMar>
              <w:top w:w="0.0" w:type="dxa"/>
              <w:left w:w="108.0" w:type="dxa"/>
              <w:bottom w:w="0.0" w:type="dxa"/>
              <w:right w:w="108.0" w:type="dxa"/>
            </w:tcMa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f3f3f3" w:val="clear"/>
            <w:tcMar>
              <w:top w:w="0.0" w:type="dxa"/>
              <w:left w:w="108.0" w:type="dxa"/>
              <w:bottom w:w="0.0" w:type="dxa"/>
              <w:right w:w="108.0" w:type="dxa"/>
            </w:tcMa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rHeight w:val="54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third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0 01 043</w:t>
            </w:r>
          </w:p>
        </w:tc>
        <w:tc>
          <w:tcPr>
            <w:shd w:fill="e0e0e0" w:val="clear"/>
            <w:tcMar>
              <w:top w:w="0.0" w:type="dxa"/>
              <w:left w:w="108.0" w:type="dxa"/>
              <w:bottom w:w="0.0" w:type="dxa"/>
              <w:right w:w="108.0" w:type="dxa"/>
            </w:tcMa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21</w:t>
            </w:r>
          </w:p>
        </w:tc>
        <w:tc>
          <w:tcPr>
            <w:shd w:fill="f3f3f3" w:val="clear"/>
            <w:tcMar>
              <w:top w:w="0.0" w:type="dxa"/>
              <w:left w:w="108.0" w:type="dxa"/>
              <w:bottom w:w="0.0" w:type="dxa"/>
              <w:right w:w="108.0" w:type="dxa"/>
            </w:tcM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Satellite Classification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0 02 020</w:t>
            </w:r>
          </w:p>
        </w:tc>
        <w:tc>
          <w:tcPr>
            <w:shd w:fill="f3f3f3" w:val="clear"/>
            <w:tcMar>
              <w:top w:w="0.0" w:type="dxa"/>
              <w:left w:w="108.0" w:type="dxa"/>
              <w:bottom w:w="0.0" w:type="dxa"/>
              <w:right w:w="108.0" w:type="dxa"/>
            </w:tcMa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 series, e.g. 401=GPS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See Table 6</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Platform Transmitter ID</w:t>
            </w:r>
          </w:p>
        </w:tc>
        <w:tc>
          <w:tcPr>
            <w:shd w:fill="e0e0e0" w:val="clear"/>
            <w:tcMar>
              <w:top w:w="0.0" w:type="dxa"/>
              <w:left w:w="108.0" w:type="dxa"/>
              <w:bottom w:w="0.0" w:type="dxa"/>
              <w:right w:w="108.0" w:type="dxa"/>
            </w:tcMa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0 01 050</w:t>
            </w:r>
          </w:p>
        </w:tc>
        <w:tc>
          <w:tcPr>
            <w:shd w:fill="e0e0e0" w:val="clear"/>
            <w:tcMar>
              <w:top w:w="0.0" w:type="dxa"/>
              <w:left w:w="108.0" w:type="dxa"/>
              <w:bottom w:w="0.0" w:type="dxa"/>
              <w:right w:w="108.0" w:type="dxa"/>
            </w:tcMa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 PRN</w:t>
            </w:r>
            <w:sdt>
              <w:sdtPr>
                <w:tag w:val="goog_rdk_152"/>
              </w:sdtPr>
              <w:sdtContent>
                <w:del w:author="Stig Syndergaard" w:id="20" w:date="2024-06-23T14:36: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 (1-32)</w:delText>
                  </w:r>
                </w:del>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scale</w:t>
            </w:r>
          </w:p>
        </w:tc>
        <w:tc>
          <w:tcPr>
            <w:shd w:fill="f3f3f3" w:val="clear"/>
            <w:tcMar>
              <w:top w:w="0.0" w:type="dxa"/>
              <w:left w:w="108.0" w:type="dxa"/>
              <w:bottom w:w="0.0" w:type="dxa"/>
              <w:right w:w="108.0" w:type="dxa"/>
            </w:tcMa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2 02 127</w:t>
            </w:r>
          </w:p>
        </w:tc>
        <w:tc>
          <w:tcPr>
            <w:shd w:fill="f3f3f3" w:val="clear"/>
            <w:tcMar>
              <w:top w:w="0.0" w:type="dxa"/>
              <w:left w:w="108.0" w:type="dxa"/>
              <w:bottom w:w="0.0" w:type="dxa"/>
              <w:right w:w="108.0" w:type="dxa"/>
            </w:tcMa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Subtract 1 from scale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23–25</w:t>
            </w:r>
          </w:p>
        </w:tc>
        <w:tc>
          <w:tcPr>
            <w:shd w:fill="e0e0e0" w:val="clear"/>
            <w:tcMar>
              <w:top w:w="0.0" w:type="dxa"/>
              <w:left w:w="108.0" w:type="dxa"/>
              <w:bottom w:w="0.0" w:type="dxa"/>
              <w:right w:w="108.0" w:type="dxa"/>
            </w:tcMa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 of Platform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 10)</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3 04 030</w:t>
            </w:r>
          </w:p>
        </w:tc>
        <w:tc>
          <w:tcPr>
            <w:shd w:fill="e0e0e0" w:val="clear"/>
            <w:tcMar>
              <w:top w:w="0.0" w:type="dxa"/>
              <w:left w:w="108.0" w:type="dxa"/>
              <w:bottom w:w="0.0" w:type="dxa"/>
              <w:right w:w="108.0" w:type="dxa"/>
            </w:tcMa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GNSS, to 10cm</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0 27 031</w:t>
            </w:r>
          </w:p>
        </w:tc>
        <w:tc>
          <w:tcPr>
            <w:shd w:fill="f3f3f3" w:val="clear"/>
            <w:tcMar>
              <w:top w:w="0.0" w:type="dxa"/>
              <w:left w:w="108.0" w:type="dxa"/>
              <w:bottom w:w="0.0" w:type="dxa"/>
              <w:right w:w="108.0" w:type="dxa"/>
            </w:tcMa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2</w:t>
            </w:r>
          </w:p>
        </w:tc>
        <w:tc>
          <w:tcPr>
            <w:shd w:fill="f3f3f3" w:val="clear"/>
            <w:tcMar>
              <w:top w:w="0.0" w:type="dxa"/>
              <w:left w:w="108.0" w:type="dxa"/>
              <w:bottom w:w="0.0" w:type="dxa"/>
              <w:right w:w="108.0" w:type="dxa"/>
            </w:tcMa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24</w:t>
            </w:r>
          </w:p>
        </w:tc>
        <w:tc>
          <w:tcPr>
            <w:shd w:fill="e0e0e0" w:val="clear"/>
            <w:tcMar>
              <w:top w:w="0.0" w:type="dxa"/>
              <w:left w:w="108.0" w:type="dxa"/>
              <w:bottom w:w="0.0" w:type="dxa"/>
              <w:right w:w="108.0" w:type="dxa"/>
            </w:tcM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90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east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0 28 031</w:t>
            </w:r>
          </w:p>
        </w:tc>
        <w:tc>
          <w:tcPr>
            <w:shd w:fill="e0e0e0" w:val="clear"/>
            <w:tcMar>
              <w:top w:w="0.0" w:type="dxa"/>
              <w:left w:w="108.0" w:type="dxa"/>
              <w:bottom w:w="0.0" w:type="dxa"/>
              <w:right w:w="108.0" w:type="dxa"/>
            </w:tcMa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2</w:t>
            </w:r>
          </w:p>
        </w:tc>
        <w:tc>
          <w:tcPr>
            <w:shd w:fill="e0e0e0" w:val="clear"/>
            <w:tcMar>
              <w:top w:w="0.0" w:type="dxa"/>
              <w:left w:w="108.0" w:type="dxa"/>
              <w:bottom w:w="0.0" w:type="dxa"/>
              <w:right w:w="108.0" w:type="dxa"/>
            </w:tcMa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25</w:t>
            </w:r>
          </w:p>
        </w:tc>
        <w:tc>
          <w:tcPr>
            <w:shd w:fill="f3f3f3" w:val="clear"/>
            <w:tcMar>
              <w:top w:w="0.0" w:type="dxa"/>
              <w:left w:w="108.0" w:type="dxa"/>
              <w:bottom w:w="0.0" w:type="dxa"/>
              <w:right w:w="108.0" w:type="dxa"/>
            </w:tcMa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of North Pole</w:t>
            </w:r>
          </w:p>
        </w:tc>
        <w:tc>
          <w:tcPr>
            <w:shd w:fill="f3f3f3" w:val="clear"/>
            <w:tcMar>
              <w:top w:w="0.0" w:type="dxa"/>
              <w:left w:w="108.0" w:type="dxa"/>
              <w:bottom w:w="0.0" w:type="dxa"/>
              <w:right w:w="108.0" w:type="dxa"/>
            </w:tcMa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0 10 031</w:t>
            </w:r>
          </w:p>
        </w:tc>
        <w:tc>
          <w:tcPr>
            <w:shd w:fill="f3f3f3" w:val="clear"/>
            <w:tcMar>
              <w:top w:w="0.0" w:type="dxa"/>
              <w:left w:w="108.0" w:type="dxa"/>
              <w:bottom w:w="0.0" w:type="dxa"/>
              <w:right w:w="108.0" w:type="dxa"/>
            </w:tcMa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2</w:t>
            </w:r>
          </w:p>
        </w:tc>
        <w:tc>
          <w:tcPr>
            <w:shd w:fill="f3f3f3" w:val="clear"/>
            <w:tcMar>
              <w:top w:w="0.0" w:type="dxa"/>
              <w:left w:w="108.0" w:type="dxa"/>
              <w:bottom w:w="0.0" w:type="dxa"/>
              <w:right w:w="108.0" w:type="dxa"/>
            </w:tcMa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26–28</w:t>
            </w:r>
          </w:p>
        </w:tc>
        <w:tc>
          <w:tcPr>
            <w:shd w:fill="f3f3f3" w:val="clear"/>
            <w:tcMar>
              <w:top w:w="0.0" w:type="dxa"/>
              <w:left w:w="108.0" w:type="dxa"/>
              <w:bottom w:w="0.0" w:type="dxa"/>
              <w:right w:w="108.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Velocity of Platform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3 04 031</w:t>
            </w:r>
          </w:p>
        </w:tc>
        <w:tc>
          <w:tcPr>
            <w:shd w:fill="f3f3f3" w:val="clear"/>
            <w:tcMar>
              <w:top w:w="0.0" w:type="dxa"/>
              <w:left w:w="108.0" w:type="dxa"/>
              <w:bottom w:w="0.0" w:type="dxa"/>
              <w:right w:w="108.0" w:type="dxa"/>
            </w:tcMa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 to 10mm.s</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26</w:t>
            </w:r>
          </w:p>
        </w:tc>
        <w:tc>
          <w:tcPr>
            <w:shd w:fill="e0e0e0" w:val="clear"/>
            <w:tcMar>
              <w:top w:w="0.0" w:type="dxa"/>
              <w:left w:w="108.0" w:type="dxa"/>
              <w:bottom w:w="0.0" w:type="dxa"/>
              <w:right w:w="108.0" w:type="dxa"/>
            </w:tcMa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first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0 01 041</w:t>
            </w:r>
          </w:p>
        </w:tc>
        <w:tc>
          <w:tcPr>
            <w:shd w:fill="e0e0e0" w:val="clear"/>
            <w:tcMar>
              <w:top w:w="0.0" w:type="dxa"/>
              <w:left w:w="108.0" w:type="dxa"/>
              <w:bottom w:w="0.0" w:type="dxa"/>
              <w:right w:w="108.0" w:type="dxa"/>
            </w:tcMa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27</w:t>
            </w:r>
          </w:p>
        </w:tc>
        <w:tc>
          <w:tcPr>
            <w:shd w:fill="f3f3f3" w:val="clear"/>
            <w:tcMar>
              <w:top w:w="0.0" w:type="dxa"/>
              <w:left w:w="108.0" w:type="dxa"/>
              <w:bottom w:w="0.0" w:type="dxa"/>
              <w:right w:w="108.0" w:type="dxa"/>
            </w:tcMa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second component.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0 01 042</w:t>
            </w:r>
          </w:p>
        </w:tc>
        <w:tc>
          <w:tcPr>
            <w:shd w:fill="f3f3f3" w:val="clear"/>
            <w:tcMar>
              <w:top w:w="0.0" w:type="dxa"/>
              <w:left w:w="108.0" w:type="dxa"/>
              <w:bottom w:w="0.0" w:type="dxa"/>
              <w:right w:w="108.0" w:type="dxa"/>
            </w:tcMa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f3f3f3" w:val="clear"/>
            <w:tcMar>
              <w:top w:w="0.0" w:type="dxa"/>
              <w:left w:w="108.0" w:type="dxa"/>
              <w:bottom w:w="0.0" w:type="dxa"/>
              <w:right w:w="108.0" w:type="dxa"/>
            </w:tcMa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28</w:t>
            </w:r>
          </w:p>
        </w:tc>
        <w:tc>
          <w:tcPr>
            <w:shd w:fill="e0e0e0" w:val="clear"/>
            <w:tcMar>
              <w:top w:w="0.0" w:type="dxa"/>
              <w:left w:w="108.0" w:type="dxa"/>
              <w:bottom w:w="0.0" w:type="dxa"/>
              <w:right w:w="108.0" w:type="dxa"/>
            </w:tcMa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third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0 01 043</w:t>
            </w:r>
          </w:p>
        </w:tc>
        <w:tc>
          <w:tcPr>
            <w:shd w:fill="e0e0e0" w:val="clear"/>
            <w:tcMar>
              <w:top w:w="0.0" w:type="dxa"/>
              <w:left w:w="108.0" w:type="dxa"/>
              <w:bottom w:w="0.0" w:type="dxa"/>
              <w:right w:w="108.0" w:type="dxa"/>
            </w:tcMa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Local Earth parameters</w:t>
            </w:r>
          </w:p>
        </w:tc>
      </w:tr>
      <w:sdt>
        <w:sdtPr>
          <w:tag w:val="goog_rdk_154"/>
        </w:sdtPr>
        <w:sdtContent>
          <w:tr>
            <w:trPr>
              <w:cantSplit w:val="1"/>
              <w:tblHeader w:val="0"/>
              <w:ins w:author="Stig Syndergaard" w:id="21" w:date="2024-06-23T14:11:00Z"/>
            </w:trPr>
            <w:tc>
              <w:tcPr>
                <w:shd w:fill="e0e0e0" w:val="clear"/>
                <w:tcMar>
                  <w:top w:w="0.0" w:type="dxa"/>
                  <w:left w:w="108.0" w:type="dxa"/>
                  <w:bottom w:w="0.0" w:type="dxa"/>
                  <w:right w:w="108.0" w:type="dxa"/>
                </w:tcMar>
              </w:tcPr>
              <w:sdt>
                <w:sdtPr>
                  <w:tag w:val="goog_rdk_156"/>
                </w:sdtPr>
                <w:sdtContent>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1" w:date="2024-06-23T14:11:00Z"/>
                        <w:rFonts w:ascii="Arial" w:cs="Arial" w:eastAsia="Arial" w:hAnsi="Arial"/>
                        <w:b w:val="0"/>
                        <w:i w:val="0"/>
                        <w:smallCaps w:val="0"/>
                        <w:strike w:val="0"/>
                        <w:color w:val="000000"/>
                        <w:sz w:val="16"/>
                        <w:szCs w:val="16"/>
                        <w:u w:val="none"/>
                        <w:shd w:fill="auto" w:val="clear"/>
                        <w:vertAlign w:val="baseline"/>
                      </w:rPr>
                    </w:pPr>
                    <w:sdt>
                      <w:sdtPr>
                        <w:tag w:val="goog_rdk_155"/>
                      </w:sdtPr>
                      <w:sdtContent>
                        <w:ins w:author="Stig Syndergaard" w:id="21" w:date="2024-06-23T14:1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29</w:t>
                          </w:r>
                        </w:ins>
                      </w:sdtContent>
                    </w:sdt>
                  </w:p>
                </w:sdtContent>
              </w:sdt>
            </w:tc>
            <w:tc>
              <w:tcPr>
                <w:shd w:fill="e0e0e0" w:val="clear"/>
                <w:tcMar>
                  <w:top w:w="0.0" w:type="dxa"/>
                  <w:left w:w="108.0" w:type="dxa"/>
                  <w:bottom w:w="0.0" w:type="dxa"/>
                  <w:right w:w="108.0" w:type="dxa"/>
                </w:tcMar>
              </w:tcPr>
              <w:sdt>
                <w:sdtPr>
                  <w:tag w:val="goog_rdk_159"/>
                </w:sdtPr>
                <w:sdtContent>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1" w:date="2024-06-23T14:11:00Z"/>
                        <w:rFonts w:ascii="Arial" w:cs="Arial" w:eastAsia="Arial" w:hAnsi="Arial"/>
                        <w:b w:val="1"/>
                        <w:i w:val="0"/>
                        <w:smallCaps w:val="0"/>
                        <w:strike w:val="0"/>
                        <w:color w:val="000000"/>
                        <w:sz w:val="16"/>
                        <w:szCs w:val="16"/>
                        <w:u w:val="none"/>
                        <w:shd w:fill="auto" w:val="clear"/>
                        <w:vertAlign w:val="baseline"/>
                      </w:rPr>
                    </w:pPr>
                    <w:sdt>
                      <w:sdtPr>
                        <w:tag w:val="goog_rdk_157"/>
                      </w:sdtPr>
                      <w:sdtContent>
                        <w:ins w:author="Stig Syndergaard" w:id="21" w:date="2024-06-23T14:11:00Z"/>
                        <w:sdt>
                          <w:sdtPr>
                            <w:tag w:val="goog_rdk_158"/>
                          </w:sdtPr>
                          <w:sdtContent>
                            <w:commentRangeStart w:id="15"/>
                          </w:sdtContent>
                        </w:sdt>
                        <w:ins w:author="Stig Syndergaard" w:id="21" w:date="2024-06-23T14:11: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SLTA at reference time</w:t>
                          </w:r>
                          <w:commentRangeEnd w:id="15"/>
                          <w:r w:rsidDel="00000000" w:rsidR="00000000" w:rsidRPr="00000000">
                            <w:commentReference w:id="15"/>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161"/>
                </w:sdtPr>
                <w:sdtContent>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1" w:date="2024-06-23T14:11:00Z"/>
                        <w:rFonts w:ascii="Arial" w:cs="Arial" w:eastAsia="Arial" w:hAnsi="Arial"/>
                        <w:b w:val="1"/>
                        <w:i w:val="0"/>
                        <w:smallCaps w:val="0"/>
                        <w:strike w:val="0"/>
                        <w:color w:val="000000"/>
                        <w:sz w:val="16"/>
                        <w:szCs w:val="16"/>
                        <w:u w:val="none"/>
                        <w:shd w:fill="auto" w:val="clear"/>
                        <w:vertAlign w:val="baseline"/>
                      </w:rPr>
                    </w:pPr>
                    <w:sdt>
                      <w:sdtPr>
                        <w:tag w:val="goog_rdk_160"/>
                      </w:sdtPr>
                      <w:sdtContent>
                        <w:ins w:author="Stig Syndergaard" w:id="21" w:date="2024-06-23T14:11: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ins>
                      </w:sdtContent>
                    </w:sdt>
                  </w:p>
                </w:sdtContent>
              </w:sdt>
            </w:tc>
            <w:tc>
              <w:tcPr>
                <w:shd w:fill="e0e0e0" w:val="clear"/>
                <w:tcMar>
                  <w:top w:w="0.0" w:type="dxa"/>
                  <w:left w:w="108.0" w:type="dxa"/>
                  <w:bottom w:w="0.0" w:type="dxa"/>
                  <w:right w:w="108.0" w:type="dxa"/>
                </w:tcMar>
              </w:tcPr>
              <w:sdt>
                <w:sdtPr>
                  <w:tag w:val="goog_rdk_163"/>
                </w:sdtPr>
                <w:sdtContent>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1" w:date="2024-06-23T14:11:00Z"/>
                        <w:rFonts w:ascii="Arial" w:cs="Arial" w:eastAsia="Arial" w:hAnsi="Arial"/>
                        <w:b w:val="0"/>
                        <w:i w:val="0"/>
                        <w:smallCaps w:val="0"/>
                        <w:strike w:val="0"/>
                        <w:color w:val="000000"/>
                        <w:sz w:val="16"/>
                        <w:szCs w:val="16"/>
                        <w:u w:val="none"/>
                        <w:shd w:fill="auto" w:val="clear"/>
                        <w:vertAlign w:val="baseline"/>
                      </w:rPr>
                    </w:pPr>
                    <w:sdt>
                      <w:sdtPr>
                        <w:tag w:val="goog_rdk_162"/>
                      </w:sdtPr>
                      <w:sdtContent>
                        <w:ins w:author="Stig Syndergaard" w:id="21" w:date="2024-06-23T14:1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165"/>
                </w:sdtPr>
                <w:sdtContent>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1" w:date="2024-06-23T14:11:00Z"/>
                        <w:rFonts w:ascii="Arial" w:cs="Arial" w:eastAsia="Arial" w:hAnsi="Arial"/>
                        <w:b w:val="0"/>
                        <w:i w:val="0"/>
                        <w:smallCaps w:val="0"/>
                        <w:strike w:val="0"/>
                        <w:color w:val="000000"/>
                        <w:sz w:val="16"/>
                        <w:szCs w:val="16"/>
                        <w:u w:val="none"/>
                        <w:shd w:fill="auto" w:val="clear"/>
                        <w:vertAlign w:val="baseline"/>
                      </w:rPr>
                    </w:pPr>
                    <w:sdt>
                      <w:sdtPr>
                        <w:tag w:val="goog_rdk_164"/>
                      </w:sdtPr>
                      <w:sdtContent>
                        <w:ins w:author="Stig Syndergaard" w:id="21" w:date="2024-06-23T14:1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-10000</w:t>
                          </w:r>
                        </w:ins>
                      </w:sdtContent>
                    </w:sdt>
                  </w:p>
                </w:sdtContent>
              </w:sdt>
            </w:tc>
            <w:tc>
              <w:tcPr>
                <w:shd w:fill="e0e0e0" w:val="clear"/>
                <w:tcMar>
                  <w:top w:w="0.0" w:type="dxa"/>
                  <w:left w:w="108.0" w:type="dxa"/>
                  <w:bottom w:w="0.0" w:type="dxa"/>
                  <w:right w:w="108.0" w:type="dxa"/>
                </w:tcMar>
              </w:tcPr>
              <w:sdt>
                <w:sdtPr>
                  <w:tag w:val="goog_rdk_167"/>
                </w:sdtPr>
                <w:sdtContent>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1" w:date="2024-06-23T14:11:00Z"/>
                        <w:rFonts w:ascii="Arial" w:cs="Arial" w:eastAsia="Arial" w:hAnsi="Arial"/>
                        <w:b w:val="0"/>
                        <w:i w:val="0"/>
                        <w:smallCaps w:val="0"/>
                        <w:strike w:val="0"/>
                        <w:color w:val="000000"/>
                        <w:sz w:val="16"/>
                        <w:szCs w:val="16"/>
                        <w:u w:val="none"/>
                        <w:shd w:fill="auto" w:val="clear"/>
                        <w:vertAlign w:val="baseline"/>
                      </w:rPr>
                    </w:pPr>
                    <w:sdt>
                      <w:sdtPr>
                        <w:tag w:val="goog_rdk_166"/>
                      </w:sdtPr>
                      <w:sdtContent>
                        <w:ins w:author="Stig Syndergaard" w:id="21" w:date="2024-06-23T14:1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ins>
                      </w:sdtContent>
                    </w:sdt>
                  </w:p>
                </w:sdtContent>
              </w:sdt>
            </w:tc>
            <w:tc>
              <w:tcPr>
                <w:shd w:fill="e0e0e0" w:val="clear"/>
                <w:tcMar>
                  <w:top w:w="0.0" w:type="dxa"/>
                  <w:left w:w="108.0" w:type="dxa"/>
                  <w:bottom w:w="0.0" w:type="dxa"/>
                  <w:right w:w="108.0" w:type="dxa"/>
                </w:tcMar>
              </w:tcPr>
              <w:sdt>
                <w:sdtPr>
                  <w:tag w:val="goog_rdk_169"/>
                </w:sdtPr>
                <w:sdtContent>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1" w:date="2024-06-23T14:11:00Z"/>
                        <w:rFonts w:ascii="Arial" w:cs="Arial" w:eastAsia="Arial" w:hAnsi="Arial"/>
                        <w:b w:val="0"/>
                        <w:i w:val="0"/>
                        <w:smallCaps w:val="0"/>
                        <w:strike w:val="0"/>
                        <w:color w:val="000000"/>
                        <w:sz w:val="16"/>
                        <w:szCs w:val="16"/>
                        <w:u w:val="none"/>
                        <w:shd w:fill="auto" w:val="clear"/>
                        <w:vertAlign w:val="baseline"/>
                      </w:rPr>
                    </w:pPr>
                    <w:sdt>
                      <w:sdtPr>
                        <w:tag w:val="goog_rdk_168"/>
                      </w:sdtPr>
                      <w:sdtContent>
                        <w:ins w:author="Stig Syndergaard" w:id="21" w:date="2024-06-23T14:1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ins>
                      </w:sdtContent>
                    </w:sdt>
                  </w:p>
                </w:sdtContent>
              </w:sdt>
            </w:tc>
            <w:tc>
              <w:tcPr>
                <w:shd w:fill="e0e0e0" w:val="clear"/>
                <w:tcMar>
                  <w:top w:w="0.0" w:type="dxa"/>
                  <w:left w:w="108.0" w:type="dxa"/>
                  <w:bottom w:w="0.0" w:type="dxa"/>
                  <w:right w:w="108.0" w:type="dxa"/>
                </w:tcMar>
              </w:tcPr>
              <w:sdt>
                <w:sdtPr>
                  <w:tag w:val="goog_rdk_171"/>
                </w:sdtPr>
                <w:sdtContent>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1" w:date="2024-06-23T14:11:00Z"/>
                        <w:rFonts w:ascii="Arial" w:cs="Arial" w:eastAsia="Arial" w:hAnsi="Arial"/>
                        <w:b w:val="0"/>
                        <w:i w:val="0"/>
                        <w:smallCaps w:val="0"/>
                        <w:strike w:val="0"/>
                        <w:color w:val="000000"/>
                        <w:sz w:val="16"/>
                        <w:szCs w:val="16"/>
                        <w:u w:val="none"/>
                        <w:shd w:fill="auto" w:val="clear"/>
                        <w:vertAlign w:val="baseline"/>
                      </w:rPr>
                    </w:pPr>
                    <w:sdt>
                      <w:sdtPr>
                        <w:tag w:val="goog_rdk_170"/>
                      </w:sdtPr>
                      <w:sdtContent>
                        <w:ins w:author="Stig Syndergaard" w:id="21" w:date="2024-06-23T14:1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 to +120 km</w:t>
                          </w:r>
                        </w:ins>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30–31</w:t>
            </w:r>
          </w:p>
        </w:tc>
        <w:tc>
          <w:tcPr>
            <w:shd w:fill="e0e0e0" w:val="clear"/>
            <w:tcMar>
              <w:top w:w="0.0" w:type="dxa"/>
              <w:left w:w="108.0" w:type="dxa"/>
              <w:bottom w:w="0.0" w:type="dxa"/>
              <w:right w:w="108.0" w:type="dxa"/>
            </w:tcM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(high accuracy)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3 01 021</w:t>
            </w:r>
          </w:p>
        </w:tc>
        <w:tc>
          <w:tcPr>
            <w:shd w:fill="e0e0e0" w:val="clear"/>
            <w:tcMar>
              <w:top w:w="0.0" w:type="dxa"/>
              <w:left w:w="108.0" w:type="dxa"/>
              <w:bottom w:w="0.0" w:type="dxa"/>
              <w:right w:w="108.0" w:type="dxa"/>
            </w:tcMa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30</w:t>
            </w:r>
          </w:p>
        </w:tc>
        <w:tc>
          <w:tcPr>
            <w:shd w:fill="f3f3f3" w:val="clear"/>
            <w:tcMar>
              <w:top w:w="0.0" w:type="dxa"/>
              <w:left w:w="108.0" w:type="dxa"/>
              <w:bottom w:w="0.0" w:type="dxa"/>
              <w:right w:w="108.0" w:type="dxa"/>
            </w:tcMa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Latitude</w:t>
            </w:r>
          </w:p>
        </w:tc>
        <w:tc>
          <w:tcPr>
            <w:shd w:fill="f3f3f3" w:val="clear"/>
            <w:tcMar>
              <w:top w:w="0.0" w:type="dxa"/>
              <w:left w:w="108.0" w:type="dxa"/>
              <w:bottom w:w="0.0" w:type="dxa"/>
              <w:right w:w="108.0" w:type="dxa"/>
            </w:tcMa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0 05 001</w:t>
            </w:r>
          </w:p>
        </w:tc>
        <w:tc>
          <w:tcPr>
            <w:shd w:fill="f3f3f3" w:val="clear"/>
            <w:tcMar>
              <w:top w:w="0.0" w:type="dxa"/>
              <w:left w:w="108.0" w:type="dxa"/>
              <w:bottom w:w="0.0" w:type="dxa"/>
              <w:right w:w="108.0" w:type="dxa"/>
            </w:tcMa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-9000000</w:t>
            </w:r>
          </w:p>
        </w:tc>
        <w:tc>
          <w:tcPr>
            <w:shd w:fill="f3f3f3" w:val="clear"/>
            <w:tcMar>
              <w:top w:w="0.0" w:type="dxa"/>
              <w:left w:w="108.0" w:type="dxa"/>
              <w:bottom w:w="0.0" w:type="dxa"/>
              <w:right w:w="108.0" w:type="dxa"/>
            </w:tcMa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w:t>
            </w:r>
          </w:p>
        </w:tc>
        <w:tc>
          <w:tcPr>
            <w:shd w:fill="f3f3f3" w:val="clear"/>
            <w:tcMar>
              <w:top w:w="0.0" w:type="dxa"/>
              <w:left w:w="108.0" w:type="dxa"/>
              <w:bottom w:w="0.0" w:type="dxa"/>
              <w:right w:w="108.0" w:type="dxa"/>
            </w:tcMa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Degrees</w:t>
            </w:r>
          </w:p>
        </w:tc>
        <w:tc>
          <w:tcPr>
            <w:shd w:fill="f3f3f3" w:val="clear"/>
            <w:tcMar>
              <w:top w:w="0.0" w:type="dxa"/>
              <w:left w:w="108.0" w:type="dxa"/>
              <w:bottom w:w="0.0" w:type="dxa"/>
              <w:right w:w="108.0" w:type="dxa"/>
            </w:tcM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deg (~1m) wrt WGS-84</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Longitude</w:t>
            </w:r>
          </w:p>
        </w:tc>
        <w:tc>
          <w:tcPr>
            <w:shd w:fill="e0e0e0" w:val="clear"/>
            <w:tcMar>
              <w:top w:w="0.0" w:type="dxa"/>
              <w:left w:w="108.0" w:type="dxa"/>
              <w:bottom w:w="0.0" w:type="dxa"/>
              <w:right w:w="108.0" w:type="dxa"/>
            </w:tcMa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0 06 001</w:t>
            </w:r>
          </w:p>
        </w:tc>
        <w:tc>
          <w:tcPr>
            <w:shd w:fill="e0e0e0" w:val="clear"/>
            <w:tcMar>
              <w:top w:w="0.0" w:type="dxa"/>
              <w:left w:w="108.0" w:type="dxa"/>
              <w:bottom w:w="0.0" w:type="dxa"/>
              <w:right w:w="108.0" w:type="dxa"/>
            </w:tcMa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-18000000</w:t>
            </w:r>
          </w:p>
        </w:tc>
        <w:tc>
          <w:tcPr>
            <w:shd w:fill="e0e0e0" w:val="clear"/>
            <w:tcMar>
              <w:top w:w="0.0" w:type="dxa"/>
              <w:left w:w="108.0" w:type="dxa"/>
              <w:bottom w:w="0.0" w:type="dxa"/>
              <w:right w:w="108.0" w:type="dxa"/>
            </w:tcM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w:t>
            </w:r>
          </w:p>
        </w:tc>
        <w:tc>
          <w:tcPr>
            <w:shd w:fill="e0e0e0" w:val="clear"/>
            <w:tcMar>
              <w:top w:w="0.0" w:type="dxa"/>
              <w:left w:w="108.0" w:type="dxa"/>
              <w:bottom w:w="0.0" w:type="dxa"/>
              <w:right w:w="108.0" w:type="dxa"/>
            </w:tcMa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Degrees</w:t>
            </w:r>
          </w:p>
        </w:tc>
        <w:tc>
          <w:tcPr>
            <w:shd w:fill="e0e0e0" w:val="clear"/>
            <w:tcMar>
              <w:top w:w="0.0" w:type="dxa"/>
              <w:left w:w="108.0" w:type="dxa"/>
              <w:bottom w:w="0.0" w:type="dxa"/>
              <w:right w:w="108.0" w:type="dxa"/>
            </w:tcMa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32–34</w:t>
            </w:r>
          </w:p>
        </w:tc>
        <w:tc>
          <w:tcPr>
            <w:shd w:fill="f3f3f3" w:val="clear"/>
            <w:tcMar>
              <w:top w:w="0.0" w:type="dxa"/>
              <w:left w:w="108.0" w:type="dxa"/>
              <w:bottom w:w="0.0" w:type="dxa"/>
              <w:right w:w="108.0" w:type="dxa"/>
            </w:tcMa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 of point</w:t>
            </w:r>
          </w:p>
        </w:tc>
        <w:tc>
          <w:tcPr>
            <w:shd w:fill="f3f3f3" w:val="clear"/>
            <w:tcMar>
              <w:top w:w="0.0" w:type="dxa"/>
              <w:left w:w="108.0" w:type="dxa"/>
              <w:bottom w:w="0.0" w:type="dxa"/>
              <w:right w:w="108.0" w:type="dxa"/>
            </w:tcMa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3 04 030</w:t>
            </w:r>
          </w:p>
        </w:tc>
        <w:tc>
          <w:tcPr>
            <w:shd w:fill="f3f3f3" w:val="clear"/>
            <w:tcMar>
              <w:top w:w="0.0" w:type="dxa"/>
              <w:left w:w="108.0" w:type="dxa"/>
              <w:bottom w:w="0.0" w:type="dxa"/>
              <w:right w:w="108.0" w:type="dxa"/>
            </w:tcMa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(X, Y, Z) centre of curvature to 1cm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32</w:t>
            </w:r>
          </w:p>
        </w:tc>
        <w:tc>
          <w:tcPr>
            <w:shd w:fill="e0e0e0" w:val="clear"/>
            <w:tcMar>
              <w:top w:w="0.0" w:type="dxa"/>
              <w:left w:w="108.0" w:type="dxa"/>
              <w:bottom w:w="0.0" w:type="dxa"/>
              <w:right w:w="108.0" w:type="dxa"/>
            </w:tcMa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0 27 031</w:t>
            </w:r>
          </w:p>
        </w:tc>
        <w:tc>
          <w:tcPr>
            <w:shd w:fill="e0e0e0" w:val="clear"/>
            <w:tcMar>
              <w:top w:w="0.0" w:type="dxa"/>
              <w:left w:w="108.0" w:type="dxa"/>
              <w:bottom w:w="0.0" w:type="dxa"/>
              <w:right w:w="108.0" w:type="dxa"/>
            </w:tcMa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33</w:t>
            </w:r>
          </w:p>
        </w:tc>
        <w:tc>
          <w:tcPr>
            <w:shd w:fill="f3f3f3" w:val="clear"/>
            <w:tcMar>
              <w:top w:w="0.0" w:type="dxa"/>
              <w:left w:w="108.0" w:type="dxa"/>
              <w:bottom w:w="0.0" w:type="dxa"/>
              <w:right w:w="108.0" w:type="dxa"/>
            </w:tcMa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90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east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0 28 031</w:t>
            </w:r>
          </w:p>
        </w:tc>
        <w:tc>
          <w:tcPr>
            <w:shd w:fill="f3f3f3" w:val="clear"/>
            <w:tcMar>
              <w:top w:w="0.0" w:type="dxa"/>
              <w:left w:w="108.0" w:type="dxa"/>
              <w:bottom w:w="0.0" w:type="dxa"/>
              <w:right w:w="108.0" w:type="dxa"/>
            </w:tcMa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34</w:t>
            </w:r>
          </w:p>
        </w:tc>
        <w:tc>
          <w:tcPr>
            <w:shd w:fill="e0e0e0" w:val="clear"/>
            <w:tcMar>
              <w:top w:w="0.0" w:type="dxa"/>
              <w:left w:w="108.0" w:type="dxa"/>
              <w:bottom w:w="0.0" w:type="dxa"/>
              <w:right w:w="108.0" w:type="dxa"/>
            </w:tcMa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of North pole</w:t>
            </w:r>
          </w:p>
        </w:tc>
        <w:tc>
          <w:tcPr>
            <w:shd w:fill="e0e0e0" w:val="clear"/>
            <w:tcMar>
              <w:top w:w="0.0" w:type="dxa"/>
              <w:left w:w="108.0" w:type="dxa"/>
              <w:bottom w:w="0.0" w:type="dxa"/>
              <w:right w:w="108.0" w:type="dxa"/>
            </w:tcMa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0 10 031</w:t>
            </w:r>
          </w:p>
        </w:tc>
        <w:tc>
          <w:tcPr>
            <w:shd w:fill="e0e0e0" w:val="clear"/>
            <w:tcMar>
              <w:top w:w="0.0" w:type="dxa"/>
              <w:left w:w="108.0" w:type="dxa"/>
              <w:bottom w:w="0.0" w:type="dxa"/>
              <w:right w:w="108.0" w:type="dxa"/>
            </w:tcMa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35</w:t>
            </w:r>
          </w:p>
        </w:tc>
        <w:tc>
          <w:tcPr>
            <w:shd w:fill="f3f3f3" w:val="clear"/>
            <w:tcMar>
              <w:top w:w="0.0" w:type="dxa"/>
              <w:left w:w="108.0" w:type="dxa"/>
              <w:bottom w:w="0.0" w:type="dxa"/>
              <w:right w:w="108.0" w:type="dxa"/>
            </w:tcMa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Earth’s local  radius of curvature</w:t>
            </w:r>
          </w:p>
        </w:tc>
        <w:tc>
          <w:tcPr>
            <w:shd w:fill="f3f3f3" w:val="clear"/>
            <w:tcMar>
              <w:top w:w="0.0" w:type="dxa"/>
              <w:left w:w="108.0" w:type="dxa"/>
              <w:bottom w:w="0.0" w:type="dxa"/>
              <w:right w:w="108.0" w:type="dxa"/>
            </w:tcMa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0 10 035</w:t>
            </w:r>
          </w:p>
        </w:tc>
        <w:tc>
          <w:tcPr>
            <w:shd w:fill="f3f3f3" w:val="clear"/>
            <w:tcMar>
              <w:top w:w="0.0" w:type="dxa"/>
              <w:left w:w="108.0" w:type="dxa"/>
              <w:bottom w:w="0.0" w:type="dxa"/>
              <w:right w:w="108.0" w:type="dxa"/>
            </w:tcMa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62 000 000</w:t>
            </w:r>
          </w:p>
        </w:tc>
        <w:tc>
          <w:tcPr>
            <w:shd w:fill="f3f3f3" w:val="clear"/>
            <w:tcMar>
              <w:top w:w="0.0" w:type="dxa"/>
              <w:left w:w="108.0" w:type="dxa"/>
              <w:bottom w:w="0.0" w:type="dxa"/>
              <w:right w:w="108.0" w:type="dxa"/>
            </w:tcMa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w:t>
            </w:r>
          </w:p>
        </w:tc>
        <w:tc>
          <w:tcPr>
            <w:shd w:fill="f3f3f3" w:val="clear"/>
            <w:tcMar>
              <w:top w:w="0.0" w:type="dxa"/>
              <w:left w:w="108.0" w:type="dxa"/>
              <w:bottom w:w="0.0" w:type="dxa"/>
              <w:right w:w="108.0" w:type="dxa"/>
            </w:tcMa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RoC of WGS-84 ellipsoid. 6200–6600 km to 10cm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36</w:t>
            </w:r>
          </w:p>
        </w:tc>
        <w:tc>
          <w:tcPr>
            <w:shd w:fill="e0e0e0" w:val="clear"/>
            <w:tcMar>
              <w:top w:w="0.0" w:type="dxa"/>
              <w:left w:w="108.0" w:type="dxa"/>
              <w:bottom w:w="0.0" w:type="dxa"/>
              <w:right w:w="108.0" w:type="dxa"/>
            </w:tcMa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Bearing or azimuth</w:t>
            </w:r>
          </w:p>
        </w:tc>
        <w:tc>
          <w:tcPr>
            <w:shd w:fill="e0e0e0" w:val="clear"/>
            <w:tcMar>
              <w:top w:w="0.0" w:type="dxa"/>
              <w:left w:w="108.0" w:type="dxa"/>
              <w:bottom w:w="0.0" w:type="dxa"/>
              <w:right w:w="108.0" w:type="dxa"/>
            </w:tcMa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0 05 021</w:t>
            </w:r>
          </w:p>
        </w:tc>
        <w:tc>
          <w:tcPr>
            <w:shd w:fill="e0e0e0" w:val="clear"/>
            <w:tcMar>
              <w:top w:w="0.0" w:type="dxa"/>
              <w:left w:w="108.0" w:type="dxa"/>
              <w:bottom w:w="0.0" w:type="dxa"/>
              <w:right w:w="108.0" w:type="dxa"/>
            </w:tcMa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 True</w:t>
            </w:r>
          </w:p>
        </w:tc>
        <w:tc>
          <w:tcPr>
            <w:shd w:fill="e0e0e0" w:val="clear"/>
            <w:tcMar>
              <w:top w:w="0.0" w:type="dxa"/>
              <w:left w:w="108.0" w:type="dxa"/>
              <w:bottom w:w="0.0" w:type="dxa"/>
              <w:right w:w="108.0" w:type="dxa"/>
            </w:tcMa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GNSS-to-LEO line of sight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37</w:t>
            </w:r>
          </w:p>
        </w:tc>
        <w:tc>
          <w:tcPr>
            <w:shd w:fill="f3f3f3" w:val="clear"/>
            <w:tcMar>
              <w:top w:w="0.0" w:type="dxa"/>
              <w:left w:w="108.0" w:type="dxa"/>
              <w:bottom w:w="0.0" w:type="dxa"/>
              <w:right w:w="108.0" w:type="dxa"/>
            </w:tcMa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Geoid undulation</w:t>
            </w:r>
          </w:p>
        </w:tc>
        <w:tc>
          <w:tcPr>
            <w:shd w:fill="f3f3f3" w:val="clear"/>
            <w:tcMar>
              <w:top w:w="0.0" w:type="dxa"/>
              <w:left w:w="108.0" w:type="dxa"/>
              <w:bottom w:w="0.0" w:type="dxa"/>
              <w:right w:w="108.0" w:type="dxa"/>
            </w:tcMa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0 10 036</w:t>
            </w:r>
          </w:p>
        </w:tc>
        <w:tc>
          <w:tcPr>
            <w:shd w:fill="f3f3f3" w:val="clear"/>
            <w:tcMar>
              <w:top w:w="0.0" w:type="dxa"/>
              <w:left w:w="108.0" w:type="dxa"/>
              <w:bottom w:w="0.0" w:type="dxa"/>
              <w:right w:w="108.0" w:type="dxa"/>
            </w:tcMa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-15 000</w:t>
            </w:r>
          </w:p>
        </w:tc>
        <w:tc>
          <w:tcPr>
            <w:shd w:fill="f3f3f3" w:val="clear"/>
            <w:tcMar>
              <w:top w:w="0.0" w:type="dxa"/>
              <w:left w:w="108.0" w:type="dxa"/>
              <w:bottom w:w="0.0" w:type="dxa"/>
              <w:right w:w="108.0" w:type="dxa"/>
            </w:tcMa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EGM-96 geoid height above WGS-84 ellipsoid. ±150m to 1cm</w:t>
            </w: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Time period of occultation</w:t>
            </w:r>
          </w:p>
        </w:tc>
      </w:tr>
      <w:sdt>
        <w:sdtPr>
          <w:tag w:val="goog_rdk_173"/>
        </w:sdtPr>
        <w:sdtContent>
          <w:tr>
            <w:trPr>
              <w:cantSplit w:val="1"/>
              <w:tblHeader w:val="0"/>
              <w:ins w:author="Stig Syndergaard" w:id="22" w:date="2024-06-23T15:10:00Z"/>
            </w:trPr>
            <w:tc>
              <w:tcPr>
                <w:shd w:fill="f3f3f3" w:val="clear"/>
                <w:tcMar>
                  <w:top w:w="0.0" w:type="dxa"/>
                  <w:left w:w="108.0" w:type="dxa"/>
                  <w:bottom w:w="0.0" w:type="dxa"/>
                  <w:right w:w="108.0" w:type="dxa"/>
                </w:tcMar>
              </w:tcPr>
              <w:sdt>
                <w:sdtPr>
                  <w:tag w:val="goog_rdk_175"/>
                </w:sdtPr>
                <w:sdtContent>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174"/>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29</w:t>
                          </w:r>
                        </w:ins>
                      </w:sdtContent>
                    </w:sdt>
                  </w:p>
                </w:sdtContent>
              </w:sdt>
            </w:tc>
            <w:tc>
              <w:tcPr>
                <w:shd w:fill="f3f3f3" w:val="clear"/>
                <w:tcMar>
                  <w:top w:w="0.0" w:type="dxa"/>
                  <w:left w:w="108.0" w:type="dxa"/>
                  <w:bottom w:w="0.0" w:type="dxa"/>
                  <w:right w:w="108.0" w:type="dxa"/>
                </w:tcMar>
              </w:tcPr>
              <w:sdt>
                <w:sdtPr>
                  <w:tag w:val="goog_rdk_177"/>
                </w:sdtPr>
                <w:sdtContent>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2" w:date="2024-06-23T15:10:00Z"/>
                        <w:rFonts w:ascii="Arial" w:cs="Arial" w:eastAsia="Arial" w:hAnsi="Arial"/>
                        <w:b w:val="1"/>
                        <w:i w:val="0"/>
                        <w:smallCaps w:val="0"/>
                        <w:strike w:val="0"/>
                        <w:color w:val="000000"/>
                        <w:sz w:val="16"/>
                        <w:szCs w:val="16"/>
                        <w:u w:val="none"/>
                        <w:shd w:fill="auto" w:val="clear"/>
                        <w:vertAlign w:val="baseline"/>
                      </w:rPr>
                    </w:pPr>
                    <w:sdt>
                      <w:sdtPr>
                        <w:tag w:val="goog_rdk_176"/>
                      </w:sdtPr>
                      <w:sdtContent>
                        <w:ins w:author="Stig Syndergaard" w:id="22" w:date="2024-06-23T15:10: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Time period</w:t>
                          </w:r>
                        </w:ins>
                      </w:sdtContent>
                    </w:sdt>
                  </w:p>
                </w:sdtContent>
              </w:sdt>
              <w:sdt>
                <w:sdtPr>
                  <w:tag w:val="goog_rdk_179"/>
                </w:sdtPr>
                <w:sdtContent>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178"/>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(between reference time and start of occultation)</w:t>
                          </w:r>
                        </w:ins>
                      </w:sdtContent>
                    </w:sdt>
                  </w:p>
                </w:sdtContent>
              </w:sdt>
            </w:tc>
            <w:tc>
              <w:tcPr>
                <w:shd w:fill="f3f3f3" w:val="clear"/>
                <w:tcMar>
                  <w:top w:w="0.0" w:type="dxa"/>
                  <w:left w:w="108.0" w:type="dxa"/>
                  <w:bottom w:w="0.0" w:type="dxa"/>
                  <w:right w:w="108.0" w:type="dxa"/>
                </w:tcMar>
              </w:tcPr>
              <w:sdt>
                <w:sdtPr>
                  <w:tag w:val="goog_rdk_181"/>
                </w:sdtPr>
                <w:sdtContent>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2" w:date="2024-06-23T15:10:00Z"/>
                        <w:rFonts w:ascii="Arial" w:cs="Arial" w:eastAsia="Arial" w:hAnsi="Arial"/>
                        <w:b w:val="1"/>
                        <w:i w:val="0"/>
                        <w:smallCaps w:val="0"/>
                        <w:strike w:val="0"/>
                        <w:color w:val="000000"/>
                        <w:sz w:val="16"/>
                        <w:szCs w:val="16"/>
                        <w:u w:val="none"/>
                        <w:shd w:fill="auto" w:val="clear"/>
                        <w:vertAlign w:val="baseline"/>
                      </w:rPr>
                    </w:pPr>
                    <w:sdt>
                      <w:sdtPr>
                        <w:tag w:val="goog_rdk_180"/>
                      </w:sdtPr>
                      <w:sdtContent>
                        <w:ins w:author="Stig Syndergaard" w:id="22" w:date="2024-06-23T15:10: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0 04 026</w:t>
                          </w:r>
                        </w:ins>
                      </w:sdtContent>
                    </w:sdt>
                  </w:p>
                </w:sdtContent>
              </w:sdt>
            </w:tc>
            <w:tc>
              <w:tcPr>
                <w:shd w:fill="f3f3f3" w:val="clear"/>
                <w:tcMar>
                  <w:top w:w="0.0" w:type="dxa"/>
                  <w:left w:w="108.0" w:type="dxa"/>
                  <w:bottom w:w="0.0" w:type="dxa"/>
                  <w:right w:w="108.0" w:type="dxa"/>
                </w:tcMar>
              </w:tcPr>
              <w:sdt>
                <w:sdtPr>
                  <w:tag w:val="goog_rdk_183"/>
                </w:sdtPr>
                <w:sdtContent>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182"/>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185"/>
                </w:sdtPr>
                <w:sdtContent>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184"/>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-4096</w:t>
                          </w:r>
                        </w:ins>
                      </w:sdtContent>
                    </w:sdt>
                  </w:p>
                </w:sdtContent>
              </w:sdt>
            </w:tc>
            <w:tc>
              <w:tcPr>
                <w:shd w:fill="f3f3f3" w:val="clear"/>
                <w:tcMar>
                  <w:top w:w="0.0" w:type="dxa"/>
                  <w:left w:w="108.0" w:type="dxa"/>
                  <w:bottom w:w="0.0" w:type="dxa"/>
                  <w:right w:w="108.0" w:type="dxa"/>
                </w:tcMar>
              </w:tcPr>
              <w:sdt>
                <w:sdtPr>
                  <w:tag w:val="goog_rdk_187"/>
                </w:sdtPr>
                <w:sdtContent>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186"/>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ins>
                      </w:sdtContent>
                    </w:sdt>
                  </w:p>
                </w:sdtContent>
              </w:sdt>
            </w:tc>
            <w:tc>
              <w:tcPr>
                <w:shd w:fill="f3f3f3" w:val="clear"/>
                <w:tcMar>
                  <w:top w:w="0.0" w:type="dxa"/>
                  <w:left w:w="108.0" w:type="dxa"/>
                  <w:bottom w:w="0.0" w:type="dxa"/>
                  <w:right w:w="108.0" w:type="dxa"/>
                </w:tcMar>
              </w:tcPr>
              <w:sdt>
                <w:sdtPr>
                  <w:tag w:val="goog_rdk_189"/>
                </w:sdtPr>
                <w:sdtContent>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188"/>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Second</w:t>
                          </w:r>
                        </w:ins>
                      </w:sdtContent>
                    </w:sdt>
                  </w:p>
                </w:sdtContent>
              </w:sdt>
            </w:tc>
            <w:tc>
              <w:tcPr>
                <w:shd w:fill="f3f3f3" w:val="clear"/>
                <w:tcMar>
                  <w:top w:w="0.0" w:type="dxa"/>
                  <w:left w:w="108.0" w:type="dxa"/>
                  <w:bottom w:w="0.0" w:type="dxa"/>
                  <w:right w:w="108.0" w:type="dxa"/>
                </w:tcMar>
              </w:tcPr>
              <w:sdt>
                <w:sdtPr>
                  <w:tag w:val="goog_rdk_191"/>
                </w:sdtPr>
                <w:sdtContent>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2" w:date="2024-06-23T15:10:00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90"/>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-4096–4096s (normally negative)</w:t>
                          </w:r>
                          <w:r w:rsidDel="00000000" w:rsidR="00000000" w:rsidRPr="00000000">
                            <w:rPr>
                              <w:rtl w:val="0"/>
                            </w:rPr>
                          </w:r>
                        </w:ins>
                      </w:sdtContent>
                    </w:sdt>
                  </w:p>
                </w:sdtContent>
              </w:sdt>
            </w:tc>
          </w:tr>
        </w:sdtContent>
      </w:sdt>
      <w:sdt>
        <w:sdtPr>
          <w:tag w:val="goog_rdk_192"/>
        </w:sdtPr>
        <w:sdtContent>
          <w:tr>
            <w:trPr>
              <w:cantSplit w:val="1"/>
              <w:tblHeader w:val="0"/>
              <w:ins w:author="Stig Syndergaard" w:id="22" w:date="2024-06-23T15:10:00Z"/>
            </w:trPr>
            <w:tc>
              <w:tcPr>
                <w:shd w:fill="f3f3f3" w:val="clear"/>
                <w:tcMar>
                  <w:top w:w="0.0" w:type="dxa"/>
                  <w:left w:w="108.0" w:type="dxa"/>
                  <w:bottom w:w="0.0" w:type="dxa"/>
                  <w:right w:w="108.0" w:type="dxa"/>
                </w:tcMar>
              </w:tcPr>
              <w:sdt>
                <w:sdtPr>
                  <w:tag w:val="goog_rdk_195"/>
                </w:sdtPr>
                <w:sdtContent>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193"/>
                      </w:sdtPr>
                      <w:sdtContent>
                        <w:ins w:author="Stig Syndergaard" w:id="22" w:date="2024-06-23T15:10:00Z"/>
                        <w:sdt>
                          <w:sdtPr>
                            <w:tag w:val="goog_rdk_194"/>
                          </w:sdtPr>
                          <w:sdtContent>
                            <w:commentRangeStart w:id="16"/>
                          </w:sdtContent>
                        </w:sd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w:t>
                          </w:r>
                        </w:ins>
                      </w:sdtContent>
                    </w:sdt>
                  </w:p>
                </w:sdtContent>
              </w:sdt>
            </w:tc>
            <w:tc>
              <w:tcPr>
                <w:shd w:fill="f3f3f3" w:val="clear"/>
                <w:tcMar>
                  <w:top w:w="0.0" w:type="dxa"/>
                  <w:left w:w="108.0" w:type="dxa"/>
                  <w:bottom w:w="0.0" w:type="dxa"/>
                  <w:right w:w="108.0" w:type="dxa"/>
                </w:tcMar>
              </w:tcPr>
              <w:sdt>
                <w:sdtPr>
                  <w:tag w:val="goog_rdk_197"/>
                </w:sdtPr>
                <w:sdtContent>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2" w:date="2024-06-23T15:10:00Z"/>
                        <w:rFonts w:ascii="Arial" w:cs="Arial" w:eastAsia="Arial" w:hAnsi="Arial"/>
                        <w:b w:val="1"/>
                        <w:i w:val="0"/>
                        <w:smallCaps w:val="0"/>
                        <w:strike w:val="0"/>
                        <w:color w:val="000000"/>
                        <w:sz w:val="16"/>
                        <w:szCs w:val="16"/>
                        <w:u w:val="none"/>
                        <w:shd w:fill="auto" w:val="clear"/>
                        <w:vertAlign w:val="baseline"/>
                      </w:rPr>
                    </w:pPr>
                    <w:sdt>
                      <w:sdtPr>
                        <w:tag w:val="goog_rdk_196"/>
                      </w:sdtPr>
                      <w:sdtContent>
                        <w:ins w:author="Stig Syndergaard" w:id="22" w:date="2024-06-23T15:10: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Time period</w:t>
                          </w:r>
                        </w:ins>
                      </w:sdtContent>
                    </w:sdt>
                  </w:p>
                </w:sdtContent>
              </w:sdt>
              <w:sdt>
                <w:sdtPr>
                  <w:tag w:val="goog_rdk_199"/>
                </w:sdtPr>
                <w:sdtContent>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198"/>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(between reference time and end of occultation</w:t>
                          </w:r>
                        </w:ins>
                      </w:sdtContent>
                    </w:sdt>
                  </w:p>
                </w:sdtContent>
              </w:sdt>
            </w:tc>
            <w:tc>
              <w:tcPr>
                <w:shd w:fill="f3f3f3" w:val="clear"/>
                <w:tcMar>
                  <w:top w:w="0.0" w:type="dxa"/>
                  <w:left w:w="108.0" w:type="dxa"/>
                  <w:bottom w:w="0.0" w:type="dxa"/>
                  <w:right w:w="108.0" w:type="dxa"/>
                </w:tcMar>
              </w:tcPr>
              <w:sdt>
                <w:sdtPr>
                  <w:tag w:val="goog_rdk_201"/>
                </w:sdtPr>
                <w:sdtContent>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2" w:date="2024-06-23T15:10:00Z"/>
                        <w:rFonts w:ascii="Arial" w:cs="Arial" w:eastAsia="Arial" w:hAnsi="Arial"/>
                        <w:b w:val="1"/>
                        <w:i w:val="0"/>
                        <w:smallCaps w:val="0"/>
                        <w:strike w:val="0"/>
                        <w:color w:val="000000"/>
                        <w:sz w:val="16"/>
                        <w:szCs w:val="16"/>
                        <w:u w:val="none"/>
                        <w:shd w:fill="auto" w:val="clear"/>
                        <w:vertAlign w:val="baseline"/>
                      </w:rPr>
                    </w:pPr>
                    <w:sdt>
                      <w:sdtPr>
                        <w:tag w:val="goog_rdk_200"/>
                      </w:sdtPr>
                      <w:sdtContent>
                        <w:ins w:author="Stig Syndergaard" w:id="22" w:date="2024-06-23T15:10: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0 04 026</w:t>
                          </w:r>
                        </w:ins>
                      </w:sdtContent>
                    </w:sdt>
                  </w:p>
                </w:sdtContent>
              </w:sdt>
            </w:tc>
            <w:tc>
              <w:tcPr>
                <w:shd w:fill="f3f3f3" w:val="clear"/>
                <w:tcMar>
                  <w:top w:w="0.0" w:type="dxa"/>
                  <w:left w:w="108.0" w:type="dxa"/>
                  <w:bottom w:w="0.0" w:type="dxa"/>
                  <w:right w:w="108.0" w:type="dxa"/>
                </w:tcMar>
              </w:tcPr>
              <w:sdt>
                <w:sdtPr>
                  <w:tag w:val="goog_rdk_203"/>
                </w:sdtPr>
                <w:sdtContent>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202"/>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205"/>
                </w:sdtPr>
                <w:sdtContent>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204"/>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-4096</w:t>
                          </w:r>
                        </w:ins>
                      </w:sdtContent>
                    </w:sdt>
                  </w:p>
                </w:sdtContent>
              </w:sdt>
            </w:tc>
            <w:tc>
              <w:tcPr>
                <w:shd w:fill="f3f3f3" w:val="clear"/>
                <w:tcMar>
                  <w:top w:w="0.0" w:type="dxa"/>
                  <w:left w:w="108.0" w:type="dxa"/>
                  <w:bottom w:w="0.0" w:type="dxa"/>
                  <w:right w:w="108.0" w:type="dxa"/>
                </w:tcMar>
              </w:tcPr>
              <w:sdt>
                <w:sdtPr>
                  <w:tag w:val="goog_rdk_207"/>
                </w:sdtPr>
                <w:sdtContent>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206"/>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ins>
                      </w:sdtContent>
                    </w:sdt>
                  </w:p>
                </w:sdtContent>
              </w:sdt>
            </w:tc>
            <w:tc>
              <w:tcPr>
                <w:shd w:fill="f3f3f3" w:val="clear"/>
                <w:tcMar>
                  <w:top w:w="0.0" w:type="dxa"/>
                  <w:left w:w="108.0" w:type="dxa"/>
                  <w:bottom w:w="0.0" w:type="dxa"/>
                  <w:right w:w="108.0" w:type="dxa"/>
                </w:tcMar>
              </w:tcPr>
              <w:sdt>
                <w:sdtPr>
                  <w:tag w:val="goog_rdk_209"/>
                </w:sdtPr>
                <w:sdtContent>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208"/>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Second</w:t>
                          </w:r>
                        </w:ins>
                      </w:sdtContent>
                    </w:sdt>
                  </w:p>
                </w:sdtContent>
              </w:sdt>
            </w:tc>
            <w:tc>
              <w:tcPr>
                <w:shd w:fill="f3f3f3" w:val="clear"/>
                <w:tcMar>
                  <w:top w:w="0.0" w:type="dxa"/>
                  <w:left w:w="108.0" w:type="dxa"/>
                  <w:bottom w:w="0.0" w:type="dxa"/>
                  <w:right w:w="108.0" w:type="dxa"/>
                </w:tcMar>
              </w:tcPr>
              <w:sdt>
                <w:sdtPr>
                  <w:tag w:val="goog_rdk_211"/>
                </w:sdtPr>
                <w:sdtContent>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2" w:date="2024-06-23T15:10:00Z"/>
                        <w:rFonts w:ascii="Arial" w:cs="Arial" w:eastAsia="Arial" w:hAnsi="Arial"/>
                        <w:b w:val="0"/>
                        <w:i w:val="0"/>
                        <w:smallCaps w:val="0"/>
                        <w:strike w:val="0"/>
                        <w:color w:val="000000"/>
                        <w:sz w:val="16"/>
                        <w:szCs w:val="16"/>
                        <w:u w:val="none"/>
                        <w:shd w:fill="auto" w:val="clear"/>
                        <w:vertAlign w:val="baseline"/>
                      </w:rPr>
                    </w:pPr>
                    <w:sdt>
                      <w:sdtPr>
                        <w:tag w:val="goog_rdk_210"/>
                      </w:sdtPr>
                      <w:sdtContent>
                        <w:ins w:author="Stig Syndergaard" w:id="22" w:date="2024-06-23T15:1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-4096–4096s (normally positive)</w:t>
                          </w:r>
                          <w:commentRangeEnd w:id="16"/>
                          <w:r w:rsidDel="00000000" w:rsidR="00000000" w:rsidRPr="00000000">
                            <w:commentReference w:id="16"/>
                          </w:r>
                          <w:r w:rsidDel="00000000" w:rsidR="00000000" w:rsidRPr="00000000">
                            <w:rPr>
                              <w:rtl w:val="0"/>
                            </w:rPr>
                          </w:r>
                        </w:ins>
                      </w:sdtContent>
                    </w:sdt>
                  </w:p>
                </w:sdtContent>
              </w:sdt>
            </w:tc>
          </w:tr>
        </w:sdtContent>
      </w:sdt>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ff"/>
                <w:sz w:val="16"/>
                <w:szCs w:val="16"/>
                <w:u w:val="none"/>
                <w:shd w:fill="auto" w:val="clear"/>
                <w:vertAlign w:val="baseline"/>
              </w:rPr>
            </w:pPr>
            <w:sdt>
              <w:sdtPr>
                <w:tag w:val="goog_rdk_212"/>
              </w:sdtPr>
              <w:sdtContent>
                <w:commentRangeStart w:id="17"/>
              </w:sdtContent>
            </w:sdt>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Diagnostic quality information</w:t>
            </w:r>
            <w:commentRangeEnd w:id="17"/>
            <w:r w:rsidDel="00000000" w:rsidR="00000000" w:rsidRPr="00000000">
              <w:commentReference w:id="17"/>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38</w:t>
            </w:r>
          </w:p>
        </w:tc>
        <w:tc>
          <w:tcPr>
            <w:shd w:fill="f3f3f3" w:val="clear"/>
            <w:tcMar>
              <w:top w:w="0.0" w:type="dxa"/>
              <w:left w:w="108.0" w:type="dxa"/>
              <w:bottom w:w="0.0" w:type="dxa"/>
              <w:right w:w="108.0" w:type="dxa"/>
            </w:tcMa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Duct detection</w:t>
            </w:r>
          </w:p>
        </w:tc>
        <w:tc>
          <w:tcPr>
            <w:shd w:fill="f3f3f3" w:val="clear"/>
            <w:tcMar>
              <w:top w:w="0.0" w:type="dxa"/>
              <w:left w:w="108.0" w:type="dxa"/>
              <w:bottom w:w="0.0" w:type="dxa"/>
              <w:right w:w="108.0" w:type="dxa"/>
            </w:tcMa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39</w:t>
            </w:r>
          </w:p>
        </w:tc>
        <w:tc>
          <w:tcPr>
            <w:shd w:fill="f3f3f3" w:val="clear"/>
            <w:tcMar>
              <w:top w:w="0.0" w:type="dxa"/>
              <w:left w:w="108.0" w:type="dxa"/>
              <w:bottom w:w="0.0" w:type="dxa"/>
              <w:right w:w="108.0" w:type="dxa"/>
            </w:tcMa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Height of duct</w:t>
            </w:r>
          </w:p>
        </w:tc>
        <w:tc>
          <w:tcPr>
            <w:shd w:fill="f3f3f3" w:val="clear"/>
            <w:tcMar>
              <w:top w:w="0.0" w:type="dxa"/>
              <w:left w:w="108.0" w:type="dxa"/>
              <w:bottom w:w="0.0" w:type="dxa"/>
              <w:right w:w="108.0" w:type="dxa"/>
            </w:tcMa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w:t>
            </w:r>
          </w:p>
        </w:tc>
        <w:tc>
          <w:tcPr>
            <w:shd w:fill="f3f3f3" w:val="clear"/>
            <w:tcMar>
              <w:top w:w="0.0" w:type="dxa"/>
              <w:left w:w="108.0" w:type="dxa"/>
              <w:bottom w:w="0.0" w:type="dxa"/>
              <w:right w:w="108.0" w:type="dxa"/>
            </w:tcMa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Signal-to-noise ratio</w:t>
            </w:r>
          </w:p>
        </w:tc>
        <w:tc>
          <w:tcPr>
            <w:shd w:fill="f3f3f3" w:val="clear"/>
            <w:tcMar>
              <w:top w:w="0.0" w:type="dxa"/>
              <w:left w:w="108.0" w:type="dxa"/>
              <w:bottom w:w="0.0" w:type="dxa"/>
              <w:right w:w="108.0" w:type="dxa"/>
            </w:tcMa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shd w:fill="f3f3f3" w:val="clear"/>
            <w:tcMar>
              <w:top w:w="0.0" w:type="dxa"/>
              <w:left w:w="108.0" w:type="dxa"/>
              <w:bottom w:w="0.0" w:type="dxa"/>
              <w:right w:w="108.0" w:type="dxa"/>
            </w:tcMa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w:t>
            </w:r>
          </w:p>
        </w:tc>
        <w:tc>
          <w:tcPr>
            <w:shd w:fill="f3f3f3" w:val="clear"/>
            <w:tcMar>
              <w:top w:w="0.0" w:type="dxa"/>
              <w:left w:w="108.0" w:type="dxa"/>
              <w:bottom w:w="0.0" w:type="dxa"/>
              <w:right w:w="108.0" w:type="dxa"/>
            </w:tcMa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41</w:t>
            </w:r>
          </w:p>
        </w:tc>
        <w:tc>
          <w:tcPr>
            <w:shd w:fill="f3f3f3" w:val="clear"/>
            <w:tcMar>
              <w:top w:w="0.0" w:type="dxa"/>
              <w:left w:w="108.0" w:type="dxa"/>
              <w:bottom w:w="0.0" w:type="dxa"/>
              <w:right w:w="108.0" w:type="dxa"/>
            </w:tcMa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Bending angle variance 60-80km</w:t>
            </w:r>
          </w:p>
        </w:tc>
        <w:tc>
          <w:tcPr>
            <w:shd w:fill="f3f3f3" w:val="clear"/>
            <w:tcMar>
              <w:top w:w="0.0" w:type="dxa"/>
              <w:left w:w="108.0" w:type="dxa"/>
              <w:bottom w:w="0.0" w:type="dxa"/>
              <w:right w:w="108.0" w:type="dxa"/>
            </w:tcMa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Radians</w:t>
            </w:r>
          </w:p>
        </w:tc>
        <w:tc>
          <w:tcPr>
            <w:shd w:fill="f3f3f3" w:val="clear"/>
            <w:tcMar>
              <w:top w:w="0.0" w:type="dxa"/>
              <w:left w:w="108.0" w:type="dxa"/>
              <w:bottom w:w="0.0" w:type="dxa"/>
              <w:right w:w="108.0" w:type="dxa"/>
            </w:tcMa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Variance of bending angle (relative to climatology) between 60 and 80km</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42</w:t>
            </w:r>
          </w:p>
        </w:tc>
        <w:tc>
          <w:tcPr>
            <w:shd w:fill="f3f3f3" w:val="clear"/>
            <w:tcMar>
              <w:top w:w="0.0" w:type="dxa"/>
              <w:left w:w="108.0" w:type="dxa"/>
              <w:bottom w:w="0.0" w:type="dxa"/>
              <w:right w:w="108.0" w:type="dxa"/>
            </w:tcMa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Retrieved dry pressure at 15km</w:t>
            </w:r>
          </w:p>
        </w:tc>
        <w:tc>
          <w:tcPr>
            <w:shd w:fill="f3f3f3" w:val="clear"/>
            <w:tcMar>
              <w:top w:w="0.0" w:type="dxa"/>
              <w:left w:w="108.0" w:type="dxa"/>
              <w:bottom w:w="0.0" w:type="dxa"/>
              <w:right w:w="108.0" w:type="dxa"/>
            </w:tcMa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w:t>
            </w:r>
          </w:p>
        </w:tc>
        <w:tc>
          <w:tcPr>
            <w:shd w:fill="f3f3f3" w:val="clear"/>
            <w:tcMar>
              <w:top w:w="0.0" w:type="dxa"/>
              <w:left w:w="108.0" w:type="dxa"/>
              <w:bottom w:w="0.0" w:type="dxa"/>
              <w:right w:w="108.0" w:type="dxa"/>
            </w:tcMa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43</w:t>
            </w:r>
          </w:p>
        </w:tc>
        <w:tc>
          <w:tcPr>
            <w:shd w:fill="f3f3f3" w:val="clear"/>
            <w:tcMar>
              <w:top w:w="0.0" w:type="dxa"/>
              <w:left w:w="108.0" w:type="dxa"/>
              <w:bottom w:w="0.0" w:type="dxa"/>
              <w:right w:w="108.0" w:type="dxa"/>
            </w:tcMa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Planetary boundary layer height</w:t>
            </w:r>
          </w:p>
        </w:tc>
        <w:tc>
          <w:tcPr>
            <w:shd w:fill="f3f3f3" w:val="clear"/>
            <w:tcMar>
              <w:top w:w="0.0" w:type="dxa"/>
              <w:left w:w="108.0" w:type="dxa"/>
              <w:bottom w:w="0.0" w:type="dxa"/>
              <w:right w:w="108.0" w:type="dxa"/>
            </w:tcMa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44</w:t>
            </w:r>
          </w:p>
        </w:tc>
        <w:tc>
          <w:tcPr>
            <w:shd w:fill="f3f3f3" w:val="clear"/>
            <w:tcMar>
              <w:top w:w="0.0" w:type="dxa"/>
              <w:left w:w="108.0" w:type="dxa"/>
              <w:bottom w:w="0.0" w:type="dxa"/>
              <w:right w:w="108.0" w:type="dxa"/>
            </w:tcMa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Tropopause height</w:t>
            </w:r>
          </w:p>
        </w:tc>
        <w:tc>
          <w:tcPr>
            <w:shd w:fill="f3f3f3" w:val="clear"/>
            <w:tcMar>
              <w:top w:w="0.0" w:type="dxa"/>
              <w:left w:w="108.0" w:type="dxa"/>
              <w:bottom w:w="0.0" w:type="dxa"/>
              <w:right w:w="108.0" w:type="dxa"/>
            </w:tcMar>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45</w:t>
            </w:r>
          </w:p>
        </w:tc>
        <w:tc>
          <w:tcPr>
            <w:shd w:fill="f3f3f3" w:val="clear"/>
            <w:tcMar>
              <w:top w:w="0.0" w:type="dxa"/>
              <w:left w:w="108.0" w:type="dxa"/>
              <w:bottom w:w="0.0" w:type="dxa"/>
              <w:right w:w="108.0" w:type="dxa"/>
            </w:tcMa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L2-extrapolation height</w:t>
            </w:r>
          </w:p>
        </w:tc>
        <w:tc>
          <w:tcPr>
            <w:shd w:fill="f3f3f3" w:val="clear"/>
            <w:tcMar>
              <w:top w:w="0.0" w:type="dxa"/>
              <w:left w:w="108.0" w:type="dxa"/>
              <w:bottom w:w="0.0" w:type="dxa"/>
              <w:right w:w="108.0" w:type="dxa"/>
            </w:tcMa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46</w:t>
            </w:r>
          </w:p>
        </w:tc>
        <w:tc>
          <w:tcPr>
            <w:shd w:fill="f3f3f3" w:val="clear"/>
            <w:tcMar>
              <w:top w:w="0.0" w:type="dxa"/>
              <w:left w:w="108.0" w:type="dxa"/>
              <w:bottom w:w="0.0" w:type="dxa"/>
              <w:right w:w="108.0" w:type="dxa"/>
            </w:tcMa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GO/WO transition height</w:t>
            </w:r>
          </w:p>
        </w:tc>
        <w:tc>
          <w:tcPr>
            <w:shd w:fill="f3f3f3" w:val="clear"/>
            <w:tcMar>
              <w:top w:w="0.0" w:type="dxa"/>
              <w:left w:w="108.0" w:type="dxa"/>
              <w:bottom w:w="0.0" w:type="dxa"/>
              <w:right w:w="108.0" w:type="dxa"/>
            </w:tcMar>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47</w:t>
            </w:r>
          </w:p>
        </w:tc>
        <w:tc>
          <w:tcPr>
            <w:shd w:fill="f3f3f3" w:val="clear"/>
            <w:tcMar>
              <w:top w:w="0.0" w:type="dxa"/>
              <w:left w:w="108.0" w:type="dxa"/>
              <w:bottom w:w="0.0" w:type="dxa"/>
              <w:right w:w="108.0" w:type="dxa"/>
            </w:tcMa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CL/OL transition height</w:t>
            </w:r>
          </w:p>
        </w:tc>
        <w:tc>
          <w:tcPr>
            <w:shd w:fill="f3f3f3" w:val="clear"/>
            <w:tcMar>
              <w:top w:w="0.0" w:type="dxa"/>
              <w:left w:w="108.0" w:type="dxa"/>
              <w:bottom w:w="0.0" w:type="dxa"/>
              <w:right w:w="108.0" w:type="dxa"/>
            </w:tcMa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'Step 1b' data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Notes 2 &amp; 5)</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1 23 000</w:t>
            </w:r>
          </w:p>
        </w:tc>
        <w:tc>
          <w:tcPr>
            <w:shd w:fill="f3f3f3" w:val="clear"/>
            <w:tcMar>
              <w:top w:w="0.0" w:type="dxa"/>
              <w:left w:w="108.0" w:type="dxa"/>
              <w:bottom w:w="0.0" w:type="dxa"/>
              <w:right w:w="108.0" w:type="dxa"/>
            </w:tcMa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w:t>
            </w:r>
            <w:sdt>
              <w:sdtPr>
                <w:tag w:val="goog_rdk_213"/>
              </w:sdtPr>
              <w:sdtContent>
                <w:commentRangeStart w:id="18"/>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w:t>
            </w:r>
            <w:commentRangeEnd w:id="18"/>
            <w:r w:rsidDel="00000000" w:rsidR="00000000" w:rsidRPr="00000000">
              <w:commentReference w:id="18"/>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descriptors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38</w:t>
            </w:r>
          </w:p>
        </w:tc>
        <w:tc>
          <w:tcPr>
            <w:shd w:fill="e0e0e0" w:val="clear"/>
            <w:tcMar>
              <w:top w:w="0.0" w:type="dxa"/>
              <w:left w:w="108.0" w:type="dxa"/>
              <w:bottom w:w="0.0" w:type="dxa"/>
              <w:right w:w="108.0" w:type="dxa"/>
            </w:tcMar>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Step 1b samples,</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n1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39–40</w:t>
            </w:r>
          </w:p>
        </w:tc>
        <w:tc>
          <w:tcPr>
            <w:shd w:fill="f3f3f3" w:val="clear"/>
            <w:tcMar>
              <w:top w:w="0.0" w:type="dxa"/>
              <w:left w:w="108.0" w:type="dxa"/>
              <w:bottom w:w="0.0" w:type="dxa"/>
              <w:right w:w="108.0" w:type="dxa"/>
            </w:tcMa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(high accuracy)</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3 01 021</w:t>
            </w:r>
          </w:p>
        </w:tc>
        <w:tc>
          <w:tcPr>
            <w:shd w:fill="f3f3f3" w:val="clear"/>
            <w:tcMar>
              <w:top w:w="0.0" w:type="dxa"/>
              <w:left w:w="108.0" w:type="dxa"/>
              <w:bottom w:w="0.0" w:type="dxa"/>
              <w:right w:w="108.0" w:type="dxa"/>
            </w:tcMa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39</w:t>
            </w:r>
          </w:p>
        </w:tc>
        <w:tc>
          <w:tcPr>
            <w:shd w:fill="e0e0e0" w:val="clear"/>
            <w:tcMar>
              <w:top w:w="0.0" w:type="dxa"/>
              <w:left w:w="108.0" w:type="dxa"/>
              <w:bottom w:w="0.0" w:type="dxa"/>
              <w:right w:w="108.0" w:type="dxa"/>
            </w:tcMa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Latitude</w:t>
            </w:r>
          </w:p>
        </w:tc>
        <w:tc>
          <w:tcPr>
            <w:shd w:fill="e0e0e0" w:val="clear"/>
            <w:tcMar>
              <w:top w:w="0.0" w:type="dxa"/>
              <w:left w:w="108.0" w:type="dxa"/>
              <w:bottom w:w="0.0" w:type="dxa"/>
              <w:right w:w="108.0" w:type="dxa"/>
            </w:tcMa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0 05 001</w:t>
            </w:r>
          </w:p>
        </w:tc>
        <w:tc>
          <w:tcPr>
            <w:shd w:fill="e0e0e0" w:val="clear"/>
            <w:tcMar>
              <w:top w:w="0.0" w:type="dxa"/>
              <w:left w:w="108.0" w:type="dxa"/>
              <w:bottom w:w="0.0" w:type="dxa"/>
              <w:right w:w="108.0" w:type="dxa"/>
            </w:tcMa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-9000000</w:t>
            </w:r>
          </w:p>
        </w:tc>
        <w:tc>
          <w:tcPr>
            <w:shd w:fill="e0e0e0" w:val="clear"/>
            <w:tcMar>
              <w:top w:w="0.0" w:type="dxa"/>
              <w:left w:w="108.0" w:type="dxa"/>
              <w:bottom w:w="0.0" w:type="dxa"/>
              <w:right w:w="108.0" w:type="dxa"/>
            </w:tcMar>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w:t>
            </w:r>
          </w:p>
        </w:tc>
        <w:tc>
          <w:tcPr>
            <w:shd w:fill="e0e0e0" w:val="clear"/>
            <w:tcMar>
              <w:top w:w="0.0" w:type="dxa"/>
              <w:left w:w="108.0" w:type="dxa"/>
              <w:bottom w:w="0.0" w:type="dxa"/>
              <w:right w:w="108.0" w:type="dxa"/>
            </w:tcMa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Degrees</w:t>
            </w:r>
          </w:p>
        </w:tc>
        <w:tc>
          <w:tcPr>
            <w:shd w:fill="e0e0e0" w:val="clear"/>
            <w:tcMar>
              <w:top w:w="0.0" w:type="dxa"/>
              <w:left w:w="108.0" w:type="dxa"/>
              <w:bottom w:w="0.0" w:type="dxa"/>
              <w:right w:w="108.0" w:type="dxa"/>
            </w:tcMa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40</w:t>
            </w:r>
          </w:p>
        </w:tc>
        <w:tc>
          <w:tcPr>
            <w:shd w:fill="f3f3f3" w:val="clear"/>
            <w:tcMar>
              <w:top w:w="0.0" w:type="dxa"/>
              <w:left w:w="108.0" w:type="dxa"/>
              <w:bottom w:w="0.0" w:type="dxa"/>
              <w:right w:w="108.0" w:type="dxa"/>
            </w:tcMa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Longitude</w:t>
            </w:r>
          </w:p>
        </w:tc>
        <w:tc>
          <w:tcPr>
            <w:shd w:fill="f3f3f3" w:val="clear"/>
            <w:tcMar>
              <w:top w:w="0.0" w:type="dxa"/>
              <w:left w:w="108.0" w:type="dxa"/>
              <w:bottom w:w="0.0" w:type="dxa"/>
              <w:right w:w="108.0" w:type="dxa"/>
            </w:tcMa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0 06 001</w:t>
            </w:r>
          </w:p>
        </w:tc>
        <w:tc>
          <w:tcPr>
            <w:shd w:fill="f3f3f3" w:val="clear"/>
            <w:tcMar>
              <w:top w:w="0.0" w:type="dxa"/>
              <w:left w:w="108.0" w:type="dxa"/>
              <w:bottom w:w="0.0" w:type="dxa"/>
              <w:right w:w="108.0" w:type="dxa"/>
            </w:tcMa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-18000000</w:t>
            </w:r>
          </w:p>
        </w:tc>
        <w:tc>
          <w:tcPr>
            <w:shd w:fill="f3f3f3" w:val="clear"/>
            <w:tcMar>
              <w:top w:w="0.0" w:type="dxa"/>
              <w:left w:w="108.0" w:type="dxa"/>
              <w:bottom w:w="0.0" w:type="dxa"/>
              <w:right w:w="108.0" w:type="dxa"/>
            </w:tcMar>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w:t>
            </w:r>
          </w:p>
        </w:tc>
        <w:tc>
          <w:tcPr>
            <w:shd w:fill="f3f3f3" w:val="clear"/>
            <w:tcMar>
              <w:top w:w="0.0" w:type="dxa"/>
              <w:left w:w="108.0" w:type="dxa"/>
              <w:bottom w:w="0.0" w:type="dxa"/>
              <w:right w:w="108.0" w:type="dxa"/>
            </w:tcMa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Degrees</w:t>
            </w:r>
          </w:p>
        </w:tc>
        <w:tc>
          <w:tcPr>
            <w:shd w:fill="f3f3f3" w:val="clear"/>
            <w:tcMar>
              <w:top w:w="0.0" w:type="dxa"/>
              <w:left w:w="108.0" w:type="dxa"/>
              <w:bottom w:w="0.0" w:type="dxa"/>
              <w:right w:w="108.0" w:type="dxa"/>
            </w:tcMa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41</w:t>
            </w:r>
          </w:p>
        </w:tc>
        <w:tc>
          <w:tcPr>
            <w:shd w:fill="f3f3f3" w:val="clear"/>
            <w:tcMar>
              <w:top w:w="0.0" w:type="dxa"/>
              <w:left w:w="108.0" w:type="dxa"/>
              <w:bottom w:w="0.0" w:type="dxa"/>
              <w:right w:w="108.0" w:type="dxa"/>
            </w:tcMa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214"/>
              </w:sdtPr>
              <w:sdtContent>
                <w:commentRangeStart w:id="19"/>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Time </w:t>
            </w:r>
            <w:sdt>
              <w:sdtPr>
                <w:tag w:val="goog_rdk_215"/>
              </w:sdtPr>
              <w:sdtContent>
                <w:ins w:author="Stig Syndergaard" w:id="23" w:date="2024-06-23T16:30: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displacement</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0 04 0</w:t>
            </w:r>
            <w:sdt>
              <w:sdtPr>
                <w:tag w:val="goog_rdk_216"/>
              </w:sdtPr>
              <w:sdtContent>
                <w:ins w:author="Stig Syndergaard" w:id="24" w:date="2024-06-23T16:31: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w:t>
                  </w:r>
                </w:ins>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w:t>
            </w:r>
            <w:commentRangeEnd w:id="19"/>
            <w:r w:rsidDel="00000000" w:rsidR="00000000" w:rsidRPr="00000000">
              <w:commentReference w:id="19"/>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0</w:t>
            </w:r>
          </w:p>
        </w:tc>
        <w:tc>
          <w:tcPr>
            <w:shd w:fill="f3f3f3" w:val="clear"/>
            <w:tcMar>
              <w:top w:w="0.0" w:type="dxa"/>
              <w:left w:w="108.0" w:type="dxa"/>
              <w:bottom w:w="0.0" w:type="dxa"/>
              <w:right w:w="108.0" w:type="dxa"/>
            </w:tcMar>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(-2097152)</w:t>
              <w:br w:type="textWrapping"/>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   13</w:t>
            </w:r>
          </w:p>
        </w:tc>
        <w:tc>
          <w:tcPr>
            <w:shd w:fill="f3f3f3" w:val="clear"/>
            <w:tcMar>
              <w:top w:w="0.0" w:type="dxa"/>
              <w:left w:w="108.0" w:type="dxa"/>
              <w:bottom w:w="0.0" w:type="dxa"/>
              <w:right w:w="108.0" w:type="dxa"/>
            </w:tcMar>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-2000-2000s to 1ms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41</w:t>
            </w:r>
          </w:p>
        </w:tc>
        <w:tc>
          <w:tcPr>
            <w:shd w:fill="e0e0e0" w:val="clear"/>
            <w:tcMar>
              <w:top w:w="0.0" w:type="dxa"/>
              <w:left w:w="108.0" w:type="dxa"/>
              <w:bottom w:w="0.0" w:type="dxa"/>
              <w:right w:w="108.0" w:type="dxa"/>
            </w:tcMar>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Bearing or azimuth</w:t>
            </w:r>
          </w:p>
        </w:tc>
        <w:tc>
          <w:tcPr>
            <w:shd w:fill="e0e0e0" w:val="clear"/>
            <w:tcMar>
              <w:top w:w="0.0" w:type="dxa"/>
              <w:left w:w="108.0" w:type="dxa"/>
              <w:bottom w:w="0.0" w:type="dxa"/>
              <w:right w:w="108.0" w:type="dxa"/>
            </w:tcMar>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0 05 021</w:t>
            </w:r>
          </w:p>
        </w:tc>
        <w:tc>
          <w:tcPr>
            <w:shd w:fill="e0e0e0" w:val="clear"/>
            <w:tcMar>
              <w:top w:w="0.0" w:type="dxa"/>
              <w:left w:w="108.0" w:type="dxa"/>
              <w:bottom w:w="0.0" w:type="dxa"/>
              <w:right w:w="108.0" w:type="dxa"/>
            </w:tcMar>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 True</w:t>
            </w:r>
          </w:p>
        </w:tc>
        <w:tc>
          <w:tcPr>
            <w:shd w:fill="e0e0e0" w:val="clear"/>
            <w:tcMar>
              <w:top w:w="0.0" w:type="dxa"/>
              <w:left w:w="108.0" w:type="dxa"/>
              <w:bottom w:w="0.0" w:type="dxa"/>
              <w:right w:w="108.0" w:type="dxa"/>
            </w:tcMar>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GNSS-to-LEO line of sight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1 06 000</w:t>
            </w:r>
          </w:p>
        </w:tc>
        <w:tc>
          <w:tcPr>
            <w:shd w:fill="f3f3f3" w:val="clear"/>
            <w:tcMar>
              <w:top w:w="0.0" w:type="dxa"/>
              <w:left w:w="108.0" w:type="dxa"/>
              <w:bottom w:w="0.0" w:type="dxa"/>
              <w:right w:w="108.0" w:type="dxa"/>
            </w:tcMar>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6 descriptors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42</w:t>
            </w:r>
          </w:p>
        </w:tc>
        <w:tc>
          <w:tcPr>
            <w:shd w:fill="e0e0e0" w:val="clear"/>
            <w:tcMar>
              <w:top w:w="0.0" w:type="dxa"/>
              <w:left w:w="108.0" w:type="dxa"/>
              <w:bottom w:w="0.0" w:type="dxa"/>
              <w:right w:w="108.0" w:type="dxa"/>
            </w:tcMa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0 31 001</w:t>
            </w:r>
          </w:p>
        </w:tc>
        <w:tc>
          <w:tcPr>
            <w:shd w:fill="e0e0e0" w:val="clear"/>
            <w:tcMar>
              <w:top w:w="0.0" w:type="dxa"/>
              <w:left w:w="108.0" w:type="dxa"/>
              <w:bottom w:w="0.0" w:type="dxa"/>
              <w:right w:w="108.0" w:type="dxa"/>
            </w:tcMa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frequencies,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scale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2 02 134</w:t>
            </w:r>
          </w:p>
        </w:tc>
        <w:tc>
          <w:tcPr>
            <w:shd w:fill="f3f3f3" w:val="clear"/>
            <w:tcMar>
              <w:top w:w="0.0" w:type="dxa"/>
              <w:left w:w="108.0" w:type="dxa"/>
              <w:bottom w:w="0.0" w:type="dxa"/>
              <w:right w:w="108.0" w:type="dxa"/>
            </w:tcMa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 6 to scale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43</w:t>
            </w:r>
          </w:p>
        </w:tc>
        <w:tc>
          <w:tcPr>
            <w:shd w:fill="f3f3f3" w:val="clear"/>
            <w:tcMar>
              <w:top w:w="0.0" w:type="dxa"/>
              <w:left w:w="108.0" w:type="dxa"/>
              <w:bottom w:w="0.0" w:type="dxa"/>
              <w:right w:w="108.0" w:type="dxa"/>
            </w:tcMa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Satellite channel centre frequency</w:t>
            </w:r>
          </w:p>
        </w:tc>
        <w:tc>
          <w:tcPr>
            <w:shd w:fill="f3f3f3" w:val="clear"/>
            <w:tcMar>
              <w:top w:w="0.0" w:type="dxa"/>
              <w:left w:w="108.0" w:type="dxa"/>
              <w:bottom w:w="0.0" w:type="dxa"/>
              <w:right w:w="108.0" w:type="dxa"/>
            </w:tcMa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0 02 153</w:t>
            </w:r>
          </w:p>
        </w:tc>
        <w:tc>
          <w:tcPr>
            <w:shd w:fill="f3f3f3" w:val="clear"/>
            <w:tcMar>
              <w:top w:w="0.0" w:type="dxa"/>
              <w:left w:w="108.0" w:type="dxa"/>
              <w:bottom w:w="0.0" w:type="dxa"/>
              <w:right w:w="108.0" w:type="dxa"/>
            </w:tcMa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  -8</w:t>
            </w:r>
          </w:p>
        </w:tc>
        <w:tc>
          <w:tcPr>
            <w:shd w:fill="f3f3f3" w:val="clear"/>
            <w:tcMar>
              <w:top w:w="0.0" w:type="dxa"/>
              <w:left w:w="108.0" w:type="dxa"/>
              <w:bottom w:w="0.0" w:type="dxa"/>
              <w:right w:w="108.0" w:type="dxa"/>
            </w:tcMa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w:t>
            </w:r>
          </w:p>
        </w:tc>
        <w:tc>
          <w:tcPr>
            <w:shd w:fill="f3f3f3" w:val="clear"/>
            <w:tcMar>
              <w:top w:w="0.0" w:type="dxa"/>
              <w:left w:w="108.0" w:type="dxa"/>
              <w:bottom w:w="0.0" w:type="dxa"/>
              <w:right w:w="108.0" w:type="dxa"/>
            </w:tcMa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Hz</w:t>
            </w:r>
          </w:p>
        </w:tc>
        <w:tc>
          <w:tcPr>
            <w:shd w:fill="f3f3f3" w:val="clear"/>
            <w:tcMar>
              <w:top w:w="0.0" w:type="dxa"/>
              <w:left w:w="108.0" w:type="dxa"/>
              <w:bottom w:w="0.0" w:type="dxa"/>
              <w:right w:w="108.0" w:type="dxa"/>
            </w:tcMa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6.7GHz, to 0.1kHz, Ionosphere corrected = 0</w:t>
            </w:r>
          </w:p>
        </w:tc>
      </w:tr>
      <w:sdt>
        <w:sdtPr>
          <w:tag w:val="goog_rdk_218"/>
        </w:sdtPr>
        <w:sdtContent>
          <w:tr>
            <w:trPr>
              <w:cantSplit w:val="1"/>
              <w:tblHeader w:val="0"/>
              <w:ins w:author="Stig Syndergaard" w:id="25" w:date="2024-06-23T23:22:00Z"/>
            </w:trPr>
            <w:tc>
              <w:tcPr>
                <w:shd w:fill="e0e0e0" w:val="clear"/>
                <w:tcMar>
                  <w:top w:w="0.0" w:type="dxa"/>
                  <w:left w:w="108.0" w:type="dxa"/>
                  <w:bottom w:w="0.0" w:type="dxa"/>
                  <w:right w:w="108.0" w:type="dxa"/>
                </w:tcMar>
              </w:tcPr>
              <w:sdt>
                <w:sdtPr>
                  <w:tag w:val="goog_rdk_220"/>
                </w:sdtPr>
                <w:sdtContent>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5" w:date="2024-06-23T23:22:00Z"/>
                        <w:rFonts w:ascii="Arial" w:cs="Arial" w:eastAsia="Arial" w:hAnsi="Arial"/>
                        <w:b w:val="0"/>
                        <w:i w:val="0"/>
                        <w:smallCaps w:val="0"/>
                        <w:strike w:val="0"/>
                        <w:color w:val="000000"/>
                        <w:sz w:val="16"/>
                        <w:szCs w:val="16"/>
                        <w:u w:val="none"/>
                        <w:shd w:fill="auto" w:val="clear"/>
                        <w:vertAlign w:val="baseline"/>
                      </w:rPr>
                    </w:pPr>
                    <w:sdt>
                      <w:sdtPr>
                        <w:tag w:val="goog_rdk_219"/>
                      </w:sdtPr>
                      <w:sdtContent>
                        <w:ins w:author="Stig Syndergaard" w:id="25" w:date="2024-06-23T23:22: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22"/>
                </w:sdtPr>
                <w:sdtContent>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5" w:date="2024-06-23T23:22:00Z"/>
                        <w:rFonts w:ascii="Arial" w:cs="Arial" w:eastAsia="Arial" w:hAnsi="Arial"/>
                        <w:b w:val="0"/>
                        <w:i w:val="0"/>
                        <w:smallCaps w:val="0"/>
                        <w:strike w:val="0"/>
                        <w:color w:val="000000"/>
                        <w:sz w:val="16"/>
                        <w:szCs w:val="16"/>
                        <w:u w:val="none"/>
                        <w:shd w:fill="auto" w:val="clear"/>
                        <w:vertAlign w:val="baseline"/>
                      </w:rPr>
                    </w:pPr>
                    <w:sdt>
                      <w:sdtPr>
                        <w:tag w:val="goog_rdk_221"/>
                      </w:sdtPr>
                      <w:sdtContent>
                        <w:ins w:author="Stig Syndergaard" w:id="25" w:date="2024-06-23T23:2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scale to Table B</w:t>
                          </w:r>
                        </w:ins>
                      </w:sdtContent>
                    </w:sdt>
                  </w:p>
                </w:sdtContent>
              </w:sdt>
            </w:tc>
            <w:tc>
              <w:tcPr>
                <w:shd w:fill="e0e0e0" w:val="clear"/>
                <w:tcMar>
                  <w:top w:w="0.0" w:type="dxa"/>
                  <w:left w:w="108.0" w:type="dxa"/>
                  <w:bottom w:w="0.0" w:type="dxa"/>
                  <w:right w:w="108.0" w:type="dxa"/>
                </w:tcMar>
              </w:tcPr>
              <w:sdt>
                <w:sdtPr>
                  <w:tag w:val="goog_rdk_224"/>
                </w:sdtPr>
                <w:sdtContent>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5" w:date="2024-06-23T23:22:00Z"/>
                        <w:rFonts w:ascii="Arial" w:cs="Arial" w:eastAsia="Arial" w:hAnsi="Arial"/>
                        <w:b w:val="1"/>
                        <w:i w:val="0"/>
                        <w:smallCaps w:val="0"/>
                        <w:strike w:val="0"/>
                        <w:color w:val="000000"/>
                        <w:sz w:val="16"/>
                        <w:szCs w:val="16"/>
                        <w:u w:val="none"/>
                        <w:shd w:fill="auto" w:val="clear"/>
                        <w:vertAlign w:val="baseline"/>
                      </w:rPr>
                    </w:pPr>
                    <w:sdt>
                      <w:sdtPr>
                        <w:tag w:val="goog_rdk_223"/>
                      </w:sdtPr>
                      <w:sdtContent>
                        <w:ins w:author="Stig Syndergaard" w:id="25" w:date="2024-06-23T23:22: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2 02 000</w:t>
                          </w:r>
                        </w:ins>
                      </w:sdtContent>
                    </w:sdt>
                  </w:p>
                </w:sdtContent>
              </w:sdt>
            </w:tc>
            <w:tc>
              <w:tcPr>
                <w:shd w:fill="e0e0e0" w:val="clear"/>
                <w:tcMar>
                  <w:top w:w="0.0" w:type="dxa"/>
                  <w:left w:w="108.0" w:type="dxa"/>
                  <w:bottom w:w="0.0" w:type="dxa"/>
                  <w:right w:w="108.0" w:type="dxa"/>
                </w:tcMar>
              </w:tcPr>
              <w:sdt>
                <w:sdtPr>
                  <w:tag w:val="goog_rdk_226"/>
                </w:sdtPr>
                <w:sdtContent>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5" w:date="2024-06-23T23:22:00Z"/>
                        <w:rFonts w:ascii="Arial" w:cs="Arial" w:eastAsia="Arial" w:hAnsi="Arial"/>
                        <w:b w:val="0"/>
                        <w:i w:val="0"/>
                        <w:smallCaps w:val="0"/>
                        <w:strike w:val="0"/>
                        <w:color w:val="000000"/>
                        <w:sz w:val="16"/>
                        <w:szCs w:val="16"/>
                        <w:u w:val="none"/>
                        <w:shd w:fill="auto" w:val="clear"/>
                        <w:vertAlign w:val="baseline"/>
                      </w:rPr>
                    </w:pPr>
                    <w:sdt>
                      <w:sdtPr>
                        <w:tag w:val="goog_rdk_225"/>
                      </w:sdtPr>
                      <w:sdtContent>
                        <w:ins w:author="Stig Syndergaard" w:id="25" w:date="2024-06-23T23:22: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28"/>
                </w:sdtPr>
                <w:sdtContent>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5" w:date="2024-06-23T23:22:00Z"/>
                        <w:rFonts w:ascii="Arial" w:cs="Arial" w:eastAsia="Arial" w:hAnsi="Arial"/>
                        <w:b w:val="0"/>
                        <w:i w:val="0"/>
                        <w:smallCaps w:val="0"/>
                        <w:strike w:val="0"/>
                        <w:color w:val="000000"/>
                        <w:sz w:val="16"/>
                        <w:szCs w:val="16"/>
                        <w:u w:val="none"/>
                        <w:shd w:fill="auto" w:val="clear"/>
                        <w:vertAlign w:val="baseline"/>
                      </w:rPr>
                    </w:pPr>
                    <w:sdt>
                      <w:sdtPr>
                        <w:tag w:val="goog_rdk_227"/>
                      </w:sdtPr>
                      <w:sdtContent>
                        <w:ins w:author="Stig Syndergaard" w:id="25" w:date="2024-06-23T23:22: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30"/>
                </w:sdtPr>
                <w:sdtContent>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5" w:date="2024-06-23T23:22:00Z"/>
                        <w:rFonts w:ascii="Arial" w:cs="Arial" w:eastAsia="Arial" w:hAnsi="Arial"/>
                        <w:b w:val="0"/>
                        <w:i w:val="0"/>
                        <w:smallCaps w:val="0"/>
                        <w:strike w:val="0"/>
                        <w:color w:val="000000"/>
                        <w:sz w:val="16"/>
                        <w:szCs w:val="16"/>
                        <w:u w:val="none"/>
                        <w:shd w:fill="auto" w:val="clear"/>
                        <w:vertAlign w:val="baseline"/>
                      </w:rPr>
                    </w:pPr>
                    <w:sdt>
                      <w:sdtPr>
                        <w:tag w:val="goog_rdk_229"/>
                      </w:sdtPr>
                      <w:sdtContent>
                        <w:ins w:author="Stig Syndergaard" w:id="25" w:date="2024-06-23T23:22: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32"/>
                </w:sdtPr>
                <w:sdtContent>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5" w:date="2024-06-23T23:22:00Z"/>
                        <w:rFonts w:ascii="Arial" w:cs="Arial" w:eastAsia="Arial" w:hAnsi="Arial"/>
                        <w:b w:val="0"/>
                        <w:i w:val="0"/>
                        <w:smallCaps w:val="0"/>
                        <w:strike w:val="0"/>
                        <w:color w:val="000000"/>
                        <w:sz w:val="16"/>
                        <w:szCs w:val="16"/>
                        <w:u w:val="none"/>
                        <w:shd w:fill="auto" w:val="clear"/>
                        <w:vertAlign w:val="baseline"/>
                      </w:rPr>
                    </w:pPr>
                    <w:sdt>
                      <w:sdtPr>
                        <w:tag w:val="goog_rdk_231"/>
                      </w:sdtPr>
                      <w:sdtContent>
                        <w:ins w:author="Stig Syndergaard" w:id="25" w:date="2024-06-23T23:22: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34"/>
                </w:sdtPr>
                <w:sdtContent>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5" w:date="2024-06-23T23:22:00Z"/>
                        <w:rFonts w:ascii="Arial" w:cs="Arial" w:eastAsia="Arial" w:hAnsi="Arial"/>
                        <w:b w:val="0"/>
                        <w:i w:val="0"/>
                        <w:smallCaps w:val="0"/>
                        <w:strike w:val="0"/>
                        <w:color w:val="000000"/>
                        <w:sz w:val="16"/>
                        <w:szCs w:val="16"/>
                        <w:u w:val="none"/>
                        <w:shd w:fill="auto" w:val="clear"/>
                        <w:vertAlign w:val="baseline"/>
                      </w:rPr>
                    </w:pPr>
                    <w:sdt>
                      <w:sdtPr>
                        <w:tag w:val="goog_rdk_233"/>
                      </w:sdtPr>
                      <w:sdtContent>
                        <w:ins w:author="Stig Syndergaard" w:id="25" w:date="2024-06-23T23:22:00Z">
                          <w:r w:rsidDel="00000000" w:rsidR="00000000" w:rsidRPr="00000000">
                            <w:rPr>
                              <w:rtl w:val="0"/>
                            </w:rPr>
                          </w:r>
                        </w:ins>
                      </w:sdtContent>
                    </w:sdt>
                  </w:p>
                </w:sdtContent>
              </w:sdt>
            </w:tc>
          </w:tr>
        </w:sdtContent>
      </w:sdt>
      <w:tr>
        <w:trPr>
          <w:cantSplit w:val="1"/>
          <w:trHeight w:val="21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44</w:t>
            </w:r>
          </w:p>
        </w:tc>
        <w:tc>
          <w:tcPr>
            <w:shd w:fill="e0e0e0" w:val="clear"/>
            <w:tcMar>
              <w:top w:w="0.0" w:type="dxa"/>
              <w:left w:w="108.0" w:type="dxa"/>
              <w:bottom w:w="0.0" w:type="dxa"/>
              <w:right w:w="108.0" w:type="dxa"/>
            </w:tcMa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Impact Parameter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0 07 040</w:t>
            </w:r>
          </w:p>
        </w:tc>
        <w:tc>
          <w:tcPr>
            <w:shd w:fill="e0e0e0" w:val="clear"/>
            <w:tcMar>
              <w:top w:w="0.0" w:type="dxa"/>
              <w:left w:w="108.0" w:type="dxa"/>
              <w:bottom w:w="0.0" w:type="dxa"/>
              <w:right w:w="108.0" w:type="dxa"/>
            </w:tcMa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62 000 000</w:t>
            </w:r>
          </w:p>
        </w:tc>
        <w:tc>
          <w:tcPr>
            <w:shd w:fill="e0e0e0" w:val="clear"/>
            <w:tcMar>
              <w:top w:w="0.0" w:type="dxa"/>
              <w:left w:w="108.0" w:type="dxa"/>
              <w:bottom w:w="0.0" w:type="dxa"/>
              <w:right w:w="108.0" w:type="dxa"/>
            </w:tcMa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6200–6600 km to 10cm</w:t>
            </w: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(distance from centre of curvature)</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45</w:t>
            </w:r>
          </w:p>
        </w:tc>
        <w:tc>
          <w:tcPr>
            <w:shd w:fill="f3f3f3" w:val="clear"/>
            <w:tcMar>
              <w:top w:w="0.0" w:type="dxa"/>
              <w:left w:w="108.0" w:type="dxa"/>
              <w:bottom w:w="0.0" w:type="dxa"/>
              <w:right w:w="108.0" w:type="dxa"/>
            </w:tcMar>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Bending Angle</w:t>
            </w:r>
          </w:p>
        </w:tc>
        <w:tc>
          <w:tcPr>
            <w:shd w:fill="f3f3f3" w:val="clear"/>
            <w:tcMar>
              <w:top w:w="0.0" w:type="dxa"/>
              <w:left w:w="108.0" w:type="dxa"/>
              <w:bottom w:w="0.0" w:type="dxa"/>
              <w:right w:w="108.0" w:type="dxa"/>
            </w:tcMar>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0 15 037</w:t>
            </w:r>
          </w:p>
        </w:tc>
        <w:tc>
          <w:tcPr>
            <w:shd w:fill="f3f3f3" w:val="clear"/>
            <w:tcMar>
              <w:top w:w="0.0" w:type="dxa"/>
              <w:left w:w="108.0" w:type="dxa"/>
              <w:bottom w:w="0.0" w:type="dxa"/>
              <w:right w:w="108.0" w:type="dxa"/>
            </w:tcMa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-100 000</w:t>
            </w:r>
          </w:p>
        </w:tc>
        <w:tc>
          <w:tcPr>
            <w:shd w:fill="f3f3f3" w:val="clear"/>
            <w:tcMar>
              <w:top w:w="0.0" w:type="dxa"/>
              <w:left w:w="108.0" w:type="dxa"/>
              <w:bottom w:w="0.0" w:type="dxa"/>
              <w:right w:w="108.0" w:type="dxa"/>
            </w:tcMa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Radians</w:t>
            </w:r>
          </w:p>
        </w:tc>
        <w:tc>
          <w:tcPr>
            <w:shd w:fill="f3f3f3" w:val="clear"/>
            <w:tcMar>
              <w:top w:w="0.0" w:type="dxa"/>
              <w:left w:w="108.0" w:type="dxa"/>
              <w:bottom w:w="0.0" w:type="dxa"/>
              <w:right w:w="108.0" w:type="dxa"/>
            </w:tcMa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8x10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rad 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rad</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46</w:t>
            </w:r>
          </w:p>
        </w:tc>
        <w:tc>
          <w:tcPr>
            <w:shd w:fill="e0e0e0" w:val="clear"/>
            <w:tcMar>
              <w:top w:w="0.0" w:type="dxa"/>
              <w:left w:w="108.0" w:type="dxa"/>
              <w:bottom w:w="0.0" w:type="dxa"/>
              <w:right w:w="108.0" w:type="dxa"/>
            </w:tcMa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235"/>
              </w:sdtPr>
              <w:sdtContent>
                <w:commentRangeStart w:id="20"/>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Estimated error in bending angle</w:t>
            </w:r>
            <w:commentRangeEnd w:id="20"/>
            <w:r w:rsidDel="00000000" w:rsidR="00000000" w:rsidRPr="00000000">
              <w:commentReference w:id="20"/>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New</w:t>
            </w:r>
          </w:p>
        </w:tc>
        <w:tc>
          <w:tcPr>
            <w:shd w:fill="e0e0e0" w:val="clear"/>
            <w:tcMar>
              <w:top w:w="0.0" w:type="dxa"/>
              <w:left w:w="108.0" w:type="dxa"/>
              <w:bottom w:w="0.0" w:type="dxa"/>
              <w:right w:w="108.0" w:type="dxa"/>
            </w:tcMa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Radians</w:t>
            </w:r>
          </w:p>
        </w:tc>
        <w:tc>
          <w:tcPr>
            <w:shd w:fill="e0e0e0" w:val="clear"/>
            <w:tcMar>
              <w:top w:w="0.0" w:type="dxa"/>
              <w:left w:w="108.0" w:type="dxa"/>
              <w:bottom w:w="0.0" w:type="dxa"/>
              <w:right w:w="108.0" w:type="dxa"/>
            </w:tcMa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rad 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rad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w:t>
            </w:r>
          </w:p>
        </w:tc>
        <w:tc>
          <w:tcPr>
            <w:shd w:fill="f3f3f3" w:val="clear"/>
            <w:tcMar>
              <w:top w:w="0.0" w:type="dxa"/>
              <w:left w:w="108.0" w:type="dxa"/>
              <w:bottom w:w="0.0" w:type="dxa"/>
              <w:right w:w="108.0" w:type="dxa"/>
            </w:tcMar>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 = 42+4.n0 elements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N0+1</w:t>
            </w:r>
          </w:p>
        </w:tc>
        <w:tc>
          <w:tcPr>
            <w:shd w:fill="e0e0e0" w:val="clear"/>
            <w:tcMar>
              <w:top w:w="0.0" w:type="dxa"/>
              <w:left w:w="108.0" w:type="dxa"/>
              <w:bottom w:w="0.0" w:type="dxa"/>
              <w:right w:w="108.0" w:type="dxa"/>
            </w:tcMa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sdt>
        <w:sdtPr>
          <w:tag w:val="goog_rdk_237"/>
        </w:sdtPr>
        <w:sdtContent>
          <w:tr>
            <w:trPr>
              <w:cantSplit w:val="1"/>
              <w:trHeight w:val="311" w:hRule="atLeast"/>
              <w:tblHeader w:val="0"/>
              <w:ins w:author="Stig Syndergaard" w:id="26" w:date="2024-06-23T16:56:00Z"/>
            </w:trPr>
            <w:tc>
              <w:tcPr>
                <w:shd w:fill="f3f3f3" w:val="clear"/>
                <w:tcMar>
                  <w:top w:w="0.0" w:type="dxa"/>
                  <w:left w:w="108.0" w:type="dxa"/>
                  <w:bottom w:w="0.0" w:type="dxa"/>
                  <w:right w:w="108.0" w:type="dxa"/>
                </w:tcMar>
              </w:tcPr>
              <w:sdt>
                <w:sdtPr>
                  <w:tag w:val="goog_rdk_239"/>
                </w:sdtPr>
                <w:sdtContent>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6" w:date="2024-06-23T16:56:00Z"/>
                        <w:rFonts w:ascii="Arial" w:cs="Arial" w:eastAsia="Arial" w:hAnsi="Arial"/>
                        <w:b w:val="0"/>
                        <w:i w:val="0"/>
                        <w:smallCaps w:val="0"/>
                        <w:strike w:val="0"/>
                        <w:color w:val="000000"/>
                        <w:sz w:val="16"/>
                        <w:szCs w:val="16"/>
                        <w:u w:val="none"/>
                        <w:shd w:fill="auto" w:val="clear"/>
                        <w:vertAlign w:val="baseline"/>
                      </w:rPr>
                    </w:pPr>
                    <w:sdt>
                      <w:sdtPr>
                        <w:tag w:val="goog_rdk_238"/>
                      </w:sdtPr>
                      <w:sdtContent>
                        <w:ins w:author="Stig Syndergaard" w:id="26" w:date="2024-06-23T16:5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41"/>
                </w:sdtPr>
                <w:sdtContent>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6" w:date="2024-06-23T16:56:00Z"/>
                        <w:rFonts w:ascii="Arial" w:cs="Arial" w:eastAsia="Arial" w:hAnsi="Arial"/>
                        <w:b w:val="1"/>
                        <w:i w:val="0"/>
                        <w:smallCaps w:val="0"/>
                        <w:strike w:val="0"/>
                        <w:color w:val="000000"/>
                        <w:sz w:val="16"/>
                        <w:szCs w:val="16"/>
                        <w:u w:val="none"/>
                        <w:shd w:fill="auto" w:val="clear"/>
                        <w:vertAlign w:val="baseline"/>
                      </w:rPr>
                    </w:pPr>
                    <w:sdt>
                      <w:sdtPr>
                        <w:tag w:val="goog_rdk_240"/>
                      </w:sdtPr>
                      <w:sdtContent>
                        <w:ins w:author="Stig Syndergaard" w:id="26" w:date="2024-06-23T16:56: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43"/>
                </w:sdtPr>
                <w:sdtContent>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6" w:date="2024-06-23T16:56:00Z"/>
                        <w:rFonts w:ascii="Arial" w:cs="Arial" w:eastAsia="Arial" w:hAnsi="Arial"/>
                        <w:b w:val="1"/>
                        <w:i w:val="0"/>
                        <w:smallCaps w:val="0"/>
                        <w:strike w:val="0"/>
                        <w:color w:val="000000"/>
                        <w:sz w:val="16"/>
                        <w:szCs w:val="16"/>
                        <w:u w:val="none"/>
                        <w:shd w:fill="auto" w:val="clear"/>
                        <w:vertAlign w:val="baseline"/>
                      </w:rPr>
                    </w:pPr>
                    <w:sdt>
                      <w:sdtPr>
                        <w:tag w:val="goog_rdk_242"/>
                      </w:sdtPr>
                      <w:sdtContent>
                        <w:ins w:author="Stig Syndergaard" w:id="26" w:date="2024-06-23T16:56: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1 01 000</w:t>
                          </w:r>
                        </w:ins>
                      </w:sdtContent>
                    </w:sdt>
                  </w:p>
                </w:sdtContent>
              </w:sdt>
            </w:tc>
            <w:tc>
              <w:tcPr>
                <w:shd w:fill="f3f3f3" w:val="clear"/>
                <w:tcMar>
                  <w:top w:w="0.0" w:type="dxa"/>
                  <w:left w:w="108.0" w:type="dxa"/>
                  <w:bottom w:w="0.0" w:type="dxa"/>
                  <w:right w:w="108.0" w:type="dxa"/>
                </w:tcMar>
              </w:tcPr>
              <w:sdt>
                <w:sdtPr>
                  <w:tag w:val="goog_rdk_245"/>
                </w:sdtPr>
                <w:sdtContent>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6" w:date="2024-06-23T16:56:00Z"/>
                        <w:rFonts w:ascii="Arial" w:cs="Arial" w:eastAsia="Arial" w:hAnsi="Arial"/>
                        <w:b w:val="0"/>
                        <w:i w:val="0"/>
                        <w:smallCaps w:val="0"/>
                        <w:strike w:val="0"/>
                        <w:color w:val="000000"/>
                        <w:sz w:val="16"/>
                        <w:szCs w:val="16"/>
                        <w:u w:val="none"/>
                        <w:shd w:fill="auto" w:val="clear"/>
                        <w:vertAlign w:val="baseline"/>
                      </w:rPr>
                    </w:pPr>
                    <w:sdt>
                      <w:sdtPr>
                        <w:tag w:val="goog_rdk_244"/>
                      </w:sdtPr>
                      <w:sdtContent>
                        <w:ins w:author="Stig Syndergaard" w:id="26" w:date="2024-06-23T16:5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47"/>
                </w:sdtPr>
                <w:sdtContent>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6" w:date="2024-06-23T16:56:00Z"/>
                        <w:rFonts w:ascii="Arial" w:cs="Arial" w:eastAsia="Arial" w:hAnsi="Arial"/>
                        <w:b w:val="0"/>
                        <w:i w:val="0"/>
                        <w:smallCaps w:val="0"/>
                        <w:strike w:val="0"/>
                        <w:color w:val="000000"/>
                        <w:sz w:val="16"/>
                        <w:szCs w:val="16"/>
                        <w:u w:val="none"/>
                        <w:shd w:fill="auto" w:val="clear"/>
                        <w:vertAlign w:val="baseline"/>
                      </w:rPr>
                    </w:pPr>
                    <w:sdt>
                      <w:sdtPr>
                        <w:tag w:val="goog_rdk_246"/>
                      </w:sdtPr>
                      <w:sdtContent>
                        <w:ins w:author="Stig Syndergaard" w:id="26" w:date="2024-06-23T16:5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49"/>
                </w:sdtPr>
                <w:sdtContent>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ins w:author="Stig Syndergaard" w:id="26" w:date="2024-06-23T16:56:00Z"/>
                        <w:rFonts w:ascii="Arial" w:cs="Arial" w:eastAsia="Arial" w:hAnsi="Arial"/>
                        <w:b w:val="0"/>
                        <w:i w:val="0"/>
                        <w:smallCaps w:val="0"/>
                        <w:strike w:val="0"/>
                        <w:color w:val="000000"/>
                        <w:sz w:val="16"/>
                        <w:szCs w:val="16"/>
                        <w:u w:val="none"/>
                        <w:shd w:fill="auto" w:val="clear"/>
                        <w:vertAlign w:val="baseline"/>
                      </w:rPr>
                    </w:pPr>
                    <w:sdt>
                      <w:sdtPr>
                        <w:tag w:val="goog_rdk_248"/>
                      </w:sdtPr>
                      <w:sdtContent>
                        <w:ins w:author="Stig Syndergaard" w:id="26" w:date="2024-06-23T16:5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51"/>
                </w:sdtPr>
                <w:sdtContent>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6" w:date="2024-06-23T16:56:00Z"/>
                        <w:rFonts w:ascii="Arial" w:cs="Arial" w:eastAsia="Arial" w:hAnsi="Arial"/>
                        <w:b w:val="0"/>
                        <w:i w:val="0"/>
                        <w:smallCaps w:val="0"/>
                        <w:strike w:val="0"/>
                        <w:color w:val="000000"/>
                        <w:sz w:val="16"/>
                        <w:szCs w:val="16"/>
                        <w:u w:val="none"/>
                        <w:shd w:fill="auto" w:val="clear"/>
                        <w:vertAlign w:val="baseline"/>
                      </w:rPr>
                    </w:pPr>
                    <w:sdt>
                      <w:sdtPr>
                        <w:tag w:val="goog_rdk_250"/>
                      </w:sdtPr>
                      <w:sdtContent>
                        <w:ins w:author="Stig Syndergaard" w:id="26" w:date="2024-06-23T16:56: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53"/>
                </w:sdtPr>
                <w:sdtContent>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6" w:date="2024-06-23T16:56:00Z"/>
                        <w:rFonts w:ascii="Arial" w:cs="Arial" w:eastAsia="Arial" w:hAnsi="Arial"/>
                        <w:b w:val="0"/>
                        <w:i w:val="0"/>
                        <w:smallCaps w:val="0"/>
                        <w:strike w:val="0"/>
                        <w:color w:val="000000"/>
                        <w:sz w:val="16"/>
                        <w:szCs w:val="16"/>
                        <w:u w:val="none"/>
                        <w:shd w:fill="auto" w:val="clear"/>
                        <w:vertAlign w:val="baseline"/>
                      </w:rPr>
                    </w:pPr>
                    <w:sdt>
                      <w:sdtPr>
                        <w:tag w:val="goog_rdk_252"/>
                      </w:sdtPr>
                      <w:sdtContent>
                        <w:ins w:author="Stig Syndergaard" w:id="26" w:date="2024-06-23T16:56: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descriptor</w:t>
                          </w:r>
                        </w:ins>
                      </w:sdtContent>
                    </w:sdt>
                  </w:p>
                </w:sdtContent>
              </w:sdt>
            </w:tc>
          </w:tr>
        </w:sdtContent>
      </w:sdt>
      <w:tr>
        <w:trPr>
          <w:cantSplit w:val="1"/>
          <w:trHeight w:val="57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N0+2</w:t>
            </w:r>
          </w:p>
        </w:tc>
        <w:tc>
          <w:tcPr>
            <w:shd w:fill="e0e0e0" w:val="clear"/>
            <w:tcMar>
              <w:top w:w="0.0" w:type="dxa"/>
              <w:left w:w="108.0" w:type="dxa"/>
              <w:bottom w:w="0.0" w:type="dxa"/>
              <w:right w:w="108.0" w:type="dxa"/>
            </w:tcMa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Short delayed replication factor</w:t>
            </w:r>
          </w:p>
        </w:tc>
        <w:tc>
          <w:tcPr>
            <w:shd w:fill="e0e0e0" w:val="clear"/>
            <w:tcMar>
              <w:top w:w="0.0" w:type="dxa"/>
              <w:left w:w="108.0" w:type="dxa"/>
              <w:bottom w:w="0.0" w:type="dxa"/>
              <w:right w:w="108.0" w:type="dxa"/>
            </w:tcMa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Indicate presence of PRO variables</w:t>
            </w:r>
          </w:p>
        </w:tc>
      </w:tr>
      <w:sdt>
        <w:sdtPr>
          <w:tag w:val="goog_rdk_255"/>
        </w:sdtPr>
        <w:sdtContent>
          <w:tr>
            <w:trPr>
              <w:cantSplit w:val="1"/>
              <w:trHeight w:val="52" w:hRule="atLeast"/>
              <w:tblHeader w:val="0"/>
              <w:ins w:author="Stig Syndergaard" w:id="27" w:date="2024-06-23T17:09:00Z"/>
            </w:trPr>
            <w:tc>
              <w:tcPr>
                <w:shd w:fill="e0e0e0" w:val="clear"/>
                <w:tcMar>
                  <w:top w:w="0.0" w:type="dxa"/>
                  <w:left w:w="108.0" w:type="dxa"/>
                  <w:bottom w:w="0.0" w:type="dxa"/>
                  <w:right w:w="108.0" w:type="dxa"/>
                </w:tcMar>
              </w:tcPr>
              <w:sdt>
                <w:sdtPr>
                  <w:tag w:val="goog_rdk_257"/>
                </w:sdtPr>
                <w:sdtContent>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7" w:date="2024-06-23T17:09:00Z"/>
                        <w:rFonts w:ascii="Arial" w:cs="Arial" w:eastAsia="Arial" w:hAnsi="Arial"/>
                        <w:b w:val="0"/>
                        <w:i w:val="0"/>
                        <w:smallCaps w:val="0"/>
                        <w:strike w:val="0"/>
                        <w:color w:val="000000"/>
                        <w:sz w:val="16"/>
                        <w:szCs w:val="16"/>
                        <w:u w:val="none"/>
                        <w:shd w:fill="auto" w:val="clear"/>
                        <w:vertAlign w:val="baseline"/>
                      </w:rPr>
                    </w:pPr>
                    <w:sdt>
                      <w:sdtPr>
                        <w:tag w:val="goog_rdk_256"/>
                      </w:sdtPr>
                      <w:sdtContent>
                        <w:ins w:author="Stig Syndergaard" w:id="27" w:date="2024-06-23T17:0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47-49</w:t>
                          </w:r>
                        </w:ins>
                      </w:sdtContent>
                    </w:sdt>
                  </w:p>
                </w:sdtContent>
              </w:sdt>
            </w:tc>
            <w:tc>
              <w:tcPr>
                <w:shd w:fill="e0e0e0" w:val="clear"/>
                <w:tcMar>
                  <w:top w:w="0.0" w:type="dxa"/>
                  <w:left w:w="108.0" w:type="dxa"/>
                  <w:bottom w:w="0.0" w:type="dxa"/>
                  <w:right w:w="108.0" w:type="dxa"/>
                </w:tcMar>
              </w:tcPr>
              <w:sdt>
                <w:sdtPr>
                  <w:tag w:val="goog_rdk_260"/>
                </w:sdtPr>
                <w:sdtContent>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7" w:date="2024-06-23T17:09:00Z"/>
                        <w:rFonts w:ascii="Arial" w:cs="Arial" w:eastAsia="Arial" w:hAnsi="Arial"/>
                        <w:b w:val="1"/>
                        <w:i w:val="0"/>
                        <w:smallCaps w:val="0"/>
                        <w:strike w:val="0"/>
                        <w:color w:val="000000"/>
                        <w:sz w:val="16"/>
                        <w:szCs w:val="16"/>
                        <w:u w:val="none"/>
                        <w:shd w:fill="auto" w:val="clear"/>
                        <w:vertAlign w:val="baseline"/>
                      </w:rPr>
                    </w:pPr>
                    <w:sdt>
                      <w:sdtPr>
                        <w:tag w:val="goog_rdk_258"/>
                      </w:sdtPr>
                      <w:sdtContent>
                        <w:ins w:author="Stig Syndergaard" w:id="27" w:date="2024-06-23T17:09:00Z"/>
                        <w:sdt>
                          <w:sdtPr>
                            <w:tag w:val="goog_rdk_259"/>
                          </w:sdtPr>
                          <w:sdtContent>
                            <w:commentRangeStart w:id="21"/>
                          </w:sdtContent>
                        </w:sdt>
                        <w:ins w:author="Stig Syndergaard" w:id="27" w:date="2024-06-23T17:09: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Polarimetric RO data</w:t>
                          </w:r>
                        </w:ins>
                      </w:sdtContent>
                    </w:sdt>
                  </w:p>
                </w:sdtContent>
              </w:sdt>
            </w:tc>
            <w:tc>
              <w:tcPr>
                <w:shd w:fill="e0e0e0" w:val="clear"/>
                <w:tcMar>
                  <w:top w:w="0.0" w:type="dxa"/>
                  <w:left w:w="108.0" w:type="dxa"/>
                  <w:bottom w:w="0.0" w:type="dxa"/>
                  <w:right w:w="108.0" w:type="dxa"/>
                </w:tcMar>
              </w:tcPr>
              <w:sdt>
                <w:sdtPr>
                  <w:tag w:val="goog_rdk_262"/>
                </w:sdtPr>
                <w:sdtContent>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7" w:date="2024-06-23T17:09:00Z"/>
                        <w:rFonts w:ascii="Arial" w:cs="Arial" w:eastAsia="Arial" w:hAnsi="Arial"/>
                        <w:b w:val="1"/>
                        <w:i w:val="0"/>
                        <w:smallCaps w:val="0"/>
                        <w:strike w:val="0"/>
                        <w:color w:val="000000"/>
                        <w:sz w:val="16"/>
                        <w:szCs w:val="16"/>
                        <w:u w:val="none"/>
                        <w:shd w:fill="auto" w:val="clear"/>
                        <w:vertAlign w:val="baseline"/>
                      </w:rPr>
                    </w:pPr>
                    <w:sdt>
                      <w:sdtPr>
                        <w:tag w:val="goog_rdk_261"/>
                      </w:sdtPr>
                      <w:sdtContent>
                        <w:ins w:author="Stig Syndergaard" w:id="27" w:date="2024-06-23T17:09: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commentRangeEnd w:id="21"/>
                          <w:r w:rsidDel="00000000" w:rsidR="00000000" w:rsidRPr="00000000">
                            <w:commentReference w:id="21"/>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64"/>
                </w:sdtPr>
                <w:sdtContent>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7" w:date="2024-06-23T17:09:00Z"/>
                        <w:rFonts w:ascii="Arial" w:cs="Arial" w:eastAsia="Arial" w:hAnsi="Arial"/>
                        <w:b w:val="0"/>
                        <w:i w:val="0"/>
                        <w:smallCaps w:val="0"/>
                        <w:strike w:val="0"/>
                        <w:color w:val="000000"/>
                        <w:sz w:val="16"/>
                        <w:szCs w:val="16"/>
                        <w:u w:val="none"/>
                        <w:shd w:fill="auto" w:val="clear"/>
                        <w:vertAlign w:val="baseline"/>
                      </w:rPr>
                    </w:pPr>
                    <w:sdt>
                      <w:sdtPr>
                        <w:tag w:val="goog_rdk_263"/>
                      </w:sdtPr>
                      <w:sdtContent>
                        <w:ins w:author="Stig Syndergaard" w:id="27" w:date="2024-06-23T17:0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c>
              <w:tcPr>
                <w:shd w:fill="e0e0e0" w:val="clear"/>
                <w:tcMar>
                  <w:top w:w="0.0" w:type="dxa"/>
                  <w:left w:w="108.0" w:type="dxa"/>
                  <w:bottom w:w="0.0" w:type="dxa"/>
                  <w:right w:w="108.0" w:type="dxa"/>
                </w:tcMar>
              </w:tcPr>
              <w:sdt>
                <w:sdtPr>
                  <w:tag w:val="goog_rdk_266"/>
                </w:sdtPr>
                <w:sdtContent>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7" w:date="2024-06-23T17:09:00Z"/>
                        <w:rFonts w:ascii="Arial" w:cs="Arial" w:eastAsia="Arial" w:hAnsi="Arial"/>
                        <w:b w:val="0"/>
                        <w:i w:val="0"/>
                        <w:smallCaps w:val="0"/>
                        <w:strike w:val="0"/>
                        <w:color w:val="000000"/>
                        <w:sz w:val="16"/>
                        <w:szCs w:val="16"/>
                        <w:u w:val="none"/>
                        <w:shd w:fill="auto" w:val="clear"/>
                        <w:vertAlign w:val="baseline"/>
                      </w:rPr>
                    </w:pPr>
                    <w:sdt>
                      <w:sdtPr>
                        <w:tag w:val="goog_rdk_265"/>
                      </w:sdtPr>
                      <w:sdtContent>
                        <w:ins w:author="Stig Syndergaard" w:id="27" w:date="2024-06-23T17:0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c>
              <w:tcPr>
                <w:shd w:fill="e0e0e0" w:val="clear"/>
                <w:tcMar>
                  <w:top w:w="0.0" w:type="dxa"/>
                  <w:left w:w="108.0" w:type="dxa"/>
                  <w:bottom w:w="0.0" w:type="dxa"/>
                  <w:right w:w="108.0" w:type="dxa"/>
                </w:tcMar>
              </w:tcPr>
              <w:sdt>
                <w:sdtPr>
                  <w:tag w:val="goog_rdk_268"/>
                </w:sdtPr>
                <w:sdtContent>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ins w:author="Stig Syndergaard" w:id="27" w:date="2024-06-23T17:09:00Z"/>
                        <w:rFonts w:ascii="Arial" w:cs="Arial" w:eastAsia="Arial" w:hAnsi="Arial"/>
                        <w:b w:val="0"/>
                        <w:i w:val="0"/>
                        <w:smallCaps w:val="0"/>
                        <w:strike w:val="0"/>
                        <w:color w:val="000000"/>
                        <w:sz w:val="16"/>
                        <w:szCs w:val="16"/>
                        <w:u w:val="none"/>
                        <w:shd w:fill="auto" w:val="clear"/>
                        <w:vertAlign w:val="baseline"/>
                      </w:rPr>
                    </w:pPr>
                    <w:sdt>
                      <w:sdtPr>
                        <w:tag w:val="goog_rdk_267"/>
                      </w:sdtPr>
                      <w:sdtContent>
                        <w:ins w:author="Stig Syndergaard" w:id="27" w:date="2024-06-23T17:0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c>
              <w:tcPr>
                <w:shd w:fill="e0e0e0" w:val="clear"/>
                <w:tcMar>
                  <w:top w:w="0.0" w:type="dxa"/>
                  <w:left w:w="108.0" w:type="dxa"/>
                  <w:bottom w:w="0.0" w:type="dxa"/>
                  <w:right w:w="108.0" w:type="dxa"/>
                </w:tcMar>
              </w:tcPr>
              <w:sdt>
                <w:sdtPr>
                  <w:tag w:val="goog_rdk_270"/>
                </w:sdtPr>
                <w:sdtContent>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7" w:date="2024-06-23T17:09:00Z"/>
                        <w:rFonts w:ascii="Arial" w:cs="Arial" w:eastAsia="Arial" w:hAnsi="Arial"/>
                        <w:b w:val="0"/>
                        <w:i w:val="0"/>
                        <w:smallCaps w:val="0"/>
                        <w:strike w:val="0"/>
                        <w:color w:val="000000"/>
                        <w:sz w:val="16"/>
                        <w:szCs w:val="16"/>
                        <w:u w:val="none"/>
                        <w:shd w:fill="auto" w:val="clear"/>
                        <w:vertAlign w:val="baseline"/>
                      </w:rPr>
                    </w:pPr>
                    <w:sdt>
                      <w:sdtPr>
                        <w:tag w:val="goog_rdk_269"/>
                      </w:sdtPr>
                      <w:sdtContent>
                        <w:ins w:author="Stig Syndergaard" w:id="27" w:date="2024-06-23T17:0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c>
              <w:tcPr>
                <w:shd w:fill="e0e0e0" w:val="clear"/>
                <w:tcMar>
                  <w:top w:w="0.0" w:type="dxa"/>
                  <w:left w:w="108.0" w:type="dxa"/>
                  <w:bottom w:w="0.0" w:type="dxa"/>
                  <w:right w:w="108.0" w:type="dxa"/>
                </w:tcMar>
              </w:tcPr>
              <w:sdt>
                <w:sdtPr>
                  <w:tag w:val="goog_rdk_272"/>
                </w:sdtPr>
                <w:sdtContent>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7" w:date="2024-06-23T17:09:00Z"/>
                        <w:rFonts w:ascii="Arial" w:cs="Arial" w:eastAsia="Arial" w:hAnsi="Arial"/>
                        <w:b w:val="0"/>
                        <w:i w:val="0"/>
                        <w:smallCaps w:val="0"/>
                        <w:strike w:val="0"/>
                        <w:color w:val="000000"/>
                        <w:sz w:val="16"/>
                        <w:szCs w:val="16"/>
                        <w:u w:val="none"/>
                        <w:shd w:fill="auto" w:val="clear"/>
                        <w:vertAlign w:val="baseline"/>
                      </w:rPr>
                    </w:pPr>
                    <w:sdt>
                      <w:sdtPr>
                        <w:tag w:val="goog_rdk_271"/>
                      </w:sdtPr>
                      <w:sdtContent>
                        <w:ins w:author="Stig Syndergaard" w:id="27" w:date="2024-06-23T17:0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c00000"/>
                <w:sz w:val="16"/>
                <w:szCs w:val="16"/>
                <w:u w:val="none"/>
                <w:shd w:fill="auto" w:val="clear"/>
                <w:vertAlign w:val="baseline"/>
              </w:rPr>
            </w:pPr>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47</w:t>
            </w:r>
          </w:p>
        </w:tc>
        <w:tc>
          <w:tcPr>
            <w:shd w:fill="e0e0e0" w:val="clear"/>
            <w:tcMar>
              <w:top w:w="0.0" w:type="dxa"/>
              <w:left w:w="108.0" w:type="dxa"/>
              <w:bottom w:w="0.0" w:type="dxa"/>
              <w:right w:w="108.0" w:type="dxa"/>
            </w:tcMar>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4" w:right="0" w:firstLine="0"/>
              <w:jc w:val="left"/>
              <w:rPr>
                <w:rFonts w:ascii="Arial" w:cs="Arial" w:eastAsia="Arial" w:hAnsi="Arial"/>
                <w:b w:val="0"/>
                <w:i w:val="1"/>
                <w:smallCaps w:val="0"/>
                <w:strike w:val="0"/>
                <w:color w:val="c00000"/>
                <w:sz w:val="16"/>
                <w:szCs w:val="16"/>
                <w:u w:val="none"/>
                <w:shd w:fill="auto" w:val="clear"/>
                <w:vertAlign w:val="baseline"/>
              </w:rPr>
            </w:pPr>
            <w:sdt>
              <w:sdtPr>
                <w:tag w:val="goog_rdk_273"/>
              </w:sdtPr>
              <w:sdtContent>
                <w:commentRangeStart w:id="22"/>
              </w:sdtContent>
            </w:sdt>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Impact Parameter</w:t>
            </w:r>
            <w:commentRangeEnd w:id="22"/>
            <w:r w:rsidDel="00000000" w:rsidR="00000000" w:rsidRPr="00000000">
              <w:commentReference w:id="22"/>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4" w:right="0" w:firstLine="0"/>
              <w:jc w:val="center"/>
              <w:rPr>
                <w:rFonts w:ascii="Arial" w:cs="Arial" w:eastAsia="Arial" w:hAnsi="Arial"/>
                <w:b w:val="0"/>
                <w:i w:val="1"/>
                <w:smallCaps w:val="0"/>
                <w:strike w:val="0"/>
                <w:color w:val="c00000"/>
                <w:sz w:val="16"/>
                <w:szCs w:val="16"/>
                <w:u w:val="none"/>
                <w:shd w:fill="auto" w:val="clear"/>
                <w:vertAlign w:val="baseline"/>
              </w:rPr>
            </w:pPr>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0 07 040</w:t>
            </w:r>
          </w:p>
        </w:tc>
        <w:tc>
          <w:tcPr>
            <w:shd w:fill="e0e0e0" w:val="clear"/>
            <w:tcMar>
              <w:top w:w="0.0" w:type="dxa"/>
              <w:left w:w="108.0" w:type="dxa"/>
              <w:bottom w:w="0.0" w:type="dxa"/>
              <w:right w:w="108.0" w:type="dxa"/>
            </w:tcMar>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62 000 000</w:t>
            </w:r>
          </w:p>
        </w:tc>
        <w:tc>
          <w:tcPr>
            <w:shd w:fill="e0e0e0" w:val="clear"/>
            <w:tcMar>
              <w:top w:w="0.0" w:type="dxa"/>
              <w:left w:w="108.0" w:type="dxa"/>
              <w:bottom w:w="0.0" w:type="dxa"/>
              <w:right w:w="108.0" w:type="dxa"/>
            </w:tcMa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c00000"/>
                <w:sz w:val="24"/>
                <w:szCs w:val="24"/>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6200–6600 km to 10cm</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(distance from centre of curvature)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c00000"/>
                <w:sz w:val="16"/>
                <w:szCs w:val="16"/>
                <w:u w:val="none"/>
                <w:shd w:fill="auto" w:val="clear"/>
                <w:vertAlign w:val="baseline"/>
              </w:rPr>
            </w:pPr>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48</w:t>
            </w:r>
          </w:p>
        </w:tc>
        <w:tc>
          <w:tcPr>
            <w:shd w:fill="e0e0e0" w:val="clear"/>
            <w:tcMar>
              <w:top w:w="0.0" w:type="dxa"/>
              <w:left w:w="108.0" w:type="dxa"/>
              <w:bottom w:w="0.0" w:type="dxa"/>
              <w:right w:w="108.0" w:type="dxa"/>
            </w:tcMar>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4" w:right="0" w:firstLine="0"/>
              <w:jc w:val="left"/>
              <w:rPr>
                <w:rFonts w:ascii="Arial" w:cs="Arial" w:eastAsia="Arial" w:hAnsi="Arial"/>
                <w:b w:val="0"/>
                <w:i w:val="1"/>
                <w:smallCaps w:val="0"/>
                <w:strike w:val="0"/>
                <w:color w:val="c00000"/>
                <w:sz w:val="16"/>
                <w:szCs w:val="16"/>
                <w:u w:val="none"/>
                <w:shd w:fill="auto" w:val="clear"/>
                <w:vertAlign w:val="baseline"/>
              </w:rPr>
            </w:pPr>
            <w:sdt>
              <w:sdtPr>
                <w:tag w:val="goog_rdk_274"/>
              </w:sdtPr>
              <w:sdtContent>
                <w:commentRangeStart w:id="23"/>
              </w:sdtContent>
            </w:sdt>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Calibrated phase difference</w:t>
            </w:r>
            <w:commentRangeEnd w:id="23"/>
            <w:r w:rsidDel="00000000" w:rsidR="00000000" w:rsidRPr="00000000">
              <w:commentReference w:id="23"/>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4" w:right="0" w:firstLine="0"/>
              <w:jc w:val="center"/>
              <w:rPr>
                <w:rFonts w:ascii="Arial" w:cs="Arial" w:eastAsia="Arial" w:hAnsi="Arial"/>
                <w:b w:val="0"/>
                <w:i w:val="1"/>
                <w:smallCaps w:val="0"/>
                <w:strike w:val="0"/>
                <w:color w:val="c00000"/>
                <w:sz w:val="16"/>
                <w:szCs w:val="16"/>
                <w:u w:val="none"/>
                <w:shd w:fill="auto" w:val="clear"/>
                <w:vertAlign w:val="baseline"/>
              </w:rPr>
            </w:pPr>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c00000"/>
                <w:sz w:val="16"/>
                <w:szCs w:val="16"/>
                <w:u w:val="none"/>
                <w:shd w:fill="auto" w:val="clear"/>
                <w:vertAlign w:val="baseline"/>
              </w:rPr>
            </w:pPr>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49</w:t>
            </w:r>
          </w:p>
        </w:tc>
        <w:tc>
          <w:tcPr>
            <w:shd w:fill="e0e0e0" w:val="clear"/>
            <w:tcMar>
              <w:top w:w="0.0" w:type="dxa"/>
              <w:left w:w="108.0" w:type="dxa"/>
              <w:bottom w:w="0.0" w:type="dxa"/>
              <w:right w:w="108.0" w:type="dxa"/>
            </w:tcMar>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4" w:right="0" w:firstLine="0"/>
              <w:jc w:val="left"/>
              <w:rPr>
                <w:rFonts w:ascii="Arial" w:cs="Arial" w:eastAsia="Arial" w:hAnsi="Arial"/>
                <w:b w:val="0"/>
                <w:i w:val="1"/>
                <w:smallCaps w:val="0"/>
                <w:strike w:val="0"/>
                <w:color w:val="c00000"/>
                <w:sz w:val="16"/>
                <w:szCs w:val="16"/>
                <w:u w:val="none"/>
                <w:shd w:fill="auto" w:val="clear"/>
                <w:vertAlign w:val="baseline"/>
              </w:rPr>
            </w:pPr>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Estimated error in calibrated phase difference</w:t>
            </w:r>
          </w:p>
        </w:tc>
        <w:tc>
          <w:tcPr>
            <w:shd w:fill="e0e0e0" w:val="clear"/>
            <w:tcMar>
              <w:top w:w="0.0" w:type="dxa"/>
              <w:left w:w="108.0" w:type="dxa"/>
              <w:bottom w:w="0.0" w:type="dxa"/>
              <w:right w:w="108.0" w:type="dxa"/>
            </w:tcMar>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4" w:right="0" w:firstLine="0"/>
              <w:jc w:val="center"/>
              <w:rPr>
                <w:rFonts w:ascii="Arial" w:cs="Arial" w:eastAsia="Arial" w:hAnsi="Arial"/>
                <w:b w:val="0"/>
                <w:i w:val="1"/>
                <w:smallCaps w:val="0"/>
                <w:strike w:val="0"/>
                <w:color w:val="c00000"/>
                <w:sz w:val="16"/>
                <w:szCs w:val="16"/>
                <w:u w:val="none"/>
                <w:shd w:fill="auto" w:val="clear"/>
                <w:vertAlign w:val="baseline"/>
              </w:rPr>
            </w:pPr>
            <w:r w:rsidDel="00000000" w:rsidR="00000000" w:rsidRPr="00000000">
              <w:rPr>
                <w:rFonts w:ascii="Arial" w:cs="Arial" w:eastAsia="Arial" w:hAnsi="Arial"/>
                <w:b w:val="0"/>
                <w:i w:val="1"/>
                <w:smallCaps w:val="0"/>
                <w:strike w:val="0"/>
                <w:color w:val="c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1 01 000</w:t>
            </w:r>
          </w:p>
        </w:tc>
        <w:tc>
          <w:tcPr>
            <w:shd w:fill="f3f3f3" w:val="clear"/>
            <w:tcMar>
              <w:top w:w="0.0" w:type="dxa"/>
              <w:left w:w="108.0" w:type="dxa"/>
              <w:bottom w:w="0.0" w:type="dxa"/>
              <w:right w:w="108.0" w:type="dxa"/>
            </w:tcMar>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descriptor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N0+7</w:t>
            </w:r>
          </w:p>
        </w:tc>
        <w:tc>
          <w:tcPr>
            <w:shd w:fill="e0e0e0" w:val="clear"/>
            <w:tcMar>
              <w:top w:w="0.0" w:type="dxa"/>
              <w:left w:w="108.0" w:type="dxa"/>
              <w:bottom w:w="0.0" w:type="dxa"/>
              <w:right w:w="108.0" w:type="dxa"/>
            </w:tcMa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Short delayed replication factor</w:t>
            </w:r>
          </w:p>
        </w:tc>
        <w:tc>
          <w:tcPr>
            <w:shd w:fill="e0e0e0" w:val="clear"/>
            <w:tcMar>
              <w:top w:w="0.0" w:type="dxa"/>
              <w:left w:w="108.0" w:type="dxa"/>
              <w:bottom w:w="0.0" w:type="dxa"/>
              <w:right w:w="108.0" w:type="dxa"/>
            </w:tcMa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Indicate presence o</w:t>
            </w:r>
            <w:sdt>
              <w:sdtPr>
                <w:tag w:val="goog_rdk_275"/>
              </w:sdtPr>
              <w:sdtContent>
                <w:ins w:author="Stig Syndergaard" w:id="28" w:date="2024-06-23T17:18:00Z">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r</w:t>
                  </w:r>
                </w:ins>
              </w:sdtContent>
            </w:sdt>
            <w:sdt>
              <w:sdtPr>
                <w:tag w:val="goog_rdk_276"/>
              </w:sdtPr>
              <w:sdtContent>
                <w:del w:author="Stig Syndergaard" w:id="28" w:date="2024-06-23T17:18:00Z">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delText xml:space="preserve">f</w:delText>
                  </w:r>
                </w:del>
              </w:sdtContent>
            </w:sdt>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 absence of </w:t>
            </w:r>
            <w:sdt>
              <w:sdtPr>
                <w:tag w:val="goog_rdk_277"/>
              </w:sdtPr>
              <w:sdtContent>
                <w:del w:author="Stig Syndergaard" w:id="29" w:date="2024-06-23T18:54:00Z">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delText xml:space="preserve">following aircraft block</w:delText>
                  </w:r>
                </w:del>
              </w:sdtContent>
            </w:sdt>
            <w:sdt>
              <w:sdtPr>
                <w:tag w:val="goog_rdk_278"/>
              </w:sdtPr>
              <w:sdtContent>
                <w:ins w:author="Stig Syndergaard" w:id="29" w:date="2024-06-23T18:54:00Z">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non-satellite RO data</w:t>
                  </w:r>
                </w:ins>
              </w:sdtContent>
            </w:sdt>
            <w:r w:rsidDel="00000000" w:rsidR="00000000" w:rsidRPr="00000000">
              <w:rPr>
                <w:rtl w:val="0"/>
              </w:rPr>
            </w:r>
          </w:p>
        </w:tc>
      </w:tr>
      <w:sdt>
        <w:sdtPr>
          <w:tag w:val="goog_rdk_280"/>
        </w:sdtPr>
        <w:sdtContent>
          <w:tr>
            <w:trPr>
              <w:cantSplit w:val="1"/>
              <w:trHeight w:val="52" w:hRule="atLeast"/>
              <w:tblHeader w:val="0"/>
              <w:ins w:author="Stig Syndergaard" w:id="30" w:date="2024-06-23T18:52:00Z"/>
            </w:trPr>
            <w:tc>
              <w:tcPr>
                <w:shd w:fill="e0e0e0" w:val="clear"/>
                <w:tcMar>
                  <w:top w:w="0.0" w:type="dxa"/>
                  <w:left w:w="108.0" w:type="dxa"/>
                  <w:bottom w:w="0.0" w:type="dxa"/>
                  <w:right w:w="108.0" w:type="dxa"/>
                </w:tcMar>
              </w:tcPr>
              <w:sdt>
                <w:sdtPr>
                  <w:tag w:val="goog_rdk_282"/>
                </w:sdtPr>
                <w:sdtContent>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0" w:date="2024-06-23T18:52:00Z"/>
                        <w:rFonts w:ascii="Arial" w:cs="Arial" w:eastAsia="Arial" w:hAnsi="Arial"/>
                        <w:b w:val="0"/>
                        <w:i w:val="0"/>
                        <w:smallCaps w:val="0"/>
                        <w:strike w:val="0"/>
                        <w:color w:val="000000"/>
                        <w:sz w:val="16"/>
                        <w:szCs w:val="16"/>
                        <w:u w:val="none"/>
                        <w:shd w:fill="auto" w:val="clear"/>
                        <w:vertAlign w:val="baseline"/>
                      </w:rPr>
                    </w:pPr>
                    <w:sdt>
                      <w:sdtPr>
                        <w:tag w:val="goog_rdk_281"/>
                      </w:sdtPr>
                      <w:sdtContent>
                        <w:ins w:author="Stig Syndergaard" w:id="30" w:date="2024-06-23T18:5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47-50</w:t>
                          </w:r>
                        </w:ins>
                      </w:sdtContent>
                    </w:sdt>
                  </w:p>
                </w:sdtContent>
              </w:sdt>
            </w:tc>
            <w:tc>
              <w:tcPr>
                <w:shd w:fill="e0e0e0" w:val="clear"/>
                <w:tcMar>
                  <w:top w:w="0.0" w:type="dxa"/>
                  <w:left w:w="108.0" w:type="dxa"/>
                  <w:bottom w:w="0.0" w:type="dxa"/>
                  <w:right w:w="108.0" w:type="dxa"/>
                </w:tcMar>
              </w:tcPr>
              <w:sdt>
                <w:sdtPr>
                  <w:tag w:val="goog_rdk_285"/>
                </w:sdtPr>
                <w:sdtContent>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0" w:date="2024-06-23T18:52:00Z"/>
                        <w:rFonts w:ascii="Arial" w:cs="Arial" w:eastAsia="Arial" w:hAnsi="Arial"/>
                        <w:b w:val="1"/>
                        <w:i w:val="0"/>
                        <w:smallCaps w:val="0"/>
                        <w:strike w:val="0"/>
                        <w:color w:val="000000"/>
                        <w:sz w:val="16"/>
                        <w:szCs w:val="16"/>
                        <w:u w:val="none"/>
                        <w:shd w:fill="auto" w:val="clear"/>
                        <w:vertAlign w:val="baseline"/>
                      </w:rPr>
                    </w:pPr>
                    <w:sdt>
                      <w:sdtPr>
                        <w:tag w:val="goog_rdk_283"/>
                      </w:sdtPr>
                      <w:sdtContent>
                        <w:ins w:author="Stig Syndergaard" w:id="30" w:date="2024-06-23T18:52: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Non-satellite</w:t>
                          </w:r>
                        </w:ins>
                        <w:sdt>
                          <w:sdtPr>
                            <w:tag w:val="goog_rdk_284"/>
                          </w:sdtPr>
                          <w:sdtContent>
                            <w:commentRangeStart w:id="24"/>
                          </w:sdtContent>
                        </w:sdt>
                        <w:ins w:author="Stig Syndergaard" w:id="30" w:date="2024-06-23T18:52: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RO data</w:t>
                          </w:r>
                        </w:ins>
                      </w:sdtContent>
                    </w:sdt>
                  </w:p>
                </w:sdtContent>
              </w:sdt>
            </w:tc>
            <w:tc>
              <w:tcPr>
                <w:shd w:fill="e0e0e0" w:val="clear"/>
                <w:tcMar>
                  <w:top w:w="0.0" w:type="dxa"/>
                  <w:left w:w="108.0" w:type="dxa"/>
                  <w:bottom w:w="0.0" w:type="dxa"/>
                  <w:right w:w="108.0" w:type="dxa"/>
                </w:tcMar>
              </w:tcPr>
              <w:sdt>
                <w:sdtPr>
                  <w:tag w:val="goog_rdk_287"/>
                </w:sdtPr>
                <w:sdtContent>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0" w:date="2024-06-23T18:52:00Z"/>
                        <w:rFonts w:ascii="Arial" w:cs="Arial" w:eastAsia="Arial" w:hAnsi="Arial"/>
                        <w:b w:val="1"/>
                        <w:i w:val="0"/>
                        <w:smallCaps w:val="0"/>
                        <w:strike w:val="0"/>
                        <w:color w:val="000000"/>
                        <w:sz w:val="16"/>
                        <w:szCs w:val="16"/>
                        <w:u w:val="none"/>
                        <w:shd w:fill="auto" w:val="clear"/>
                        <w:vertAlign w:val="baseline"/>
                      </w:rPr>
                    </w:pPr>
                    <w:sdt>
                      <w:sdtPr>
                        <w:tag w:val="goog_rdk_286"/>
                      </w:sdtPr>
                      <w:sdtContent>
                        <w:ins w:author="Stig Syndergaard" w:id="30" w:date="2024-06-23T18:52: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commentRangeEnd w:id="24"/>
                          <w:r w:rsidDel="00000000" w:rsidR="00000000" w:rsidRPr="00000000">
                            <w:commentReference w:id="24"/>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89"/>
                </w:sdtPr>
                <w:sdtContent>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0" w:date="2024-06-23T18:52:00Z"/>
                        <w:rFonts w:ascii="Arial" w:cs="Arial" w:eastAsia="Arial" w:hAnsi="Arial"/>
                        <w:b w:val="0"/>
                        <w:i w:val="0"/>
                        <w:smallCaps w:val="0"/>
                        <w:strike w:val="0"/>
                        <w:color w:val="000000"/>
                        <w:sz w:val="16"/>
                        <w:szCs w:val="16"/>
                        <w:u w:val="none"/>
                        <w:shd w:fill="auto" w:val="clear"/>
                        <w:vertAlign w:val="baseline"/>
                      </w:rPr>
                    </w:pPr>
                    <w:sdt>
                      <w:sdtPr>
                        <w:tag w:val="goog_rdk_288"/>
                      </w:sdtPr>
                      <w:sdtContent>
                        <w:ins w:author="Stig Syndergaard" w:id="30" w:date="2024-06-23T18:5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c>
              <w:tcPr>
                <w:shd w:fill="e0e0e0" w:val="clear"/>
                <w:tcMar>
                  <w:top w:w="0.0" w:type="dxa"/>
                  <w:left w:w="108.0" w:type="dxa"/>
                  <w:bottom w:w="0.0" w:type="dxa"/>
                  <w:right w:w="108.0" w:type="dxa"/>
                </w:tcMar>
              </w:tcPr>
              <w:sdt>
                <w:sdtPr>
                  <w:tag w:val="goog_rdk_291"/>
                </w:sdtPr>
                <w:sdtContent>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0" w:date="2024-06-23T18:52:00Z"/>
                        <w:rFonts w:ascii="Arial" w:cs="Arial" w:eastAsia="Arial" w:hAnsi="Arial"/>
                        <w:b w:val="0"/>
                        <w:i w:val="0"/>
                        <w:smallCaps w:val="0"/>
                        <w:strike w:val="0"/>
                        <w:color w:val="000000"/>
                        <w:sz w:val="16"/>
                        <w:szCs w:val="16"/>
                        <w:u w:val="none"/>
                        <w:shd w:fill="auto" w:val="clear"/>
                        <w:vertAlign w:val="baseline"/>
                      </w:rPr>
                    </w:pPr>
                    <w:sdt>
                      <w:sdtPr>
                        <w:tag w:val="goog_rdk_290"/>
                      </w:sdtPr>
                      <w:sdtContent>
                        <w:ins w:author="Stig Syndergaard" w:id="30" w:date="2024-06-23T18:5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c>
              <w:tcPr>
                <w:shd w:fill="e0e0e0" w:val="clear"/>
                <w:tcMar>
                  <w:top w:w="0.0" w:type="dxa"/>
                  <w:left w:w="108.0" w:type="dxa"/>
                  <w:bottom w:w="0.0" w:type="dxa"/>
                  <w:right w:w="108.0" w:type="dxa"/>
                </w:tcMar>
              </w:tcPr>
              <w:sdt>
                <w:sdtPr>
                  <w:tag w:val="goog_rdk_293"/>
                </w:sdtPr>
                <w:sdtContent>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ins w:author="Stig Syndergaard" w:id="30" w:date="2024-06-23T18:52:00Z"/>
                        <w:rFonts w:ascii="Arial" w:cs="Arial" w:eastAsia="Arial" w:hAnsi="Arial"/>
                        <w:b w:val="0"/>
                        <w:i w:val="0"/>
                        <w:smallCaps w:val="0"/>
                        <w:strike w:val="0"/>
                        <w:color w:val="000000"/>
                        <w:sz w:val="16"/>
                        <w:szCs w:val="16"/>
                        <w:u w:val="none"/>
                        <w:shd w:fill="auto" w:val="clear"/>
                        <w:vertAlign w:val="baseline"/>
                      </w:rPr>
                    </w:pPr>
                    <w:sdt>
                      <w:sdtPr>
                        <w:tag w:val="goog_rdk_292"/>
                      </w:sdtPr>
                      <w:sdtContent>
                        <w:ins w:author="Stig Syndergaard" w:id="30" w:date="2024-06-23T18:5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c>
              <w:tcPr>
                <w:shd w:fill="e0e0e0" w:val="clear"/>
                <w:tcMar>
                  <w:top w:w="0.0" w:type="dxa"/>
                  <w:left w:w="108.0" w:type="dxa"/>
                  <w:bottom w:w="0.0" w:type="dxa"/>
                  <w:right w:w="108.0" w:type="dxa"/>
                </w:tcMar>
              </w:tcPr>
              <w:sdt>
                <w:sdtPr>
                  <w:tag w:val="goog_rdk_295"/>
                </w:sdtPr>
                <w:sdtContent>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0" w:date="2024-06-23T18:52:00Z"/>
                        <w:rFonts w:ascii="Arial" w:cs="Arial" w:eastAsia="Arial" w:hAnsi="Arial"/>
                        <w:b w:val="0"/>
                        <w:i w:val="0"/>
                        <w:smallCaps w:val="0"/>
                        <w:strike w:val="0"/>
                        <w:color w:val="000000"/>
                        <w:sz w:val="16"/>
                        <w:szCs w:val="16"/>
                        <w:u w:val="none"/>
                        <w:shd w:fill="auto" w:val="clear"/>
                        <w:vertAlign w:val="baseline"/>
                      </w:rPr>
                    </w:pPr>
                    <w:sdt>
                      <w:sdtPr>
                        <w:tag w:val="goog_rdk_294"/>
                      </w:sdtPr>
                      <w:sdtContent>
                        <w:ins w:author="Stig Syndergaard" w:id="30" w:date="2024-06-23T18:5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c>
              <w:tcPr>
                <w:shd w:fill="e0e0e0" w:val="clear"/>
                <w:tcMar>
                  <w:top w:w="0.0" w:type="dxa"/>
                  <w:left w:w="108.0" w:type="dxa"/>
                  <w:bottom w:w="0.0" w:type="dxa"/>
                  <w:right w:w="108.0" w:type="dxa"/>
                </w:tcMar>
              </w:tcPr>
              <w:sdt>
                <w:sdtPr>
                  <w:tag w:val="goog_rdk_297"/>
                </w:sdtPr>
                <w:sdtContent>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0" w:date="2024-06-23T18:52:00Z"/>
                        <w:rFonts w:ascii="Arial" w:cs="Arial" w:eastAsia="Arial" w:hAnsi="Arial"/>
                        <w:b w:val="0"/>
                        <w:i w:val="0"/>
                        <w:smallCaps w:val="0"/>
                        <w:strike w:val="0"/>
                        <w:color w:val="000000"/>
                        <w:sz w:val="16"/>
                        <w:szCs w:val="16"/>
                        <w:u w:val="none"/>
                        <w:shd w:fill="auto" w:val="clear"/>
                        <w:vertAlign w:val="baseline"/>
                      </w:rPr>
                    </w:pPr>
                    <w:sdt>
                      <w:sdtPr>
                        <w:tag w:val="goog_rdk_296"/>
                      </w:sdtPr>
                      <w:sdtContent>
                        <w:ins w:author="Stig Syndergaard" w:id="30" w:date="2024-06-23T18:5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ins>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538135"/>
                <w:sz w:val="16"/>
                <w:szCs w:val="16"/>
                <w:u w:val="none"/>
                <w:shd w:fill="auto" w:val="clear"/>
                <w:vertAlign w:val="baseline"/>
              </w:rPr>
            </w:pPr>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47</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9" w:right="0" w:firstLine="8.000000000000007"/>
              <w:jc w:val="left"/>
              <w:rPr>
                <w:rFonts w:ascii="Arial" w:cs="Arial" w:eastAsia="Arial" w:hAnsi="Arial"/>
                <w:b w:val="0"/>
                <w:i w:val="1"/>
                <w:smallCaps w:val="0"/>
                <w:strike w:val="0"/>
                <w:color w:val="538135"/>
                <w:sz w:val="16"/>
                <w:szCs w:val="16"/>
                <w:u w:val="none"/>
                <w:shd w:fill="auto" w:val="clear"/>
                <w:vertAlign w:val="baseline"/>
              </w:rPr>
            </w:pPr>
            <w:sdt>
              <w:sdtPr>
                <w:tag w:val="goog_rdk_299"/>
              </w:sdtPr>
              <w:sdtContent>
                <w:del w:author="Stig Syndergaard" w:id="31" w:date="2024-06-23T18:07: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delText xml:space="preserve">Aircraft Altitude</w:delText>
                  </w:r>
                </w:del>
              </w:sdtContent>
            </w:sdt>
            <w:sdt>
              <w:sdtPr>
                <w:tag w:val="goog_rdk_300"/>
              </w:sdtPr>
              <w:sdtContent>
                <w:ins w:author="Stig Syndergaard" w:id="31" w:date="2024-06-23T18:07: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Height</w:t>
                  </w:r>
                </w:ins>
              </w:sdtContent>
            </w:sdt>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 </w:t>
            </w:r>
            <w:sdt>
              <w:sdtPr>
                <w:tag w:val="goog_rdk_301"/>
              </w:sdtPr>
              <w:sdtContent>
                <w:ins w:author="Stig Syndergaard" w:id="32" w:date="2024-06-23T18:07: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(of RO antenna)</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sdt>
            <w:sdtPr>
              <w:tag w:val="goog_rdk_307"/>
            </w:sdtPr>
            <w:sdtContent>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538135"/>
                    <w:sz w:val="16"/>
                    <w:szCs w:val="16"/>
                    <w:u w:val="none"/>
                    <w:shd w:fill="auto" w:val="clear"/>
                    <w:vertAlign w:val="baseline"/>
                    <w:rPrChange w:author="Stig Syndergaard" w:id="34" w:date="2024-06-23T19:02:00Z">
                      <w:rPr>
                        <w:rFonts w:ascii="Arial" w:cs="Arial" w:eastAsia="Arial" w:hAnsi="Arial"/>
                        <w:b w:val="0"/>
                        <w:i w:val="0"/>
                        <w:smallCaps w:val="0"/>
                        <w:strike w:val="0"/>
                        <w:color w:val="538135"/>
                        <w:sz w:val="16"/>
                        <w:szCs w:val="16"/>
                        <w:u w:val="none"/>
                        <w:shd w:fill="auto" w:val="clear"/>
                        <w:vertAlign w:val="baseline"/>
                      </w:rPr>
                    </w:rPrChange>
                  </w:rPr>
                </w:pPr>
                <w:sdt>
                  <w:sdtPr>
                    <w:tag w:val="goog_rdk_302"/>
                  </w:sdtPr>
                  <w:sdtContent>
                    <w:commentRangeStart w:id="25"/>
                  </w:sdtContent>
                </w:sdt>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0 07 00</w:t>
                </w:r>
                <w:sdt>
                  <w:sdtPr>
                    <w:tag w:val="goog_rdk_303"/>
                  </w:sdtPr>
                  <w:sdtContent>
                    <w:ins w:author="Stig Syndergaard" w:id="33" w:date="2024-06-23T18:30: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7</w:t>
                      </w:r>
                    </w:ins>
                  </w:sdtContent>
                </w:sdt>
                <w:sdt>
                  <w:sdtPr>
                    <w:tag w:val="goog_rdk_304"/>
                  </w:sdtPr>
                  <w:sdtContent>
                    <w:del w:author="Stig Syndergaard" w:id="33" w:date="2024-06-23T18:30:00Z">
                      <w:commentRangeEnd w:id="25"/>
                      <w:r w:rsidDel="00000000" w:rsidR="00000000" w:rsidRPr="00000000">
                        <w:commentReference w:id="25"/>
                      </w:r>
                    </w:del>
                    <w:sdt>
                      <w:sdtPr>
                        <w:tag w:val="goog_rdk_305"/>
                      </w:sdtPr>
                      <w:sdtContent>
                        <w:del w:author="Stig Syndergaard" w:id="33" w:date="2024-06-23T18:30: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Change w:author="Stig Syndergaard" w:id="34" w:date="2024-06-23T19:02:00Z">
                                <w:rPr>
                                  <w:rFonts w:ascii="Arial" w:cs="Arial" w:eastAsia="Arial" w:hAnsi="Arial"/>
                                  <w:b w:val="0"/>
                                  <w:i w:val="0"/>
                                  <w:smallCaps w:val="0"/>
                                  <w:strike w:val="0"/>
                                  <w:color w:val="538135"/>
                                  <w:sz w:val="16"/>
                                  <w:szCs w:val="16"/>
                                  <w:u w:val="none"/>
                                  <w:shd w:fill="auto" w:val="clear"/>
                                  <w:vertAlign w:val="baseline"/>
                                </w:rPr>
                              </w:rPrChange>
                            </w:rPr>
                            <w:delText xml:space="preserve">2</w:delText>
                          </w:r>
                        </w:del>
                      </w:sdtContent>
                    </w:sdt>
                    <w:del w:author="Stig Syndergaard" w:id="33" w:date="2024-06-23T18:30:00Z"/>
                  </w:sdtContent>
                </w:sdt>
                <w:sdt>
                  <w:sdtPr>
                    <w:tag w:val="goog_rdk_306"/>
                  </w:sdtPr>
                  <w:sdtContent>
                    <w:r w:rsidDel="00000000" w:rsidR="00000000" w:rsidRPr="00000000">
                      <w:rPr>
                        <w:rtl w:val="0"/>
                      </w:rPr>
                    </w:r>
                  </w:sdtContent>
                </w:sdt>
              </w:p>
            </w:sdtContent>
          </w:sdt>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-1 000</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17</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Metres</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Geometric altitude, -1km to 100km, wrt EGM-96 geoid (MSL)</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538135"/>
                <w:sz w:val="16"/>
                <w:szCs w:val="16"/>
                <w:u w:val="none"/>
                <w:shd w:fill="auto" w:val="clear"/>
                <w:vertAlign w:val="baseline"/>
              </w:rPr>
            </w:pPr>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48</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i w:val="1"/>
                <w:smallCaps w:val="0"/>
                <w:strike w:val="0"/>
                <w:color w:val="538135"/>
                <w:sz w:val="16"/>
                <w:szCs w:val="16"/>
                <w:u w:val="none"/>
                <w:shd w:fill="auto" w:val="clear"/>
                <w:vertAlign w:val="baseline"/>
              </w:rPr>
            </w:pPr>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Atmospheric refractivity (in-situ</w:t>
            </w:r>
            <w:sdt>
              <w:sdtPr>
                <w:tag w:val="goog_rdk_308"/>
              </w:sdtPr>
              <w:sdtContent>
                <w:ins w:author="Stig Syndergaard" w:id="35" w:date="2024-06-23T18:28: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 at RO antenna</w:t>
                  </w:r>
                </w:ins>
              </w:sdtContent>
            </w:sdt>
            <w:sdt>
              <w:sdtPr>
                <w:tag w:val="goog_rdk_309"/>
              </w:sdtPr>
              <w:sdtContent>
                <w:del w:author="Stig Syndergaard" w:id="35" w:date="2024-06-23T18:28: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delText xml:space="preserve">aircraft N(p,T,rh)</w:delText>
                  </w:r>
                </w:del>
              </w:sdtContent>
            </w:sdt>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538135"/>
                <w:sz w:val="16"/>
                <w:szCs w:val="16"/>
                <w:u w:val="none"/>
                <w:shd w:fill="auto" w:val="clear"/>
                <w:vertAlign w:val="baseline"/>
              </w:rPr>
            </w:pPr>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0 15 036</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3</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19</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N-units</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0-500, to 10</w:t>
            </w:r>
            <w:r w:rsidDel="00000000" w:rsidR="00000000" w:rsidRPr="00000000">
              <w:rPr>
                <w:rFonts w:ascii="Arial" w:cs="Arial" w:eastAsia="Arial" w:hAnsi="Arial"/>
                <w:b w:val="0"/>
                <w:i w:val="0"/>
                <w:smallCaps w:val="0"/>
                <w:strike w:val="0"/>
                <w:color w:val="538135"/>
                <w:sz w:val="16"/>
                <w:szCs w:val="1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 N-units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538135"/>
                <w:sz w:val="16"/>
                <w:szCs w:val="16"/>
                <w:u w:val="none"/>
                <w:shd w:fill="auto" w:val="clear"/>
                <w:vertAlign w:val="baseline"/>
              </w:rPr>
            </w:pPr>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49</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i w:val="1"/>
                <w:smallCaps w:val="0"/>
                <w:strike w:val="0"/>
                <w:color w:val="538135"/>
                <w:sz w:val="16"/>
                <w:szCs w:val="16"/>
                <w:u w:val="none"/>
                <w:shd w:fill="auto" w:val="clear"/>
                <w:vertAlign w:val="baseline"/>
              </w:rPr>
            </w:pPr>
            <w:sdt>
              <w:sdtPr>
                <w:tag w:val="goog_rdk_311"/>
              </w:sdtPr>
              <w:sdtContent>
                <w:del w:author="Stig Syndergaard" w:id="36" w:date="2024-06-23T18:38: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delText xml:space="preserve">Partial </w:delText>
                  </w:r>
                </w:del>
              </w:sdtContent>
            </w:sdt>
            <w:sdt>
              <w:sdtPr>
                <w:tag w:val="goog_rdk_312"/>
              </w:sdtPr>
              <w:sdtContent>
                <w:ins w:author="Stig Syndergaard" w:id="36" w:date="2024-06-23T18:38: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B</w:t>
                  </w:r>
                </w:ins>
              </w:sdtContent>
            </w:sdt>
            <w:sdt>
              <w:sdtPr>
                <w:tag w:val="goog_rdk_313"/>
              </w:sdtPr>
              <w:sdtContent>
                <w:del w:author="Stig Syndergaard" w:id="37" w:date="2024-06-23T18:38: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delText xml:space="preserve">b</w:delText>
                  </w:r>
                </w:del>
              </w:sdtContent>
            </w:sdt>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ending angle</w:t>
            </w:r>
            <w:sdt>
              <w:sdtPr>
                <w:tag w:val="goog_rdk_314"/>
              </w:sdtPr>
              <w:sdtContent>
                <w:ins w:author="Stig Syndergaard" w:id="38" w:date="2024-06-23T18:38:00Z">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 (partial)</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538135"/>
                <w:sz w:val="16"/>
                <w:szCs w:val="16"/>
                <w:u w:val="none"/>
                <w:shd w:fill="auto" w:val="clear"/>
                <w:vertAlign w:val="baseline"/>
              </w:rPr>
            </w:pPr>
            <w:sdt>
              <w:sdtPr>
                <w:tag w:val="goog_rdk_315"/>
              </w:sdtPr>
              <w:sdtContent>
                <w:commentRangeStart w:id="26"/>
              </w:sdtContent>
            </w:sdt>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New</w:t>
            </w:r>
            <w:commentRangeEnd w:id="26"/>
            <w:r w:rsidDel="00000000" w:rsidR="00000000" w:rsidRPr="00000000">
              <w:commentReference w:id="26"/>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8</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-100 000</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23</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Radians</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-10</w:t>
            </w:r>
            <w:r w:rsidDel="00000000" w:rsidR="00000000" w:rsidRPr="00000000">
              <w:rPr>
                <w:rFonts w:ascii="Arial" w:cs="Arial" w:eastAsia="Arial" w:hAnsi="Arial"/>
                <w:b w:val="0"/>
                <w:i w:val="0"/>
                <w:smallCaps w:val="0"/>
                <w:strike w:val="0"/>
                <w:color w:val="538135"/>
                <w:sz w:val="16"/>
                <w:szCs w:val="1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 – 8x10</w:t>
            </w:r>
            <w:r w:rsidDel="00000000" w:rsidR="00000000" w:rsidRPr="00000000">
              <w:rPr>
                <w:rFonts w:ascii="Arial" w:cs="Arial" w:eastAsia="Arial" w:hAnsi="Arial"/>
                <w:b w:val="0"/>
                <w:i w:val="0"/>
                <w:smallCaps w:val="0"/>
                <w:strike w:val="0"/>
                <w:color w:val="538135"/>
                <w:sz w:val="16"/>
                <w:szCs w:val="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 rad to 10</w:t>
            </w:r>
            <w:r w:rsidDel="00000000" w:rsidR="00000000" w:rsidRPr="00000000">
              <w:rPr>
                <w:rFonts w:ascii="Arial" w:cs="Arial" w:eastAsia="Arial" w:hAnsi="Arial"/>
                <w:b w:val="0"/>
                <w:i w:val="0"/>
                <w:smallCaps w:val="0"/>
                <w:strike w:val="0"/>
                <w:color w:val="538135"/>
                <w:sz w:val="16"/>
                <w:szCs w:val="16"/>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 rad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538135"/>
                <w:sz w:val="16"/>
                <w:szCs w:val="16"/>
                <w:u w:val="none"/>
                <w:shd w:fill="auto" w:val="clear"/>
                <w:vertAlign w:val="baseline"/>
              </w:rPr>
            </w:pPr>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50</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i w:val="1"/>
                <w:smallCaps w:val="0"/>
                <w:strike w:val="0"/>
                <w:color w:val="538135"/>
                <w:sz w:val="16"/>
                <w:szCs w:val="16"/>
                <w:u w:val="none"/>
                <w:shd w:fill="auto" w:val="clear"/>
                <w:vertAlign w:val="baseline"/>
              </w:rPr>
            </w:pPr>
            <w:sdt>
              <w:sdtPr>
                <w:tag w:val="goog_rdk_316"/>
              </w:sdtPr>
              <w:sdtContent>
                <w:commentRangeStart w:id="27"/>
              </w:sdtContent>
            </w:sdt>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Estimated error in partial bending angle</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538135"/>
                <w:sz w:val="16"/>
                <w:szCs w:val="16"/>
                <w:u w:val="none"/>
                <w:shd w:fill="auto" w:val="clear"/>
                <w:vertAlign w:val="baseline"/>
              </w:rPr>
            </w:pPr>
            <w:r w:rsidDel="00000000" w:rsidR="00000000" w:rsidRPr="00000000">
              <w:rPr>
                <w:rFonts w:ascii="Arial" w:cs="Arial" w:eastAsia="Arial" w:hAnsi="Arial"/>
                <w:b w:val="0"/>
                <w:i w:val="1"/>
                <w:smallCaps w:val="0"/>
                <w:strike w:val="0"/>
                <w:color w:val="538135"/>
                <w:sz w:val="16"/>
                <w:szCs w:val="16"/>
                <w:u w:val="none"/>
                <w:shd w:fill="auto" w:val="clear"/>
                <w:vertAlign w:val="baseline"/>
                <w:rtl w:val="0"/>
              </w:rPr>
              <w:t xml:space="preserve">New</w:t>
            </w:r>
            <w:commentRangeEnd w:id="27"/>
            <w:r w:rsidDel="00000000" w:rsidR="00000000" w:rsidRPr="00000000">
              <w:commentReference w:id="27"/>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8</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-100 000</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23</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Radians</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38135"/>
                <w:sz w:val="16"/>
                <w:szCs w:val="16"/>
                <w:u w:val="none"/>
                <w:shd w:fill="auto" w:val="clear"/>
                <w:vertAlign w:val="baseline"/>
              </w:rPr>
            </w:pP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-10</w:t>
            </w:r>
            <w:r w:rsidDel="00000000" w:rsidR="00000000" w:rsidRPr="00000000">
              <w:rPr>
                <w:rFonts w:ascii="Arial" w:cs="Arial" w:eastAsia="Arial" w:hAnsi="Arial"/>
                <w:b w:val="0"/>
                <w:i w:val="0"/>
                <w:smallCaps w:val="0"/>
                <w:strike w:val="0"/>
                <w:color w:val="538135"/>
                <w:sz w:val="16"/>
                <w:szCs w:val="1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 – 8x10</w:t>
            </w:r>
            <w:r w:rsidDel="00000000" w:rsidR="00000000" w:rsidRPr="00000000">
              <w:rPr>
                <w:rFonts w:ascii="Arial" w:cs="Arial" w:eastAsia="Arial" w:hAnsi="Arial"/>
                <w:b w:val="0"/>
                <w:i w:val="0"/>
                <w:smallCaps w:val="0"/>
                <w:strike w:val="0"/>
                <w:color w:val="538135"/>
                <w:sz w:val="16"/>
                <w:szCs w:val="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 rad to 10</w:t>
            </w:r>
            <w:r w:rsidDel="00000000" w:rsidR="00000000" w:rsidRPr="00000000">
              <w:rPr>
                <w:rFonts w:ascii="Arial" w:cs="Arial" w:eastAsia="Arial" w:hAnsi="Arial"/>
                <w:b w:val="0"/>
                <w:i w:val="0"/>
                <w:smallCaps w:val="0"/>
                <w:strike w:val="0"/>
                <w:color w:val="538135"/>
                <w:sz w:val="16"/>
                <w:szCs w:val="16"/>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538135"/>
                <w:sz w:val="16"/>
                <w:szCs w:val="16"/>
                <w:u w:val="none"/>
                <w:shd w:fill="auto" w:val="clear"/>
                <w:vertAlign w:val="baseline"/>
                <w:rtl w:val="0"/>
              </w:rPr>
              <w:t xml:space="preserve"> rad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sdt>
              <w:sdtPr>
                <w:tag w:val="goog_rdk_318"/>
              </w:sdtPr>
              <w:sdtContent>
                <w:ins w:author="Stig Syndergaard" w:id="39" w:date="2024-06-23T16:59: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ins>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1 04 000</w:t>
            </w:r>
          </w:p>
        </w:tc>
        <w:tc>
          <w:tcPr>
            <w:shd w:fill="f3f3f3" w:val="clear"/>
            <w:tcMar>
              <w:top w:w="0.0" w:type="dxa"/>
              <w:left w:w="108.0" w:type="dxa"/>
              <w:bottom w:w="0.0" w:type="dxa"/>
              <w:right w:w="108.0" w:type="dxa"/>
            </w:tcMar>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4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N2+1</w:t>
            </w:r>
          </w:p>
        </w:tc>
        <w:tc>
          <w:tcPr>
            <w:shd w:fill="e0e0e0" w:val="clear"/>
            <w:tcMar>
              <w:top w:w="0.0" w:type="dxa"/>
              <w:left w:w="108.0" w:type="dxa"/>
              <w:bottom w:w="0.0" w:type="dxa"/>
              <w:right w:w="108.0" w:type="dxa"/>
            </w:tcMa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0 31 001</w:t>
            </w:r>
          </w:p>
        </w:tc>
        <w:tc>
          <w:tcPr>
            <w:shd w:fill="e0e0e0" w:val="clear"/>
            <w:tcMar>
              <w:top w:w="0.0" w:type="dxa"/>
              <w:left w:w="108.0" w:type="dxa"/>
              <w:bottom w:w="0.0" w:type="dxa"/>
              <w:right w:w="108.0" w:type="dxa"/>
            </w:tcMar>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diagnostic entries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N2+2</w:t>
            </w:r>
          </w:p>
        </w:tc>
        <w:tc>
          <w:tcPr>
            <w:shd w:fill="e0e0e0" w:val="clear"/>
            <w:tcMar>
              <w:top w:w="0.0" w:type="dxa"/>
              <w:left w:w="108.0" w:type="dxa"/>
              <w:bottom w:w="0.0" w:type="dxa"/>
              <w:right w:w="108.0" w:type="dxa"/>
            </w:tcMar>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Diagnostic type</w:t>
            </w:r>
          </w:p>
        </w:tc>
        <w:tc>
          <w:tcPr>
            <w:shd w:fill="e0e0e0" w:val="clear"/>
            <w:tcMar>
              <w:top w:w="0.0" w:type="dxa"/>
              <w:left w:w="108.0" w:type="dxa"/>
              <w:bottom w:w="0.0" w:type="dxa"/>
              <w:right w:w="108.0" w:type="dxa"/>
            </w:tcMar>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t xml:space="preserve">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See Table 9</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N2+3</w:t>
            </w:r>
          </w:p>
        </w:tc>
        <w:tc>
          <w:tcPr>
            <w:shd w:fill="e0e0e0" w:val="clear"/>
            <w:tcMar>
              <w:top w:w="0.0" w:type="dxa"/>
              <w:left w:w="108.0" w:type="dxa"/>
              <w:bottom w:w="0.0" w:type="dxa"/>
              <w:right w:w="108.0" w:type="dxa"/>
            </w:tcMa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Decimal scale of following significands</w:t>
            </w:r>
          </w:p>
        </w:tc>
        <w:tc>
          <w:tcPr>
            <w:shd w:fill="e0e0e0" w:val="clear"/>
            <w:tcMar>
              <w:top w:w="0.0" w:type="dxa"/>
              <w:left w:w="108.0" w:type="dxa"/>
              <w:bottom w:w="0.0" w:type="dxa"/>
              <w:right w:w="108.0" w:type="dxa"/>
            </w:tcMar>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0 08 090</w:t>
            </w:r>
          </w:p>
        </w:tc>
        <w:tc>
          <w:tcPr>
            <w:shd w:fill="e0e0e0" w:val="clear"/>
            <w:tcMar>
              <w:top w:w="0.0" w:type="dxa"/>
              <w:left w:w="108.0" w:type="dxa"/>
              <w:bottom w:w="0.0" w:type="dxa"/>
              <w:right w:w="108.0" w:type="dxa"/>
            </w:tcMa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-127</w:t>
            </w:r>
          </w:p>
        </w:tc>
        <w:tc>
          <w:tcPr>
            <w:shd w:fill="e0e0e0" w:val="clear"/>
            <w:tcMar>
              <w:top w:w="0.0" w:type="dxa"/>
              <w:left w:w="108.0" w:type="dxa"/>
              <w:bottom w:w="0.0" w:type="dxa"/>
              <w:right w:w="108.0" w:type="dxa"/>
            </w:tcMar>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Decimal scale (see next descriptor)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N2+4</w:t>
            </w:r>
          </w:p>
        </w:tc>
        <w:tc>
          <w:tcPr>
            <w:shd w:fill="e0e0e0" w:val="clear"/>
            <w:tcMar>
              <w:top w:w="0.0" w:type="dxa"/>
              <w:left w:w="108.0" w:type="dxa"/>
              <w:bottom w:w="0.0" w:type="dxa"/>
              <w:right w:w="108.0" w:type="dxa"/>
            </w:tcMar>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Scaled diagnostic</w:t>
            </w:r>
          </w:p>
        </w:tc>
        <w:tc>
          <w:tcPr>
            <w:shd w:fill="e0e0e0" w:val="clear"/>
            <w:tcMar>
              <w:top w:w="0.0" w:type="dxa"/>
              <w:left w:w="108.0" w:type="dxa"/>
              <w:bottom w:w="0.0" w:type="dxa"/>
              <w:right w:w="108.0" w:type="dxa"/>
            </w:tcMar>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 </w:t>
            </w:r>
          </w:p>
        </w:tc>
        <w:tc>
          <w:tcPr>
            <w:shd w:fill="e0e0e0" w:val="clear"/>
            <w:tcMar>
              <w:top w:w="0.0" w:type="dxa"/>
              <w:left w:w="108.0" w:type="dxa"/>
              <w:bottom w:w="0.0" w:type="dxa"/>
              <w:right w:w="108.0" w:type="dxa"/>
            </w:tcMar>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-131 071</w:t>
            </w:r>
          </w:p>
        </w:tc>
        <w:tc>
          <w:tcPr>
            <w:shd w:fill="e0e0e0" w:val="clear"/>
            <w:tcMar>
              <w:top w:w="0.0" w:type="dxa"/>
              <w:left w:w="108.0" w:type="dxa"/>
              <w:bottom w:w="0.0" w:type="dxa"/>
              <w:right w:w="108.0" w:type="dxa"/>
            </w:tcMar>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Scaled value (actual value = scaled value x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decimal scale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N2+5</w:t>
            </w:r>
          </w:p>
        </w:tc>
        <w:tc>
          <w:tcPr>
            <w:shd w:fill="e0e0e0" w:val="clear"/>
            <w:tcMar>
              <w:top w:w="0.0" w:type="dxa"/>
              <w:left w:w="108.0" w:type="dxa"/>
              <w:bottom w:w="0.0" w:type="dxa"/>
              <w:right w:w="108.0" w:type="dxa"/>
            </w:tcMar>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Decimal scale of following significands</w:t>
            </w:r>
          </w:p>
        </w:tc>
        <w:tc>
          <w:tcPr>
            <w:shd w:fill="e0e0e0" w:val="clear"/>
            <w:tcMar>
              <w:top w:w="0.0" w:type="dxa"/>
              <w:left w:w="108.0" w:type="dxa"/>
              <w:bottom w:w="0.0" w:type="dxa"/>
              <w:right w:w="108.0" w:type="dxa"/>
            </w:tcMar>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0 08 090</w:t>
            </w:r>
          </w:p>
        </w:tc>
        <w:tc>
          <w:tcPr>
            <w:shd w:fill="e0e0e0" w:val="clear"/>
            <w:tcMar>
              <w:top w:w="0.0" w:type="dxa"/>
              <w:left w:w="108.0" w:type="dxa"/>
              <w:bottom w:w="0.0" w:type="dxa"/>
              <w:right w:w="108.0" w:type="dxa"/>
            </w:tcMar>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-127</w:t>
            </w:r>
          </w:p>
        </w:tc>
        <w:tc>
          <w:tcPr>
            <w:shd w:fill="e0e0e0" w:val="clear"/>
            <w:tcMar>
              <w:top w:w="0.0" w:type="dxa"/>
              <w:left w:w="108.0" w:type="dxa"/>
              <w:bottom w:w="0.0" w:type="dxa"/>
              <w:right w:w="108.0" w:type="dxa"/>
            </w:tcMar>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Missing = off</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 = N2+4.n3 elements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N1</w:t>
            </w:r>
          </w:p>
        </w:tc>
        <w:tc>
          <w:tcPr>
            <w:shd w:fill="f3f3f3" w:val="clear"/>
            <w:tcMar>
              <w:top w:w="0.0" w:type="dxa"/>
              <w:left w:w="108.0" w:type="dxa"/>
              <w:bottom w:w="0.0" w:type="dxa"/>
              <w:right w:w="108.0" w:type="dxa"/>
            </w:tcMar>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N1 = 38+(5+6.n0).n1 elements</w:t>
            </w:r>
            <w:r w:rsidDel="00000000" w:rsidR="00000000" w:rsidRPr="00000000">
              <w:rPr>
                <w:rtl w:val="0"/>
              </w:rPr>
            </w:r>
          </w:p>
        </w:tc>
      </w:tr>
      <w:tr>
        <w:trPr>
          <w:cantSplit w:val="1"/>
          <w:trHeight w:val="148" w:hRule="atLeast"/>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19"/>
              </w:sdtPr>
              <w:sdtContent>
                <w:commentRangeStart w:id="28"/>
              </w:sdtContent>
            </w:sdt>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'Step 2a' data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Notes 3–5 &amp; 11)</w:t>
            </w:r>
            <w:commentRangeEnd w:id="28"/>
            <w:r w:rsidDel="00000000" w:rsidR="00000000" w:rsidRPr="00000000">
              <w:commentReference w:id="28"/>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1 12 000</w:t>
            </w:r>
          </w:p>
        </w:tc>
        <w:tc>
          <w:tcPr>
            <w:shd w:fill="f3f3f3" w:val="clear"/>
            <w:tcMar>
              <w:top w:w="0.0" w:type="dxa"/>
              <w:left w:w="108.0" w:type="dxa"/>
              <w:bottom w:w="0.0" w:type="dxa"/>
              <w:right w:w="108.0" w:type="dxa"/>
            </w:tcMar>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12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N1+1</w:t>
            </w:r>
          </w:p>
        </w:tc>
        <w:tc>
          <w:tcPr>
            <w:shd w:fill="e0e0e0" w:val="clear"/>
            <w:tcMar>
              <w:top w:w="0.0" w:type="dxa"/>
              <w:left w:w="108.0" w:type="dxa"/>
              <w:bottom w:w="0.0" w:type="dxa"/>
              <w:right w:w="108.0" w:type="dxa"/>
            </w:tcMar>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Step 2a samples,</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n5</w:t>
            </w:r>
            <w:r w:rsidDel="00000000" w:rsidR="00000000" w:rsidRPr="00000000">
              <w:rPr>
                <w:rtl w:val="0"/>
              </w:rPr>
            </w:r>
          </w:p>
        </w:tc>
      </w:tr>
      <w:sdt>
        <w:sdtPr>
          <w:tag w:val="goog_rdk_321"/>
        </w:sdtPr>
        <w:sdtContent>
          <w:tr>
            <w:trPr>
              <w:cantSplit w:val="1"/>
              <w:tblHeader w:val="0"/>
              <w:ins w:author="Stig Syndergaard" w:id="40" w:date="2024-06-23T23:35:00Z"/>
            </w:trPr>
            <w:tc>
              <w:tcPr>
                <w:shd w:fill="f3f3f3" w:val="clear"/>
                <w:tcMar>
                  <w:top w:w="0.0" w:type="dxa"/>
                  <w:left w:w="108.0" w:type="dxa"/>
                  <w:bottom w:w="0.0" w:type="dxa"/>
                  <w:right w:w="108.0" w:type="dxa"/>
                </w:tcMar>
              </w:tcPr>
              <w:sdt>
                <w:sdtPr>
                  <w:tag w:val="goog_rdk_323"/>
                </w:sdtPr>
                <w:sdtContent>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40" w:date="2024-06-23T23:35:00Z"/>
                        <w:rFonts w:ascii="Arial" w:cs="Arial" w:eastAsia="Arial" w:hAnsi="Arial"/>
                        <w:b w:val="0"/>
                        <w:i w:val="0"/>
                        <w:smallCaps w:val="0"/>
                        <w:strike w:val="0"/>
                        <w:color w:val="000000"/>
                        <w:sz w:val="16"/>
                        <w:szCs w:val="16"/>
                        <w:u w:val="none"/>
                        <w:shd w:fill="auto" w:val="clear"/>
                        <w:vertAlign w:val="baseline"/>
                      </w:rPr>
                    </w:pPr>
                    <w:sdt>
                      <w:sdtPr>
                        <w:tag w:val="goog_rdk_322"/>
                      </w:sdtPr>
                      <w:sdtContent>
                        <w:ins w:author="Stig Syndergaard" w:id="40" w:date="2024-06-23T23:35: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25"/>
                </w:sdtPr>
                <w:sdtContent>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0" w:date="2024-06-23T23:35:00Z"/>
                        <w:rFonts w:ascii="Arial" w:cs="Arial" w:eastAsia="Arial" w:hAnsi="Arial"/>
                        <w:b w:val="0"/>
                        <w:i w:val="0"/>
                        <w:smallCaps w:val="0"/>
                        <w:strike w:val="0"/>
                        <w:color w:val="000000"/>
                        <w:sz w:val="16"/>
                        <w:szCs w:val="16"/>
                        <w:u w:val="none"/>
                        <w:shd w:fill="auto" w:val="clear"/>
                        <w:vertAlign w:val="baseline"/>
                      </w:rPr>
                    </w:pPr>
                    <w:sdt>
                      <w:sdtPr>
                        <w:tag w:val="goog_rdk_324"/>
                      </w:sdtPr>
                      <w:sdtContent>
                        <w:ins w:author="Stig Syndergaard" w:id="40" w:date="2024-06-23T23:35: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Increase Table B scale, reference value and bit width (all at once)</w:t>
                          </w:r>
                        </w:ins>
                      </w:sdtContent>
                    </w:sdt>
                  </w:p>
                </w:sdtContent>
              </w:sdt>
            </w:tc>
            <w:tc>
              <w:tcPr>
                <w:shd w:fill="f3f3f3" w:val="clear"/>
                <w:tcMar>
                  <w:top w:w="0.0" w:type="dxa"/>
                  <w:left w:w="108.0" w:type="dxa"/>
                  <w:bottom w:w="0.0" w:type="dxa"/>
                  <w:right w:w="108.0" w:type="dxa"/>
                </w:tcMar>
              </w:tcPr>
              <w:sdt>
                <w:sdtPr>
                  <w:tag w:val="goog_rdk_327"/>
                </w:sdtPr>
                <w:sdtContent>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0" w:date="2024-06-23T23:35:00Z"/>
                        <w:rFonts w:ascii="Arial" w:cs="Arial" w:eastAsia="Arial" w:hAnsi="Arial"/>
                        <w:b w:val="1"/>
                        <w:i w:val="0"/>
                        <w:smallCaps w:val="0"/>
                        <w:strike w:val="0"/>
                        <w:color w:val="000000"/>
                        <w:sz w:val="16"/>
                        <w:szCs w:val="16"/>
                        <w:u w:val="none"/>
                        <w:shd w:fill="auto" w:val="clear"/>
                        <w:vertAlign w:val="baseline"/>
                      </w:rPr>
                    </w:pPr>
                    <w:sdt>
                      <w:sdtPr>
                        <w:tag w:val="goog_rdk_326"/>
                      </w:sdtPr>
                      <w:sdtContent>
                        <w:ins w:author="Stig Syndergaard" w:id="40" w:date="2024-06-23T23:35: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2 07 001</w:t>
                          </w:r>
                        </w:ins>
                      </w:sdtContent>
                    </w:sdt>
                  </w:p>
                </w:sdtContent>
              </w:sdt>
            </w:tc>
            <w:tc>
              <w:tcPr>
                <w:shd w:fill="f3f3f3" w:val="clear"/>
                <w:tcMar>
                  <w:top w:w="0.0" w:type="dxa"/>
                  <w:left w:w="108.0" w:type="dxa"/>
                  <w:bottom w:w="0.0" w:type="dxa"/>
                  <w:right w:w="108.0" w:type="dxa"/>
                </w:tcMar>
              </w:tcPr>
              <w:sdt>
                <w:sdtPr>
                  <w:tag w:val="goog_rdk_329"/>
                </w:sdtPr>
                <w:sdtContent>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40" w:date="2024-06-23T23:35:00Z"/>
                        <w:rFonts w:ascii="Arial" w:cs="Arial" w:eastAsia="Arial" w:hAnsi="Arial"/>
                        <w:b w:val="0"/>
                        <w:i w:val="0"/>
                        <w:smallCaps w:val="0"/>
                        <w:strike w:val="0"/>
                        <w:color w:val="000000"/>
                        <w:sz w:val="16"/>
                        <w:szCs w:val="16"/>
                        <w:u w:val="none"/>
                        <w:shd w:fill="auto" w:val="clear"/>
                        <w:vertAlign w:val="baseline"/>
                      </w:rPr>
                    </w:pPr>
                    <w:sdt>
                      <w:sdtPr>
                        <w:tag w:val="goog_rdk_328"/>
                      </w:sdtPr>
                      <w:sdtContent>
                        <w:ins w:author="Stig Syndergaard" w:id="40" w:date="2024-06-23T23:35: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31"/>
                </w:sdtPr>
                <w:sdtContent>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40" w:date="2024-06-23T23:35:00Z"/>
                        <w:rFonts w:ascii="Arial" w:cs="Arial" w:eastAsia="Arial" w:hAnsi="Arial"/>
                        <w:b w:val="0"/>
                        <w:i w:val="0"/>
                        <w:smallCaps w:val="0"/>
                        <w:strike w:val="0"/>
                        <w:color w:val="000000"/>
                        <w:sz w:val="16"/>
                        <w:szCs w:val="16"/>
                        <w:u w:val="none"/>
                        <w:shd w:fill="auto" w:val="clear"/>
                        <w:vertAlign w:val="baseline"/>
                      </w:rPr>
                    </w:pPr>
                    <w:sdt>
                      <w:sdtPr>
                        <w:tag w:val="goog_rdk_330"/>
                      </w:sdtPr>
                      <w:sdtContent>
                        <w:ins w:author="Stig Syndergaard" w:id="40" w:date="2024-06-23T23:35: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33"/>
                </w:sdtPr>
                <w:sdtContent>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40" w:date="2024-06-23T23:35:00Z"/>
                        <w:rFonts w:ascii="Arial" w:cs="Arial" w:eastAsia="Arial" w:hAnsi="Arial"/>
                        <w:b w:val="0"/>
                        <w:i w:val="0"/>
                        <w:smallCaps w:val="0"/>
                        <w:strike w:val="0"/>
                        <w:color w:val="000000"/>
                        <w:sz w:val="16"/>
                        <w:szCs w:val="16"/>
                        <w:u w:val="none"/>
                        <w:shd w:fill="auto" w:val="clear"/>
                        <w:vertAlign w:val="baseline"/>
                      </w:rPr>
                    </w:pPr>
                    <w:sdt>
                      <w:sdtPr>
                        <w:tag w:val="goog_rdk_332"/>
                      </w:sdtPr>
                      <w:sdtContent>
                        <w:ins w:author="Stig Syndergaard" w:id="40" w:date="2024-06-23T23:35: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35"/>
                </w:sdtPr>
                <w:sdtContent>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0" w:date="2024-06-23T23:35:00Z"/>
                        <w:rFonts w:ascii="Arial" w:cs="Arial" w:eastAsia="Arial" w:hAnsi="Arial"/>
                        <w:b w:val="0"/>
                        <w:i w:val="0"/>
                        <w:smallCaps w:val="0"/>
                        <w:strike w:val="0"/>
                        <w:color w:val="000000"/>
                        <w:sz w:val="16"/>
                        <w:szCs w:val="16"/>
                        <w:u w:val="none"/>
                        <w:shd w:fill="auto" w:val="clear"/>
                        <w:vertAlign w:val="baseline"/>
                      </w:rPr>
                    </w:pPr>
                    <w:sdt>
                      <w:sdtPr>
                        <w:tag w:val="goog_rdk_334"/>
                      </w:sdtPr>
                      <w:sdtContent>
                        <w:ins w:author="Stig Syndergaard" w:id="40" w:date="2024-06-23T23:35: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38"/>
                </w:sdtPr>
                <w:sdtContent>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0" w:date="2024-06-23T23:35:00Z"/>
                        <w:rFonts w:ascii="Arial" w:cs="Arial" w:eastAsia="Arial" w:hAnsi="Arial"/>
                        <w:b w:val="0"/>
                        <w:i w:val="0"/>
                        <w:smallCaps w:val="0"/>
                        <w:strike w:val="0"/>
                        <w:color w:val="000000"/>
                        <w:sz w:val="16"/>
                        <w:szCs w:val="16"/>
                        <w:u w:val="none"/>
                        <w:shd w:fill="auto" w:val="clear"/>
                        <w:vertAlign w:val="baseline"/>
                      </w:rPr>
                    </w:pPr>
                    <w:sdt>
                      <w:sdtPr>
                        <w:tag w:val="goog_rdk_336"/>
                      </w:sdtPr>
                      <w:sdtContent>
                        <w:ins w:author="Stig Syndergaard" w:id="40" w:date="2024-06-23T23:35:00Z"/>
                        <w:sdt>
                          <w:sdtPr>
                            <w:tag w:val="goog_rdk_337"/>
                          </w:sdtPr>
                          <w:sdtContent>
                            <w:commentRangeStart w:id="29"/>
                          </w:sdtContent>
                        </w:sdt>
                        <w:ins w:author="Stig Syndergaard" w:id="40" w:date="2024-06-23T23:35: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 1 to scale, multiply reference value by 10, and add 4 to bit width</w:t>
                          </w:r>
                          <w:commentRangeEnd w:id="29"/>
                          <w:r w:rsidDel="00000000" w:rsidR="00000000" w:rsidRPr="00000000">
                            <w:commentReference w:id="29"/>
                          </w:r>
                          <w:r w:rsidDel="00000000" w:rsidR="00000000" w:rsidRPr="00000000">
                            <w:rPr>
                              <w:rtl w:val="0"/>
                            </w:rPr>
                          </w:r>
                        </w:ins>
                      </w:sdtContent>
                    </w:sdt>
                  </w:p>
                </w:sdtContent>
              </w:sdt>
            </w:tc>
          </w:tr>
        </w:sdtContent>
      </w:sdt>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N1+2</w:t>
            </w:r>
          </w:p>
        </w:tc>
        <w:tc>
          <w:tcPr>
            <w:shd w:fill="f3f3f3" w:val="clear"/>
            <w:tcMar>
              <w:top w:w="0.0" w:type="dxa"/>
              <w:left w:w="108.0" w:type="dxa"/>
              <w:bottom w:w="0.0" w:type="dxa"/>
              <w:right w:w="108.0" w:type="dxa"/>
            </w:tcMar>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Height</w:t>
            </w:r>
          </w:p>
        </w:tc>
        <w:tc>
          <w:tcPr>
            <w:shd w:fill="f3f3f3" w:val="clear"/>
            <w:tcMar>
              <w:top w:w="0.0" w:type="dxa"/>
              <w:left w:w="108.0" w:type="dxa"/>
              <w:bottom w:w="0.0" w:type="dxa"/>
              <w:right w:w="108.0" w:type="dxa"/>
            </w:tcMar>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0 07 007</w:t>
            </w:r>
          </w:p>
        </w:tc>
        <w:tc>
          <w:tcPr>
            <w:shd w:fill="f3f3f3" w:val="clear"/>
            <w:tcMar>
              <w:top w:w="0.0" w:type="dxa"/>
              <w:left w:w="108.0" w:type="dxa"/>
              <w:bottom w:w="0.0" w:type="dxa"/>
              <w:right w:w="108.0" w:type="dxa"/>
            </w:tcMar>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40"/>
              </w:sdtPr>
              <w:sdtContent>
                <w:ins w:author="Stig Syndergaard" w:id="41" w:date="2024-06-23T23:3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sdt>
            <w:sdtPr>
              <w:tag w:val="goog_rdk_343"/>
            </w:sdtPr>
            <w:sdtContent>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42" w:date="2024-06-23T23:37:00Z"/>
                    <w:rFonts w:ascii="Arial" w:cs="Arial" w:eastAsia="Arial" w:hAnsi="Arial"/>
                    <w:b w:val="0"/>
                    <w:i w:val="0"/>
                    <w:smallCaps w:val="0"/>
                    <w:strike w:val="0"/>
                    <w:color w:val="000000"/>
                    <w:sz w:val="16"/>
                    <w:szCs w:val="16"/>
                    <w:u w:val="none"/>
                    <w:shd w:fill="auto" w:val="clear"/>
                    <w:vertAlign w:val="baseline"/>
                  </w:rPr>
                </w:pPr>
                <w:sdt>
                  <w:sdtPr>
                    <w:tag w:val="goog_rdk_342"/>
                  </w:sdtPr>
                  <w:sdtContent>
                    <w:ins w:author="Stig Syndergaard" w:id="42" w:date="2024-06-23T23:3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(-10 000)</w:t>
                      </w:r>
                    </w:ins>
                  </w:sdtContent>
                </w:sdt>
              </w:p>
            </w:sdtContent>
          </w:sdt>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-1 000</w:t>
            </w:r>
          </w:p>
        </w:tc>
        <w:tc>
          <w:tcPr>
            <w:shd w:fill="f3f3f3" w:val="clear"/>
            <w:tcMar>
              <w:top w:w="0.0" w:type="dxa"/>
              <w:left w:w="108.0" w:type="dxa"/>
              <w:bottom w:w="0.0" w:type="dxa"/>
              <w:right w:w="108.0" w:type="dxa"/>
            </w:tcMar>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45"/>
              </w:sdtPr>
              <w:sdtContent>
                <w:ins w:author="Stig Syndergaard" w:id="43" w:date="2024-06-23T23:3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(21)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f3f3f3" w:val="clear"/>
            <w:tcMar>
              <w:top w:w="0.0" w:type="dxa"/>
              <w:left w:w="108.0" w:type="dxa"/>
              <w:bottom w:w="0.0" w:type="dxa"/>
              <w:right w:w="108.0" w:type="dxa"/>
            </w:tcMar>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Geometric altitude, -1km to 100km</w:t>
            </w:r>
            <w:sdt>
              <w:sdtPr>
                <w:tag w:val="goog_rdk_346"/>
              </w:sdtPr>
              <w:sdtContent>
                <w:ins w:author="Stig Syndergaard" w:id="44" w:date="2024-06-23T23:54: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to 10cm</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wrt EGM-96 geoid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N1+3</w:t>
            </w:r>
          </w:p>
        </w:tc>
        <w:tc>
          <w:tcPr>
            <w:shd w:fill="e0e0e0" w:val="clear"/>
            <w:tcMar>
              <w:top w:w="0.0" w:type="dxa"/>
              <w:left w:w="108.0" w:type="dxa"/>
              <w:bottom w:w="0.0" w:type="dxa"/>
              <w:right w:w="108.0" w:type="dxa"/>
            </w:tcMar>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Geopotential height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w:t>
            </w:r>
            <w:sdt>
              <w:sdtPr>
                <w:tag w:val="goog_rdk_347"/>
              </w:sdtPr>
              <w:sdtContent>
                <w:commentRangeStart w:id="30"/>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commentRangeEnd w:id="30"/>
            <w:r w:rsidDel="00000000" w:rsidR="00000000" w:rsidRPr="00000000">
              <w:commentReference w:id="30"/>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009</w:t>
            </w:r>
          </w:p>
        </w:tc>
        <w:tc>
          <w:tcPr>
            <w:shd w:fill="e0e0e0" w:val="clear"/>
            <w:tcMar>
              <w:top w:w="0.0" w:type="dxa"/>
              <w:left w:w="108.0" w:type="dxa"/>
              <w:bottom w:w="0.0" w:type="dxa"/>
              <w:right w:w="108.0" w:type="dxa"/>
            </w:tcMar>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49"/>
              </w:sdtPr>
              <w:sdtContent>
                <w:ins w:author="Stig Syndergaard" w:id="45" w:date="2024-06-23T23:3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sdt>
            <w:sdtPr>
              <w:tag w:val="goog_rdk_352"/>
            </w:sdtPr>
            <w:sdtContent>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46" w:date="2024-06-23T23:38:00Z"/>
                    <w:rFonts w:ascii="Arial" w:cs="Arial" w:eastAsia="Arial" w:hAnsi="Arial"/>
                    <w:b w:val="0"/>
                    <w:i w:val="0"/>
                    <w:smallCaps w:val="0"/>
                    <w:strike w:val="0"/>
                    <w:color w:val="000000"/>
                    <w:sz w:val="16"/>
                    <w:szCs w:val="16"/>
                    <w:u w:val="none"/>
                    <w:shd w:fill="auto" w:val="clear"/>
                    <w:vertAlign w:val="baseline"/>
                  </w:rPr>
                </w:pPr>
                <w:sdt>
                  <w:sdtPr>
                    <w:tag w:val="goog_rdk_351"/>
                  </w:sdtPr>
                  <w:sdtContent>
                    <w:ins w:author="Stig Syndergaard" w:id="46" w:date="2024-06-23T23:3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(-10 000)</w:t>
                      </w:r>
                    </w:ins>
                  </w:sdtContent>
                </w:sdt>
              </w:p>
            </w:sdtContent>
          </w:sdt>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-1 000</w:t>
            </w:r>
          </w:p>
        </w:tc>
        <w:tc>
          <w:tcPr>
            <w:shd w:fill="e0e0e0" w:val="clear"/>
            <w:tcMar>
              <w:top w:w="0.0" w:type="dxa"/>
              <w:left w:w="108.0" w:type="dxa"/>
              <w:bottom w:w="0.0" w:type="dxa"/>
              <w:right w:w="108.0" w:type="dxa"/>
            </w:tcMar>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54"/>
              </w:sdtPr>
              <w:sdtContent>
                <w:ins w:author="Stig Syndergaard" w:id="47" w:date="2024-06-23T23:3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(21)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gpm</w:t>
            </w:r>
          </w:p>
        </w:tc>
        <w:tc>
          <w:tcPr>
            <w:shd w:fill="e0e0e0" w:val="clear"/>
            <w:tcMar>
              <w:top w:w="0.0" w:type="dxa"/>
              <w:left w:w="108.0" w:type="dxa"/>
              <w:bottom w:w="0.0" w:type="dxa"/>
              <w:right w:w="108.0" w:type="dxa"/>
            </w:tcMar>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Geopot. altitude, -1km to 100km</w:t>
            </w:r>
            <w:sdt>
              <w:sdtPr>
                <w:tag w:val="goog_rdk_355"/>
              </w:sdtPr>
              <w:sdtContent>
                <w:ins w:author="Stig Syndergaard" w:id="48" w:date="2024-06-23T23:54: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to 10cm</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wrt EGM-96 geoid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N1+4</w:t>
            </w:r>
          </w:p>
        </w:tc>
        <w:tc>
          <w:tcPr>
            <w:shd w:fill="e0e0e0" w:val="clear"/>
            <w:tcMar>
              <w:top w:w="0.0" w:type="dxa"/>
              <w:left w:w="108.0" w:type="dxa"/>
              <w:bottom w:w="0.0" w:type="dxa"/>
              <w:right w:w="108.0" w:type="dxa"/>
            </w:tcMar>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Atmospheric refractivity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0 15 036</w:t>
            </w:r>
          </w:p>
        </w:tc>
        <w:tc>
          <w:tcPr>
            <w:shd w:fill="e0e0e0" w:val="clear"/>
            <w:tcMar>
              <w:top w:w="0.0" w:type="dxa"/>
              <w:left w:w="108.0" w:type="dxa"/>
              <w:bottom w:w="0.0" w:type="dxa"/>
              <w:right w:w="108.0" w:type="dxa"/>
            </w:tcMar>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57"/>
              </w:sdtPr>
              <w:sdtContent>
                <w:ins w:author="Stig Syndergaard" w:id="49" w:date="2024-06-23T23:4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shd w:fill="e0e0e0" w:val="clear"/>
            <w:tcMar>
              <w:top w:w="0.0" w:type="dxa"/>
              <w:left w:w="108.0" w:type="dxa"/>
              <w:bottom w:w="0.0" w:type="dxa"/>
              <w:right w:w="108.0" w:type="dxa"/>
            </w:tcMar>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59"/>
              </w:sdtPr>
              <w:sdtContent>
                <w:ins w:author="Stig Syndergaard" w:id="50" w:date="2024-06-23T23:3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19</w:t>
            </w:r>
          </w:p>
        </w:tc>
        <w:tc>
          <w:tcPr>
            <w:shd w:fill="e0e0e0" w:val="clear"/>
            <w:tcMar>
              <w:top w:w="0.0" w:type="dxa"/>
              <w:left w:w="108.0" w:type="dxa"/>
              <w:bottom w:w="0.0" w:type="dxa"/>
              <w:right w:w="108.0" w:type="dxa"/>
            </w:tcMar>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N-units</w:t>
            </w:r>
          </w:p>
        </w:tc>
        <w:tc>
          <w:tcPr>
            <w:shd w:fill="e0e0e0" w:val="clear"/>
            <w:tcMar>
              <w:top w:w="0.0" w:type="dxa"/>
              <w:left w:w="108.0" w:type="dxa"/>
              <w:bottom w:w="0.0" w:type="dxa"/>
              <w:right w:w="108.0" w:type="dxa"/>
            </w:tcMar>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500, 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w:t>
            </w:r>
            <w:sdt>
              <w:sdtPr>
                <w:tag w:val="goog_rdk_360"/>
              </w:sdtPr>
              <w:sdtContent>
                <w:ins w:author="Stig Syndergaard" w:id="51" w:date="2024-06-23T23:55:00Z">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4</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N-units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N1+5</w:t>
            </w:r>
          </w:p>
        </w:tc>
        <w:tc>
          <w:tcPr>
            <w:shd w:fill="e0e0e0" w:val="clear"/>
            <w:tcMar>
              <w:top w:w="0.0" w:type="dxa"/>
              <w:left w:w="108.0" w:type="dxa"/>
              <w:bottom w:w="0.0" w:type="dxa"/>
              <w:right w:w="108.0" w:type="dxa"/>
            </w:tcMar>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Estimated error in atmospheric refractivity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New</w:t>
            </w:r>
          </w:p>
        </w:tc>
        <w:tc>
          <w:tcPr>
            <w:shd w:fill="e0e0e0" w:val="clear"/>
            <w:tcMar>
              <w:top w:w="0.0" w:type="dxa"/>
              <w:left w:w="108.0" w:type="dxa"/>
              <w:bottom w:w="0.0" w:type="dxa"/>
              <w:right w:w="108.0" w:type="dxa"/>
            </w:tcMa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62"/>
              </w:sdtPr>
              <w:sdtContent>
                <w:ins w:author="Stig Syndergaard" w:id="52" w:date="2024-06-23T23:4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shd w:fill="e0e0e0" w:val="clear"/>
            <w:tcMar>
              <w:top w:w="0.0" w:type="dxa"/>
              <w:left w:w="108.0" w:type="dxa"/>
              <w:bottom w:w="0.0" w:type="dxa"/>
              <w:right w:w="108.0" w:type="dxa"/>
            </w:tcMar>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64"/>
              </w:sdtPr>
              <w:sdtContent>
                <w:ins w:author="Stig Syndergaard" w:id="53" w:date="2024-06-23T23:4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N-units</w:t>
            </w:r>
          </w:p>
        </w:tc>
        <w:tc>
          <w:tcPr>
            <w:shd w:fill="e0e0e0" w:val="clear"/>
            <w:tcMar>
              <w:top w:w="0.0" w:type="dxa"/>
              <w:left w:w="108.0" w:type="dxa"/>
              <w:bottom w:w="0.0" w:type="dxa"/>
              <w:right w:w="108.0" w:type="dxa"/>
            </w:tcMar>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65, 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w:t>
            </w:r>
            <w:sdt>
              <w:sdtPr>
                <w:tag w:val="goog_rdk_365"/>
              </w:sdtPr>
              <w:sdtContent>
                <w:ins w:author="Stig Syndergaard" w:id="54" w:date="2024-06-23T23:55:00Z">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4</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N-units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N1+6</w:t>
            </w:r>
          </w:p>
        </w:tc>
        <w:tc>
          <w:tcPr>
            <w:shd w:fill="f3f3f3" w:val="clear"/>
            <w:tcMar>
              <w:top w:w="0.0" w:type="dxa"/>
              <w:left w:w="108.0" w:type="dxa"/>
              <w:bottom w:w="0.0" w:type="dxa"/>
              <w:right w:w="108.0" w:type="dxa"/>
            </w:tcMar>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Dry temperature</w:t>
            </w:r>
          </w:p>
        </w:tc>
        <w:tc>
          <w:tcPr>
            <w:shd w:fill="f3f3f3" w:val="clear"/>
            <w:tcMar>
              <w:top w:w="0.0" w:type="dxa"/>
              <w:left w:w="108.0" w:type="dxa"/>
              <w:bottom w:w="0.0" w:type="dxa"/>
              <w:right w:w="108.0" w:type="dxa"/>
            </w:tcMa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New</w:t>
            </w:r>
          </w:p>
        </w:tc>
        <w:tc>
          <w:tcPr>
            <w:shd w:fill="f3f3f3" w:val="clear"/>
            <w:tcMar>
              <w:top w:w="0.0" w:type="dxa"/>
              <w:left w:w="108.0" w:type="dxa"/>
              <w:bottom w:w="0.0" w:type="dxa"/>
              <w:right w:w="108.0" w:type="dxa"/>
            </w:tcMa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67"/>
              </w:sdtPr>
              <w:sdtContent>
                <w:ins w:author="Stig Syndergaard" w:id="55" w:date="2024-06-23T23:4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369"/>
              </w:sdtPr>
              <w:sdtContent>
                <w:ins w:author="Stig Syndergaard" w:id="56" w:date="2024-06-23T23:4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   </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150 – 350K, to 0.</w:t>
            </w:r>
            <w:sdt>
              <w:sdtPr>
                <w:tag w:val="goog_rdk_370"/>
              </w:sdtPr>
              <w:sdtContent>
                <w:ins w:author="Stig Syndergaard" w:id="57" w:date="2024-06-23T23:55: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K</w:t>
            </w:r>
          </w:p>
        </w:tc>
      </w:tr>
      <w:sdt>
        <w:sdtPr>
          <w:tag w:val="goog_rdk_372"/>
        </w:sdtPr>
        <w:sdtContent>
          <w:tr>
            <w:trPr>
              <w:cantSplit w:val="1"/>
              <w:tblHeader w:val="0"/>
              <w:ins w:author="Stig Syndergaard" w:id="58" w:date="2024-06-23T23:43:00Z"/>
            </w:trPr>
            <w:tc>
              <w:tcPr>
                <w:shd w:fill="f3f3f3" w:val="clear"/>
                <w:tcMar>
                  <w:top w:w="0.0" w:type="dxa"/>
                  <w:left w:w="108.0" w:type="dxa"/>
                  <w:bottom w:w="0.0" w:type="dxa"/>
                  <w:right w:w="108.0" w:type="dxa"/>
                </w:tcMar>
              </w:tcPr>
              <w:sdt>
                <w:sdtPr>
                  <w:tag w:val="goog_rdk_374"/>
                </w:sdtPr>
                <w:sdtContent>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58" w:date="2024-06-23T23:43:00Z"/>
                        <w:rFonts w:ascii="Arial" w:cs="Arial" w:eastAsia="Arial" w:hAnsi="Arial"/>
                        <w:b w:val="0"/>
                        <w:i w:val="0"/>
                        <w:smallCaps w:val="0"/>
                        <w:strike w:val="0"/>
                        <w:color w:val="000000"/>
                        <w:sz w:val="16"/>
                        <w:szCs w:val="16"/>
                        <w:u w:val="none"/>
                        <w:shd w:fill="auto" w:val="clear"/>
                        <w:vertAlign w:val="baseline"/>
                      </w:rPr>
                    </w:pPr>
                    <w:sdt>
                      <w:sdtPr>
                        <w:tag w:val="goog_rdk_373"/>
                      </w:sdtPr>
                      <w:sdtContent>
                        <w:ins w:author="Stig Syndergaard" w:id="58" w:date="2024-06-23T23:4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76"/>
                </w:sdtPr>
                <w:sdtContent>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58" w:date="2024-06-23T23:43:00Z"/>
                        <w:rFonts w:ascii="Arial" w:cs="Arial" w:eastAsia="Arial" w:hAnsi="Arial"/>
                        <w:b w:val="0"/>
                        <w:i w:val="0"/>
                        <w:smallCaps w:val="0"/>
                        <w:strike w:val="0"/>
                        <w:color w:val="000000"/>
                        <w:sz w:val="16"/>
                        <w:szCs w:val="16"/>
                        <w:u w:val="none"/>
                        <w:shd w:fill="auto" w:val="clear"/>
                        <w:vertAlign w:val="baseline"/>
                      </w:rPr>
                    </w:pPr>
                    <w:sdt>
                      <w:sdtPr>
                        <w:tag w:val="goog_rdk_375"/>
                      </w:sdtPr>
                      <w:sdtContent>
                        <w:ins w:author="Stig Syndergaard" w:id="58" w:date="2024-06-23T23:4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scale, reference value and bit width to Table B</w:t>
                          </w:r>
                        </w:ins>
                      </w:sdtContent>
                    </w:sdt>
                  </w:p>
                </w:sdtContent>
              </w:sdt>
            </w:tc>
            <w:tc>
              <w:tcPr>
                <w:shd w:fill="f3f3f3" w:val="clear"/>
                <w:tcMar>
                  <w:top w:w="0.0" w:type="dxa"/>
                  <w:left w:w="108.0" w:type="dxa"/>
                  <w:bottom w:w="0.0" w:type="dxa"/>
                  <w:right w:w="108.0" w:type="dxa"/>
                </w:tcMar>
              </w:tcPr>
              <w:sdt>
                <w:sdtPr>
                  <w:tag w:val="goog_rdk_378"/>
                </w:sdtPr>
                <w:sdtContent>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58" w:date="2024-06-23T23:43:00Z"/>
                        <w:rFonts w:ascii="Arial" w:cs="Arial" w:eastAsia="Arial" w:hAnsi="Arial"/>
                        <w:b w:val="1"/>
                        <w:i w:val="0"/>
                        <w:smallCaps w:val="0"/>
                        <w:strike w:val="0"/>
                        <w:color w:val="000000"/>
                        <w:sz w:val="16"/>
                        <w:szCs w:val="16"/>
                        <w:u w:val="none"/>
                        <w:shd w:fill="auto" w:val="clear"/>
                        <w:vertAlign w:val="baseline"/>
                      </w:rPr>
                    </w:pPr>
                    <w:sdt>
                      <w:sdtPr>
                        <w:tag w:val="goog_rdk_377"/>
                      </w:sdtPr>
                      <w:sdtContent>
                        <w:ins w:author="Stig Syndergaard" w:id="58" w:date="2024-06-23T23:4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2 07 000</w:t>
                          </w:r>
                        </w:ins>
                      </w:sdtContent>
                    </w:sdt>
                  </w:p>
                </w:sdtContent>
              </w:sdt>
            </w:tc>
            <w:tc>
              <w:tcPr>
                <w:shd w:fill="f3f3f3" w:val="clear"/>
                <w:tcMar>
                  <w:top w:w="0.0" w:type="dxa"/>
                  <w:left w:w="108.0" w:type="dxa"/>
                  <w:bottom w:w="0.0" w:type="dxa"/>
                  <w:right w:w="108.0" w:type="dxa"/>
                </w:tcMar>
              </w:tcPr>
              <w:sdt>
                <w:sdtPr>
                  <w:tag w:val="goog_rdk_380"/>
                </w:sdtPr>
                <w:sdtContent>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58" w:date="2024-06-23T23:43:00Z"/>
                        <w:rFonts w:ascii="Arial" w:cs="Arial" w:eastAsia="Arial" w:hAnsi="Arial"/>
                        <w:b w:val="0"/>
                        <w:i w:val="0"/>
                        <w:smallCaps w:val="0"/>
                        <w:strike w:val="0"/>
                        <w:color w:val="000000"/>
                        <w:sz w:val="16"/>
                        <w:szCs w:val="16"/>
                        <w:u w:val="none"/>
                        <w:shd w:fill="auto" w:val="clear"/>
                        <w:vertAlign w:val="baseline"/>
                      </w:rPr>
                    </w:pPr>
                    <w:sdt>
                      <w:sdtPr>
                        <w:tag w:val="goog_rdk_379"/>
                      </w:sdtPr>
                      <w:sdtContent>
                        <w:ins w:author="Stig Syndergaard" w:id="58" w:date="2024-06-23T23:4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82"/>
                </w:sdtPr>
                <w:sdtContent>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58" w:date="2024-06-23T23:43:00Z"/>
                        <w:rFonts w:ascii="Arial" w:cs="Arial" w:eastAsia="Arial" w:hAnsi="Arial"/>
                        <w:b w:val="0"/>
                        <w:i w:val="0"/>
                        <w:smallCaps w:val="0"/>
                        <w:strike w:val="0"/>
                        <w:color w:val="000000"/>
                        <w:sz w:val="16"/>
                        <w:szCs w:val="16"/>
                        <w:u w:val="none"/>
                        <w:shd w:fill="auto" w:val="clear"/>
                        <w:vertAlign w:val="baseline"/>
                      </w:rPr>
                    </w:pPr>
                    <w:sdt>
                      <w:sdtPr>
                        <w:tag w:val="goog_rdk_381"/>
                      </w:sdtPr>
                      <w:sdtContent>
                        <w:ins w:author="Stig Syndergaard" w:id="58" w:date="2024-06-23T23:4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84"/>
                </w:sdtPr>
                <w:sdtContent>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58" w:date="2024-06-23T23:43:00Z"/>
                        <w:rFonts w:ascii="Arial" w:cs="Arial" w:eastAsia="Arial" w:hAnsi="Arial"/>
                        <w:b w:val="0"/>
                        <w:i w:val="0"/>
                        <w:smallCaps w:val="0"/>
                        <w:strike w:val="0"/>
                        <w:color w:val="000000"/>
                        <w:sz w:val="16"/>
                        <w:szCs w:val="16"/>
                        <w:u w:val="none"/>
                        <w:shd w:fill="auto" w:val="clear"/>
                        <w:vertAlign w:val="baseline"/>
                      </w:rPr>
                    </w:pPr>
                    <w:sdt>
                      <w:sdtPr>
                        <w:tag w:val="goog_rdk_383"/>
                      </w:sdtPr>
                      <w:sdtContent>
                        <w:ins w:author="Stig Syndergaard" w:id="58" w:date="2024-06-23T23:4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86"/>
                </w:sdtPr>
                <w:sdtContent>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58" w:date="2024-06-23T23:43:00Z"/>
                        <w:rFonts w:ascii="Arial" w:cs="Arial" w:eastAsia="Arial" w:hAnsi="Arial"/>
                        <w:b w:val="0"/>
                        <w:i w:val="0"/>
                        <w:smallCaps w:val="0"/>
                        <w:strike w:val="0"/>
                        <w:color w:val="000000"/>
                        <w:sz w:val="16"/>
                        <w:szCs w:val="16"/>
                        <w:u w:val="none"/>
                        <w:shd w:fill="auto" w:val="clear"/>
                        <w:vertAlign w:val="baseline"/>
                      </w:rPr>
                    </w:pPr>
                    <w:sdt>
                      <w:sdtPr>
                        <w:tag w:val="goog_rdk_385"/>
                      </w:sdtPr>
                      <w:sdtContent>
                        <w:ins w:author="Stig Syndergaard" w:id="58" w:date="2024-06-23T23:4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388"/>
                </w:sdtPr>
                <w:sdtContent>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58" w:date="2024-06-23T23:43:00Z"/>
                        <w:rFonts w:ascii="Arial" w:cs="Arial" w:eastAsia="Arial" w:hAnsi="Arial"/>
                        <w:b w:val="0"/>
                        <w:i w:val="0"/>
                        <w:smallCaps w:val="0"/>
                        <w:strike w:val="0"/>
                        <w:color w:val="000000"/>
                        <w:sz w:val="16"/>
                        <w:szCs w:val="16"/>
                        <w:u w:val="none"/>
                        <w:shd w:fill="auto" w:val="clear"/>
                        <w:vertAlign w:val="baseline"/>
                      </w:rPr>
                    </w:pPr>
                    <w:sdt>
                      <w:sdtPr>
                        <w:tag w:val="goog_rdk_387"/>
                      </w:sdtPr>
                      <w:sdtContent>
                        <w:ins w:author="Stig Syndergaard" w:id="58" w:date="2024-06-23T23:43:00Z">
                          <w:r w:rsidDel="00000000" w:rsidR="00000000" w:rsidRPr="00000000">
                            <w:rPr>
                              <w:rtl w:val="0"/>
                            </w:rPr>
                          </w:r>
                        </w:ins>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N1+7</w:t>
            </w:r>
          </w:p>
        </w:tc>
        <w:tc>
          <w:tcPr>
            <w:shd w:fill="e0e0e0" w:val="clear"/>
            <w:tcMar>
              <w:top w:w="0.0" w:type="dxa"/>
              <w:left w:w="108.0" w:type="dxa"/>
              <w:bottom w:w="0.0" w:type="dxa"/>
              <w:right w:w="108.0" w:type="dxa"/>
            </w:tcMa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1 04 000</w:t>
            </w:r>
          </w:p>
        </w:tc>
        <w:tc>
          <w:tcPr>
            <w:shd w:fill="e0e0e0" w:val="clear"/>
            <w:tcMar>
              <w:top w:w="0.0" w:type="dxa"/>
              <w:left w:w="108.0" w:type="dxa"/>
              <w:bottom w:w="0.0" w:type="dxa"/>
              <w:right w:w="108.0" w:type="dxa"/>
            </w:tcMar>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4 descriptors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N1+8</w:t>
            </w:r>
          </w:p>
        </w:tc>
        <w:tc>
          <w:tcPr>
            <w:shd w:fill="f3f3f3" w:val="clear"/>
            <w:tcMar>
              <w:top w:w="0.0" w:type="dxa"/>
              <w:left w:w="108.0" w:type="dxa"/>
              <w:bottom w:w="0.0" w:type="dxa"/>
              <w:right w:w="108.0" w:type="dxa"/>
            </w:tcMar>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f3f3f3" w:val="clear"/>
            <w:tcMar>
              <w:top w:w="0.0" w:type="dxa"/>
              <w:left w:w="108.0" w:type="dxa"/>
              <w:bottom w:w="0.0" w:type="dxa"/>
              <w:right w:w="108.0" w:type="dxa"/>
            </w:tcMar>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0 31 001</w:t>
            </w:r>
          </w:p>
        </w:tc>
        <w:tc>
          <w:tcPr>
            <w:shd w:fill="f3f3f3" w:val="clear"/>
            <w:tcMar>
              <w:top w:w="0.0" w:type="dxa"/>
              <w:left w:w="108.0" w:type="dxa"/>
              <w:bottom w:w="0.0" w:type="dxa"/>
              <w:right w:w="108.0" w:type="dxa"/>
            </w:tcMar>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diagnostic entries,</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n4</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N1+9</w:t>
            </w:r>
          </w:p>
        </w:tc>
        <w:tc>
          <w:tcPr>
            <w:shd w:fill="e0e0e0" w:val="clear"/>
            <w:tcMar>
              <w:top w:w="0.0" w:type="dxa"/>
              <w:left w:w="108.0" w:type="dxa"/>
              <w:bottom w:w="0.0" w:type="dxa"/>
              <w:right w:w="108.0" w:type="dxa"/>
            </w:tcMar>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Diagnostic type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See Table 9</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N1+10</w:t>
            </w:r>
          </w:p>
        </w:tc>
        <w:tc>
          <w:tcPr>
            <w:shd w:fill="f3f3f3" w:val="clear"/>
            <w:tcMar>
              <w:top w:w="0.0" w:type="dxa"/>
              <w:left w:w="108.0" w:type="dxa"/>
              <w:bottom w:w="0.0" w:type="dxa"/>
              <w:right w:w="108.0" w:type="dxa"/>
            </w:tcMar>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Decimal scale of following significands</w:t>
            </w:r>
          </w:p>
        </w:tc>
        <w:tc>
          <w:tcPr>
            <w:shd w:fill="f3f3f3" w:val="clear"/>
            <w:tcMar>
              <w:top w:w="0.0" w:type="dxa"/>
              <w:left w:w="108.0" w:type="dxa"/>
              <w:bottom w:w="0.0" w:type="dxa"/>
              <w:right w:w="108.0" w:type="dxa"/>
            </w:tcMar>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0 08 090</w:t>
            </w:r>
          </w:p>
        </w:tc>
        <w:tc>
          <w:tcPr>
            <w:shd w:fill="f3f3f3" w:val="clear"/>
            <w:tcMar>
              <w:top w:w="0.0" w:type="dxa"/>
              <w:left w:w="108.0" w:type="dxa"/>
              <w:bottom w:w="0.0" w:type="dxa"/>
              <w:right w:w="108.0" w:type="dxa"/>
            </w:tcMar>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-127</w:t>
            </w:r>
          </w:p>
        </w:tc>
        <w:tc>
          <w:tcPr>
            <w:shd w:fill="f3f3f3" w:val="clear"/>
            <w:tcMar>
              <w:top w:w="0.0" w:type="dxa"/>
              <w:left w:w="108.0" w:type="dxa"/>
              <w:bottom w:w="0.0" w:type="dxa"/>
              <w:right w:w="108.0" w:type="dxa"/>
            </w:tcMar>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Decimal scale (see next descriptor)</w:t>
            </w:r>
            <w:r w:rsidDel="00000000" w:rsidR="00000000" w:rsidRPr="00000000">
              <w:rPr>
                <w:rtl w:val="0"/>
              </w:rPr>
            </w:r>
          </w:p>
        </w:tc>
      </w:tr>
      <w:tr>
        <w:trPr>
          <w:cantSplit w:val="1"/>
          <w:trHeight w:val="12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N1+11</w:t>
            </w:r>
          </w:p>
        </w:tc>
        <w:tc>
          <w:tcPr>
            <w:shd w:fill="e0e0e0" w:val="clear"/>
            <w:tcMar>
              <w:top w:w="0.0" w:type="dxa"/>
              <w:left w:w="108.0" w:type="dxa"/>
              <w:bottom w:w="0.0" w:type="dxa"/>
              <w:right w:w="108.0" w:type="dxa"/>
            </w:tcMar>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Scaled diagnostic</w:t>
            </w:r>
          </w:p>
        </w:tc>
        <w:tc>
          <w:tcPr>
            <w:shd w:fill="e0e0e0" w:val="clear"/>
            <w:tcMar>
              <w:top w:w="0.0" w:type="dxa"/>
              <w:left w:w="108.0" w:type="dxa"/>
              <w:bottom w:w="0.0" w:type="dxa"/>
              <w:right w:w="108.0" w:type="dxa"/>
            </w:tcMar>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 </w:t>
            </w:r>
          </w:p>
        </w:tc>
        <w:tc>
          <w:tcPr>
            <w:shd w:fill="e0e0e0" w:val="clear"/>
            <w:tcMar>
              <w:top w:w="0.0" w:type="dxa"/>
              <w:left w:w="108.0" w:type="dxa"/>
              <w:bottom w:w="0.0" w:type="dxa"/>
              <w:right w:w="108.0" w:type="dxa"/>
            </w:tcMar>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-131 071</w:t>
            </w:r>
          </w:p>
        </w:tc>
        <w:tc>
          <w:tcPr>
            <w:shd w:fill="e0e0e0" w:val="clear"/>
            <w:tcMar>
              <w:top w:w="0.0" w:type="dxa"/>
              <w:left w:w="108.0" w:type="dxa"/>
              <w:bottom w:w="0.0" w:type="dxa"/>
              <w:right w:w="108.0" w:type="dxa"/>
            </w:tcMar>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Scaled value (actual value = scaled value x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decimal scale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N1+12</w:t>
            </w:r>
          </w:p>
        </w:tc>
        <w:tc>
          <w:tcPr>
            <w:shd w:fill="f3f3f3" w:val="clear"/>
            <w:tcMar>
              <w:top w:w="0.0" w:type="dxa"/>
              <w:left w:w="108.0" w:type="dxa"/>
              <w:bottom w:w="0.0" w:type="dxa"/>
              <w:right w:w="108.0" w:type="dxa"/>
            </w:tcMar>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Decimal scale of following significands</w:t>
            </w:r>
          </w:p>
        </w:tc>
        <w:tc>
          <w:tcPr>
            <w:shd w:fill="f3f3f3" w:val="clear"/>
            <w:tcMar>
              <w:top w:w="0.0" w:type="dxa"/>
              <w:left w:w="108.0" w:type="dxa"/>
              <w:bottom w:w="0.0" w:type="dxa"/>
              <w:right w:w="108.0" w:type="dxa"/>
            </w:tcMar>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0 08 090</w:t>
            </w:r>
          </w:p>
        </w:tc>
        <w:tc>
          <w:tcPr>
            <w:shd w:fill="f3f3f3" w:val="clear"/>
            <w:tcMar>
              <w:top w:w="0.0" w:type="dxa"/>
              <w:left w:w="108.0" w:type="dxa"/>
              <w:bottom w:w="0.0" w:type="dxa"/>
              <w:right w:w="108.0" w:type="dxa"/>
            </w:tcMar>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-127</w:t>
            </w:r>
          </w:p>
        </w:tc>
        <w:tc>
          <w:tcPr>
            <w:shd w:fill="f3f3f3" w:val="clear"/>
            <w:tcMar>
              <w:top w:w="0.0" w:type="dxa"/>
              <w:left w:w="108.0" w:type="dxa"/>
              <w:bottom w:w="0.0" w:type="dxa"/>
              <w:right w:w="108.0" w:type="dxa"/>
            </w:tcMar>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Missing = off</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N4</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N4 = N1+8+4.n4 elements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N5</w:t>
            </w:r>
          </w:p>
        </w:tc>
        <w:tc>
          <w:tcPr>
            <w:shd w:fill="f3f3f3" w:val="clear"/>
            <w:tcMar>
              <w:top w:w="0.0" w:type="dxa"/>
              <w:left w:w="108.0" w:type="dxa"/>
              <w:bottom w:w="0.0" w:type="dxa"/>
              <w:right w:w="108.0" w:type="dxa"/>
            </w:tcMar>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N5 = N1+1+(7+4.n4).n5 elements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89"/>
              </w:sdtPr>
              <w:sdtContent>
                <w:commentRangeStart w:id="31"/>
              </w:sdtContent>
            </w:sdt>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'Level2b' d</w:t>
            </w:r>
            <w:r w:rsidDel="00000000" w:rsidR="00000000" w:rsidRPr="00000000">
              <w:rPr>
                <w:rFonts w:ascii="Arial" w:cs="Arial" w:eastAsia="Arial" w:hAnsi="Arial"/>
                <w:b w:val="1"/>
                <w:i w:val="1"/>
                <w:smallCaps w:val="0"/>
                <w:strike w:val="0"/>
                <w:color w:val="000000"/>
                <w:sz w:val="16"/>
                <w:szCs w:val="16"/>
                <w:u w:val="none"/>
                <w:shd w:fill="ccffcc" w:val="clear"/>
                <w:vertAlign w:val="baseline"/>
                <w:rtl w:val="0"/>
              </w:rPr>
              <w:t xml:space="preserve">a</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ta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Notes 3–5 &amp; 12)</w:t>
            </w:r>
            <w:commentRangeEnd w:id="31"/>
            <w:r w:rsidDel="00000000" w:rsidR="00000000" w:rsidRPr="00000000">
              <w:commentReference w:id="31"/>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1 16 000</w:t>
            </w:r>
          </w:p>
        </w:tc>
        <w:tc>
          <w:tcPr>
            <w:shd w:fill="f3f3f3" w:val="clear"/>
            <w:tcMar>
              <w:top w:w="0.0" w:type="dxa"/>
              <w:left w:w="108.0" w:type="dxa"/>
              <w:bottom w:w="0.0" w:type="dxa"/>
              <w:right w:w="108.0" w:type="dxa"/>
            </w:tcMar>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16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N2+1</w:t>
            </w:r>
          </w:p>
        </w:tc>
        <w:tc>
          <w:tcPr>
            <w:shd w:fill="e0e0e0" w:val="clear"/>
            <w:tcMar>
              <w:top w:w="0.0" w:type="dxa"/>
              <w:left w:w="108.0" w:type="dxa"/>
              <w:bottom w:w="0.0" w:type="dxa"/>
              <w:right w:w="108.0" w:type="dxa"/>
            </w:tcMar>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Step 2b samples,</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n3</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N2+2</w:t>
            </w:r>
          </w:p>
        </w:tc>
        <w:tc>
          <w:tcPr>
            <w:shd w:fill="f3f3f3" w:val="clear"/>
            <w:tcMar>
              <w:top w:w="0.0" w:type="dxa"/>
              <w:left w:w="108.0" w:type="dxa"/>
              <w:bottom w:w="0.0" w:type="dxa"/>
              <w:right w:w="108.0" w:type="dxa"/>
            </w:tcMar>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Geopotential height</w:t>
            </w:r>
          </w:p>
        </w:tc>
        <w:tc>
          <w:tcPr>
            <w:tcMar>
              <w:top w:w="0.0" w:type="dxa"/>
              <w:left w:w="108.0" w:type="dxa"/>
              <w:bottom w:w="0.0" w:type="dxa"/>
              <w:right w:w="108.0" w:type="dxa"/>
            </w:tcMar>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0 07 009</w:t>
            </w:r>
          </w:p>
        </w:tc>
        <w:tc>
          <w:tcPr>
            <w:tcMar>
              <w:top w:w="0.0" w:type="dxa"/>
              <w:left w:w="108.0" w:type="dxa"/>
              <w:bottom w:w="0.0" w:type="dxa"/>
              <w:right w:w="108.0" w:type="dxa"/>
            </w:tcMar>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-1 000</w:t>
            </w:r>
          </w:p>
        </w:tc>
        <w:tc>
          <w:tcPr>
            <w:tcMar>
              <w:top w:w="0.0" w:type="dxa"/>
              <w:left w:w="108.0" w:type="dxa"/>
              <w:bottom w:w="0.0" w:type="dxa"/>
              <w:right w:w="108.0" w:type="dxa"/>
            </w:tcMar>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tcMar>
              <w:top w:w="0.0" w:type="dxa"/>
              <w:left w:w="108.0" w:type="dxa"/>
              <w:bottom w:w="0.0" w:type="dxa"/>
              <w:right w:w="108.0" w:type="dxa"/>
            </w:tcMar>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gpm</w:t>
            </w:r>
          </w:p>
        </w:tc>
        <w:tc>
          <w:tcPr>
            <w:tcMar>
              <w:top w:w="0.0" w:type="dxa"/>
              <w:left w:w="108.0" w:type="dxa"/>
              <w:bottom w:w="0.0" w:type="dxa"/>
              <w:right w:w="108.0" w:type="dxa"/>
            </w:tcMar>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Geopot. altitude, -1km to 100km, wrt EGM-96 geoid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N2+3</w:t>
            </w:r>
          </w:p>
        </w:tc>
        <w:tc>
          <w:tcPr>
            <w:shd w:fill="e0e0e0" w:val="clear"/>
            <w:tcMar>
              <w:top w:w="0.0" w:type="dxa"/>
              <w:left w:w="108.0" w:type="dxa"/>
              <w:bottom w:w="0.0" w:type="dxa"/>
              <w:right w:w="108.0" w:type="dxa"/>
            </w:tcMa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Pressure</w:t>
            </w:r>
          </w:p>
        </w:tc>
        <w:tc>
          <w:tcPr>
            <w:shd w:fill="e0e0e0" w:val="clear"/>
            <w:tcMar>
              <w:top w:w="0.0" w:type="dxa"/>
              <w:left w:w="108.0" w:type="dxa"/>
              <w:bottom w:w="0.0" w:type="dxa"/>
              <w:right w:w="108.0" w:type="dxa"/>
            </w:tcMar>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0 10 004</w:t>
            </w:r>
          </w:p>
        </w:tc>
        <w:tc>
          <w:tcPr>
            <w:shd w:fill="e0e0e0" w:val="clear"/>
            <w:tcMar>
              <w:top w:w="0.0" w:type="dxa"/>
              <w:left w:w="108.0" w:type="dxa"/>
              <w:bottom w:w="0.0" w:type="dxa"/>
              <w:right w:w="108.0" w:type="dxa"/>
            </w:tcMar>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w:t>
            </w:r>
          </w:p>
        </w:tc>
        <w:tc>
          <w:tcPr>
            <w:shd w:fill="e0e0e0" w:val="clear"/>
            <w:tcMar>
              <w:top w:w="0.0" w:type="dxa"/>
              <w:left w:w="108.0" w:type="dxa"/>
              <w:bottom w:w="0.0" w:type="dxa"/>
              <w:right w:w="108.0" w:type="dxa"/>
            </w:tcMar>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0.1 – 1100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N2+4</w:t>
            </w:r>
          </w:p>
        </w:tc>
        <w:tc>
          <w:tcPr>
            <w:shd w:fill="f3f3f3" w:val="clear"/>
            <w:tcMar>
              <w:top w:w="0.0" w:type="dxa"/>
              <w:left w:w="108.0" w:type="dxa"/>
              <w:bottom w:w="0.0" w:type="dxa"/>
              <w:right w:w="108.0" w:type="dxa"/>
            </w:tcMar>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Temperature</w:t>
            </w:r>
          </w:p>
        </w:tc>
        <w:tc>
          <w:tcPr>
            <w:shd w:fill="f3f3f3" w:val="clear"/>
            <w:tcMar>
              <w:top w:w="0.0" w:type="dxa"/>
              <w:left w:w="108.0" w:type="dxa"/>
              <w:bottom w:w="0.0" w:type="dxa"/>
              <w:right w:w="108.0" w:type="dxa"/>
            </w:tcMar>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0 12 001</w:t>
            </w:r>
          </w:p>
        </w:tc>
        <w:tc>
          <w:tcPr>
            <w:shd w:fill="f3f3f3" w:val="clear"/>
            <w:tcMar>
              <w:top w:w="0.0" w:type="dxa"/>
              <w:left w:w="108.0" w:type="dxa"/>
              <w:bottom w:w="0.0" w:type="dxa"/>
              <w:right w:w="108.0" w:type="dxa"/>
            </w:tcMa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150 – 350K to 0.1 K</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N2+5</w:t>
            </w:r>
          </w:p>
        </w:tc>
        <w:tc>
          <w:tcPr>
            <w:shd w:fill="e0e0e0" w:val="clear"/>
            <w:tcMar>
              <w:top w:w="0.0" w:type="dxa"/>
              <w:left w:w="108.0" w:type="dxa"/>
              <w:bottom w:w="0.0" w:type="dxa"/>
              <w:right w:w="108.0" w:type="dxa"/>
            </w:tcMar>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Specific humidity</w:t>
            </w:r>
          </w:p>
        </w:tc>
        <w:tc>
          <w:tcPr>
            <w:shd w:fill="e0e0e0" w:val="clear"/>
            <w:tcMar>
              <w:top w:w="0.0" w:type="dxa"/>
              <w:left w:w="108.0" w:type="dxa"/>
              <w:bottom w:w="0.0" w:type="dxa"/>
              <w:right w:w="108.0" w:type="dxa"/>
            </w:tcMar>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0 13 001</w:t>
            </w:r>
          </w:p>
        </w:tc>
        <w:tc>
          <w:tcPr>
            <w:shd w:fill="e0e0e0" w:val="clear"/>
            <w:tcMar>
              <w:top w:w="0.0" w:type="dxa"/>
              <w:left w:w="108.0" w:type="dxa"/>
              <w:bottom w:w="0.0" w:type="dxa"/>
              <w:right w:w="108.0" w:type="dxa"/>
            </w:tcMar>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50 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to 0.01 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N2+6</w:t>
            </w:r>
          </w:p>
        </w:tc>
        <w:tc>
          <w:tcPr>
            <w:shd w:fill="f3f3f3" w:val="clear"/>
            <w:tcMar>
              <w:top w:w="0.0" w:type="dxa"/>
              <w:left w:w="108.0" w:type="dxa"/>
              <w:bottom w:w="0.0" w:type="dxa"/>
              <w:right w:w="108.0" w:type="dxa"/>
            </w:tcMar>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Estimated error in pressure</w:t>
            </w:r>
          </w:p>
        </w:tc>
        <w:tc>
          <w:tcPr>
            <w:shd w:fill="f3f3f3" w:val="clear"/>
            <w:tcMar>
              <w:top w:w="0.0" w:type="dxa"/>
              <w:left w:w="108.0" w:type="dxa"/>
              <w:bottom w:w="0.0" w:type="dxa"/>
              <w:right w:w="108.0" w:type="dxa"/>
            </w:tcMar>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w:t>
            </w:r>
          </w:p>
        </w:tc>
        <w:tc>
          <w:tcPr>
            <w:shd w:fill="f3f3f3" w:val="clear"/>
            <w:tcMar>
              <w:top w:w="0.0" w:type="dxa"/>
              <w:left w:w="108.0" w:type="dxa"/>
              <w:bottom w:w="0.0" w:type="dxa"/>
              <w:right w:w="108.0" w:type="dxa"/>
            </w:tcMar>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0.1 – 1100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N2+7</w:t>
            </w:r>
          </w:p>
        </w:tc>
        <w:tc>
          <w:tcPr>
            <w:shd w:fill="f3f3f3" w:val="clear"/>
            <w:tcMar>
              <w:top w:w="0.0" w:type="dxa"/>
              <w:left w:w="108.0" w:type="dxa"/>
              <w:bottom w:w="0.0" w:type="dxa"/>
              <w:right w:w="108.0" w:type="dxa"/>
            </w:tcMar>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Estimated error in temperature</w:t>
            </w:r>
          </w:p>
        </w:tc>
        <w:tc>
          <w:tcPr>
            <w:shd w:fill="f3f3f3" w:val="clear"/>
            <w:tcMar>
              <w:top w:w="0.0" w:type="dxa"/>
              <w:left w:w="108.0" w:type="dxa"/>
              <w:bottom w:w="0.0" w:type="dxa"/>
              <w:right w:w="108.0" w:type="dxa"/>
            </w:tcMar>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150 – 350K to 0.1 K</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N2+8</w:t>
            </w:r>
          </w:p>
        </w:tc>
        <w:tc>
          <w:tcPr>
            <w:shd w:fill="f3f3f3" w:val="clear"/>
            <w:tcMar>
              <w:top w:w="0.0" w:type="dxa"/>
              <w:left w:w="108.0" w:type="dxa"/>
              <w:bottom w:w="0.0" w:type="dxa"/>
              <w:right w:w="108.0" w:type="dxa"/>
            </w:tcMa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Estimated error in specific humidity</w:t>
            </w:r>
          </w:p>
        </w:tc>
        <w:tc>
          <w:tcPr>
            <w:shd w:fill="f3f3f3" w:val="clear"/>
            <w:tcMar>
              <w:top w:w="0.0" w:type="dxa"/>
              <w:left w:w="108.0" w:type="dxa"/>
              <w:bottom w:w="0.0" w:type="dxa"/>
              <w:right w:w="108.0" w:type="dxa"/>
            </w:tcMar>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superscript"/>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50 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to 0.01 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N2+11</w:t>
            </w:r>
          </w:p>
        </w:tc>
        <w:tc>
          <w:tcPr>
            <w:shd w:fill="e0e0e0" w:val="clear"/>
            <w:tcMar>
              <w:top w:w="0.0" w:type="dxa"/>
              <w:left w:w="108.0" w:type="dxa"/>
              <w:bottom w:w="0.0" w:type="dxa"/>
              <w:right w:w="108.0" w:type="dxa"/>
            </w:tcMar>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w:t>
            </w:r>
          </w:p>
        </w:tc>
        <w:tc>
          <w:tcPr>
            <w:shd w:fill="f3f3f3" w:val="clear"/>
            <w:tcMar>
              <w:top w:w="0.0" w:type="dxa"/>
              <w:left w:w="108.0" w:type="dxa"/>
              <w:bottom w:w="0.0" w:type="dxa"/>
              <w:right w:w="108.0" w:type="dxa"/>
            </w:tcMar>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 = N2+1+10.n3 elements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'Level2c' data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N3+1</w:t>
            </w:r>
          </w:p>
        </w:tc>
        <w:tc>
          <w:tcPr>
            <w:shd w:fill="f3f3f3" w:val="clear"/>
            <w:tcMar>
              <w:top w:w="0.0" w:type="dxa"/>
              <w:left w:w="108.0" w:type="dxa"/>
              <w:bottom w:w="0.0" w:type="dxa"/>
              <w:right w:w="108.0" w:type="dxa"/>
            </w:tcMar>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Vertical significance</w:t>
            </w:r>
          </w:p>
        </w:tc>
        <w:tc>
          <w:tcPr>
            <w:shd w:fill="f3f3f3" w:val="clear"/>
            <w:tcMar>
              <w:top w:w="0.0" w:type="dxa"/>
              <w:left w:w="108.0" w:type="dxa"/>
              <w:bottom w:w="0.0" w:type="dxa"/>
              <w:right w:w="108.0" w:type="dxa"/>
            </w:tcMar>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0 08 003</w:t>
            </w:r>
          </w:p>
        </w:tc>
        <w:tc>
          <w:tcPr>
            <w:shd w:fill="f3f3f3" w:val="clear"/>
            <w:tcMar>
              <w:top w:w="0.0" w:type="dxa"/>
              <w:left w:w="108.0" w:type="dxa"/>
              <w:bottom w:w="0.0" w:type="dxa"/>
              <w:right w:w="108.0" w:type="dxa"/>
            </w:tcMar>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surface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N3+2</w:t>
            </w:r>
          </w:p>
        </w:tc>
        <w:tc>
          <w:tcPr>
            <w:shd w:fill="e0e0e0" w:val="clear"/>
            <w:tcMar>
              <w:top w:w="0.0" w:type="dxa"/>
              <w:left w:w="108.0" w:type="dxa"/>
              <w:bottom w:w="0.0" w:type="dxa"/>
              <w:right w:w="108.0" w:type="dxa"/>
            </w:tcMar>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Geopotential height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 surface)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0 07 009</w:t>
            </w:r>
          </w:p>
        </w:tc>
        <w:tc>
          <w:tcPr>
            <w:shd w:fill="e0e0e0" w:val="clear"/>
            <w:tcMar>
              <w:top w:w="0.0" w:type="dxa"/>
              <w:left w:w="108.0" w:type="dxa"/>
              <w:bottom w:w="0.0" w:type="dxa"/>
              <w:right w:w="108.0" w:type="dxa"/>
            </w:tcMar>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-1 000</w:t>
            </w:r>
          </w:p>
        </w:tc>
        <w:tc>
          <w:tcPr>
            <w:shd w:fill="e0e0e0" w:val="clear"/>
            <w:tcMar>
              <w:top w:w="0.0" w:type="dxa"/>
              <w:left w:w="108.0" w:type="dxa"/>
              <w:bottom w:w="0.0" w:type="dxa"/>
              <w:right w:w="108.0" w:type="dxa"/>
            </w:tcMar>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gpm</w:t>
            </w:r>
          </w:p>
        </w:tc>
        <w:tc>
          <w:tcPr>
            <w:shd w:fill="e0e0e0" w:val="clear"/>
            <w:tcMar>
              <w:top w:w="0.0" w:type="dxa"/>
              <w:left w:w="108.0" w:type="dxa"/>
              <w:bottom w:w="0.0" w:type="dxa"/>
              <w:right w:w="108.0" w:type="dxa"/>
            </w:tcMar>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Geopot. ht of surface, -1km to 10km, wrt EGM-96 geoid (MSL)</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N3+3</w:t>
            </w:r>
          </w:p>
        </w:tc>
        <w:tc>
          <w:tcPr>
            <w:shd w:fill="f3f3f3" w:val="clear"/>
            <w:tcMar>
              <w:top w:w="0.0" w:type="dxa"/>
              <w:left w:w="108.0" w:type="dxa"/>
              <w:bottom w:w="0.0" w:type="dxa"/>
              <w:right w:w="108.0" w:type="dxa"/>
            </w:tcMar>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(Surface)</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Pressure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0 10 004</w:t>
            </w:r>
          </w:p>
        </w:tc>
        <w:tc>
          <w:tcPr>
            <w:tcMar>
              <w:top w:w="0.0" w:type="dxa"/>
              <w:left w:w="108.0" w:type="dxa"/>
              <w:bottom w:w="0.0" w:type="dxa"/>
              <w:right w:w="108.0" w:type="dxa"/>
            </w:tcMar>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tcMar>
              <w:top w:w="0.0" w:type="dxa"/>
              <w:left w:w="108.0" w:type="dxa"/>
              <w:bottom w:w="0.0" w:type="dxa"/>
              <w:right w:w="108.0" w:type="dxa"/>
            </w:tcMar>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w:t>
            </w:r>
          </w:p>
        </w:tc>
        <w:tc>
          <w:tcPr>
            <w:tcMar>
              <w:top w:w="0.0" w:type="dxa"/>
              <w:left w:w="108.0" w:type="dxa"/>
              <w:bottom w:w="0.0" w:type="dxa"/>
              <w:right w:w="108.0" w:type="dxa"/>
            </w:tcMar>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250–1100 hPa to 0.1 hPa</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N3+4</w:t>
            </w:r>
          </w:p>
        </w:tc>
        <w:tc>
          <w:tcPr>
            <w:shd w:fill="e0e0e0" w:val="clear"/>
            <w:tcMar>
              <w:top w:w="0.0" w:type="dxa"/>
              <w:left w:w="108.0" w:type="dxa"/>
              <w:bottom w:w="0.0" w:type="dxa"/>
              <w:right w:w="108.0" w:type="dxa"/>
            </w:tcMar>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First order statistics</w:t>
            </w:r>
          </w:p>
        </w:tc>
        <w:tc>
          <w:tcPr>
            <w:shd w:fill="e0e0e0" w:val="clear"/>
            <w:tcMar>
              <w:top w:w="0.0" w:type="dxa"/>
              <w:left w:w="108.0" w:type="dxa"/>
              <w:bottom w:w="0.0" w:type="dxa"/>
              <w:right w:w="108.0" w:type="dxa"/>
            </w:tcMar>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0 08 023</w:t>
            </w:r>
          </w:p>
        </w:tc>
        <w:tc>
          <w:tcPr>
            <w:shd w:fill="e0e0e0" w:val="clear"/>
            <w:tcMar>
              <w:top w:w="0.0" w:type="dxa"/>
              <w:left w:w="108.0" w:type="dxa"/>
              <w:bottom w:w="0.0" w:type="dxa"/>
              <w:right w:w="108.0" w:type="dxa"/>
            </w:tcMar>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 = RMS</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bit width</w:t>
            </w:r>
          </w:p>
        </w:tc>
        <w:tc>
          <w:tcPr>
            <w:shd w:fill="f3f3f3" w:val="clear"/>
            <w:tcMar>
              <w:top w:w="0.0" w:type="dxa"/>
              <w:left w:w="108.0" w:type="dxa"/>
              <w:bottom w:w="0.0" w:type="dxa"/>
              <w:right w:w="108.0" w:type="dxa"/>
            </w:tcMar>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2 01 120</w:t>
            </w:r>
          </w:p>
        </w:tc>
        <w:tc>
          <w:tcPr>
            <w:shd w:fill="f3f3f3" w:val="clear"/>
            <w:tcMar>
              <w:top w:w="0.0" w:type="dxa"/>
              <w:left w:w="108.0" w:type="dxa"/>
              <w:bottom w:w="0.0" w:type="dxa"/>
              <w:right w:w="108.0" w:type="dxa"/>
            </w:tcMar>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Subtract 8 from bit width</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N3+5</w:t>
            </w:r>
          </w:p>
        </w:tc>
        <w:tc>
          <w:tcPr>
            <w:shd w:fill="e0e0e0" w:val="clear"/>
            <w:tcMar>
              <w:top w:w="0.0" w:type="dxa"/>
              <w:left w:w="108.0" w:type="dxa"/>
              <w:bottom w:w="0.0" w:type="dxa"/>
              <w:right w:w="108.0" w:type="dxa"/>
            </w:tcMar>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(Error in) (surface)</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pressure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0 10 004</w:t>
            </w:r>
          </w:p>
        </w:tc>
        <w:tc>
          <w:tcPr>
            <w:shd w:fill="e0e0e0" w:val="clear"/>
            <w:tcMar>
              <w:top w:w="0.0" w:type="dxa"/>
              <w:left w:w="108.0" w:type="dxa"/>
              <w:bottom w:w="0.0" w:type="dxa"/>
              <w:right w:w="108.0" w:type="dxa"/>
            </w:tcMar>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   14</w:t>
            </w:r>
          </w:p>
        </w:tc>
        <w:tc>
          <w:tcPr>
            <w:shd w:fill="e0e0e0" w:val="clear"/>
            <w:tcMar>
              <w:top w:w="0.0" w:type="dxa"/>
              <w:left w:w="108.0" w:type="dxa"/>
              <w:bottom w:w="0.0" w:type="dxa"/>
              <w:right w:w="108.0" w:type="dxa"/>
            </w:tcMa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w:t>
            </w:r>
          </w:p>
        </w:tc>
        <w:tc>
          <w:tcPr>
            <w:shd w:fill="e0e0e0" w:val="clear"/>
            <w:tcMar>
              <w:top w:w="0.0" w:type="dxa"/>
              <w:left w:w="108.0" w:type="dxa"/>
              <w:bottom w:w="0.0" w:type="dxa"/>
              <w:right w:w="108.0" w:type="dxa"/>
            </w:tcMar>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5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width to Table B</w:t>
            </w:r>
          </w:p>
        </w:tc>
        <w:tc>
          <w:tcPr>
            <w:shd w:fill="f3f3f3" w:val="clear"/>
            <w:tcMar>
              <w:top w:w="0.0" w:type="dxa"/>
              <w:left w:w="108.0" w:type="dxa"/>
              <w:bottom w:w="0.0" w:type="dxa"/>
              <w:right w:w="108.0" w:type="dxa"/>
            </w:tcMar>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2 01 000</w:t>
            </w:r>
          </w:p>
        </w:tc>
        <w:tc>
          <w:tcPr>
            <w:shd w:fill="f3f3f3" w:val="clear"/>
            <w:tcMar>
              <w:top w:w="0.0" w:type="dxa"/>
              <w:left w:w="108.0" w:type="dxa"/>
              <w:bottom w:w="0.0" w:type="dxa"/>
              <w:right w:w="108.0" w:type="dxa"/>
            </w:tcMar>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N3+6</w:t>
            </w:r>
          </w:p>
        </w:tc>
        <w:tc>
          <w:tcPr>
            <w:shd w:fill="e0e0e0" w:val="clear"/>
            <w:tcMar>
              <w:top w:w="0.0" w:type="dxa"/>
              <w:left w:w="108.0" w:type="dxa"/>
              <w:bottom w:w="0.0" w:type="dxa"/>
              <w:right w:w="108.0" w:type="dxa"/>
            </w:tcMar>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First order statistics</w:t>
            </w:r>
          </w:p>
        </w:tc>
        <w:tc>
          <w:tcPr>
            <w:shd w:fill="e0e0e0" w:val="clear"/>
            <w:tcMar>
              <w:top w:w="0.0" w:type="dxa"/>
              <w:left w:w="108.0" w:type="dxa"/>
              <w:bottom w:w="0.0" w:type="dxa"/>
              <w:right w:w="108.0" w:type="dxa"/>
            </w:tcMar>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0 08 023</w:t>
            </w:r>
          </w:p>
        </w:tc>
        <w:tc>
          <w:tcPr>
            <w:shd w:fill="e0e0e0" w:val="clear"/>
            <w:tcMar>
              <w:top w:w="0.0" w:type="dxa"/>
              <w:left w:w="108.0" w:type="dxa"/>
              <w:bottom w:w="0.0" w:type="dxa"/>
              <w:right w:w="108.0" w:type="dxa"/>
            </w:tcMar>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Missing = off</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N3+7</w:t>
            </w:r>
          </w:p>
        </w:tc>
        <w:tc>
          <w:tcPr>
            <w:shd w:fill="f3f3f3" w:val="clear"/>
            <w:tcMar>
              <w:top w:w="0.0" w:type="dxa"/>
              <w:left w:w="108.0" w:type="dxa"/>
              <w:bottom w:w="0.0" w:type="dxa"/>
              <w:right w:w="108.0" w:type="dxa"/>
            </w:tcMar>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shd w:fill="f3f3f3" w:val="clear"/>
            <w:tcMar>
              <w:top w:w="0.0" w:type="dxa"/>
              <w:left w:w="108.0" w:type="dxa"/>
              <w:bottom w:w="0.0" w:type="dxa"/>
              <w:right w:w="108.0" w:type="dxa"/>
            </w:tcMar>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shd w:fill="f3f3f3" w:val="clear"/>
            <w:tcMar>
              <w:top w:w="0.0" w:type="dxa"/>
              <w:left w:w="108.0" w:type="dxa"/>
              <w:bottom w:w="0.0" w:type="dxa"/>
              <w:right w:w="108.0" w:type="dxa"/>
            </w:tcMar>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w:t>
            </w:r>
          </w:p>
        </w:tc>
        <w:tc>
          <w:tcPr>
            <w:shd w:fill="e0e0e0" w:val="clear"/>
            <w:tcMar>
              <w:top w:w="0.0" w:type="dxa"/>
              <w:left w:w="108.0" w:type="dxa"/>
              <w:bottom w:w="0.0" w:type="dxa"/>
              <w:right w:w="108.0" w:type="dxa"/>
            </w:tcMar>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highlight w:val="yellow"/>
                <w:u w:val="none"/>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highlight w:val="yellow"/>
                <w:u w:val="none"/>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Total N = N3+7 elements</w:t>
            </w:r>
          </w:p>
        </w:tc>
      </w:tr>
      <w:tr>
        <w:trPr>
          <w:cantSplit w:val="1"/>
          <w:tblHeader w:val="0"/>
        </w:trPr>
        <w:tc>
          <w:tcPr>
            <w:gridSpan w:val="8"/>
            <w:tcMar>
              <w:top w:w="0.0" w:type="dxa"/>
              <w:left w:w="108.0" w:type="dxa"/>
              <w:bottom w:w="0.0" w:type="dxa"/>
              <w:right w:w="108.0" w:type="dxa"/>
            </w:tcMar>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Bold (blue) entries indicate new or changed elements.</w:t>
            </w:r>
            <w:r w:rsidDel="00000000" w:rsidR="00000000" w:rsidRPr="00000000">
              <w:rPr>
                <w:rtl w:val="0"/>
              </w:rPr>
            </w:r>
          </w:p>
        </w:tc>
      </w:tr>
    </w:tbl>
    <w:p w:rsidR="00000000" w:rsidDel="00000000" w:rsidP="00000000" w:rsidRDefault="00000000" w:rsidRPr="00000000" w14:paraId="000008F5">
      <w:pP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8F6">
      <w:pP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NOTES:</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parameter value ranges are given in the Comments column, these are the nominal User Requirements; the actual values allowed by the descriptor may be different. The quoted range is guaranteed to be encoded correctly. (E.g. surface pressure range is quoted as 250-1100 hPa, but the descriptor can encode any value between 0.0 and 1638.2 hPa)</w:t>
      </w: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GTS dissemination, Step 1b data would be sampled, interpolated and/or smoothed to a smaller number of profile levels (for GRAS, 247 fixed levels from near surface to 60 km)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samples; typically 200–300). There should be a minimum of one pair of impact parameter and bending angles per sample (</w:t>
      </w:r>
      <w:sdt>
        <w:sdtPr>
          <w:tag w:val="goog_rdk_390"/>
        </w:sdtPr>
        <w:sdtContent>
          <w:r w:rsidDel="00000000" w:rsidR="00000000" w:rsidRPr="00000000">
            <w:rPr>
              <w:rFonts w:ascii="Arial Unicode MS" w:cs="Arial Unicode MS" w:eastAsia="Arial Unicode MS" w:hAnsi="Arial Unicode MS"/>
              <w:b w:val="0"/>
              <w:i w:val="1"/>
              <w:smallCaps w:val="0"/>
              <w:strike w:val="0"/>
              <w:color w:val="000000"/>
              <w:sz w:val="18"/>
              <w:szCs w:val="18"/>
              <w:u w:val="none"/>
              <w:shd w:fill="auto" w:val="clear"/>
              <w:vertAlign w:val="baseline"/>
              <w:rtl w:val="0"/>
            </w:rPr>
            <w:t xml:space="preserve">n0 ≥ 1</w:t>
          </w:r>
        </w:sdtContent>
      </w:sd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representing ionosphere-corrected values (when mean frequency is set to zero); sets for GPS L1 and L2 signals may also be present, and the delayed replication mechanism could in principle be used to include sets derived from additional (future) frequencies.</w:t>
      </w: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GTS dissemination, Step 2a data would be sampled, interpolated and/or smoothed to a smaller number of profile levels (for GRAS, 247 fixed levels from near surface to 60 km)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samples; typically 100–300). Depending on the processing algorithms, Step 2a profiles may or may not be on the same height grid as Step 1b.</w:t>
      </w: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Step 2b data are sampled, interpolated and/or smoothed to a smaller number of profile levels (nominally surface to 60 km with an average spacing of 1 km)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samples; typically 50–150). For 1D-VAR retrievals, the levels would usually be those of the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 priori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background, but could be on the same height grid as the Step 2a profile.</w:t>
      </w: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profile data should be ordered in increasing altitude, whether the original occultation was ascending or descending.</w:t>
      </w: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Step 2 profile can be assumed to be vertical and at the nominal time and surface location of the given local radius of curvature co-ordinates. Alternatively, the height information can be converted to impact parameter, then Step 1b latitudes &amp; longitudes can be interpolated to the Step 2 samples to give slant profiles.</w:t>
      </w: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total number of data elements is 47 +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x(5+</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x6) +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x6 +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x10. For a nominal message containing 200 Step 1b (L1+L2+Corrected) and 150 Step 2a and 100 Step 2b profile samples, this would total 6547 elements.</w:t>
      </w: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single BUFR message contains one (uncompressed) occultation; each message is 11,338</w:t>
      </w:r>
      <w:r w:rsidDel="00000000" w:rsidR="00000000" w:rsidRPr="00000000">
        <w:rPr>
          <w:rFonts w:ascii="Arial" w:cs="Arial" w:eastAsia="Arial" w:hAnsi="Arial"/>
          <w:b w:val="1"/>
          <w:i w:val="0"/>
          <w:smallCaps w:val="0"/>
          <w:strike w:val="0"/>
          <w:color w:val="ff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bytes long for a nominal message containing 200 Step 1b (L1+L2+Corrected), 150 Step 2a and 100 Step 2b profile samples. Indicative message lengths for other combinations of samples are shown in Table 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 instruments can typically produce up to about 500 occultations (BUFR messages) per day per satellite; hence the maximum RO data volume in BUFR would be of the order of 7</w:t>
      </w:r>
      <w:r w:rsidDel="00000000" w:rsidR="00000000" w:rsidRPr="00000000">
        <w:rPr>
          <w:rFonts w:ascii="Arial" w:cs="Arial" w:eastAsia="Arial" w:hAnsi="Arial"/>
          <w:b w:val="1"/>
          <w:i w:val="0"/>
          <w:smallCaps w:val="0"/>
          <w:strike w:val="0"/>
          <w:color w:val="ff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Mbytes per day per receiver.</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components of satellite location and absolute satellite velocity are defined in an Earth-centered inertial frame at the nominal time with the following orientation:</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First component: along the line from the Earth's centre to 0° longitude at the Equator.</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 Second component: along the line from the Earth's centre to 90° east longitude at the Equator.</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(Z) Third component: along the line from the Earth's centre to the North Pole.</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See also the WMO FM 94 BUFR Table B document, class 01, footnote (6), and BUFR descriptors 0 27 031, 0 28 031 and 0 10 031.</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Step 2a geopotential height,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should relate to the geometric altitude,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w:t>
      </w:r>
      <m:oMath>
        <m:r>
          <w:rPr>
            <w:rFonts w:ascii="Cambria Math" w:cs="Cambria Math" w:eastAsia="Cambria Math" w:hAnsi="Cambria Math"/>
            <w:b w:val="0"/>
            <w:i w:val="0"/>
            <w:smallCaps w:val="0"/>
            <w:strike w:val="0"/>
            <w:color w:val="000000"/>
            <w:sz w:val="18"/>
            <w:szCs w:val="18"/>
            <w:u w:val="none"/>
            <w:shd w:fill="auto" w:val="clear"/>
            <w:vertAlign w:val="baseline"/>
          </w:rPr>
          <m:t xml:space="preserve">Z</m:t>
        </m:r>
        <m:d>
          <m:dPr>
            <m:begChr m:val="("/>
            <m:endChr m:val=")"/>
            <m:ctrlPr>
              <w:rPr>
                <w:rFonts w:ascii="Cambria Math" w:cs="Cambria Math" w:eastAsia="Cambria Math" w:hAnsi="Cambria Math"/>
                <w:b w:val="0"/>
                <w:i w:val="0"/>
                <w:smallCaps w:val="0"/>
                <w:strike w:val="0"/>
                <w:color w:val="000000"/>
                <w:sz w:val="18"/>
                <w:szCs w:val="18"/>
                <w:u w:val="none"/>
                <w:shd w:fill="auto" w:val="clear"/>
                <w:vertAlign w:val="baseline"/>
              </w:rPr>
            </m:ctrlPr>
          </m:dPr>
          <m:e>
            <m:r>
              <w:rPr>
                <w:rFonts w:ascii="Cambria Math" w:cs="Cambria Math" w:eastAsia="Cambria Math" w:hAnsi="Cambria Math"/>
                <w:b w:val="0"/>
                <w:i w:val="0"/>
                <w:smallCaps w:val="0"/>
                <w:strike w:val="0"/>
                <w:color w:val="000000"/>
                <w:sz w:val="18"/>
                <w:szCs w:val="18"/>
                <w:u w:val="none"/>
                <w:shd w:fill="auto" w:val="clear"/>
                <w:vertAlign w:val="baseline"/>
              </w:rPr>
              <m:t xml:space="preserve">h</m:t>
            </m:r>
          </m:e>
        </m:d>
        <m:r>
          <w:rPr>
            <w:rFonts w:ascii="Cambria Math" w:cs="Cambria Math" w:eastAsia="Cambria Math" w:hAnsi="Cambria Math"/>
            <w:b w:val="0"/>
            <w:i w:val="0"/>
            <w:smallCaps w:val="0"/>
            <w:strike w:val="0"/>
            <w:color w:val="000000"/>
            <w:sz w:val="18"/>
            <w:szCs w:val="18"/>
            <w:u w:val="none"/>
            <w:shd w:fill="auto" w:val="clear"/>
            <w:vertAlign w:val="baseline"/>
          </w:rPr>
          <m:t xml:space="preserve">=</m:t>
        </m:r>
        <m:f>
          <m:fPr>
            <m:ctrlPr>
              <w:rPr>
                <w:rFonts w:ascii="Cambria Math" w:cs="Cambria Math" w:eastAsia="Cambria Math" w:hAnsi="Cambria Math"/>
                <w:b w:val="0"/>
                <w:i w:val="0"/>
                <w:smallCaps w:val="0"/>
                <w:strike w:val="0"/>
                <w:color w:val="000000"/>
                <w:sz w:val="18"/>
                <w:szCs w:val="18"/>
                <w:u w:val="none"/>
                <w:shd w:fill="auto" w:val="clear"/>
                <w:vertAlign w:val="baseline"/>
              </w:rPr>
            </m:ctrlPr>
          </m:fPr>
          <m:num>
            <m:r>
              <w:rPr>
                <w:rFonts w:ascii="Cambria Math" w:cs="Cambria Math" w:eastAsia="Cambria Math" w:hAnsi="Cambria Math"/>
                <w:b w:val="0"/>
                <w:i w:val="0"/>
                <w:smallCaps w:val="0"/>
                <w:strike w:val="0"/>
                <w:color w:val="000000"/>
                <w:sz w:val="18"/>
                <w:szCs w:val="18"/>
                <w:u w:val="none"/>
                <w:shd w:fill="auto" w:val="clear"/>
                <w:vertAlign w:val="baseline"/>
              </w:rPr>
              <m:t xml:space="preserve">1</m:t>
            </m:r>
          </m:num>
          <m:den>
            <m:sSub>
              <m:sSubPr>
                <m:ctrlPr>
                  <w:rPr>
                    <w:rFonts w:ascii="Cambria Math" w:cs="Cambria Math" w:eastAsia="Cambria Math" w:hAnsi="Cambria Math"/>
                    <w:b w:val="0"/>
                    <w:i w:val="0"/>
                    <w:smallCaps w:val="0"/>
                    <w:strike w:val="0"/>
                    <w:color w:val="000000"/>
                    <w:sz w:val="18"/>
                    <w:szCs w:val="18"/>
                    <w:u w:val="none"/>
                    <w:shd w:fill="auto" w:val="clear"/>
                    <w:vertAlign w:val="baseline"/>
                  </w:rPr>
                </m:ctrlPr>
              </m:sSubPr>
              <m:e>
                <m:r>
                  <w:rPr>
                    <w:rFonts w:ascii="Cambria Math" w:cs="Cambria Math" w:eastAsia="Cambria Math" w:hAnsi="Cambria Math"/>
                    <w:b w:val="0"/>
                    <w:i w:val="0"/>
                    <w:smallCaps w:val="0"/>
                    <w:strike w:val="0"/>
                    <w:color w:val="000000"/>
                    <w:sz w:val="18"/>
                    <w:szCs w:val="18"/>
                    <w:u w:val="none"/>
                    <w:shd w:fill="auto" w:val="clear"/>
                    <w:vertAlign w:val="baseline"/>
                  </w:rPr>
                  <m:t xml:space="preserve">g</m:t>
                </m:r>
              </m:e>
              <m:sub>
                <m:r>
                  <w:rPr>
                    <w:rFonts w:ascii="Cambria Math" w:cs="Cambria Math" w:eastAsia="Cambria Math" w:hAnsi="Cambria Math"/>
                    <w:b w:val="0"/>
                    <w:i w:val="0"/>
                    <w:smallCaps w:val="0"/>
                    <w:strike w:val="0"/>
                    <w:color w:val="000000"/>
                    <w:sz w:val="18"/>
                    <w:szCs w:val="18"/>
                    <w:u w:val="none"/>
                    <w:shd w:fill="auto" w:val="clear"/>
                    <w:vertAlign w:val="baseline"/>
                  </w:rPr>
                  <m:t xml:space="preserve">0</m:t>
                </m:r>
              </m:sub>
            </m:sSub>
          </m:den>
        </m:f>
        <m:nary>
          <m:naryPr>
            <m:chr m:val="∫"/>
            <m:ctrlPr>
              <w:rPr>
                <w:rFonts w:ascii="Cambria Math" w:cs="Cambria Math" w:eastAsia="Cambria Math" w:hAnsi="Cambria Math"/>
                <w:b w:val="0"/>
                <w:i w:val="0"/>
                <w:smallCaps w:val="0"/>
                <w:strike w:val="0"/>
                <w:color w:val="000000"/>
                <w:sz w:val="18"/>
                <w:szCs w:val="18"/>
                <w:u w:val="none"/>
                <w:shd w:fill="auto" w:val="clear"/>
                <w:vertAlign w:val="baseline"/>
              </w:rPr>
            </m:ctrlPr>
          </m:naryPr>
          <m:sub>
            <m:r>
              <w:rPr>
                <w:rFonts w:ascii="Cambria Math" w:cs="Cambria Math" w:eastAsia="Cambria Math" w:hAnsi="Cambria Math"/>
                <w:b w:val="0"/>
                <w:i w:val="0"/>
                <w:smallCaps w:val="0"/>
                <w:strike w:val="0"/>
                <w:color w:val="000000"/>
                <w:sz w:val="18"/>
                <w:szCs w:val="18"/>
                <w:u w:val="none"/>
                <w:shd w:fill="auto" w:val="clear"/>
                <w:vertAlign w:val="baseline"/>
              </w:rPr>
              <m:t xml:space="preserve">0</m:t>
            </m:r>
          </m:sub>
          <m:sup>
            <m:r>
              <w:rPr>
                <w:rFonts w:ascii="Cambria Math" w:cs="Cambria Math" w:eastAsia="Cambria Math" w:hAnsi="Cambria Math"/>
                <w:b w:val="0"/>
                <w:i w:val="0"/>
                <w:smallCaps w:val="0"/>
                <w:strike w:val="0"/>
                <w:color w:val="000000"/>
                <w:sz w:val="18"/>
                <w:szCs w:val="18"/>
                <w:u w:val="none"/>
                <w:shd w:fill="auto" w:val="clear"/>
                <w:vertAlign w:val="baseline"/>
              </w:rPr>
              <m:t xml:space="preserve">h</m:t>
            </m:r>
          </m:sup>
        </m:nary>
        <m:r>
          <w:rPr>
            <w:rFonts w:ascii="Cambria Math" w:cs="Cambria Math" w:eastAsia="Cambria Math" w:hAnsi="Cambria Math"/>
            <w:b w:val="0"/>
            <w:i w:val="0"/>
            <w:smallCaps w:val="0"/>
            <w:strike w:val="0"/>
            <w:color w:val="000000"/>
            <w:sz w:val="18"/>
            <w:szCs w:val="18"/>
            <w:u w:val="none"/>
            <w:shd w:fill="auto" w:val="clear"/>
            <w:vertAlign w:val="baseline"/>
          </w:rPr>
          <m:t xml:space="preserve">g</m:t>
        </m:r>
        <m:d>
          <m:dPr>
            <m:begChr m:val="("/>
            <m:endChr m:val=")"/>
            <m:ctrlPr>
              <w:rPr>
                <w:rFonts w:ascii="Cambria Math" w:cs="Cambria Math" w:eastAsia="Cambria Math" w:hAnsi="Cambria Math"/>
                <w:b w:val="0"/>
                <w:i w:val="0"/>
                <w:smallCaps w:val="0"/>
                <w:strike w:val="0"/>
                <w:color w:val="000000"/>
                <w:sz w:val="18"/>
                <w:szCs w:val="18"/>
                <w:u w:val="none"/>
                <w:shd w:fill="auto" w:val="clear"/>
                <w:vertAlign w:val="baseline"/>
              </w:rPr>
            </m:ctrlPr>
          </m:dPr>
          <m:e>
            <m:r>
              <w:rPr>
                <w:rFonts w:ascii="Cambria Math" w:cs="Cambria Math" w:eastAsia="Cambria Math" w:hAnsi="Cambria Math"/>
                <w:b w:val="0"/>
                <w:i w:val="0"/>
                <w:smallCaps w:val="0"/>
                <w:strike w:val="0"/>
                <w:color w:val="000000"/>
                <w:sz w:val="18"/>
                <w:szCs w:val="18"/>
                <w:u w:val="none"/>
                <w:shd w:fill="auto" w:val="clear"/>
                <w:vertAlign w:val="baseline"/>
              </w:rPr>
              <m:t xml:space="preserve">φ,z</m:t>
            </m:r>
          </m:e>
        </m:d>
        <m:r>
          <w:rPr>
            <w:rFonts w:ascii="Cambria Math" w:cs="Cambria Math" w:eastAsia="Cambria Math" w:hAnsi="Cambria Math"/>
            <w:b w:val="0"/>
            <w:i w:val="0"/>
            <w:smallCaps w:val="0"/>
            <w:strike w:val="0"/>
            <w:color w:val="000000"/>
            <w:sz w:val="18"/>
            <w:szCs w:val="18"/>
            <w:u w:val="none"/>
            <w:shd w:fill="auto" w:val="clear"/>
            <w:vertAlign w:val="baseline"/>
          </w:rPr>
          <m:t xml:space="preserve">dz</m:t>
        </m:r>
      </m:oMat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where </w:t>
      </w:r>
      <m:oMath>
        <m:r>
          <w:rPr>
            <w:rFonts w:ascii="Cambria Math" w:cs="Cambria Math" w:eastAsia="Cambria Math" w:hAnsi="Cambria Math"/>
            <w:b w:val="0"/>
            <w:i w:val="0"/>
            <w:smallCaps w:val="0"/>
            <w:strike w:val="0"/>
            <w:color w:val="000000"/>
            <w:sz w:val="18"/>
            <w:szCs w:val="18"/>
            <w:u w:val="none"/>
            <w:shd w:fill="auto" w:val="clear"/>
            <w:vertAlign w:val="baseline"/>
          </w:rPr>
          <m:t xml:space="preserve">g(φ,h)</m:t>
        </m:r>
      </m:oMat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is the gravitational acceleration as a function of latitude and altitude, and </w:t>
      </w:r>
      <m:oMath>
        <m:sSub>
          <m:sSubPr>
            <m:ctrlPr>
              <w:rPr>
                <w:rFonts w:ascii="Cambria Math" w:cs="Cambria Math" w:eastAsia="Cambria Math" w:hAnsi="Cambria Math"/>
                <w:b w:val="0"/>
                <w:i w:val="0"/>
                <w:smallCaps w:val="0"/>
                <w:strike w:val="0"/>
                <w:color w:val="000000"/>
                <w:sz w:val="18"/>
                <w:szCs w:val="18"/>
                <w:u w:val="none"/>
                <w:shd w:fill="auto" w:val="clear"/>
                <w:vertAlign w:val="baseline"/>
              </w:rPr>
            </m:ctrlPr>
          </m:sSubPr>
          <m:e>
            <m:r>
              <w:rPr>
                <w:rFonts w:ascii="Cambria Math" w:cs="Cambria Math" w:eastAsia="Cambria Math" w:hAnsi="Cambria Math"/>
                <w:b w:val="0"/>
                <w:i w:val="0"/>
                <w:smallCaps w:val="0"/>
                <w:strike w:val="0"/>
                <w:color w:val="000000"/>
                <w:sz w:val="18"/>
                <w:szCs w:val="18"/>
                <w:u w:val="none"/>
                <w:shd w:fill="auto" w:val="clear"/>
                <w:vertAlign w:val="baseline"/>
              </w:rPr>
              <m:t xml:space="preserve">g</m:t>
            </m:r>
          </m:e>
          <m:sub>
            <m:r>
              <w:rPr>
                <w:rFonts w:ascii="Cambria Math" w:cs="Cambria Math" w:eastAsia="Cambria Math" w:hAnsi="Cambria Math"/>
                <w:b w:val="0"/>
                <w:i w:val="0"/>
                <w:smallCaps w:val="0"/>
                <w:strike w:val="0"/>
                <w:color w:val="000000"/>
                <w:sz w:val="18"/>
                <w:szCs w:val="18"/>
                <w:u w:val="none"/>
                <w:shd w:fill="auto" w:val="clear"/>
                <w:vertAlign w:val="baseline"/>
              </w:rPr>
              <m:t xml:space="preserve">0</m:t>
            </m:r>
          </m:sub>
        </m:sSub>
        <m:r>
          <w:rPr>
            <w:rFonts w:ascii="Cambria Math" w:cs="Cambria Math" w:eastAsia="Cambria Math" w:hAnsi="Cambria Math"/>
            <w:b w:val="0"/>
            <w:i w:val="0"/>
            <w:smallCaps w:val="0"/>
            <w:strike w:val="0"/>
            <w:color w:val="000000"/>
            <w:sz w:val="18"/>
            <w:szCs w:val="18"/>
            <w:u w:val="none"/>
            <w:shd w:fill="auto" w:val="clear"/>
            <w:vertAlign w:val="baseline"/>
          </w:rPr>
          <m:t xml:space="preserve">=</m:t>
        </m:r>
      </m:oMat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9.80665 m/s</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Step 2b geopotential height would naturally be calculated via atmospheric model information.</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15">
      <w:pPr>
        <w:pStyle w:val="Heading3"/>
        <w:numPr>
          <w:ilvl w:val="2"/>
          <w:numId w:val="15"/>
        </w:numPr>
        <w:ind w:left="0" w:firstLine="0"/>
        <w:rPr/>
      </w:pPr>
      <w:bookmarkStart w:colFirst="0" w:colLast="0" w:name="_heading=h.2grqrue" w:id="38"/>
      <w:bookmarkEnd w:id="38"/>
      <w:r w:rsidDel="00000000" w:rsidR="00000000" w:rsidRPr="00000000">
        <w:rPr>
          <w:rtl w:val="0"/>
        </w:rPr>
        <w:t xml:space="preserve">New Satellite and Instrument Codes</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 GNSS- and RO-specific satellite and instrument codes have been defined and are included in the BUFR Code/Flag tables – see Table 6, Table 7 and Table 8 respectively.</w:t>
      </w: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6. Satellite Classification (Code Table 002020)</w:t>
      </w:r>
      <w:r w:rsidDel="00000000" w:rsidR="00000000" w:rsidRPr="00000000">
        <w:rPr>
          <w:rtl w:val="0"/>
        </w:rPr>
      </w:r>
    </w:p>
    <w:tbl>
      <w:tblPr>
        <w:tblStyle w:val="Table14"/>
        <w:tblW w:w="9072.0" w:type="dxa"/>
        <w:jc w:val="left"/>
        <w:tblLayout w:type="fixed"/>
        <w:tblLook w:val="0000"/>
      </w:tblPr>
      <w:tblGrid>
        <w:gridCol w:w="1685"/>
        <w:gridCol w:w="1150"/>
        <w:gridCol w:w="6237"/>
        <w:tblGridChange w:id="0">
          <w:tblGrid>
            <w:gridCol w:w="1685"/>
            <w:gridCol w:w="1150"/>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Meaning</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0 02 020</w:t>
            </w:r>
          </w:p>
        </w:tc>
        <w:tc>
          <w:tcPr>
            <w:shd w:fill="f3f3f3" w:val="clear"/>
            <w:tcMar>
              <w:top w:w="0.0" w:type="dxa"/>
              <w:left w:w="0.0" w:type="dxa"/>
              <w:bottom w:w="0.0" w:type="dxa"/>
              <w:right w:w="0.0" w:type="dxa"/>
            </w:tcMar>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401</w:t>
            </w:r>
          </w:p>
        </w:tc>
        <w:tc>
          <w:tcPr>
            <w:shd w:fill="f3f3f3" w:val="clear"/>
            <w:tcMar>
              <w:top w:w="0.0" w:type="dxa"/>
              <w:left w:w="0.0" w:type="dxa"/>
              <w:bottom w:w="0.0" w:type="dxa"/>
              <w:right w:w="0.0" w:type="dxa"/>
            </w:tcMar>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GPS</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402</w:t>
            </w:r>
          </w:p>
        </w:tc>
        <w:tc>
          <w:tcPr>
            <w:shd w:fill="e0e0e0" w:val="clear"/>
            <w:tcMar>
              <w:top w:w="0.0" w:type="dxa"/>
              <w:left w:w="0.0" w:type="dxa"/>
              <w:bottom w:w="0.0" w:type="dxa"/>
              <w:right w:w="0.0" w:type="dxa"/>
            </w:tcMar>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GLONASS</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403</w:t>
            </w:r>
          </w:p>
        </w:tc>
        <w:tc>
          <w:tcPr>
            <w:shd w:fill="f3f3f3" w:val="clear"/>
            <w:tcMar>
              <w:top w:w="0.0" w:type="dxa"/>
              <w:left w:w="0.0" w:type="dxa"/>
              <w:bottom w:w="0.0" w:type="dxa"/>
              <w:right w:w="0.0" w:type="dxa"/>
            </w:tcMar>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GALILEO</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404</w:t>
            </w:r>
          </w:p>
        </w:tc>
        <w:tc>
          <w:tcPr>
            <w:shd w:fill="e0e0e0" w:val="clear"/>
            <w:tcMar>
              <w:top w:w="0.0" w:type="dxa"/>
              <w:left w:w="0.0" w:type="dxa"/>
              <w:bottom w:w="0.0" w:type="dxa"/>
              <w:right w:w="0.0" w:type="dxa"/>
            </w:tcMa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BDS (BeiDou navigation satellite system)</w:t>
            </w:r>
          </w:p>
        </w:tc>
      </w:tr>
    </w:tbl>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7. GNSS RO Satellite Identifier (Common Code Table C–5)</w:t>
      </w:r>
      <w:r w:rsidDel="00000000" w:rsidR="00000000" w:rsidRPr="00000000">
        <w:rPr>
          <w:rtl w:val="0"/>
        </w:rPr>
      </w:r>
    </w:p>
    <w:tbl>
      <w:tblPr>
        <w:tblStyle w:val="Table15"/>
        <w:tblW w:w="9092.0" w:type="dxa"/>
        <w:jc w:val="left"/>
        <w:tblLayout w:type="fixed"/>
        <w:tblLook w:val="0000"/>
      </w:tblPr>
      <w:tblGrid>
        <w:gridCol w:w="1685"/>
        <w:gridCol w:w="1150"/>
        <w:gridCol w:w="2268"/>
        <w:gridCol w:w="1134"/>
        <w:gridCol w:w="2855"/>
        <w:tblGridChange w:id="0">
          <w:tblGrid>
            <w:gridCol w:w="1685"/>
            <w:gridCol w:w="1150"/>
            <w:gridCol w:w="2268"/>
            <w:gridCol w:w="1134"/>
            <w:gridCol w:w="2855"/>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Name</w:t>
            </w:r>
          </w:p>
        </w:tc>
        <w:tc>
          <w:tcPr>
            <w:shd w:fill="94bd5e" w:val="clear"/>
            <w:tcMar>
              <w:top w:w="0.0" w:type="dxa"/>
              <w:left w:w="0.0" w:type="dxa"/>
              <w:bottom w:w="0.0" w:type="dxa"/>
              <w:right w:w="0.0" w:type="dxa"/>
            </w:tcMar>
            <w:vAlign w:val="center"/>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vAlign w:val="cente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Name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0 01 007</w:t>
            </w:r>
          </w:p>
        </w:tc>
        <w:tc>
          <w:tcPr>
            <w:shd w:fill="f3f3f3" w:val="clear"/>
            <w:tcMar>
              <w:top w:w="0.0" w:type="dxa"/>
              <w:left w:w="0.0" w:type="dxa"/>
              <w:bottom w:w="0.0" w:type="dxa"/>
              <w:right w:w="0.0" w:type="dxa"/>
            </w:tcMar>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Metop-1 (Metop-B)</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740</w:t>
            </w:r>
          </w:p>
        </w:tc>
        <w:tc>
          <w:tcPr>
            <w:shd w:fill="f3f3f3" w:val="clear"/>
            <w:tcMar>
              <w:top w:w="0.0" w:type="dxa"/>
              <w:left w:w="0.0" w:type="dxa"/>
              <w:bottom w:w="0.0" w:type="dxa"/>
              <w:right w:w="0.0" w:type="dxa"/>
            </w:tcMar>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COSMIC-1</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Metop-2 (Metop-A)</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741</w:t>
            </w:r>
          </w:p>
        </w:tc>
        <w:tc>
          <w:tcPr>
            <w:shd w:fill="e0e0e0" w:val="clear"/>
            <w:tcMar>
              <w:top w:w="0.0" w:type="dxa"/>
              <w:left w:w="0.0" w:type="dxa"/>
              <w:bottom w:w="0.0" w:type="dxa"/>
              <w:right w:w="0.0" w:type="dxa"/>
            </w:tcMar>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Metop-3 (Metop-C)</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742</w:t>
            </w:r>
          </w:p>
        </w:tc>
        <w:tc>
          <w:tcPr>
            <w:shd w:fill="f3f3f3" w:val="clear"/>
            <w:tcMar>
              <w:top w:w="0.0" w:type="dxa"/>
              <w:left w:w="0.0" w:type="dxa"/>
              <w:bottom w:w="0.0" w:type="dxa"/>
              <w:right w:w="0.0" w:type="dxa"/>
            </w:tcMar>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COSMIC-3</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w:t>
            </w:r>
          </w:p>
        </w:tc>
        <w:tc>
          <w:tcPr>
            <w:shd w:fill="e0e0e0" w:val="clear"/>
            <w:tcMar>
              <w:top w:w="0.0" w:type="dxa"/>
              <w:left w:w="0.0" w:type="dxa"/>
              <w:bottom w:w="0.0" w:type="dxa"/>
              <w:right w:w="0.0" w:type="dxa"/>
            </w:tcMar>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Ørsted (or Oersted)</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743</w:t>
            </w:r>
          </w:p>
        </w:tc>
        <w:tc>
          <w:tcPr>
            <w:shd w:fill="e0e0e0" w:val="clear"/>
            <w:tcMar>
              <w:top w:w="0.0" w:type="dxa"/>
              <w:left w:w="0.0" w:type="dxa"/>
              <w:bottom w:w="0.0" w:type="dxa"/>
              <w:right w:w="0.0" w:type="dxa"/>
            </w:tcMar>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COSMIC-4</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41</w:t>
            </w:r>
          </w:p>
        </w:tc>
        <w:tc>
          <w:tcPr>
            <w:shd w:fill="f3f3f3" w:val="clear"/>
            <w:tcMar>
              <w:top w:w="0.0" w:type="dxa"/>
              <w:left w:w="0.0" w:type="dxa"/>
              <w:bottom w:w="0.0" w:type="dxa"/>
              <w:right w:w="0.0" w:type="dxa"/>
            </w:tcMar>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CHAMP</w:t>
            </w:r>
          </w:p>
        </w:tc>
        <w:tc>
          <w:tcPr>
            <w:shd w:fill="f3f3f3" w:val="clear"/>
            <w:tcMar>
              <w:top w:w="0.0" w:type="dxa"/>
              <w:left w:w="0.0" w:type="dxa"/>
              <w:bottom w:w="0.0" w:type="dxa"/>
              <w:right w:w="0.0" w:type="dxa"/>
            </w:tcMar>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744</w:t>
            </w:r>
          </w:p>
        </w:tc>
        <w:tc>
          <w:tcPr>
            <w:shd w:fill="f3f3f3" w:val="clear"/>
            <w:tcMar>
              <w:top w:w="0.0" w:type="dxa"/>
              <w:left w:w="0.0" w:type="dxa"/>
              <w:bottom w:w="0.0" w:type="dxa"/>
              <w:right w:w="0.0" w:type="dxa"/>
            </w:tcMar>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COSMIC-5</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42</w:t>
            </w:r>
          </w:p>
        </w:tc>
        <w:tc>
          <w:tcPr>
            <w:shd w:fill="e0e0e0" w:val="clear"/>
            <w:tcMar>
              <w:top w:w="0.0" w:type="dxa"/>
              <w:left w:w="0.0" w:type="dxa"/>
              <w:bottom w:w="0.0" w:type="dxa"/>
              <w:right w:w="0.0" w:type="dxa"/>
            </w:tcMar>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TerraSAR-X</w:t>
            </w:r>
          </w:p>
        </w:tc>
        <w:tc>
          <w:tcPr>
            <w:shd w:fill="e0e0e0" w:val="clear"/>
            <w:tcMar>
              <w:top w:w="0.0" w:type="dxa"/>
              <w:left w:w="0.0" w:type="dxa"/>
              <w:bottom w:w="0.0" w:type="dxa"/>
              <w:right w:w="0.0" w:type="dxa"/>
            </w:tcMar>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745</w:t>
            </w:r>
          </w:p>
        </w:tc>
        <w:tc>
          <w:tcPr>
            <w:shd w:fill="e0e0e0" w:val="clear"/>
            <w:tcMar>
              <w:top w:w="0.0" w:type="dxa"/>
              <w:left w:w="0.0" w:type="dxa"/>
              <w:bottom w:w="0.0" w:type="dxa"/>
              <w:right w:w="0.0" w:type="dxa"/>
            </w:tcMar>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COSMIC-6</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43</w:t>
            </w:r>
          </w:p>
        </w:tc>
        <w:tc>
          <w:tcPr>
            <w:shd w:fill="f3f3f3" w:val="clear"/>
            <w:tcMar>
              <w:top w:w="0.0" w:type="dxa"/>
              <w:left w:w="0.0" w:type="dxa"/>
              <w:bottom w:w="0.0" w:type="dxa"/>
              <w:right w:w="0.0" w:type="dxa"/>
            </w:tcMar>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TanDEM-X</w:t>
            </w:r>
          </w:p>
        </w:tc>
        <w:tc>
          <w:tcPr>
            <w:shd w:fill="f3f3f3" w:val="clear"/>
            <w:tcMar>
              <w:top w:w="0.0" w:type="dxa"/>
              <w:left w:w="0.0" w:type="dxa"/>
              <w:bottom w:w="0.0" w:type="dxa"/>
              <w:right w:w="0.0" w:type="dxa"/>
            </w:tcMar>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750</w:t>
            </w:r>
          </w:p>
        </w:tc>
        <w:tc>
          <w:tcPr>
            <w:shd w:fill="f3f3f3" w:val="clear"/>
            <w:tcMar>
              <w:top w:w="0.0" w:type="dxa"/>
              <w:left w:w="0.0" w:type="dxa"/>
              <w:bottom w:w="0.0" w:type="dxa"/>
              <w:right w:w="0.0" w:type="dxa"/>
            </w:tcMar>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E1</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44</w:t>
            </w:r>
          </w:p>
        </w:tc>
        <w:tc>
          <w:tcPr>
            <w:shd w:fill="e0e0e0" w:val="clear"/>
            <w:tcMar>
              <w:top w:w="0.0" w:type="dxa"/>
              <w:left w:w="0.0" w:type="dxa"/>
              <w:bottom w:w="0.0" w:type="dxa"/>
              <w:right w:w="0.0" w:type="dxa"/>
            </w:tcMar>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PAZ</w:t>
            </w:r>
          </w:p>
        </w:tc>
        <w:tc>
          <w:tcPr>
            <w:shd w:fill="e0e0e0" w:val="clear"/>
            <w:tcMar>
              <w:top w:w="0.0" w:type="dxa"/>
              <w:left w:w="0.0" w:type="dxa"/>
              <w:bottom w:w="0.0" w:type="dxa"/>
              <w:right w:w="0.0" w:type="dxa"/>
            </w:tcMar>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751</w:t>
            </w:r>
          </w:p>
        </w:tc>
        <w:tc>
          <w:tcPr>
            <w:shd w:fill="e0e0e0" w:val="clear"/>
            <w:tcMar>
              <w:top w:w="0.0" w:type="dxa"/>
              <w:left w:w="0.0" w:type="dxa"/>
              <w:bottom w:w="0.0" w:type="dxa"/>
              <w:right w:w="0.0" w:type="dxa"/>
            </w:tcMar>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E2</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0.0" w:type="dxa"/>
              <w:bottom w:w="0.0" w:type="dxa"/>
              <w:right w:w="0.0" w:type="dxa"/>
            </w:tcMar>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66</w:t>
            </w:r>
          </w:p>
        </w:tc>
        <w:tc>
          <w:tcPr>
            <w:shd w:fill="f3f3f3" w:val="clear"/>
            <w:tcMar>
              <w:top w:w="0.0" w:type="dxa"/>
              <w:left w:w="0.0" w:type="dxa"/>
              <w:bottom w:w="0.0" w:type="dxa"/>
              <w:right w:w="0.0" w:type="dxa"/>
            </w:tcMar>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Sentinel-6A</w:t>
            </w:r>
          </w:p>
        </w:tc>
        <w:tc>
          <w:tcPr>
            <w:shd w:fill="f3f3f3" w:val="clear"/>
            <w:tcMar>
              <w:top w:w="0.0" w:type="dxa"/>
              <w:left w:w="0.0" w:type="dxa"/>
              <w:bottom w:w="0.0" w:type="dxa"/>
              <w:right w:w="0.0" w:type="dxa"/>
            </w:tcMar>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752</w:t>
            </w:r>
          </w:p>
        </w:tc>
        <w:tc>
          <w:tcPr>
            <w:shd w:fill="f3f3f3" w:val="clear"/>
            <w:tcMar>
              <w:top w:w="0.0" w:type="dxa"/>
              <w:left w:w="0.0" w:type="dxa"/>
              <w:bottom w:w="0.0" w:type="dxa"/>
              <w:right w:w="0.0" w:type="dxa"/>
            </w:tcMar>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E3</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67</w:t>
            </w:r>
          </w:p>
        </w:tc>
        <w:tc>
          <w:tcPr>
            <w:shd w:fill="e6e6e6" w:val="clear"/>
            <w:tcMar>
              <w:top w:w="0.0" w:type="dxa"/>
              <w:left w:w="0.0" w:type="dxa"/>
              <w:bottom w:w="0.0" w:type="dxa"/>
              <w:right w:w="0.0" w:type="dxa"/>
            </w:tcMar>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Sentinel-6B</w:t>
            </w:r>
          </w:p>
        </w:tc>
        <w:tc>
          <w:tcPr>
            <w:shd w:fill="e6e6e6" w:val="clear"/>
            <w:tcMar>
              <w:top w:w="0.0" w:type="dxa"/>
              <w:left w:w="0.0" w:type="dxa"/>
              <w:bottom w:w="0.0" w:type="dxa"/>
              <w:right w:w="0.0" w:type="dxa"/>
            </w:tcMar>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753</w:t>
            </w:r>
          </w:p>
        </w:tc>
        <w:tc>
          <w:tcPr>
            <w:shd w:fill="e6e6e6" w:val="clear"/>
            <w:tcMar>
              <w:top w:w="0.0" w:type="dxa"/>
              <w:left w:w="0.0" w:type="dxa"/>
              <w:bottom w:w="0.0" w:type="dxa"/>
              <w:right w:w="0.0" w:type="dxa"/>
            </w:tcMar>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E4</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265</w:t>
            </w:r>
          </w:p>
        </w:tc>
        <w:tc>
          <w:tcPr>
            <w:shd w:fill="f3f3f3" w:val="clear"/>
            <w:tcMar>
              <w:top w:w="0.0" w:type="dxa"/>
              <w:left w:w="0.0" w:type="dxa"/>
              <w:bottom w:w="0.0" w:type="dxa"/>
              <w:right w:w="0.0" w:type="dxa"/>
            </w:tcMar>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CICERO OP1</w:t>
            </w:r>
          </w:p>
        </w:tc>
        <w:tc>
          <w:tcPr>
            <w:shd w:fill="f3f3f3" w:val="clear"/>
            <w:tcMar>
              <w:top w:w="0.0" w:type="dxa"/>
              <w:left w:w="0.0" w:type="dxa"/>
              <w:bottom w:w="0.0" w:type="dxa"/>
              <w:right w:w="0.0" w:type="dxa"/>
            </w:tcMar>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754</w:t>
            </w:r>
          </w:p>
        </w:tc>
        <w:tc>
          <w:tcPr>
            <w:shd w:fill="f3f3f3" w:val="clear"/>
            <w:tcMar>
              <w:top w:w="0.0" w:type="dxa"/>
              <w:left w:w="0.0" w:type="dxa"/>
              <w:bottom w:w="0.0" w:type="dxa"/>
              <w:right w:w="0.0" w:type="dxa"/>
            </w:tcMar>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E5</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266</w:t>
            </w:r>
          </w:p>
        </w:tc>
        <w:tc>
          <w:tcPr>
            <w:shd w:fill="e6e6e6" w:val="clear"/>
            <w:tcMar>
              <w:top w:w="0.0" w:type="dxa"/>
              <w:left w:w="0.0" w:type="dxa"/>
              <w:bottom w:w="0.0" w:type="dxa"/>
              <w:right w:w="0.0" w:type="dxa"/>
            </w:tcMar>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CICERO OP2</w:t>
            </w:r>
          </w:p>
        </w:tc>
        <w:tc>
          <w:tcPr>
            <w:shd w:fill="e6e6e6" w:val="clear"/>
            <w:tcMar>
              <w:top w:w="0.0" w:type="dxa"/>
              <w:left w:w="0.0" w:type="dxa"/>
              <w:bottom w:w="0.0" w:type="dxa"/>
              <w:right w:w="0.0" w:type="dxa"/>
            </w:tcMar>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755</w:t>
            </w:r>
          </w:p>
        </w:tc>
        <w:tc>
          <w:tcPr>
            <w:shd w:fill="e6e6e6" w:val="clear"/>
            <w:tcMar>
              <w:top w:w="0.0" w:type="dxa"/>
              <w:left w:w="0.0" w:type="dxa"/>
              <w:bottom w:w="0.0" w:type="dxa"/>
              <w:right w:w="0.0" w:type="dxa"/>
            </w:tcMar>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E6</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267</w:t>
            </w:r>
          </w:p>
        </w:tc>
        <w:tc>
          <w:tcPr>
            <w:shd w:fill="f3f3f3" w:val="clear"/>
            <w:tcMar>
              <w:top w:w="0.0" w:type="dxa"/>
              <w:left w:w="0.0" w:type="dxa"/>
              <w:bottom w:w="0.0" w:type="dxa"/>
              <w:right w:w="0.0" w:type="dxa"/>
            </w:tcMar>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PlanetiQ GNOMES-A</w:t>
            </w:r>
          </w:p>
        </w:tc>
        <w:tc>
          <w:tcPr>
            <w:shd w:fill="f3f3f3" w:val="clear"/>
            <w:tcMar>
              <w:top w:w="0.0" w:type="dxa"/>
              <w:left w:w="0.0" w:type="dxa"/>
              <w:bottom w:w="0.0" w:type="dxa"/>
              <w:right w:w="0.0" w:type="dxa"/>
            </w:tcMa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786</w:t>
            </w:r>
          </w:p>
        </w:tc>
        <w:tc>
          <w:tcPr>
            <w:shd w:fill="f3f3f3" w:val="clear"/>
            <w:tcMar>
              <w:top w:w="0.0" w:type="dxa"/>
              <w:left w:w="0.0" w:type="dxa"/>
              <w:bottom w:w="0.0" w:type="dxa"/>
              <w:right w:w="0.0" w:type="dxa"/>
            </w:tcMar>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C/NOFS</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268</w:t>
            </w:r>
          </w:p>
        </w:tc>
        <w:tc>
          <w:tcPr>
            <w:shd w:fill="e6e6e6" w:val="clear"/>
            <w:tcMar>
              <w:top w:w="0.0" w:type="dxa"/>
              <w:left w:w="0.0" w:type="dxa"/>
              <w:bottom w:w="0.0" w:type="dxa"/>
              <w:right w:w="0.0" w:type="dxa"/>
            </w:tcMar>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PlanetiQ GNOMES-B</w:t>
            </w:r>
          </w:p>
        </w:tc>
        <w:tc>
          <w:tcPr>
            <w:shd w:fill="e6e6e6" w:val="clear"/>
            <w:tcMar>
              <w:top w:w="0.0" w:type="dxa"/>
              <w:left w:w="0.0" w:type="dxa"/>
              <w:bottom w:w="0.0" w:type="dxa"/>
              <w:right w:w="0.0" w:type="dxa"/>
            </w:tcMar>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800</w:t>
            </w:r>
          </w:p>
        </w:tc>
        <w:tc>
          <w:tcPr>
            <w:shd w:fill="e6e6e6" w:val="clear"/>
            <w:tcMar>
              <w:top w:w="0.0" w:type="dxa"/>
              <w:left w:w="0.0" w:type="dxa"/>
              <w:bottom w:w="0.0" w:type="dxa"/>
              <w:right w:w="0.0" w:type="dxa"/>
            </w:tcMar>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SUNSAT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269</w:t>
            </w:r>
          </w:p>
        </w:tc>
        <w:tc>
          <w:tcPr>
            <w:shd w:fill="f3f3f3" w:val="clear"/>
            <w:tcMar>
              <w:top w:w="0.0" w:type="dxa"/>
              <w:left w:w="0.0" w:type="dxa"/>
              <w:bottom w:w="0.0" w:type="dxa"/>
              <w:right w:w="0.0" w:type="dxa"/>
            </w:tcMar>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Lemur 3U CubeSat</w:t>
            </w:r>
          </w:p>
        </w:tc>
        <w:tc>
          <w:tcPr>
            <w:shd w:fill="f3f3f3" w:val="clear"/>
            <w:tcMar>
              <w:top w:w="0.0" w:type="dxa"/>
              <w:left w:w="0.0" w:type="dxa"/>
              <w:bottom w:w="0.0" w:type="dxa"/>
              <w:right w:w="0.0" w:type="dxa"/>
            </w:tcMar>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803</w:t>
            </w:r>
          </w:p>
        </w:tc>
        <w:tc>
          <w:tcPr>
            <w:shd w:fill="f3f3f3" w:val="clear"/>
            <w:tcMar>
              <w:top w:w="0.0" w:type="dxa"/>
              <w:left w:w="0.0" w:type="dxa"/>
              <w:bottom w:w="0.0" w:type="dxa"/>
              <w:right w:w="0.0" w:type="dxa"/>
            </w:tcMar>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 C (GRACE-FO)</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421</w:t>
            </w:r>
          </w:p>
        </w:tc>
        <w:tc>
          <w:tcPr>
            <w:shd w:fill="e6e6e6" w:val="clear"/>
            <w:tcMar>
              <w:top w:w="0.0" w:type="dxa"/>
              <w:left w:w="0.0" w:type="dxa"/>
              <w:bottom w:w="0.0" w:type="dxa"/>
              <w:right w:w="0.0" w:type="dxa"/>
            </w:tcMar>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Oceansat-2</w:t>
            </w:r>
          </w:p>
        </w:tc>
        <w:tc>
          <w:tcPr>
            <w:shd w:fill="e6e6e6" w:val="clear"/>
            <w:tcMar>
              <w:top w:w="0.0" w:type="dxa"/>
              <w:left w:w="0.0" w:type="dxa"/>
              <w:bottom w:w="0.0" w:type="dxa"/>
              <w:right w:w="0.0" w:type="dxa"/>
            </w:tcMar>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804</w:t>
            </w:r>
          </w:p>
        </w:tc>
        <w:tc>
          <w:tcPr>
            <w:shd w:fill="e6e6e6" w:val="clear"/>
            <w:tcMar>
              <w:top w:w="0.0" w:type="dxa"/>
              <w:left w:w="0.0" w:type="dxa"/>
              <w:bottom w:w="0.0" w:type="dxa"/>
              <w:right w:w="0.0" w:type="dxa"/>
            </w:tcMar>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 D (GRACE-FO)</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440</w:t>
            </w:r>
          </w:p>
        </w:tc>
        <w:tc>
          <w:tcPr>
            <w:shd w:fill="f3f3f3" w:val="clear"/>
            <w:tcMar>
              <w:top w:w="0.0" w:type="dxa"/>
              <w:left w:w="0.0" w:type="dxa"/>
              <w:bottom w:w="0.0" w:type="dxa"/>
              <w:right w:w="0.0" w:type="dxa"/>
            </w:tcMar>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Megha-Tropiques</w:t>
            </w:r>
          </w:p>
        </w:tc>
        <w:tc>
          <w:tcPr>
            <w:shd w:fill="f3f3f3" w:val="clear"/>
            <w:tcMar>
              <w:top w:w="0.0" w:type="dxa"/>
              <w:left w:w="0.0" w:type="dxa"/>
              <w:bottom w:w="0.0" w:type="dxa"/>
              <w:right w:w="0.0" w:type="dxa"/>
            </w:tcMar>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820</w:t>
            </w:r>
          </w:p>
        </w:tc>
        <w:tc>
          <w:tcPr>
            <w:shd w:fill="f3f3f3" w:val="clear"/>
            <w:tcMar>
              <w:top w:w="0.0" w:type="dxa"/>
              <w:left w:w="0.0" w:type="dxa"/>
              <w:bottom w:w="0.0" w:type="dxa"/>
              <w:right w:w="0.0" w:type="dxa"/>
            </w:tcMar>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SAC-C</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522</w:t>
            </w:r>
          </w:p>
        </w:tc>
        <w:tc>
          <w:tcPr>
            <w:shd w:fill="e6e6e6" w:val="clear"/>
            <w:tcMar>
              <w:top w:w="0.0" w:type="dxa"/>
              <w:left w:w="0.0" w:type="dxa"/>
              <w:bottom w:w="0.0" w:type="dxa"/>
              <w:right w:w="0.0" w:type="dxa"/>
            </w:tcMar>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FY-3C</w:t>
            </w:r>
          </w:p>
        </w:tc>
        <w:tc>
          <w:tcPr>
            <w:shd w:fill="e6e6e6" w:val="clear"/>
            <w:tcMar>
              <w:top w:w="0.0" w:type="dxa"/>
              <w:left w:w="0.0" w:type="dxa"/>
              <w:bottom w:w="0.0" w:type="dxa"/>
              <w:right w:w="0.0" w:type="dxa"/>
            </w:tcMar>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825</w:t>
            </w:r>
          </w:p>
        </w:tc>
        <w:tc>
          <w:tcPr>
            <w:shd w:fill="e6e6e6" w:val="clear"/>
            <w:tcMar>
              <w:top w:w="0.0" w:type="dxa"/>
              <w:left w:w="0.0" w:type="dxa"/>
              <w:bottom w:w="0.0" w:type="dxa"/>
              <w:right w:w="0.0" w:type="dxa"/>
            </w:tcMar>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KOMPSAT-5</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523</w:t>
            </w:r>
          </w:p>
        </w:tc>
        <w:tc>
          <w:tcPr>
            <w:shd w:fill="f3f3f3" w:val="clear"/>
            <w:tcMar>
              <w:top w:w="0.0" w:type="dxa"/>
              <w:left w:w="0.0" w:type="dxa"/>
              <w:bottom w:w="0.0" w:type="dxa"/>
              <w:right w:w="0.0" w:type="dxa"/>
            </w:tcMar>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FY-3D</w:t>
            </w:r>
          </w:p>
        </w:tc>
        <w:tc>
          <w:tcPr>
            <w:shd w:fill="f3f3f3" w:val="clear"/>
            <w:tcMar>
              <w:top w:w="0.0" w:type="dxa"/>
              <w:left w:w="0.0" w:type="dxa"/>
              <w:bottom w:w="0.0" w:type="dxa"/>
              <w:right w:w="0.0" w:type="dxa"/>
            </w:tcMar>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722</w:t>
            </w:r>
          </w:p>
        </w:tc>
        <w:tc>
          <w:tcPr>
            <w:shd w:fill="e6e6e6" w:val="clear"/>
            <w:tcMar>
              <w:top w:w="0.0" w:type="dxa"/>
              <w:left w:w="0.0" w:type="dxa"/>
              <w:bottom w:w="0.0" w:type="dxa"/>
              <w:right w:w="0.0" w:type="dxa"/>
            </w:tcMar>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 A</w:t>
            </w:r>
          </w:p>
        </w:tc>
        <w:tc>
          <w:tcPr>
            <w:shd w:fill="e6e6e6" w:val="clear"/>
            <w:tcMar>
              <w:top w:w="0.0" w:type="dxa"/>
              <w:left w:w="0.0" w:type="dxa"/>
              <w:bottom w:w="0.0" w:type="dxa"/>
              <w:right w:w="0.0" w:type="dxa"/>
            </w:tcMar>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723</w:t>
            </w:r>
          </w:p>
        </w:tc>
        <w:tc>
          <w:tcPr>
            <w:shd w:fill="f3f3f3" w:val="clear"/>
            <w:tcMar>
              <w:top w:w="0.0" w:type="dxa"/>
              <w:left w:w="0.0" w:type="dxa"/>
              <w:bottom w:w="0.0" w:type="dxa"/>
              <w:right w:w="0.0" w:type="dxa"/>
            </w:tcMar>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 B</w:t>
            </w:r>
          </w:p>
        </w:tc>
        <w:tc>
          <w:tcPr>
            <w:shd w:fill="f3f3f3" w:val="clear"/>
            <w:tcMar>
              <w:top w:w="0.0" w:type="dxa"/>
              <w:left w:w="0.0" w:type="dxa"/>
              <w:bottom w:w="0.0" w:type="dxa"/>
              <w:right w:w="0.0" w:type="dxa"/>
            </w:tcMar>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1"/>
          <w:smallCaps w:val="0"/>
          <w:strike w:val="0"/>
          <w:color w:val="000000"/>
          <w:sz w:val="20"/>
          <w:szCs w:val="20"/>
          <w:u w:val="none"/>
          <w:shd w:fill="auto" w:val="clear"/>
          <w:vertAlign w:val="baseline"/>
        </w:rPr>
      </w:pPr>
      <w:bookmarkStart w:colFirst="0" w:colLast="0" w:name="_heading=h.1v1yuxt" w:id="41"/>
      <w:bookmarkEnd w:id="41"/>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f1mdlm" w:id="42"/>
      <w:bookmarkEnd w:id="42"/>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8. GNSS RO Satellite Instrument Identifier (Common Code Table C–8)</w:t>
      </w:r>
      <w:r w:rsidDel="00000000" w:rsidR="00000000" w:rsidRPr="00000000">
        <w:rPr>
          <w:rtl w:val="0"/>
        </w:rPr>
      </w:r>
    </w:p>
    <w:tbl>
      <w:tblPr>
        <w:tblStyle w:val="Table16"/>
        <w:tblW w:w="9072.0" w:type="dxa"/>
        <w:jc w:val="left"/>
        <w:tblLayout w:type="fixed"/>
        <w:tblLook w:val="0000"/>
      </w:tblPr>
      <w:tblGrid>
        <w:gridCol w:w="1701"/>
        <w:gridCol w:w="1134"/>
        <w:gridCol w:w="6237"/>
        <w:tblGridChange w:id="0">
          <w:tblGrid>
            <w:gridCol w:w="1701"/>
            <w:gridCol w:w="1134"/>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Type/longname (shortname)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0 02 019</w:t>
            </w:r>
          </w:p>
        </w:tc>
        <w:tc>
          <w:tcPr>
            <w:shd w:fill="f3f3f3" w:val="clear"/>
            <w:tcMar>
              <w:top w:w="0.0" w:type="dxa"/>
              <w:left w:w="0.0" w:type="dxa"/>
              <w:bottom w:w="0.0" w:type="dxa"/>
              <w:right w:w="0.0" w:type="dxa"/>
            </w:tcMar>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98</w:t>
            </w:r>
          </w:p>
        </w:tc>
        <w:tc>
          <w:tcPr>
            <w:shd w:fill="f3f3f3" w:val="clear"/>
            <w:tcMar>
              <w:top w:w="0.0" w:type="dxa"/>
              <w:left w:w="0.0" w:type="dxa"/>
              <w:bottom w:w="0.0" w:type="dxa"/>
              <w:right w:w="0.0" w:type="dxa"/>
            </w:tcMar>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Atmospheric temperature and humidity sounder (GPS receiver)</w:t>
            </w:r>
            <w:r w:rsidDel="00000000" w:rsidR="00000000" w:rsidRPr="00000000">
              <w:rPr>
                <w:rtl w:val="0"/>
              </w:rPr>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102</w:t>
            </w:r>
          </w:p>
        </w:tc>
        <w:tc>
          <w:tcPr>
            <w:shd w:fill="e0e0e0" w:val="clear"/>
            <w:tcMar>
              <w:top w:w="0.0" w:type="dxa"/>
              <w:left w:w="0.0" w:type="dxa"/>
              <w:bottom w:w="0.0" w:type="dxa"/>
              <w:right w:w="0.0" w:type="dxa"/>
            </w:tcMar>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GPS turborogue space receiver (TRSR) (CHAMP GPS sounder)</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103</w:t>
            </w:r>
          </w:p>
        </w:tc>
        <w:tc>
          <w:tcPr>
            <w:shd w:fill="f3f3f3" w:val="clear"/>
            <w:tcMar>
              <w:top w:w="0.0" w:type="dxa"/>
              <w:left w:w="0.0" w:type="dxa"/>
              <w:bottom w:w="0.0" w:type="dxa"/>
              <w:right w:w="0.0" w:type="dxa"/>
            </w:tcMar>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Integrated GPS and Occultation Receiver (IGOR)</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104</w:t>
            </w:r>
          </w:p>
        </w:tc>
        <w:tc>
          <w:tcPr>
            <w:shd w:fill="e6e6e6" w:val="clear"/>
            <w:tcMar>
              <w:top w:w="0.0" w:type="dxa"/>
              <w:left w:w="0.0" w:type="dxa"/>
              <w:bottom w:w="0.0" w:type="dxa"/>
              <w:right w:w="0.0" w:type="dxa"/>
            </w:tcMar>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Triple-G (GPS, Galileo, GLONASS) (Tri-G)</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202</w:t>
            </w:r>
          </w:p>
        </w:tc>
        <w:tc>
          <w:tcPr>
            <w:shd w:fill="f3f3f3" w:val="clear"/>
            <w:tcMar>
              <w:top w:w="0.0" w:type="dxa"/>
              <w:left w:w="0.0" w:type="dxa"/>
              <w:bottom w:w="0.0" w:type="dxa"/>
              <w:right w:w="0.0" w:type="dxa"/>
            </w:tcMar>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 receiver for atmospheric sounding (GRAS)</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287</w:t>
            </w:r>
          </w:p>
        </w:tc>
        <w:tc>
          <w:tcPr>
            <w:shd w:fill="e6e6e6" w:val="clear"/>
            <w:tcMar>
              <w:top w:w="0.0" w:type="dxa"/>
              <w:left w:w="0.0" w:type="dxa"/>
              <w:bottom w:w="0.0" w:type="dxa"/>
              <w:right w:w="0.0" w:type="dxa"/>
            </w:tcMar>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Radio Occultation Sounder of the Atmosphere (ROSA)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351</w:t>
            </w:r>
          </w:p>
        </w:tc>
        <w:tc>
          <w:tcPr>
            <w:shd w:fill="f3f3f3" w:val="clear"/>
            <w:tcMar>
              <w:top w:w="0.0" w:type="dxa"/>
              <w:left w:w="0.0" w:type="dxa"/>
              <w:bottom w:w="0.0" w:type="dxa"/>
              <w:right w:w="0.0" w:type="dxa"/>
            </w:tcMar>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GPS demonstration receiver (GPSDR)</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526</w:t>
            </w:r>
          </w:p>
        </w:tc>
        <w:tc>
          <w:tcPr>
            <w:shd w:fill="e6e6e6" w:val="clear"/>
            <w:tcMar>
              <w:top w:w="0.0" w:type="dxa"/>
              <w:left w:w="0.0" w:type="dxa"/>
              <w:bottom w:w="0.0" w:type="dxa"/>
              <w:right w:w="0.0" w:type="dxa"/>
            </w:tcMar>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Cion GNSS occultation receiver A (Cion-A)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527</w:t>
            </w:r>
          </w:p>
        </w:tc>
        <w:tc>
          <w:tcPr>
            <w:shd w:fill="f3f3f3" w:val="clear"/>
            <w:tcMar>
              <w:top w:w="0.0" w:type="dxa"/>
              <w:left w:w="0.0" w:type="dxa"/>
              <w:bottom w:w="0.0" w:type="dxa"/>
              <w:right w:w="0.0" w:type="dxa"/>
            </w:tcMar>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Cion GNSS occultation receiver B (Cion-B)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528</w:t>
            </w:r>
          </w:p>
        </w:tc>
        <w:tc>
          <w:tcPr>
            <w:shd w:fill="e6e6e6" w:val="clear"/>
            <w:tcMar>
              <w:top w:w="0.0" w:type="dxa"/>
              <w:left w:w="0.0" w:type="dxa"/>
              <w:bottom w:w="0.0" w:type="dxa"/>
              <w:right w:w="0.0" w:type="dxa"/>
            </w:tcMar>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Cion GNSS occultation receiver C (Cion-C)</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529</w:t>
            </w:r>
          </w:p>
        </w:tc>
        <w:tc>
          <w:tcPr>
            <w:shd w:fill="f3f3f3" w:val="clear"/>
            <w:tcMar>
              <w:top w:w="0.0" w:type="dxa"/>
              <w:left w:w="0.0" w:type="dxa"/>
              <w:bottom w:w="0.0" w:type="dxa"/>
              <w:right w:w="0.0" w:type="dxa"/>
            </w:tcMar>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Cion GNSS occultation receiver D (Cion-D)</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530</w:t>
            </w:r>
          </w:p>
        </w:tc>
        <w:tc>
          <w:tcPr>
            <w:shd w:fill="e6e6e6" w:val="clear"/>
            <w:tcMar>
              <w:top w:w="0.0" w:type="dxa"/>
              <w:left w:w="0.0" w:type="dxa"/>
              <w:bottom w:w="0.0" w:type="dxa"/>
              <w:right w:w="0.0" w:type="dxa"/>
            </w:tcMar>
          </w:tcPr>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global navigation satellite system occultation sounder A (SGNOS-A)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531</w:t>
            </w:r>
          </w:p>
        </w:tc>
        <w:tc>
          <w:tcPr>
            <w:shd w:fill="f3f3f3" w:val="clear"/>
            <w:tcMar>
              <w:top w:w="0.0" w:type="dxa"/>
              <w:left w:w="0.0" w:type="dxa"/>
              <w:bottom w:w="0.0" w:type="dxa"/>
              <w:right w:w="0.0" w:type="dxa"/>
            </w:tcMar>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global navigation satellite system occultation sounder B (SGNOS-B)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532</w:t>
            </w:r>
          </w:p>
        </w:tc>
        <w:tc>
          <w:tcPr>
            <w:shd w:fill="e6e6e6" w:val="clear"/>
            <w:tcMar>
              <w:top w:w="0.0" w:type="dxa"/>
              <w:left w:w="0.0" w:type="dxa"/>
              <w:bottom w:w="0.0" w:type="dxa"/>
              <w:right w:w="0.0" w:type="dxa"/>
            </w:tcMar>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global navigation satellite system occultation sounder C (SGNOS-C)</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533</w:t>
            </w:r>
          </w:p>
        </w:tc>
        <w:tc>
          <w:tcPr>
            <w:shd w:fill="f3f3f3" w:val="clear"/>
            <w:tcMar>
              <w:top w:w="0.0" w:type="dxa"/>
              <w:left w:w="0.0" w:type="dxa"/>
              <w:bottom w:w="0.0" w:type="dxa"/>
              <w:right w:w="0.0" w:type="dxa"/>
            </w:tcMar>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global navigation satellite system occultation sounder D (SGNOS-D)</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534</w:t>
            </w:r>
          </w:p>
        </w:tc>
        <w:tc>
          <w:tcPr>
            <w:shd w:fill="e6e6e6" w:val="clear"/>
            <w:tcMar>
              <w:top w:w="0.0" w:type="dxa"/>
              <w:left w:w="0.0" w:type="dxa"/>
              <w:bottom w:w="0.0" w:type="dxa"/>
              <w:right w:w="0.0" w:type="dxa"/>
            </w:tcMar>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PlanetiQ Pyxis GNSS occultation receiver A (Pyxis-A)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535</w:t>
            </w:r>
          </w:p>
        </w:tc>
        <w:tc>
          <w:tcPr>
            <w:shd w:fill="f3f3f3" w:val="clear"/>
            <w:tcMar>
              <w:top w:w="0.0" w:type="dxa"/>
              <w:left w:w="0.0" w:type="dxa"/>
              <w:bottom w:w="0.0" w:type="dxa"/>
              <w:right w:w="0.0" w:type="dxa"/>
            </w:tcMar>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PlanetiQ Pyxis GNSS occultation receiver B (Pyxis-B)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948</w:t>
            </w:r>
          </w:p>
        </w:tc>
        <w:tc>
          <w:tcPr>
            <w:shd w:fill="e6e6e6" w:val="clear"/>
            <w:tcMar>
              <w:top w:w="0.0" w:type="dxa"/>
              <w:left w:w="0.0" w:type="dxa"/>
              <w:bottom w:w="0.0" w:type="dxa"/>
              <w:right w:w="0.0" w:type="dxa"/>
            </w:tcMar>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Global positioning system occultation sensor (GPSOS)</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958</w:t>
            </w:r>
          </w:p>
        </w:tc>
        <w:tc>
          <w:tcPr>
            <w:shd w:fill="f3f3f3" w:val="clear"/>
            <w:tcMar>
              <w:top w:w="0.0" w:type="dxa"/>
              <w:left w:w="0.0" w:type="dxa"/>
              <w:bottom w:w="0.0" w:type="dxa"/>
              <w:right w:w="0.0" w:type="dxa"/>
            </w:tcMar>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Global navigation satellite system occultation sounder (GNOS)</w:t>
            </w:r>
          </w:p>
        </w:tc>
      </w:tr>
    </w:tbl>
    <w:p w:rsidR="00000000" w:rsidDel="00000000" w:rsidP="00000000" w:rsidRDefault="00000000" w:rsidRPr="00000000" w14:paraId="000009D9">
      <w:pPr>
        <w:pStyle w:val="Heading3"/>
        <w:spacing w:before="0" w:lineRule="auto"/>
        <w:rPr>
          <w:rFonts w:ascii="Arial" w:cs="Arial" w:eastAsia="Arial" w:hAnsi="Arial"/>
        </w:rPr>
      </w:pPr>
      <w:bookmarkStart w:colFirst="0" w:colLast="0" w:name="_heading=h.2u6wntf" w:id="43"/>
      <w:bookmarkEnd w:id="43"/>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9. Diagnostic Identifier (Common Code Table C–?)</w:t>
      </w:r>
      <w:r w:rsidDel="00000000" w:rsidR="00000000" w:rsidRPr="00000000">
        <w:rPr>
          <w:rtl w:val="0"/>
        </w:rPr>
      </w:r>
    </w:p>
    <w:tbl>
      <w:tblPr>
        <w:tblStyle w:val="Table17"/>
        <w:tblW w:w="9072.0" w:type="dxa"/>
        <w:jc w:val="left"/>
        <w:tblLayout w:type="fixed"/>
        <w:tblLook w:val="0000"/>
      </w:tblPr>
      <w:tblGrid>
        <w:gridCol w:w="1701"/>
        <w:gridCol w:w="1134"/>
        <w:gridCol w:w="6237"/>
        <w:tblGridChange w:id="0">
          <w:tblGrid>
            <w:gridCol w:w="1701"/>
            <w:gridCol w:w="1134"/>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Diagnostic type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08 027 (New)</w:t>
            </w:r>
          </w:p>
        </w:tc>
        <w:tc>
          <w:tcPr>
            <w:shd w:fill="f3f3f3" w:val="clear"/>
            <w:tcMar>
              <w:top w:w="0.0" w:type="dxa"/>
              <w:left w:w="0.0" w:type="dxa"/>
              <w:bottom w:w="0.0" w:type="dxa"/>
              <w:right w:w="0.0" w:type="dxa"/>
            </w:tcMar>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w:t>
            </w:r>
          </w:p>
        </w:tc>
        <w:tc>
          <w:tcPr>
            <w:shd w:fill="f3f3f3" w:val="clear"/>
            <w:tcMar>
              <w:top w:w="0.0" w:type="dxa"/>
              <w:left w:w="0.0" w:type="dxa"/>
              <w:bottom w:w="0.0" w:type="dxa"/>
              <w:right w:w="0.0" w:type="dxa"/>
            </w:tcMar>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Local spectral width as a fraction of bending angle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w:t>
            </w:r>
          </w:p>
        </w:tc>
        <w:tc>
          <w:tcPr>
            <w:shd w:fill="e0e0e0" w:val="clear"/>
            <w:tcMar>
              <w:top w:w="0.0" w:type="dxa"/>
              <w:left w:w="0.0" w:type="dxa"/>
              <w:bottom w:w="0.0" w:type="dxa"/>
              <w:right w:w="0.0" w:type="dxa"/>
            </w:tcMar>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Rényi entropy</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Fractional bending angle difference - first asphericity component</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Fractional bending angle difference - second asphericity component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Fractional refractivity difference - first asphericity component</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w:t>
            </w:r>
          </w:p>
        </w:tc>
        <w:tc>
          <w:tcPr>
            <w:shd w:fill="e0e0e0" w:val="clear"/>
            <w:tcMar>
              <w:top w:w="0.0" w:type="dxa"/>
              <w:left w:w="0.0" w:type="dxa"/>
              <w:bottom w:w="0.0" w:type="dxa"/>
              <w:right w:w="0.0" w:type="dxa"/>
            </w:tcMar>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Fractional refractivity difference - second asphericity component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w:t>
            </w:r>
          </w:p>
        </w:tc>
        <w:tc>
          <w:tcPr>
            <w:shd w:fill="f3f3f3" w:val="clear"/>
            <w:tcMar>
              <w:top w:w="0.0" w:type="dxa"/>
              <w:left w:w="0.0" w:type="dxa"/>
              <w:bottom w:w="0.0" w:type="dxa"/>
              <w:right w:w="0.0" w:type="dxa"/>
            </w:tcMar>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Estimated systematic error as a fraction of bending angle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w:t>
            </w:r>
          </w:p>
        </w:tc>
        <w:tc>
          <w:tcPr>
            <w:shd w:fill="e0e0e0" w:val="clear"/>
            <w:tcMar>
              <w:top w:w="0.0" w:type="dxa"/>
              <w:left w:w="0.0" w:type="dxa"/>
              <w:bottom w:w="0.0" w:type="dxa"/>
              <w:right w:w="0.0" w:type="dxa"/>
            </w:tcMar>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Estimated systematic error as a fraction of refractivity</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w:t>
            </w:r>
          </w:p>
        </w:tc>
        <w:tc>
          <w:tcPr>
            <w:shd w:fill="e0e0e0" w:val="clear"/>
            <w:tcMar>
              <w:top w:w="0.0" w:type="dxa"/>
              <w:left w:w="0.0" w:type="dxa"/>
              <w:bottom w:w="0.0" w:type="dxa"/>
              <w:right w:w="0.0" w:type="dxa"/>
            </w:tcMar>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Observation-to-background weighting ratio</w:t>
            </w:r>
          </w:p>
        </w:tc>
      </w:tr>
    </w:tbl>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A">
      <w:pPr>
        <w:pStyle w:val="Heading3"/>
        <w:numPr>
          <w:ilvl w:val="2"/>
          <w:numId w:val="15"/>
        </w:numPr>
        <w:ind w:left="0" w:firstLine="0"/>
        <w:rPr/>
      </w:pPr>
      <w:bookmarkStart w:colFirst="0" w:colLast="0" w:name="_heading=h.19c6y18" w:id="44"/>
      <w:bookmarkEnd w:id="44"/>
      <w:r w:rsidDel="00000000" w:rsidR="00000000" w:rsidRPr="00000000">
        <w:rPr>
          <w:rtl w:val="0"/>
        </w:rPr>
        <w:t xml:space="preserve">Quality Flags</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BUFR Quality Flags for RO (descriptor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3366ff"/>
          <w:sz w:val="20"/>
          <w:szCs w:val="20"/>
          <w:u w:val="none"/>
          <w:shd w:fill="auto" w:val="clear"/>
          <w:vertAlign w:val="baseline"/>
          <w:rtl w:val="0"/>
        </w:rPr>
        <w:t xml:space="preserve">0 33 039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see Table 9) are defined as generically as possible so as to be mission and processing algorithm independent. The general philosophy is that if a bit is clear (unset or zero) this is ‘normal’, and if set (unity) then ‘not normal’; note that the latter condition does not necessarily imply poor data. We retain some spare ‘reserved’ bits for future quality information. Note that BUFR defines the order of bit flags as 'left to right' (i.e. the order that bits are transmitted).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This convention is the opposite of that used for most computer definitions, where bit 1 (or bit 0) is 'rightmost' or least significant bit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bit 1 is a summary bit and should be set if one or more certain other bits are set, and clear if all of those other bits are clear.</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the exact reason for the setting of these flag bits is algorithm-dependent, and therefore need to be defined and published by the processing centre in association with the unique combination of Originating (processing) Centre and Software ID parameters. It is for the user to take action (or not) on these flags in the light of experience.</w:t>
      </w:r>
      <w:r w:rsidDel="00000000" w:rsidR="00000000" w:rsidRPr="00000000">
        <w:rPr>
          <w:rtl w:val="0"/>
        </w:rPr>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tbugp1" w:id="45"/>
      <w:bookmarkEnd w:id="45"/>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9. Quality Flags for RO Data (16-bit Flag Table)</w:t>
      </w:r>
      <w:r w:rsidDel="00000000" w:rsidR="00000000" w:rsidRPr="00000000">
        <w:rPr>
          <w:rtl w:val="0"/>
        </w:rPr>
      </w:r>
    </w:p>
    <w:tbl>
      <w:tblPr>
        <w:tblStyle w:val="Table18"/>
        <w:tblW w:w="9177.0" w:type="dxa"/>
        <w:jc w:val="center"/>
        <w:tblLayout w:type="fixed"/>
        <w:tblLook w:val="0000"/>
      </w:tblPr>
      <w:tblGrid>
        <w:gridCol w:w="986"/>
        <w:gridCol w:w="873"/>
        <w:gridCol w:w="3659"/>
        <w:gridCol w:w="3659"/>
        <w:tblGridChange w:id="0">
          <w:tblGrid>
            <w:gridCol w:w="986"/>
            <w:gridCol w:w="873"/>
            <w:gridCol w:w="3659"/>
            <w:gridCol w:w="3659"/>
          </w:tblGrid>
        </w:tblGridChange>
      </w:tblGrid>
      <w:tr>
        <w:trPr>
          <w:cantSplit w:val="1"/>
          <w:tblHeader w:val="0"/>
        </w:trPr>
        <w:tc>
          <w:tcPr>
            <w:shd w:fill="98e36f" w:val="clear"/>
            <w:tcMar>
              <w:top w:w="0.0" w:type="dxa"/>
              <w:left w:w="0.0" w:type="dxa"/>
              <w:bottom w:w="0.0" w:type="dxa"/>
              <w:right w:w="0.0" w:type="dxa"/>
            </w:tcMar>
            <w:vAlign w:val="center"/>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vAlign w:val="center"/>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Bit</w:t>
            </w:r>
          </w:p>
        </w:tc>
        <w:tc>
          <w:tcPr>
            <w:shd w:fill="94bd5e" w:val="clear"/>
            <w:tcMar>
              <w:top w:w="0.0" w:type="dxa"/>
              <w:left w:w="0.0" w:type="dxa"/>
              <w:bottom w:w="0.0" w:type="dxa"/>
              <w:right w:w="0.0" w:type="dxa"/>
            </w:tcMar>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Meaning when clear</w:t>
            </w:r>
          </w:p>
        </w:tc>
        <w:tc>
          <w:tcPr>
            <w:shd w:fill="94bd5e" w:val="clear"/>
            <w:tcMar>
              <w:top w:w="0.0" w:type="dxa"/>
              <w:left w:w="0.0" w:type="dxa"/>
              <w:bottom w:w="0.0" w:type="dxa"/>
              <w:right w:w="0.0" w:type="dxa"/>
            </w:tcMar>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Meaning when set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sdt>
              <w:sdtPr>
                <w:tag w:val="goog_rdk_391"/>
              </w:sdtPr>
              <w:sdtContent>
                <w:commentRangeStart w:id="32"/>
              </w:sdtContent>
            </w:sdt>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0 33 039</w:t>
            </w:r>
            <w:commentRangeEnd w:id="32"/>
            <w:r w:rsidDel="00000000" w:rsidR="00000000" w:rsidRPr="00000000">
              <w:commentReference w:id="32"/>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0.0" w:type="dxa"/>
              <w:bottom w:w="0.0" w:type="dxa"/>
              <w:right w:w="0.0" w:type="dxa"/>
            </w:tcMar>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Nominal quality</w:t>
            </w:r>
          </w:p>
        </w:tc>
        <w:tc>
          <w:tcPr>
            <w:shd w:fill="f3f3f3" w:val="clear"/>
            <w:tcMar>
              <w:top w:w="0.0" w:type="dxa"/>
              <w:left w:w="0.0" w:type="dxa"/>
              <w:bottom w:w="0.0" w:type="dxa"/>
              <w:right w:w="0.0" w:type="dxa"/>
            </w:tcMar>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Non-nominal quality</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0.0" w:type="dxa"/>
              <w:bottom w:w="0.0" w:type="dxa"/>
              <w:right w:w="0.0" w:type="dxa"/>
            </w:tcMar>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NRT product</w:t>
            </w:r>
          </w:p>
        </w:tc>
        <w:tc>
          <w:tcPr>
            <w:shd w:fill="e0e0e0" w:val="clear"/>
            <w:tcMar>
              <w:top w:w="0.0" w:type="dxa"/>
              <w:left w:w="0.0" w:type="dxa"/>
              <w:bottom w:w="0.0" w:type="dxa"/>
              <w:right w:w="0.0" w:type="dxa"/>
            </w:tcMar>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Offline product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Descending occultation</w:t>
            </w:r>
          </w:p>
        </w:tc>
        <w:tc>
          <w:tcPr>
            <w:shd w:fill="f3f3f3" w:val="clear"/>
            <w:tcMar>
              <w:top w:w="0.0" w:type="dxa"/>
              <w:left w:w="0.0" w:type="dxa"/>
              <w:bottom w:w="0.0" w:type="dxa"/>
              <w:right w:w="0.0" w:type="dxa"/>
            </w:tcMar>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Ascending occultation</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Excess Phase processing nominal</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Excess Phase processing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Bending Angle processing nominal</w:t>
            </w:r>
          </w:p>
        </w:tc>
        <w:tc>
          <w:tcPr>
            <w:shd w:fill="f3f3f3" w:val="clear"/>
            <w:tcMar>
              <w:top w:w="0.0" w:type="dxa"/>
              <w:left w:w="0.0" w:type="dxa"/>
              <w:bottom w:w="0.0" w:type="dxa"/>
              <w:right w:w="0.0" w:type="dxa"/>
            </w:tcMa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Bending Angle processing non-nominal</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e0e0e0" w:val="clear"/>
            <w:tcMar>
              <w:top w:w="0.0" w:type="dxa"/>
              <w:left w:w="0.0" w:type="dxa"/>
              <w:bottom w:w="0.0" w:type="dxa"/>
              <w:right w:w="0.0" w:type="dxa"/>
            </w:tcMar>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Refractivity processing nominal</w:t>
            </w:r>
          </w:p>
        </w:tc>
        <w:tc>
          <w:tcPr>
            <w:shd w:fill="e0e0e0" w:val="clear"/>
            <w:tcMar>
              <w:top w:w="0.0" w:type="dxa"/>
              <w:left w:w="0.0" w:type="dxa"/>
              <w:bottom w:w="0.0" w:type="dxa"/>
              <w:right w:w="0.0" w:type="dxa"/>
            </w:tcMar>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Refractivity processing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f3f3f3" w:val="clear"/>
            <w:tcMar>
              <w:top w:w="0.0" w:type="dxa"/>
              <w:left w:w="0.0" w:type="dxa"/>
              <w:bottom w:w="0.0" w:type="dxa"/>
              <w:right w:w="0.0" w:type="dxa"/>
            </w:tcMar>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Meteorological processing nominal</w:t>
            </w:r>
          </w:p>
        </w:tc>
        <w:tc>
          <w:tcPr>
            <w:shd w:fill="f3f3f3" w:val="clear"/>
            <w:tcMar>
              <w:top w:w="0.0" w:type="dxa"/>
              <w:left w:w="0.0" w:type="dxa"/>
              <w:bottom w:w="0.0" w:type="dxa"/>
              <w:right w:w="0.0" w:type="dxa"/>
            </w:tcMar>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Meteorological processing non-nominal</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0.0" w:type="dxa"/>
              <w:bottom w:w="0.0" w:type="dxa"/>
              <w:right w:w="0.0" w:type="dxa"/>
            </w:tcMar>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Closed loop data only used</w:t>
            </w:r>
          </w:p>
        </w:tc>
        <w:tc>
          <w:tcPr>
            <w:shd w:fill="e0e0e0" w:val="clear"/>
            <w:tcMar>
              <w:top w:w="0.0" w:type="dxa"/>
              <w:left w:w="0.0" w:type="dxa"/>
              <w:bottom w:w="0.0" w:type="dxa"/>
              <w:right w:w="0.0" w:type="dxa"/>
            </w:tcMar>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Open loop data included</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w:t>
            </w:r>
          </w:p>
        </w:tc>
        <w:tc>
          <w:tcPr>
            <w:shd w:fill="f3f3f3" w:val="clear"/>
            <w:tcMar>
              <w:top w:w="0.0" w:type="dxa"/>
              <w:left w:w="0.0" w:type="dxa"/>
              <w:bottom w:w="0.0" w:type="dxa"/>
              <w:right w:w="0.0" w:type="dxa"/>
            </w:tcMar>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 surface reflections detected</w:t>
            </w:r>
          </w:p>
        </w:tc>
        <w:tc>
          <w:tcPr>
            <w:shd w:fill="f3f3f3" w:val="clear"/>
            <w:tcMar>
              <w:top w:w="0.0" w:type="dxa"/>
              <w:left w:w="0.0" w:type="dxa"/>
              <w:bottom w:w="0.0" w:type="dxa"/>
              <w:right w:w="0.0" w:type="dxa"/>
            </w:tcMar>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Surface reflections detected</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c>
          <w:tcPr>
            <w:shd w:fill="e0e0e0" w:val="clear"/>
            <w:tcMar>
              <w:top w:w="0.0" w:type="dxa"/>
              <w:left w:w="0.0" w:type="dxa"/>
              <w:bottom w:w="0.0" w:type="dxa"/>
              <w:right w:w="0.0" w:type="dxa"/>
            </w:tcMar>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L2P GNSS signals used</w:t>
            </w:r>
          </w:p>
        </w:tc>
        <w:tc>
          <w:tcPr>
            <w:shd w:fill="e0e0e0" w:val="clear"/>
            <w:tcMar>
              <w:top w:w="0.0" w:type="dxa"/>
              <w:left w:w="0.0" w:type="dxa"/>
              <w:bottom w:w="0.0" w:type="dxa"/>
              <w:right w:w="0.0" w:type="dxa"/>
            </w:tcMar>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L2C GNSS signals used</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11–13</w:t>
            </w:r>
          </w:p>
        </w:tc>
        <w:tc>
          <w:tcPr>
            <w:shd w:fill="f3f3f3" w:val="clear"/>
            <w:tcMar>
              <w:top w:w="0.0" w:type="dxa"/>
              <w:left w:w="0.0" w:type="dxa"/>
              <w:bottom w:w="0.0" w:type="dxa"/>
              <w:right w:w="0.0" w:type="dxa"/>
            </w:tcMar>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Reserved</w:t>
            </w:r>
          </w:p>
        </w:tc>
        <w:tc>
          <w:tcPr>
            <w:shd w:fill="f3f3f3" w:val="clear"/>
            <w:tcMar>
              <w:top w:w="0.0" w:type="dxa"/>
              <w:left w:w="0.0" w:type="dxa"/>
              <w:bottom w:w="0.0" w:type="dxa"/>
              <w:right w:w="0.0" w:type="dxa"/>
            </w:tcMar>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Reserved</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0.0" w:type="dxa"/>
              <w:bottom w:w="0.0" w:type="dxa"/>
              <w:right w:w="0.0" w:type="dxa"/>
            </w:tcMar>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Background profile nominal</w:t>
            </w:r>
          </w:p>
        </w:tc>
        <w:tc>
          <w:tcPr>
            <w:shd w:fill="e0e0e0" w:val="clear"/>
            <w:tcMar>
              <w:top w:w="0.0" w:type="dxa"/>
              <w:left w:w="0.0" w:type="dxa"/>
              <w:bottom w:w="0.0" w:type="dxa"/>
              <w:right w:w="0.0" w:type="dxa"/>
            </w:tcMar>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Background profile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shd w:fill="f3f3f3" w:val="clear"/>
            <w:tcMar>
              <w:top w:w="0.0" w:type="dxa"/>
              <w:left w:w="0.0" w:type="dxa"/>
              <w:bottom w:w="0.0" w:type="dxa"/>
              <w:right w:w="0.0" w:type="dxa"/>
            </w:tcMar>
          </w:tcPr>
          <w:p w:rsidR="00000000" w:rsidDel="00000000" w:rsidP="00000000" w:rsidRDefault="00000000" w:rsidRPr="00000000" w14:paraId="00000A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Retrieved profile</w:t>
            </w:r>
          </w:p>
        </w:tc>
        <w:tc>
          <w:tcPr>
            <w:shd w:fill="f3f3f3" w:val="clear"/>
            <w:tcMar>
              <w:top w:w="0.0" w:type="dxa"/>
              <w:left w:w="0.0" w:type="dxa"/>
              <w:bottom w:w="0.0" w:type="dxa"/>
              <w:right w:w="0.0" w:type="dxa"/>
            </w:tcMar>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Background profile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All 16</w:t>
            </w:r>
          </w:p>
        </w:tc>
        <w:tc>
          <w:tcPr>
            <w:shd w:fill="e0e0e0" w:val="clear"/>
            <w:tcMar>
              <w:top w:w="0.0" w:type="dxa"/>
              <w:left w:w="0.0" w:type="dxa"/>
              <w:bottom w:w="0.0" w:type="dxa"/>
              <w:right w:w="0.0" w:type="dxa"/>
            </w:tcMar>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As above</w:t>
            </w:r>
          </w:p>
        </w:tc>
        <w:tc>
          <w:tcPr>
            <w:shd w:fill="e0e0e0" w:val="clear"/>
            <w:tcMar>
              <w:top w:w="0.0" w:type="dxa"/>
              <w:left w:w="0.0" w:type="dxa"/>
              <w:bottom w:w="0.0" w:type="dxa"/>
              <w:right w:w="0.0" w:type="dxa"/>
            </w:tcMar>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Missing</w:t>
            </w:r>
          </w:p>
        </w:tc>
      </w:tr>
      <w:tr>
        <w:trPr>
          <w:cantSplit w:val="1"/>
          <w:tblHeader w:val="0"/>
        </w:trPr>
        <w:tc>
          <w:tcPr>
            <w:shd w:fill="ffffff" w:val="clear"/>
            <w:tcMar>
              <w:top w:w="0.0" w:type="dxa"/>
              <w:left w:w="0.0" w:type="dxa"/>
              <w:bottom w:w="0.0" w:type="dxa"/>
              <w:right w:w="0.0" w:type="dxa"/>
            </w:tcMar>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A42">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A43">
      <w:pPr>
        <w:pStyle w:val="Heading3"/>
        <w:numPr>
          <w:ilvl w:val="2"/>
          <w:numId w:val="15"/>
        </w:numPr>
        <w:ind w:left="0" w:firstLine="0"/>
        <w:rPr/>
      </w:pPr>
      <w:bookmarkStart w:colFirst="0" w:colLast="0" w:name="_heading=h.28h4qwu" w:id="46"/>
      <w:bookmarkEnd w:id="46"/>
      <w:r w:rsidDel="00000000" w:rsidR="00000000" w:rsidRPr="00000000">
        <w:rPr>
          <w:rtl w:val="0"/>
        </w:rPr>
        <w:t xml:space="preserve">Quality parameter</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have included in the RO BUFR the parameter ‘Percentage Confidence’. The meaning of this parameter depends on the context and to a large degree on the specific processing algorithms used (and hence its derivation has to be defined by the data processing centre), but we may give some guidance as to the intent.</w:t>
      </w:r>
      <w:r w:rsidDel="00000000" w:rsidR="00000000" w:rsidRPr="00000000">
        <w:rPr>
          <w:rtl w:val="0"/>
        </w:rPr>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 a user-level, ‘Percentage Confidence’ (PC) can be used as a first indicator of whether a particular datum point is likely to be useful. In NWP, the concept of ‘probability of gross error’ is often used for quality control in variational assimilation systems. The objective is to reject observations with extreme errors, particularly if they do not lie within the normal (assumed) Gaussian error distribution.</w:t>
      </w:r>
      <w:r w:rsidDel="00000000" w:rsidR="00000000" w:rsidRPr="00000000">
        <w:rPr>
          <w:rtl w:val="0"/>
        </w:rPr>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simplest case, PC could be derived from the estimated error(s) in the associated ‘observed’ parameter. Assuming an estimated observed error variance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priori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variance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then</w:t>
      </w: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PC = 100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(-O/E)</w:t>
      </w:r>
      <w:r w:rsidDel="00000000" w:rsidR="00000000" w:rsidRPr="00000000">
        <w:rPr>
          <w:rtl w:val="0"/>
        </w:rPr>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would be a suitable value. Errors for several observables may be combined to form an overall scaled probability value.</w:t>
      </w: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PC values might be derived from other Q/C information – for instance the PC for bending angles might be nominally derived as above, but assigned a lower value (even zero) if loss-of-lock (freewheeling) condition is detected. In this case, the observables may have apparently sensible values but there is little or no confidence in them. The end-user can then make the decision on whether to use such data or not. If no useful PC value is available, it should be just set to 100. Conversely, if the data it applies to is known to be unusable, but not actually set to ‘missing’, then PC should be set to zero.</w:t>
      </w: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F">
      <w:pPr>
        <w:pStyle w:val="Heading2"/>
        <w:numPr>
          <w:ilvl w:val="1"/>
          <w:numId w:val="15"/>
        </w:numPr>
        <w:ind w:left="0" w:firstLine="0"/>
        <w:rPr/>
      </w:pPr>
      <w:bookmarkStart w:colFirst="0" w:colLast="0" w:name="_heading=h.nmf14n" w:id="47"/>
      <w:bookmarkEnd w:id="47"/>
      <w:r w:rsidDel="00000000" w:rsidR="00000000" w:rsidRPr="00000000">
        <w:rPr>
          <w:rtl w:val="0"/>
        </w:rPr>
        <w:t xml:space="preserve">BUFR Section 5 (End of Message)</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flags the end-of-message, with the delimiter shown in Table 10. If the message has been encoded correctly, the delimiter occupies the last 4 octets of the total message length indicated in Section 0. Further, the total message length should also be equal to the sum of the lengths of the individual sections (as given in Sections 1–4, plus 8 octets for Section 0 and 4 octets for Section 5).</w:t>
      </w: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7m2jsg" w:id="48"/>
      <w:bookmarkEnd w:id="48"/>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10. BUFR Section 5 (End of Message)</w:t>
      </w:r>
      <w:r w:rsidDel="00000000" w:rsidR="00000000" w:rsidRPr="00000000">
        <w:rPr>
          <w:rtl w:val="0"/>
        </w:rPr>
      </w:r>
    </w:p>
    <w:tbl>
      <w:tblPr>
        <w:tblStyle w:val="Table19"/>
        <w:tblW w:w="9072.0" w:type="dxa"/>
        <w:jc w:val="left"/>
        <w:tblLayout w:type="fixed"/>
        <w:tblLook w:val="0000"/>
      </w:tblPr>
      <w:tblGrid>
        <w:gridCol w:w="1098"/>
        <w:gridCol w:w="5442"/>
        <w:gridCol w:w="2532"/>
        <w:tblGridChange w:id="0">
          <w:tblGrid>
            <w:gridCol w:w="1098"/>
            <w:gridCol w:w="5442"/>
            <w:gridCol w:w="2532"/>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7777 (coded in CCITT International Alphabet No. 5)</w:t>
            </w:r>
          </w:p>
        </w:tc>
        <w:tc>
          <w:tcPr>
            <w:shd w:fill="f3f3f3" w:val="clear"/>
            <w:tcMar>
              <w:top w:w="0.0" w:type="dxa"/>
              <w:left w:w="108.0" w:type="dxa"/>
              <w:bottom w:w="0.0" w:type="dxa"/>
              <w:right w:w="108.0" w:type="dxa"/>
            </w:tcMar>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‘7777’</w:t>
            </w:r>
            <w:r w:rsidDel="00000000" w:rsidR="00000000" w:rsidRPr="00000000">
              <w:rPr>
                <w:rtl w:val="0"/>
              </w:rPr>
            </w:r>
          </w:p>
        </w:tc>
      </w:tr>
    </w:tbl>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5D">
      <w:pPr>
        <w:pStyle w:val="Heading2"/>
        <w:numPr>
          <w:ilvl w:val="1"/>
          <w:numId w:val="15"/>
        </w:numPr>
        <w:ind w:left="0" w:firstLine="0"/>
        <w:rPr/>
      </w:pPr>
      <w:bookmarkStart w:colFirst="0" w:colLast="0" w:name="_heading=h.1mrcu09" w:id="49"/>
      <w:bookmarkEnd w:id="49"/>
      <w:r w:rsidDel="00000000" w:rsidR="00000000" w:rsidRPr="00000000">
        <w:rPr>
          <w:rtl w:val="0"/>
        </w:rPr>
        <w:t xml:space="preserve">Indicative BUFR Message Lengths</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noted previously, the length of BUFR-compressed observations cannot be pre-determined, but since RO data is encoded as a single profile per BUFR message, and therefore compression cannot be applied, it is possible to sum up the Table B bit-widths (see Table 5) for any given combination of L1+L2+Lc frequencies and number of samples in the profile per Stage. Some examples are given in Table 11.</w:t>
      </w: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6r0co2" w:id="50"/>
      <w:bookmarkEnd w:id="50"/>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11. Indicative BUFR message lengths</w:t>
      </w:r>
      <w:r w:rsidDel="00000000" w:rsidR="00000000" w:rsidRPr="00000000">
        <w:rPr>
          <w:rtl w:val="0"/>
        </w:rPr>
      </w:r>
    </w:p>
    <w:tbl>
      <w:tblPr>
        <w:tblStyle w:val="Table20"/>
        <w:tblW w:w="9071.0" w:type="dxa"/>
        <w:jc w:val="left"/>
        <w:tblInd w:w="1.0" w:type="dxa"/>
        <w:tblLayout w:type="fixed"/>
        <w:tblLook w:val="0000"/>
      </w:tblPr>
      <w:tblGrid>
        <w:gridCol w:w="1633"/>
        <w:gridCol w:w="1803"/>
        <w:gridCol w:w="1802"/>
        <w:gridCol w:w="1419"/>
        <w:gridCol w:w="2414"/>
        <w:tblGridChange w:id="0">
          <w:tblGrid>
            <w:gridCol w:w="1633"/>
            <w:gridCol w:w="1803"/>
            <w:gridCol w:w="1802"/>
            <w:gridCol w:w="1419"/>
            <w:gridCol w:w="2414"/>
          </w:tblGrid>
        </w:tblGridChange>
      </w:tblGrid>
      <w:tr>
        <w:trPr>
          <w:cantSplit w:val="1"/>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L1+L2?</w:t>
            </w:r>
          </w:p>
        </w:tc>
        <w:tc>
          <w:tcPr>
            <w:shd w:fill="94bd5e" w:val="clear"/>
            <w:tcMar>
              <w:top w:w="0.0" w:type="dxa"/>
              <w:left w:w="108.0" w:type="dxa"/>
              <w:bottom w:w="0.0" w:type="dxa"/>
              <w:right w:w="108.0" w:type="dxa"/>
            </w:tcMar>
            <w:vAlign w:val="center"/>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No. Step 1b</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samples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No. Step 2a</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samples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No. Step 2b samples</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Message</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Length (Kbytes)</w:t>
            </w:r>
            <w:r w:rsidDel="00000000" w:rsidR="00000000" w:rsidRPr="00000000">
              <w:rPr>
                <w:rFonts w:ascii="Arial" w:cs="Arial" w:eastAsia="Arial" w:hAnsi="Arial"/>
                <w:b w:val="1"/>
                <w:i w:val="0"/>
                <w:smallCaps w:val="0"/>
                <w:strike w:val="0"/>
                <w:color w:val="000000"/>
                <w:sz w:val="16"/>
                <w:szCs w:val="16"/>
                <w:u w:val="none"/>
                <w:shd w:fill="auto" w:val="clear"/>
                <w:vertAlign w:val="superscript"/>
              </w:rPr>
              <w:footnoteReference w:customMarkFollows="0" w:id="10"/>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82</w:t>
            </w:r>
          </w:p>
        </w:tc>
        <w:tc>
          <w:tcPr>
            <w:shd w:fill="f3f3f3" w:val="clear"/>
            <w:tcMar>
              <w:top w:w="0.0" w:type="dxa"/>
              <w:left w:w="108.0" w:type="dxa"/>
              <w:bottom w:w="0.0" w:type="dxa"/>
              <w:right w:w="108.0" w:type="dxa"/>
            </w:tcMar>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13.6</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1"/>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p>
        </w:tc>
        <w:tc>
          <w:tcPr>
            <w:shd w:fill="e0e0e0" w:val="clear"/>
            <w:tcMar>
              <w:top w:w="0.0" w:type="dxa"/>
              <w:left w:w="108.0" w:type="dxa"/>
              <w:bottom w:w="0.0" w:type="dxa"/>
              <w:right w:w="108.0" w:type="dxa"/>
            </w:tcMar>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11.4</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2"/>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p>
        </w:tc>
        <w:tc>
          <w:tcPr>
            <w:shd w:fill="f3f3f3" w:val="clear"/>
            <w:tcMar>
              <w:top w:w="0.0" w:type="dxa"/>
              <w:left w:w="108.0" w:type="dxa"/>
              <w:bottom w:w="0.0" w:type="dxa"/>
              <w:right w:w="108.0" w:type="dxa"/>
            </w:tcMar>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10.4</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3"/>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19.4</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f3f3f3" w:val="clear"/>
            <w:tcMar>
              <w:top w:w="0.0" w:type="dxa"/>
              <w:left w:w="108.0" w:type="dxa"/>
              <w:bottom w:w="0.0" w:type="dxa"/>
              <w:right w:w="108.0" w:type="dxa"/>
            </w:tcMar>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w:t>
            </w:r>
          </w:p>
        </w:tc>
        <w:tc>
          <w:tcPr>
            <w:shd w:fill="f3f3f3" w:val="clear"/>
            <w:tcMar>
              <w:top w:w="0.0" w:type="dxa"/>
              <w:left w:w="108.0" w:type="dxa"/>
              <w:bottom w:w="0.0" w:type="dxa"/>
              <w:right w:w="108.0" w:type="dxa"/>
            </w:tcMar>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16.1</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13.0</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f3f3f3" w:val="clear"/>
            <w:tcMar>
              <w:top w:w="0.0" w:type="dxa"/>
              <w:left w:w="108.0" w:type="dxa"/>
              <w:bottom w:w="0.0" w:type="dxa"/>
              <w:right w:w="108.0" w:type="dxa"/>
            </w:tcMar>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150</w:t>
            </w:r>
          </w:p>
        </w:tc>
        <w:tc>
          <w:tcPr>
            <w:shd w:fill="f3f3f3" w:val="clear"/>
            <w:tcMar>
              <w:top w:w="0.0" w:type="dxa"/>
              <w:left w:w="108.0" w:type="dxa"/>
              <w:bottom w:w="0.0" w:type="dxa"/>
              <w:right w:w="108.0" w:type="dxa"/>
            </w:tcMar>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w:t>
            </w:r>
          </w:p>
        </w:tc>
        <w:tc>
          <w:tcPr>
            <w:shd w:fill="f3f3f3" w:val="clear"/>
            <w:tcMar>
              <w:top w:w="0.0" w:type="dxa"/>
              <w:left w:w="108.0" w:type="dxa"/>
              <w:bottom w:w="0.0" w:type="dxa"/>
              <w:right w:w="108.0" w:type="dxa"/>
            </w:tcMar>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11.3</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13.0</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p>
        </w:tc>
        <w:tc>
          <w:tcPr>
            <w:shd w:fill="f3f3f3" w:val="clear"/>
            <w:tcMar>
              <w:top w:w="0.0" w:type="dxa"/>
              <w:left w:w="108.0" w:type="dxa"/>
              <w:bottom w:w="0.0" w:type="dxa"/>
              <w:right w:w="108.0" w:type="dxa"/>
            </w:tcMar>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6.6</w:t>
            </w:r>
          </w:p>
        </w:tc>
      </w:tr>
    </w:tbl>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A98">
      <w:pPr>
        <w:pStyle w:val="Heading1"/>
        <w:numPr>
          <w:ilvl w:val="0"/>
          <w:numId w:val="15"/>
        </w:numPr>
        <w:ind w:left="0" w:firstLine="0"/>
        <w:rPr/>
      </w:pPr>
      <w:bookmarkStart w:colFirst="0" w:colLast="0" w:name="_heading=h.2lwamvv" w:id="51"/>
      <w:bookmarkEnd w:id="51"/>
      <w:r w:rsidDel="00000000" w:rsidR="00000000" w:rsidRPr="00000000">
        <w:rPr>
          <w:rtl w:val="0"/>
        </w:rPr>
        <w:t xml:space="preserve">GTS dissemination</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‘naked’ BUFR message alone cannot be transmitted on the GTS; some standard headers need to be added so that messages can be routed as required.</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WMO ‘Abbreviated Routing Header’ (ARH) [RD.6] allows GTS nodes to route messages (e.g. data in SYNOP, BUFR or GRIB code forms) – or to accept messages for broadcast topologies – in a table-driven way without knowing the messages' data contents. The ARH is a set of characters from the International Alphabet No. 5 (CCITT-IA5 - equivalent to ASCII) and takes the form:</w:t>
      </w:r>
      <w:r w:rsidDel="00000000" w:rsidR="00000000" w:rsidRPr="00000000">
        <w:rPr>
          <w:rtl w:val="0"/>
        </w:rPr>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&lt;SOH&gt;&lt;CR&gt;&lt;CR&gt;&lt;LF&gt;nnn&lt;CR&gt;&lt;CR&gt;&lt;LF&gt;T</w:t>
      </w:r>
      <w:r w:rsidDel="00000000" w:rsidR="00000000" w:rsidRPr="00000000">
        <w:rPr>
          <w:rFonts w:ascii="Courier" w:cs="Courier" w:eastAsia="Courier" w:hAnsi="Courier"/>
          <w:b w:val="1"/>
          <w:i w:val="0"/>
          <w:smallCaps w:val="0"/>
          <w:strike w:val="0"/>
          <w:color w:val="000000"/>
          <w:sz w:val="20"/>
          <w:szCs w:val="20"/>
          <w:u w:val="none"/>
          <w:shd w:fill="auto" w:val="clear"/>
          <w:vertAlign w:val="subscript"/>
          <w:rtl w:val="0"/>
        </w:rPr>
        <w:t xml:space="preserve">1</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T</w:t>
      </w:r>
      <w:r w:rsidDel="00000000" w:rsidR="00000000" w:rsidRPr="00000000">
        <w:rPr>
          <w:rFonts w:ascii="Courier" w:cs="Courier" w:eastAsia="Courier" w:hAnsi="Courier"/>
          <w:b w:val="1"/>
          <w:i w:val="0"/>
          <w:smallCaps w:val="0"/>
          <w:strike w:val="0"/>
          <w:color w:val="000000"/>
          <w:sz w:val="20"/>
          <w:szCs w:val="20"/>
          <w:u w:val="none"/>
          <w:shd w:fill="auto" w:val="clear"/>
          <w:vertAlign w:val="subscript"/>
          <w:rtl w:val="0"/>
        </w:rPr>
        <w:t xml:space="preserve">2</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A</w:t>
      </w:r>
      <w:r w:rsidDel="00000000" w:rsidR="00000000" w:rsidRPr="00000000">
        <w:rPr>
          <w:rFonts w:ascii="Courier" w:cs="Courier" w:eastAsia="Courier" w:hAnsi="Courier"/>
          <w:b w:val="1"/>
          <w:i w:val="0"/>
          <w:smallCaps w:val="0"/>
          <w:strike w:val="0"/>
          <w:color w:val="000000"/>
          <w:sz w:val="20"/>
          <w:szCs w:val="20"/>
          <w:u w:val="none"/>
          <w:shd w:fill="auto" w:val="clear"/>
          <w:vertAlign w:val="subscript"/>
          <w:rtl w:val="0"/>
        </w:rPr>
        <w:t xml:space="preserve">1</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A</w:t>
      </w:r>
      <w:r w:rsidDel="00000000" w:rsidR="00000000" w:rsidRPr="00000000">
        <w:rPr>
          <w:rFonts w:ascii="Courier" w:cs="Courier" w:eastAsia="Courier" w:hAnsi="Courier"/>
          <w:b w:val="1"/>
          <w:i w:val="0"/>
          <w:smallCaps w:val="0"/>
          <w:strike w:val="0"/>
          <w:color w:val="000000"/>
          <w:sz w:val="20"/>
          <w:szCs w:val="20"/>
          <w:u w:val="none"/>
          <w:shd w:fill="auto" w:val="clear"/>
          <w:vertAlign w:val="subscript"/>
          <w:rtl w:val="0"/>
        </w:rPr>
        <w:t xml:space="preserve">2</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ii&lt;SP&gt;cccc&lt;SP&gt;YYGGgg&lt;CR&gt;&lt;CR&gt;&lt;LF</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sequence is followed by the BUFR message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BUFR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7777</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finally the end-of-message trailer sequence:</w:t>
      </w: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20"/>
          <w:szCs w:val="20"/>
          <w:u w:val="none"/>
          <w:shd w:fill="auto" w:val="clear"/>
          <w:vertAlign w:val="baseline"/>
        </w:rPr>
      </w:pP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&lt;CR&gt;&lt;CR&gt;&lt;LF&gt;&lt;ETX&gt;</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header, message and trailer are collectively known as a bulletin. A bulletin may contain more than one message, but typically contains only one, which will be the case for RO data. There may be additional characters before the routing header appropriate to particular GTS transmission protocols, such as TCP/IP (FTP), the description of which is beyond the scope of this document. In any case, these ‘wrapper’ characters are not part of the GTS transmission and are not seen by end-users.</w:t>
      </w: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elements of the WMO header &amp; trailer are described in Table 12, along with reserved settings for RO messages. For more details of the possible values for these elements, see [RD.6].</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A4">
      <w:pPr>
        <w:pStyle w:val="Heading2"/>
        <w:numPr>
          <w:ilvl w:val="1"/>
          <w:numId w:val="15"/>
        </w:numPr>
        <w:ind w:left="0" w:firstLine="0"/>
        <w:rPr/>
      </w:pPr>
      <w:bookmarkStart w:colFirst="0" w:colLast="0" w:name="_heading=h.111kx3o" w:id="52"/>
      <w:bookmarkEnd w:id="52"/>
      <w:r w:rsidDel="00000000" w:rsidR="00000000" w:rsidRPr="00000000">
        <w:rPr>
          <w:rtl w:val="0"/>
        </w:rPr>
        <w:t xml:space="preserve">Channel Sequence Number</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nnn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element is a sequential three-digit number in the range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999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normally generated by the encoder or routing node. Its purpose is two-fold:</w:t>
      </w:r>
      <w:r w:rsidDel="00000000" w:rsidR="00000000" w:rsidRPr="00000000">
        <w:rPr>
          <w:rtl w:val="0"/>
        </w:rPr>
      </w:r>
    </w:p>
    <w:p w:rsidR="00000000" w:rsidDel="00000000" w:rsidP="00000000" w:rsidRDefault="00000000" w:rsidRPr="00000000" w14:paraId="00000A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allows possibly missing bulletins to be identified and re-requested; and</w:t>
      </w:r>
    </w:p>
    <w:p w:rsidR="00000000" w:rsidDel="00000000" w:rsidP="00000000" w:rsidRDefault="00000000" w:rsidRPr="00000000" w14:paraId="00000A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allows bulletins to be re-ordered if data has to be split between bulletins and needs to be merged back (GTS does not guarantee reception in any particular order of sending).</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A9">
      <w:pPr>
        <w:pStyle w:val="Heading2"/>
        <w:numPr>
          <w:ilvl w:val="1"/>
          <w:numId w:val="15"/>
        </w:numPr>
        <w:ind w:left="0" w:firstLine="0"/>
        <w:rPr/>
      </w:pPr>
      <w:bookmarkStart w:colFirst="0" w:colLast="0" w:name="_heading=h.3l18frh" w:id="53"/>
      <w:bookmarkEnd w:id="53"/>
      <w:r w:rsidDel="00000000" w:rsidR="00000000" w:rsidRPr="00000000">
        <w:rPr>
          <w:rtl w:val="0"/>
        </w:rPr>
        <w:t xml:space="preserve">Geographic Area Designator</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(see Table 12), the A2 element is a Geographical Area Designator (letter code) identifying the regional location of the data in the bulletin. These location codes (from Table C3 in [RD.6]) are shown in Table 13 and can be used by routing nodes to filter bulletins by broad region without having to decode the BUFR.</w:t>
      </w:r>
      <w:r w:rsidDel="00000000" w:rsidR="00000000" w:rsidRPr="00000000">
        <w:rPr>
          <w:rtl w:val="0"/>
        </w:rPr>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RO data, the appropriate letter is generated from the values of latitude and longitude at the nominal tangent point of the profile. For global coverage radio occultation data, this code letter may take any valid codes from </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inclusive; the other codes are not used.</w:t>
      </w:r>
      <w:r w:rsidDel="00000000" w:rsidR="00000000" w:rsidRPr="00000000">
        <w:rPr>
          <w:rtl w:val="0"/>
        </w:rPr>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AD">
      <w:pPr>
        <w:pStyle w:val="Heading2"/>
        <w:numPr>
          <w:ilvl w:val="1"/>
          <w:numId w:val="15"/>
        </w:numPr>
        <w:ind w:left="0" w:firstLine="0"/>
        <w:rPr/>
      </w:pPr>
      <w:bookmarkStart w:colFirst="0" w:colLast="0" w:name="_heading=h.206ipza" w:id="54"/>
      <w:bookmarkEnd w:id="54"/>
      <w:r w:rsidDel="00000000" w:rsidR="00000000" w:rsidRPr="00000000">
        <w:rPr>
          <w:rtl w:val="0"/>
        </w:rPr>
        <w:t xml:space="preserve">Data Identifier</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field is a 2-character data identifier which should make 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2</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2</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ii cccc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part of the ARH unique. For RO, this was chosen to be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denoting GNSS data</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1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k668n3" w:id="55"/>
      <w:bookmarkEnd w:id="55"/>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12. WMO Bulletin Routing Header/Trailer elements</w:t>
      </w:r>
      <w:r w:rsidDel="00000000" w:rsidR="00000000" w:rsidRPr="00000000">
        <w:rPr>
          <w:rtl w:val="0"/>
        </w:rPr>
      </w:r>
    </w:p>
    <w:tbl>
      <w:tblPr>
        <w:tblStyle w:val="Table21"/>
        <w:tblW w:w="9059.0" w:type="dxa"/>
        <w:jc w:val="left"/>
        <w:tblInd w:w="13.0" w:type="dxa"/>
        <w:tblLayout w:type="fixed"/>
        <w:tblLook w:val="0000"/>
      </w:tblPr>
      <w:tblGrid>
        <w:gridCol w:w="980"/>
        <w:gridCol w:w="3875"/>
        <w:gridCol w:w="1509"/>
        <w:gridCol w:w="1701"/>
        <w:gridCol w:w="994"/>
        <w:tblGridChange w:id="0">
          <w:tblGrid>
            <w:gridCol w:w="980"/>
            <w:gridCol w:w="3875"/>
            <w:gridCol w:w="1509"/>
            <w:gridCol w:w="1701"/>
            <w:gridCol w:w="994"/>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Field ID</w:t>
            </w:r>
          </w:p>
        </w:tc>
        <w:tc>
          <w:tcPr>
            <w:shd w:fill="94bd5e" w:val="clear"/>
            <w:tcMar>
              <w:top w:w="0.0" w:type="dxa"/>
              <w:left w:w="108.0" w:type="dxa"/>
              <w:bottom w:w="0.0" w:type="dxa"/>
              <w:right w:w="108.0" w:type="dxa"/>
            </w:tcMar>
            <w:vAlign w:val="center"/>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Description</w:t>
            </w:r>
          </w:p>
        </w:tc>
        <w:tc>
          <w:tcPr>
            <w:gridSpan w:val="3"/>
            <w:shd w:fill="94bd5e" w:val="clear"/>
            <w:tcMar>
              <w:top w:w="0.0" w:type="dxa"/>
              <w:left w:w="108.0" w:type="dxa"/>
              <w:bottom w:w="0.0" w:type="dxa"/>
              <w:right w:w="108.0" w:type="dxa"/>
            </w:tcMar>
            <w:vAlign w:val="center"/>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&lt;SOH&gt;</w:t>
            </w:r>
          </w:p>
        </w:tc>
        <w:tc>
          <w:tcPr>
            <w:shd w:fill="f3f3f3" w:val="clear"/>
            <w:tcMar>
              <w:top w:w="0.0" w:type="dxa"/>
              <w:left w:w="108.0" w:type="dxa"/>
              <w:bottom w:w="0.0" w:type="dxa"/>
              <w:right w:w="108.0" w:type="dxa"/>
            </w:tcMar>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‘Start of Header’ character:</w:t>
              <w:br w:type="textWrapping"/>
              <w:t xml:space="preserve">byte value = 1 decimal (01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1</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&lt;ETX&gt;</w:t>
            </w:r>
          </w:p>
        </w:tc>
        <w:tc>
          <w:tcPr>
            <w:shd w:fill="e0e0e0" w:val="clear"/>
            <w:tcMar>
              <w:top w:w="0.0" w:type="dxa"/>
              <w:left w:w="108.0" w:type="dxa"/>
              <w:bottom w:w="0.0" w:type="dxa"/>
              <w:right w:w="108.0" w:type="dxa"/>
            </w:tcMar>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'End of Transmission' character:</w:t>
              <w:br w:type="textWrapping"/>
              <w:t xml:space="preserve">byte value = 3 decimal (03 hex)</w:t>
            </w:r>
          </w:p>
        </w:tc>
        <w:tc>
          <w:tcPr>
            <w:gridSpan w:val="3"/>
            <w:shd w:fill="e0e0e0" w:val="clear"/>
            <w:tcMar>
              <w:top w:w="0.0" w:type="dxa"/>
              <w:left w:w="108.0" w:type="dxa"/>
              <w:bottom w:w="0.0" w:type="dxa"/>
              <w:right w:w="108.0" w:type="dxa"/>
            </w:tcMar>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3</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&lt;CR&gt;</w:t>
            </w:r>
          </w:p>
        </w:tc>
        <w:tc>
          <w:tcPr>
            <w:shd w:fill="f3f3f3" w:val="clear"/>
            <w:tcMar>
              <w:top w:w="0.0" w:type="dxa"/>
              <w:left w:w="108.0" w:type="dxa"/>
              <w:bottom w:w="0.0" w:type="dxa"/>
              <w:right w:w="108.0" w:type="dxa"/>
            </w:tcMar>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‘Carriage Return’ ‘character:</w:t>
              <w:br w:type="textWrapping"/>
              <w:t xml:space="preserve">byte value = 13 decimal (0D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13</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&lt;LF&gt;</w:t>
            </w:r>
          </w:p>
        </w:tc>
        <w:tc>
          <w:tcPr>
            <w:shd w:fill="e0e0e0" w:val="clear"/>
            <w:tcMar>
              <w:top w:w="0.0" w:type="dxa"/>
              <w:left w:w="108.0" w:type="dxa"/>
              <w:bottom w:w="0.0" w:type="dxa"/>
              <w:right w:w="108.0" w:type="dxa"/>
            </w:tcMar>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'Line Feed’ character:</w:t>
              <w:br w:type="textWrapping"/>
              <w:t xml:space="preserve">byte value = 10 decimal (0A hex)</w:t>
            </w:r>
          </w:p>
        </w:tc>
        <w:tc>
          <w:tcPr>
            <w:gridSpan w:val="3"/>
            <w:shd w:fill="e0e0e0" w:val="clear"/>
            <w:tcMar>
              <w:top w:w="0.0" w:type="dxa"/>
              <w:left w:w="108.0" w:type="dxa"/>
              <w:bottom w:w="0.0" w:type="dxa"/>
              <w:right w:w="108.0" w:type="dxa"/>
            </w:tcMar>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10</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&lt;SP&gt;</w:t>
            </w:r>
          </w:p>
        </w:tc>
        <w:tc>
          <w:tcPr>
            <w:shd w:fill="f3f3f3" w:val="clear"/>
            <w:tcMar>
              <w:top w:w="0.0" w:type="dxa"/>
              <w:left w:w="108.0" w:type="dxa"/>
              <w:bottom w:w="0.0" w:type="dxa"/>
              <w:right w:w="108.0" w:type="dxa"/>
            </w:tcMar>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‘Space’ character:</w:t>
              <w:br w:type="textWrapping"/>
              <w:t xml:space="preserve">byte value = 32 decimal (20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space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nnn</w:t>
            </w:r>
          </w:p>
        </w:tc>
        <w:tc>
          <w:tcPr>
            <w:shd w:fill="e0e0e0" w:val="clear"/>
            <w:tcMar>
              <w:top w:w="0.0" w:type="dxa"/>
              <w:left w:w="108.0" w:type="dxa"/>
              <w:bottom w:w="0.0" w:type="dxa"/>
              <w:right w:w="108.0" w:type="dxa"/>
            </w:tcMar>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‘Message sequence number’ generated by the encoding or routing centre</w:t>
            </w:r>
          </w:p>
        </w:tc>
        <w:tc>
          <w:tcPr>
            <w:gridSpan w:val="3"/>
            <w:shd w:fill="e0e0e0" w:val="clear"/>
            <w:tcMar>
              <w:top w:w="0.0" w:type="dxa"/>
              <w:left w:w="108.0" w:type="dxa"/>
              <w:bottom w:w="0.0" w:type="dxa"/>
              <w:right w:w="108.0" w:type="dxa"/>
            </w:tcMar>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001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999</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subscript"/>
                <w:rtl w:val="0"/>
              </w:rPr>
              <w:t xml:space="preserve">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Exchange format</w:t>
            </w:r>
          </w:p>
        </w:tc>
        <w:tc>
          <w:tcPr>
            <w:gridSpan w:val="3"/>
            <w:shd w:fill="f3f3f3" w:val="clear"/>
            <w:tcMar>
              <w:top w:w="0.0" w:type="dxa"/>
              <w:left w:w="108.0" w:type="dxa"/>
              <w:bottom w:w="0.0" w:type="dxa"/>
              <w:right w:w="108.0" w:type="dxa"/>
            </w:tcMar>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Observations in binary code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subscript"/>
                <w:rtl w:val="0"/>
              </w:rPr>
              <w:t xml:space="preserve">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Type</w:t>
            </w:r>
          </w:p>
        </w:tc>
        <w:tc>
          <w:tcPr>
            <w:gridSpan w:val="3"/>
            <w:shd w:fill="e0e0e0" w:val="clear"/>
            <w:tcMar>
              <w:top w:w="0.0" w:type="dxa"/>
              <w:left w:w="108.0" w:type="dxa"/>
              <w:bottom w:w="0.0" w:type="dxa"/>
              <w:right w:w="108.0" w:type="dxa"/>
            </w:tcMar>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Upper Air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EUMC/EUMP/EUMR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subscript"/>
                <w:rtl w:val="0"/>
              </w:rPr>
              <w:t xml:space="preserve">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Sub-type</w:t>
            </w:r>
          </w:p>
        </w:tc>
        <w:tc>
          <w:tcPr>
            <w:gridSpan w:val="3"/>
            <w:shd w:fill="f3f3f3" w:val="clear"/>
            <w:tcMar>
              <w:top w:w="0.0" w:type="dxa"/>
              <w:left w:w="108.0" w:type="dxa"/>
              <w:bottom w:w="0.0" w:type="dxa"/>
              <w:right w:w="108.0" w:type="dxa"/>
            </w:tcMar>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Satellite-derived sonde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EUMC/EUMP/EUMR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subscript"/>
                <w:rtl w:val="0"/>
              </w:rPr>
              <w:t xml:space="preserve">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Area Code (see Table 13)</w:t>
            </w:r>
            <w:r w:rsidDel="00000000" w:rsidR="00000000" w:rsidRPr="00000000">
              <w:rPr>
                <w:rtl w:val="0"/>
              </w:rPr>
            </w:r>
          </w:p>
        </w:tc>
        <w:tc>
          <w:tcPr>
            <w:gridSpan w:val="3"/>
            <w:shd w:fill="e0e0e0" w:val="clear"/>
            <w:tcMar>
              <w:top w:w="0.0" w:type="dxa"/>
              <w:left w:w="108.0" w:type="dxa"/>
              <w:bottom w:w="0.0" w:type="dxa"/>
              <w:right w:w="108.0" w:type="dxa"/>
            </w:tcMar>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EUMC/EUMP/EUMR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ii</w:t>
            </w:r>
          </w:p>
        </w:tc>
        <w:tc>
          <w:tcPr>
            <w:shd w:fill="f3f3f3" w:val="clear"/>
            <w:tcMar>
              <w:top w:w="0.0" w:type="dxa"/>
              <w:left w:w="108.0" w:type="dxa"/>
              <w:bottom w:w="0.0" w:type="dxa"/>
              <w:right w:w="108.0" w:type="dxa"/>
            </w:tcMar>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Product type</w:t>
            </w:r>
          </w:p>
        </w:tc>
        <w:tc>
          <w:tcPr>
            <w:gridSpan w:val="3"/>
            <w:shd w:fill="f3f3f3" w:val="clear"/>
            <w:tcMar>
              <w:top w:w="0.0" w:type="dxa"/>
              <w:left w:w="108.0" w:type="dxa"/>
              <w:bottom w:w="0.0" w:type="dxa"/>
              <w:right w:w="108.0" w:type="dxa"/>
            </w:tcMar>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(GNSS)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01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EUMC/EUMP/EUMR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rHeight w:val="351" w:hRule="atLeast"/>
          <w:tblHeader w:val="0"/>
        </w:trPr>
        <w:tc>
          <w:tcPr>
            <w:vMerge w:val="restart"/>
            <w:shd w:fill="e0e0e0" w:val="clear"/>
            <w:tcMar>
              <w:top w:w="0.0" w:type="dxa"/>
              <w:left w:w="108.0" w:type="dxa"/>
              <w:bottom w:w="0.0" w:type="dxa"/>
              <w:right w:w="108.0" w:type="dxa"/>
            </w:tcMar>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cccc</w:t>
            </w:r>
          </w:p>
        </w:tc>
        <w:tc>
          <w:tcPr>
            <w:vMerge w:val="restart"/>
            <w:shd w:fill="e0e0e0" w:val="clear"/>
            <w:tcMar>
              <w:top w:w="0.0" w:type="dxa"/>
              <w:left w:w="108.0" w:type="dxa"/>
              <w:bottom w:w="0.0" w:type="dxa"/>
              <w:right w:w="108.0" w:type="dxa"/>
            </w:tcMar>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Source of the message </w:t>
              <w:br w:type="textWrapping"/>
              <w:t xml:space="preserve">(ICAO Location Indicator)</w:t>
            </w:r>
          </w:p>
        </w:tc>
        <w:tc>
          <w:tcPr>
            <w:gridSpan w:val="3"/>
            <w:shd w:fill="e0e0e0" w:val="clear"/>
            <w:tcMar>
              <w:top w:w="0.0" w:type="dxa"/>
              <w:left w:w="108.0" w:type="dxa"/>
              <w:bottom w:w="0.0" w:type="dxa"/>
              <w:right w:w="108.0" w:type="dxa"/>
            </w:tcMar>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Possible codes for RO include (but not limited to):</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EDZW</w:t>
            </w: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Offenbach</w:t>
            </w:r>
          </w:p>
        </w:tc>
        <w:tc>
          <w:tcPr>
            <w:shd w:fill="f3f3f3" w:val="clear"/>
            <w:tcMar>
              <w:top w:w="0.0" w:type="dxa"/>
              <w:left w:w="108.0" w:type="dxa"/>
              <w:bottom w:w="0.0" w:type="dxa"/>
              <w:right w:w="108.0" w:type="dxa"/>
            </w:tcMar>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EGRR</w:t>
            </w: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Exeter</w:t>
            </w:r>
          </w:p>
        </w:tc>
        <w:tc>
          <w:tcPr>
            <w:shd w:fill="e0e0e0" w:val="clear"/>
            <w:tcMar>
              <w:top w:w="0.0" w:type="dxa"/>
              <w:left w:w="108.0" w:type="dxa"/>
              <w:bottom w:w="0.0" w:type="dxa"/>
              <w:right w:w="108.0" w:type="dxa"/>
            </w:tcMar>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UK</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EKMI</w:t>
            </w: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Copenhagen</w:t>
            </w:r>
          </w:p>
        </w:tc>
        <w:tc>
          <w:tcPr>
            <w:shd w:fill="f3f3f3" w:val="clear"/>
            <w:tcMar>
              <w:top w:w="0.0" w:type="dxa"/>
              <w:left w:w="108.0" w:type="dxa"/>
              <w:bottom w:w="0.0" w:type="dxa"/>
              <w:right w:w="108.0" w:type="dxa"/>
            </w:tcMar>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DK</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KWBC</w:t>
            </w: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Washington</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5"/>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Darmstadt</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6"/>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'EUMP'</w:t>
            </w:r>
          </w:p>
        </w:tc>
        <w:tc>
          <w:tcPr>
            <w:shd w:fill="e6e6e6" w:val="clear"/>
            <w:tcMar>
              <w:top w:w="0.0" w:type="dxa"/>
              <w:left w:w="108.0" w:type="dxa"/>
              <w:bottom w:w="0.0" w:type="dxa"/>
              <w:right w:w="108.0" w:type="dxa"/>
            </w:tcMar>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Darmstadt</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7"/>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'EUMR'</w:t>
            </w:r>
          </w:p>
        </w:tc>
        <w:tc>
          <w:tcPr>
            <w:shd w:fill="f3f3f3" w:val="clear"/>
            <w:tcMar>
              <w:top w:w="0.0" w:type="dxa"/>
              <w:left w:w="108.0" w:type="dxa"/>
              <w:bottom w:w="0.0" w:type="dxa"/>
              <w:right w:w="108.0" w:type="dxa"/>
            </w:tcMar>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Darmstadt</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8"/>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'KNES'</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Washington</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9"/>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'BAWX'</w:t>
            </w:r>
          </w:p>
        </w:tc>
        <w:tc>
          <w:tcPr>
            <w:shd w:fill="f3f3f3" w:val="clear"/>
            <w:tcMar>
              <w:top w:w="0.0" w:type="dxa"/>
              <w:left w:w="108.0" w:type="dxa"/>
              <w:bottom w:w="0.0" w:type="dxa"/>
              <w:right w:w="108.0" w:type="dxa"/>
            </w:tcMar>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Beijing</w:t>
            </w:r>
          </w:p>
        </w:tc>
        <w:tc>
          <w:tcPr>
            <w:shd w:fill="f3f3f3" w:val="clear"/>
            <w:tcMar>
              <w:top w:w="0.0" w:type="dxa"/>
              <w:left w:w="108.0" w:type="dxa"/>
              <w:bottom w:w="0.0" w:type="dxa"/>
              <w:right w:w="108.0" w:type="dxa"/>
            </w:tcMa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CN</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'DEMS'</w:t>
            </w:r>
          </w:p>
        </w:tc>
        <w:tc>
          <w:tcPr>
            <w:shd w:fill="e6e6e6" w:val="clear"/>
            <w:tcMar>
              <w:top w:w="0.0" w:type="dxa"/>
              <w:left w:w="108.0" w:type="dxa"/>
              <w:bottom w:w="0.0" w:type="dxa"/>
              <w:right w:w="108.0" w:type="dxa"/>
            </w:tcMar>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New Delhi</w:t>
            </w:r>
          </w:p>
        </w:tc>
        <w:tc>
          <w:tcPr>
            <w:shd w:fill="e6e6e6" w:val="clear"/>
            <w:tcMar>
              <w:top w:w="0.0" w:type="dxa"/>
              <w:left w:w="108.0" w:type="dxa"/>
              <w:bottom w:w="0.0" w:type="dxa"/>
              <w:right w:w="108.0" w:type="dxa"/>
            </w:tcMar>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e6e6e6"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e6e6e6" w:val="clear"/>
                <w:vertAlign w:val="baseline"/>
                <w:rtl w:val="0"/>
              </w:rPr>
              <w:t xml:space="preserve">'KWNO'</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e6e6e6" w:val="clear"/>
                <w:vertAlign w:val="baseline"/>
              </w:rPr>
            </w:pPr>
            <w:r w:rsidDel="00000000" w:rsidR="00000000" w:rsidRPr="00000000">
              <w:rPr>
                <w:rFonts w:ascii="Arial" w:cs="Arial" w:eastAsia="Arial" w:hAnsi="Arial"/>
                <w:b w:val="0"/>
                <w:i w:val="0"/>
                <w:smallCaps w:val="0"/>
                <w:strike w:val="0"/>
                <w:color w:val="000000"/>
                <w:sz w:val="16"/>
                <w:szCs w:val="16"/>
                <w:u w:val="none"/>
                <w:shd w:fill="e6e6e6" w:val="clear"/>
                <w:vertAlign w:val="baseline"/>
                <w:rtl w:val="0"/>
              </w:rPr>
              <w:t xml:space="preserve">Washington</w:t>
            </w:r>
            <w:r w:rsidDel="00000000" w:rsidR="00000000" w:rsidRPr="00000000">
              <w:rPr>
                <w:rFonts w:ascii="Arial" w:cs="Arial" w:eastAsia="Arial" w:hAnsi="Arial"/>
                <w:b w:val="0"/>
                <w:i w:val="0"/>
                <w:smallCaps w:val="0"/>
                <w:strike w:val="0"/>
                <w:color w:val="000000"/>
                <w:sz w:val="16"/>
                <w:szCs w:val="16"/>
                <w:u w:val="none"/>
                <w:shd w:fill="e6e6e6" w:val="clear"/>
                <w:vertAlign w:val="superscript"/>
                <w:rtl w:val="0"/>
              </w:rPr>
              <w:t xml:space="preserve">20</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e6e6e6" w:val="clear"/>
                <w:vertAlign w:val="baseline"/>
              </w:rPr>
            </w:pPr>
            <w:r w:rsidDel="00000000" w:rsidR="00000000" w:rsidRPr="00000000">
              <w:rPr>
                <w:rFonts w:ascii="Arial" w:cs="Arial" w:eastAsia="Arial" w:hAnsi="Arial"/>
                <w:b w:val="0"/>
                <w:i w:val="0"/>
                <w:smallCaps w:val="0"/>
                <w:strike w:val="0"/>
                <w:color w:val="000000"/>
                <w:sz w:val="16"/>
                <w:szCs w:val="16"/>
                <w:u w:val="none"/>
                <w:shd w:fill="e6e6e6" w:val="clear"/>
                <w:vertAlign w:val="baseline"/>
                <w:rtl w:val="0"/>
              </w:rPr>
              <w:t xml:space="preserve">US</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YYGGgg</w:t>
            </w:r>
          </w:p>
        </w:tc>
        <w:tc>
          <w:tcPr>
            <w:shd w:fill="f3f3f3" w:val="clear"/>
            <w:tcMar>
              <w:top w:w="0.0" w:type="dxa"/>
              <w:left w:w="108.0" w:type="dxa"/>
              <w:bottom w:w="0.0" w:type="dxa"/>
              <w:right w:w="108.0" w:type="dxa"/>
            </w:tcMar>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Date/time of observation</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where:-</w:t>
            </w:r>
            <w:r w:rsidDel="00000000" w:rsidR="00000000" w:rsidRPr="00000000">
              <w:rPr>
                <w:rtl w:val="0"/>
              </w:rPr>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YY</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day of month (01-31)</w:t>
              <w:br w:type="textWrapping"/>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GG</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hour (00-23)</w:t>
              <w:br w:type="textWrapping"/>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gg</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minute (00-59)</w:t>
            </w:r>
            <w:r w:rsidDel="00000000" w:rsidR="00000000" w:rsidRPr="00000000">
              <w:rPr>
                <w:rtl w:val="0"/>
              </w:rPr>
            </w:r>
          </w:p>
        </w:tc>
        <w:tc>
          <w:tcPr>
            <w:gridSpan w:val="3"/>
            <w:shd w:fill="f3f3f3" w:val="clear"/>
            <w:tcMar>
              <w:top w:w="0.0" w:type="dxa"/>
              <w:left w:w="108.0" w:type="dxa"/>
              <w:bottom w:w="0.0" w:type="dxa"/>
              <w:right w:w="108.0" w:type="dxa"/>
            </w:tcMar>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Day &amp; Time of first observation in BUFR message</w:t>
            </w:r>
            <w:r w:rsidDel="00000000" w:rsidR="00000000" w:rsidRPr="00000000">
              <w:rPr>
                <w:rtl w:val="0"/>
              </w:rPr>
            </w:r>
          </w:p>
        </w:tc>
      </w:tr>
    </w:tbl>
    <w:p w:rsidR="00000000" w:rsidDel="00000000" w:rsidP="00000000" w:rsidRDefault="00000000" w:rsidRPr="00000000" w14:paraId="00000B2F">
      <w:pPr>
        <w:pStyle w:val="Heading2"/>
        <w:spacing w:after="120" w:before="0" w:lineRule="auto"/>
        <w:jc w:val="both"/>
        <w:rPr>
          <w:rFonts w:ascii="Arial" w:cs="Arial" w:eastAsia="Arial" w:hAnsi="Arial"/>
          <w:sz w:val="20"/>
          <w:szCs w:val="20"/>
        </w:rPr>
      </w:pPr>
      <w:bookmarkStart w:colFirst="0" w:colLast="0" w:name="_heading=h.2zbgiuw" w:id="56"/>
      <w:bookmarkEnd w:id="56"/>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egqt2p" w:id="57"/>
      <w:bookmarkEnd w:id="57"/>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13. Geographical Area Designator (A2) codes</w:t>
      </w:r>
      <w:r w:rsidDel="00000000" w:rsidR="00000000" w:rsidRPr="00000000">
        <w:rPr>
          <w:rtl w:val="0"/>
        </w:rPr>
      </w:r>
    </w:p>
    <w:tbl>
      <w:tblPr>
        <w:tblStyle w:val="Table22"/>
        <w:tblW w:w="9062.0" w:type="dxa"/>
        <w:jc w:val="left"/>
        <w:tblInd w:w="6.0" w:type="dxa"/>
        <w:tblLayout w:type="fixed"/>
        <w:tblLook w:val="0000"/>
      </w:tblPr>
      <w:tblGrid>
        <w:gridCol w:w="1685"/>
        <w:gridCol w:w="1308"/>
        <w:gridCol w:w="75"/>
        <w:gridCol w:w="1469"/>
        <w:gridCol w:w="1469"/>
        <w:gridCol w:w="1469"/>
        <w:gridCol w:w="1587"/>
        <w:tblGridChange w:id="0">
          <w:tblGrid>
            <w:gridCol w:w="1685"/>
            <w:gridCol w:w="1308"/>
            <w:gridCol w:w="75"/>
            <w:gridCol w:w="1469"/>
            <w:gridCol w:w="1469"/>
            <w:gridCol w:w="1469"/>
            <w:gridCol w:w="1587"/>
          </w:tblGrid>
        </w:tblGridChange>
      </w:tblGrid>
      <w:tr>
        <w:trPr>
          <w:cantSplit w:val="1"/>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  – 90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w:t>
            </w:r>
            <w:r w:rsidDel="00000000" w:rsidR="00000000" w:rsidRPr="00000000">
              <w:rPr>
                <w:rtl w:val="0"/>
              </w:rPr>
            </w:r>
          </w:p>
        </w:tc>
        <w:tc>
          <w:tcPr>
            <w:gridSpan w:val="2"/>
            <w:shd w:fill="94bd5e" w:val="clear"/>
            <w:tcMar>
              <w:top w:w="0.0" w:type="dxa"/>
              <w:left w:w="108.0" w:type="dxa"/>
              <w:bottom w:w="0.0" w:type="dxa"/>
              <w:right w:w="108.0" w:type="dxa"/>
            </w:tcMar>
            <w:vAlign w:val="center"/>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90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  – 180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180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  – 90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90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  – 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45</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 – 180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NH</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A</w:t>
            </w:r>
          </w:p>
        </w:tc>
        <w:tc>
          <w:tcPr>
            <w:gridSpan w:val="2"/>
            <w:shd w:fill="f3f3f3" w:val="clear"/>
            <w:tcMar>
              <w:top w:w="0.0" w:type="dxa"/>
              <w:left w:w="108.0" w:type="dxa"/>
              <w:bottom w:w="0.0" w:type="dxa"/>
              <w:right w:w="108.0" w:type="dxa"/>
            </w:tcMar>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B</w:t>
            </w:r>
          </w:p>
        </w:tc>
        <w:tc>
          <w:tcPr>
            <w:shd w:fill="f3f3f3" w:val="clear"/>
            <w:tcMar>
              <w:top w:w="0.0" w:type="dxa"/>
              <w:left w:w="108.0" w:type="dxa"/>
              <w:bottom w:w="0.0" w:type="dxa"/>
              <w:right w:w="108.0" w:type="dxa"/>
            </w:tcMar>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C</w:t>
            </w:r>
          </w:p>
        </w:tc>
        <w:tc>
          <w:tcPr>
            <w:shd w:fill="f3f3f3" w:val="clear"/>
            <w:tcMar>
              <w:top w:w="0.0" w:type="dxa"/>
              <w:left w:w="108.0" w:type="dxa"/>
              <w:bottom w:w="0.0" w:type="dxa"/>
              <w:right w:w="108.0" w:type="dxa"/>
            </w:tcMar>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D</w:t>
            </w:r>
          </w:p>
        </w:tc>
        <w:tc>
          <w:tcPr>
            <w:shd w:fill="f3f3f3" w:val="clear"/>
            <w:tcMar>
              <w:top w:w="0.0" w:type="dxa"/>
              <w:left w:w="108.0" w:type="dxa"/>
              <w:bottom w:w="0.0" w:type="dxa"/>
              <w:right w:w="108.0" w:type="dxa"/>
            </w:tcMar>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Tropics</w:t>
            </w:r>
            <w:r w:rsidDel="00000000" w:rsidR="00000000" w:rsidRPr="00000000">
              <w:rPr>
                <w:rFonts w:ascii="Arial" w:cs="Arial" w:eastAsia="Arial" w:hAnsi="Arial"/>
                <w:b w:val="1"/>
                <w:i w:val="1"/>
                <w:smallCaps w:val="0"/>
                <w:strike w:val="0"/>
                <w:color w:val="000000"/>
                <w:sz w:val="18"/>
                <w:szCs w:val="18"/>
                <w:u w:val="none"/>
                <w:shd w:fill="auto" w:val="clear"/>
                <w:vertAlign w:val="superscript"/>
              </w:rPr>
              <w:footnoteReference w:customMarkFollows="0" w:id="20"/>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E</w:t>
            </w:r>
          </w:p>
        </w:tc>
        <w:tc>
          <w:tcPr>
            <w:gridSpan w:val="2"/>
            <w:shd w:fill="e0e0e0" w:val="clear"/>
            <w:tcMar>
              <w:top w:w="0.0" w:type="dxa"/>
              <w:left w:w="108.0" w:type="dxa"/>
              <w:bottom w:w="0.0" w:type="dxa"/>
              <w:right w:w="108.0" w:type="dxa"/>
            </w:tcMar>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F</w:t>
            </w:r>
          </w:p>
        </w:tc>
        <w:tc>
          <w:tcPr>
            <w:shd w:fill="e0e0e0" w:val="clear"/>
            <w:tcMar>
              <w:top w:w="0.0" w:type="dxa"/>
              <w:left w:w="108.0" w:type="dxa"/>
              <w:bottom w:w="0.0" w:type="dxa"/>
              <w:right w:w="108.0" w:type="dxa"/>
            </w:tcMar>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G</w:t>
            </w:r>
          </w:p>
        </w:tc>
        <w:tc>
          <w:tcPr>
            <w:shd w:fill="e0e0e0" w:val="clear"/>
            <w:tcMar>
              <w:top w:w="0.0" w:type="dxa"/>
              <w:left w:w="108.0" w:type="dxa"/>
              <w:bottom w:w="0.0" w:type="dxa"/>
              <w:right w:w="108.0" w:type="dxa"/>
            </w:tcMar>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H</w:t>
            </w:r>
          </w:p>
        </w:tc>
        <w:tc>
          <w:tcPr>
            <w:shd w:fill="e0e0e0" w:val="clear"/>
            <w:tcMar>
              <w:top w:w="0.0" w:type="dxa"/>
              <w:left w:w="108.0" w:type="dxa"/>
              <w:bottom w:w="0.0" w:type="dxa"/>
              <w:right w:w="108.0" w:type="dxa"/>
            </w:tcMar>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SH</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I</w:t>
            </w:r>
          </w:p>
        </w:tc>
        <w:tc>
          <w:tcPr>
            <w:gridSpan w:val="2"/>
            <w:shd w:fill="f3f3f3" w:val="clear"/>
            <w:tcMar>
              <w:top w:w="0.0" w:type="dxa"/>
              <w:left w:w="108.0" w:type="dxa"/>
              <w:bottom w:w="0.0" w:type="dxa"/>
              <w:right w:w="108.0" w:type="dxa"/>
            </w:tcMar>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J</w:t>
            </w:r>
          </w:p>
        </w:tc>
        <w:tc>
          <w:tcPr>
            <w:shd w:fill="f3f3f3" w:val="clear"/>
            <w:tcMar>
              <w:top w:w="0.0" w:type="dxa"/>
              <w:left w:w="108.0" w:type="dxa"/>
              <w:bottom w:w="0.0" w:type="dxa"/>
              <w:right w:w="108.0" w:type="dxa"/>
            </w:tcMar>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L</w:t>
            </w:r>
          </w:p>
        </w:tc>
        <w:tc>
          <w:tcPr>
            <w:shd w:fill="f3f3f3" w:val="clear"/>
            <w:tcMar>
              <w:top w:w="0.0" w:type="dxa"/>
              <w:left w:w="108.0" w:type="dxa"/>
              <w:bottom w:w="0.0" w:type="dxa"/>
              <w:right w:w="108.0" w:type="dxa"/>
            </w:tcMar>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NH</w:t>
            </w:r>
            <w:r w:rsidDel="00000000" w:rsidR="00000000" w:rsidRPr="00000000">
              <w:rPr>
                <w:rFonts w:ascii="Arial" w:cs="Arial" w:eastAsia="Arial" w:hAnsi="Arial"/>
                <w:b w:val="1"/>
                <w:i w:val="1"/>
                <w:smallCaps w:val="0"/>
                <w:strike w:val="0"/>
                <w:color w:val="000000"/>
                <w:sz w:val="18"/>
                <w:szCs w:val="18"/>
                <w:u w:val="none"/>
                <w:shd w:fill="auto" w:val="clear"/>
                <w:vertAlign w:val="superscript"/>
              </w:rPr>
              <w:footnoteReference w:customMarkFollows="0" w:id="21"/>
            </w:r>
            <w:r w:rsidDel="00000000" w:rsidR="00000000" w:rsidRPr="00000000">
              <w:rPr>
                <w:rtl w:val="0"/>
              </w:rPr>
            </w:r>
          </w:p>
        </w:tc>
        <w:tc>
          <w:tcPr>
            <w:gridSpan w:val="5"/>
            <w:shd w:fill="e0e0e0" w:val="clear"/>
            <w:tcMar>
              <w:top w:w="0.0" w:type="dxa"/>
              <w:left w:w="108.0" w:type="dxa"/>
              <w:bottom w:w="0.0" w:type="dxa"/>
              <w:right w:w="108.0" w:type="dxa"/>
            </w:tcMar>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&lt;-–---------------  N  -----------------&gt;</w:t>
            </w:r>
          </w:p>
        </w:tc>
        <w:tc>
          <w:tcPr>
            <w:shd w:fill="e0e0e0" w:val="clear"/>
            <w:tcMar>
              <w:top w:w="0.0" w:type="dxa"/>
              <w:left w:w="108.0" w:type="dxa"/>
              <w:bottom w:w="0.0" w:type="dxa"/>
              <w:right w:w="108.0" w:type="dxa"/>
            </w:tcMar>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SH</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22</w:t>
            </w:r>
            <w:r w:rsidDel="00000000" w:rsidR="00000000" w:rsidRPr="00000000">
              <w:rPr>
                <w:rtl w:val="0"/>
              </w:rPr>
            </w:r>
          </w:p>
        </w:tc>
        <w:tc>
          <w:tcPr>
            <w:gridSpan w:val="5"/>
            <w:shd w:fill="f3f3f3" w:val="clear"/>
            <w:tcMar>
              <w:top w:w="0.0" w:type="dxa"/>
              <w:left w:w="108.0" w:type="dxa"/>
              <w:bottom w:w="0.0" w:type="dxa"/>
              <w:right w:w="108.0" w:type="dxa"/>
            </w:tcMar>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&lt;-–---------------  S  -----------------&gt;</w:t>
            </w:r>
          </w:p>
        </w:tc>
        <w:tc>
          <w:tcPr>
            <w:shd w:fill="f3f3f3" w:val="clear"/>
            <w:tcMar>
              <w:top w:w="0.0" w:type="dxa"/>
              <w:left w:w="108.0" w:type="dxa"/>
              <w:bottom w:w="0.0" w:type="dxa"/>
              <w:right w:w="108.0" w:type="dxa"/>
            </w:tcMar>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NH</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22</w:t>
            </w:r>
            <w:r w:rsidDel="00000000" w:rsidR="00000000" w:rsidRPr="00000000">
              <w:rPr>
                <w:rtl w:val="0"/>
              </w:rPr>
            </w:r>
          </w:p>
        </w:tc>
        <w:tc>
          <w:tcPr>
            <w:gridSpan w:val="2"/>
            <w:shd w:fill="e0e0e0" w:val="clear"/>
            <w:tcMar>
              <w:top w:w="0.0" w:type="dxa"/>
              <w:left w:w="108.0" w:type="dxa"/>
              <w:bottom w:w="0.0" w:type="dxa"/>
              <w:right w:w="108.0" w:type="dxa"/>
            </w:tcMar>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Global</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22</w:t>
            </w:r>
            <w:r w:rsidDel="00000000" w:rsidR="00000000" w:rsidRPr="00000000">
              <w:rPr>
                <w:rtl w:val="0"/>
              </w:rPr>
            </w:r>
          </w:p>
        </w:tc>
        <w:tc>
          <w:tcPr>
            <w:gridSpan w:val="5"/>
            <w:shd w:fill="f3f3f3" w:val="clear"/>
            <w:tcMar>
              <w:top w:w="0.0" w:type="dxa"/>
              <w:left w:w="108.0" w:type="dxa"/>
              <w:bottom w:w="0.0" w:type="dxa"/>
              <w:right w:w="108.0" w:type="dxa"/>
            </w:tcMar>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&lt;-–---------------  X  -----------------&gt;</w:t>
            </w:r>
          </w:p>
        </w:tc>
        <w:tc>
          <w:tcPr>
            <w:shd w:fill="f3f3f3" w:val="clear"/>
            <w:tcMar>
              <w:top w:w="0.0" w:type="dxa"/>
              <w:left w:w="108.0" w:type="dxa"/>
              <w:bottom w:w="0.0" w:type="dxa"/>
              <w:right w:w="108.0" w:type="dxa"/>
            </w:tcMar>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6A">
      <w:pPr>
        <w:pStyle w:val="Heading2"/>
        <w:spacing w:after="120" w:before="0" w:lineRule="auto"/>
        <w:jc w:val="both"/>
        <w:rPr/>
      </w:pPr>
      <w:r w:rsidDel="00000000" w:rsidR="00000000" w:rsidRPr="00000000">
        <w:rPr>
          <w:rtl w:val="0"/>
        </w:rPr>
      </w:r>
    </w:p>
    <w:p w:rsidR="00000000" w:rsidDel="00000000" w:rsidP="00000000" w:rsidRDefault="00000000" w:rsidRPr="00000000" w14:paraId="00000B6B">
      <w:pPr>
        <w:pStyle w:val="Heading2"/>
        <w:numPr>
          <w:ilvl w:val="1"/>
          <w:numId w:val="15"/>
        </w:numPr>
        <w:ind w:left="0" w:firstLine="0"/>
        <w:rPr/>
      </w:pPr>
      <w:bookmarkStart w:colFirst="0" w:colLast="0" w:name="_heading=h.3ygebqi" w:id="58"/>
      <w:bookmarkEnd w:id="58"/>
      <w:r w:rsidDel="00000000" w:rsidR="00000000" w:rsidRPr="00000000">
        <w:rPr>
          <w:rtl w:val="0"/>
        </w:rPr>
        <w:t xml:space="preserve">ICAO Location Indicator</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cccc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field is the ICAO Location Indicator [RD.12] of the originating centre. Table 12 shows the ICAO codes associated with some centres which may put RO bulletins onto the GTS.</w:t>
      </w:r>
      <w:r w:rsidDel="00000000" w:rsidR="00000000" w:rsidRPr="00000000">
        <w:rPr>
          <w:rtl w:val="0"/>
        </w:rPr>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E">
      <w:pPr>
        <w:pStyle w:val="Heading2"/>
        <w:numPr>
          <w:ilvl w:val="1"/>
          <w:numId w:val="15"/>
        </w:numPr>
        <w:ind w:left="0" w:firstLine="0"/>
        <w:rPr/>
      </w:pPr>
      <w:bookmarkStart w:colFirst="0" w:colLast="0" w:name="_heading=h.2dlolyb" w:id="59"/>
      <w:bookmarkEnd w:id="59"/>
      <w:r w:rsidDel="00000000" w:rsidR="00000000" w:rsidRPr="00000000">
        <w:rPr>
          <w:rtl w:val="0"/>
        </w:rPr>
        <w:t xml:space="preserve">Date and Time</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most GTS routing nodes, the date/time indicated by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YYGGgg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must be current or the data may be blocked or rejected. 'Current' is typically defined as not more than 24 hours old and not in the future by more than 10 minutes. For RO data,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YYGGgg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be the start date/time of the profile (the same as that encoded into BUFR Section 1) which should normally be less than 3 hours old at the time of encoding.</w:t>
      </w: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1">
      <w:pPr>
        <w:pStyle w:val="Heading2"/>
        <w:numPr>
          <w:ilvl w:val="1"/>
          <w:numId w:val="15"/>
        </w:numPr>
        <w:ind w:left="0" w:firstLine="0"/>
        <w:rPr/>
      </w:pPr>
      <w:bookmarkStart w:colFirst="0" w:colLast="0" w:name="_heading=h.sqyw64" w:id="60"/>
      <w:bookmarkEnd w:id="60"/>
      <w:r w:rsidDel="00000000" w:rsidR="00000000" w:rsidRPr="00000000">
        <w:rPr>
          <w:rtl w:val="0"/>
        </w:rPr>
        <w:t xml:space="preserve">Current routing headers</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14 shows the fixed part of the ARHs for those headers in current use for RO bulletins. GTS nodes wanting to collect these headers should contact the appropriate source centre if these headers are not already being routed to them.</w:t>
      </w: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(apart from Metop data generated by EUMETSAT) there is no distinction in the ARH of individual satellites, only the source of the bulletin.</w:t>
      </w:r>
      <w:r w:rsidDel="00000000" w:rsidR="00000000" w:rsidRPr="00000000">
        <w:rPr>
          <w:rtl w:val="0"/>
        </w:rPr>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cqmetx" w:id="61"/>
      <w:bookmarkEnd w:id="6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14. Summary of ARHs for RO data on the GTS</w:t>
      </w:r>
      <w:r w:rsidDel="00000000" w:rsidR="00000000" w:rsidRPr="00000000">
        <w:rPr>
          <w:rtl w:val="0"/>
        </w:rPr>
      </w:r>
    </w:p>
    <w:tbl>
      <w:tblPr>
        <w:tblStyle w:val="Table23"/>
        <w:tblW w:w="9000.0" w:type="dxa"/>
        <w:jc w:val="left"/>
        <w:tblInd w:w="13.0" w:type="dxa"/>
        <w:tblLayout w:type="fixed"/>
        <w:tblLook w:val="0000"/>
      </w:tblPr>
      <w:tblGrid>
        <w:gridCol w:w="2065"/>
        <w:gridCol w:w="2343"/>
        <w:gridCol w:w="4592"/>
        <w:tblGridChange w:id="0">
          <w:tblGrid>
            <w:gridCol w:w="2065"/>
            <w:gridCol w:w="2343"/>
            <w:gridCol w:w="4592"/>
          </w:tblGrid>
        </w:tblGridChange>
      </w:tblGrid>
      <w:tr>
        <w:trPr>
          <w:cantSplit w:val="1"/>
          <w:tblHeader w:val="0"/>
        </w:trPr>
        <w:tc>
          <w:tcPr>
            <w:tcBorders>
              <w:top w:color="000000" w:space="0" w:sz="4" w:val="single"/>
              <w:left w:color="000000" w:space="0" w:sz="4" w:val="single"/>
              <w:bottom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ARH</w:t>
            </w:r>
          </w:p>
        </w:tc>
        <w:tc>
          <w:tcPr>
            <w:tcBorders>
              <w:top w:color="000000" w:space="0" w:sz="4" w:val="single"/>
              <w:left w:color="000000" w:space="0" w:sz="4" w:val="single"/>
              <w:bottom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Mission</w:t>
            </w:r>
          </w:p>
        </w:tc>
        <w:tc>
          <w:tcPr>
            <w:tcBorders>
              <w:top w:color="000000" w:space="0" w:sz="4" w:val="single"/>
              <w:left w:color="000000" w:space="0" w:sz="4" w:val="single"/>
              <w:bottom w:color="000000" w:space="0" w:sz="4" w:val="single"/>
              <w:right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Source</w:t>
            </w:r>
          </w:p>
        </w:tc>
      </w:tr>
      <w:tr>
        <w:trPr>
          <w:cantSplit w:val="1"/>
          <w:trHeight w:val="274" w:hRule="atLeast"/>
          <w:tblHeader w:val="0"/>
        </w:trPr>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EKMI</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Metop-[A]/B/C / GRAS</w:t>
            </w: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DMI Copenhagen (ROM SAF)</w:t>
            </w:r>
            <w:r w:rsidDel="00000000" w:rsidR="00000000" w:rsidRPr="00000000">
              <w:rPr>
                <w:rtl w:val="0"/>
              </w:rPr>
            </w:r>
          </w:p>
        </w:tc>
      </w:tr>
      <w:tr>
        <w:trPr>
          <w:cantSplit w:val="1"/>
          <w:trHeight w:val="268" w:hRule="atLeast"/>
          <w:tblHeader w:val="0"/>
        </w:trPr>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IEGX01     EUMC</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[Metop-A / GRAS]</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EUMETSAT HQ (Darmstadt)</w:t>
            </w:r>
          </w:p>
        </w:tc>
      </w:tr>
      <w:tr>
        <w:trPr>
          <w:cantSplit w:val="1"/>
          <w:trHeight w:val="268" w:hRule="atLeast"/>
          <w:tblHeader w:val="0"/>
        </w:trPr>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IEGX01     EUMP</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Metop-B / GRAS</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EUMETSAT HQ (Darmstadt)</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472" w:hRule="atLeast"/>
          <w:tblHeader w:val="0"/>
        </w:trPr>
        <w:tc>
          <w:tcPr>
            <w:tcBorders>
              <w:left w:color="000000" w:space="0" w:sz="4" w:val="single"/>
              <w:bottom w:color="000000" w:space="0" w:sz="4" w:val="single"/>
            </w:tcBorders>
            <w:shd w:fill="e0e0e0" w:val="clear"/>
            <w:tcMar>
              <w:top w:w="0.0" w:type="dxa"/>
              <w:left w:w="108.0" w:type="dxa"/>
              <w:bottom w:w="0.0" w:type="dxa"/>
              <w:right w:w="108.0" w:type="dxa"/>
            </w:tcMar>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IEGX01     EUMR</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Metop-C / GRAS</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EUMETSAT HQ (Darmstadt)</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KWBC</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 (1-6)]</w:t>
            </w: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(E1-E6)</w:t>
            </w: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[C/NOFS]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[SAC-C]</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UCAR Boulder (via GTS node NESDIS, Washington)</w:t>
            </w:r>
            <w:r w:rsidDel="00000000" w:rsidR="00000000" w:rsidRPr="00000000">
              <w:rPr>
                <w:rtl w:val="0"/>
              </w:rPr>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KNES</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KOMPSAT-5</w:t>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UCAR Boulder (via GTS node NESDIS, Washington)</w:t>
            </w: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EDZW</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[CHAMP]</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[GRACE-A/B]</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GRACE-C/D (GRACE-FO)</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TerraSAR-X</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TanDEM-X</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GFZ Potsdam (via GTS node DWD, Offenbach)</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BAWX</w:t>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FY-3C/D / GNOS</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CMA Beijing</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DEMS</w:t>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Megha-Tropiques / ROSA</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ISRO New Delhi</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KWNO</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PAZ / ROHPP</w:t>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UCAR Boulder (via GTS node NESDIS, Washington)</w:t>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IPX[A-B]0[1-2] KWBC</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Sentinel-6A/B from primary (1) or backup (2) processor</w:t>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NASA/JPL (via NOAA)</w:t>
            </w:r>
          </w:p>
        </w:tc>
      </w:tr>
    </w:tbl>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[Missions in square brackets are no longer active]</w:t>
      </w:r>
    </w:p>
    <w:p w:rsidR="00000000" w:rsidDel="00000000" w:rsidP="00000000" w:rsidRDefault="00000000" w:rsidRPr="00000000" w14:paraId="00000BD6">
      <w:pPr>
        <w:pStyle w:val="Heading1"/>
        <w:numPr>
          <w:ilvl w:val="0"/>
          <w:numId w:val="15"/>
        </w:numPr>
        <w:ind w:left="0" w:firstLine="0"/>
        <w:rPr/>
      </w:pPr>
      <w:bookmarkStart w:colFirst="0" w:colLast="0" w:name="_heading=h.1rvwp1q" w:id="62"/>
      <w:bookmarkEnd w:id="62"/>
      <w:r w:rsidDel="00000000" w:rsidR="00000000" w:rsidRPr="00000000">
        <w:rPr>
          <w:rtl w:val="0"/>
        </w:rPr>
        <w:t xml:space="preserve">Software Applications</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Software applications for BUFR encoding and decoding of this data type have been developed in the Met Office as part of the ROM SAF software deliverable ‘Radio Occultation Processing Package’ (ROPP) (see for instance [RD.7]).</w:t>
      </w: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encoder tool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ropp2bufr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reads one or more ROPP netCDF files each containing one or more profiles,</w:t>
      </w:r>
      <w:r w:rsidDel="00000000" w:rsidR="00000000" w:rsidRPr="00000000">
        <w:rPr>
          <w:rtl w:val="0"/>
        </w:rPr>
      </w:r>
    </w:p>
    <w:p w:rsidR="00000000" w:rsidDel="00000000" w:rsidP="00000000" w:rsidRDefault="00000000" w:rsidRPr="00000000" w14:paraId="00000B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pre-processes the occultation data to BUFR standards,</w:t>
      </w:r>
    </w:p>
    <w:p w:rsidR="00000000" w:rsidDel="00000000" w:rsidP="00000000" w:rsidRDefault="00000000" w:rsidRPr="00000000" w14:paraId="00000B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calls a generic kernel encoder library</w:t>
      </w:r>
    </w:p>
    <w:p w:rsidR="00000000" w:rsidDel="00000000" w:rsidP="00000000" w:rsidRDefault="00000000" w:rsidRPr="00000000" w14:paraId="00000B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outputs the resulting BUFR bit string(s), with optional ARH, to a file</w:t>
      </w:r>
      <w:r w:rsidDel="00000000" w:rsidR="00000000" w:rsidRPr="00000000">
        <w:rPr>
          <w:rtl w:val="0"/>
        </w:rPr>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decoder tool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bufr2ropp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reads a BUFR data file containing any number of arbitrary messages or complete bulletins,</w:t>
      </w:r>
      <w:r w:rsidDel="00000000" w:rsidR="00000000" w:rsidRPr="00000000">
        <w:rPr>
          <w:rtl w:val="0"/>
        </w:rPr>
      </w:r>
    </w:p>
    <w:p w:rsidR="00000000" w:rsidDel="00000000" w:rsidP="00000000" w:rsidRDefault="00000000" w:rsidRPr="00000000" w14:paraId="00000B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rejects non-RO messages</w:t>
      </w:r>
    </w:p>
    <w:p w:rsidR="00000000" w:rsidDel="00000000" w:rsidP="00000000" w:rsidRDefault="00000000" w:rsidRPr="00000000" w14:paraId="00000B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calls a generic kernel decoder library</w:t>
      </w:r>
      <w:r w:rsidDel="00000000" w:rsidR="00000000" w:rsidRPr="00000000">
        <w:rPr>
          <w:rtl w:val="0"/>
        </w:rPr>
      </w:r>
    </w:p>
    <w:p w:rsidR="00000000" w:rsidDel="00000000" w:rsidP="00000000" w:rsidRDefault="00000000" w:rsidRPr="00000000" w14:paraId="00000B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post-processes the occultation data to ROPP standards,</w:t>
      </w: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outputs the resulting ROPP data to one or more netCDF files</w:t>
      </w:r>
      <w:r w:rsidDel="00000000" w:rsidR="00000000" w:rsidRPr="00000000">
        <w:rPr>
          <w:rtl w:val="0"/>
        </w:rPr>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These tools have several command-line options to control the process. They are implemented in Fortran 95 and use ROPP libraries and third-party packages (such as netCDF from Unidata and BUFR from the Met Office or ECMWF).</w:t>
      </w: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encoder and its companion decoder have been validated on a range of compilers and platforms, using a variety of operational RO data streams.  For more details see [RD.7] and [RD.14].</w:t>
      </w:r>
      <w:r w:rsidDel="00000000" w:rsidR="00000000" w:rsidRPr="00000000">
        <w:rPr>
          <w:rtl w:val="0"/>
        </w:rPr>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encoder is being used by the ROM SAF to generate GRAS Level 2 NRT products in BUFR and is also used by GFZ to encode TerraSAR-X and TanDEM-X RO data in NRT.  We note that NRT RO data from the CHAMP (processed by GFZ) and SAC-C (processed by UCAR) missions – now both terminated – were also encoded using this software.</w:t>
      </w:r>
      <w:r w:rsidDel="00000000" w:rsidR="00000000" w:rsidRPr="00000000">
        <w:rPr>
          <w:rtl w:val="0"/>
        </w:rPr>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 data processing centres are encouraged to implement the ROPP encoder, in order to encode the BUFR locally and then disseminate both their own format (e.g. as netCDF [RD8] or text-based files) and BUFR files in parallel (to different users and possibly by different methods, depending on user requirements). BUFR is the only approved format for the dissemination of RO data via the GTS.</w:t>
      </w:r>
      <w:r w:rsidDel="00000000" w:rsidR="00000000" w:rsidRPr="00000000">
        <w:rPr>
          <w:rtl w:val="0"/>
        </w:rPr>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software may be obtained via the ROM SAF website [RD.13]. The package is cost-free and fully supported, but users are required to register and agree to a simple license under EUMETSAT Data Policy for SAF deliverables.</w:t>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sectPr>
      <w:headerReference r:id="rId19" w:type="default"/>
      <w:headerReference r:id="rId20" w:type="first"/>
      <w:footerReference r:id="rId21" w:type="default"/>
      <w:footerReference r:id="rId22" w:type="first"/>
      <w:pgSz w:h="16838" w:w="11906" w:orient="portrait"/>
      <w:pgMar w:bottom="1418" w:top="1418" w:left="1418" w:right="1418" w:header="720"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ig Syndergaard" w:id="5" w:date="2024-06-22T13:51:00Z">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made no attempt to hold track of the data field numbers in the following – it is nightmare, but we should do it eventually.</w:t>
      </w:r>
    </w:p>
  </w:comment>
  <w:comment w:author="Stig Syndergaard" w:id="19" w:date="2024-06-23T16:45:00Z">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use the 0 04 026 descriptor here. Time increments are cumulative, whereas Time periods or displacements are not.</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do we need this descriptor here? Chris had a comment that there is not a one-to-one relation between time and location. Who will use it?</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it we need also to include the ‘change width’ and ‘change scale’ descriptors here.</w:t>
      </w:r>
    </w:p>
  </w:comment>
  <w:comment w:author="Stig Syndergaard" w:id="13" w:date="2024-06-23T14:05:00Z">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move the new ‘SLTA of reference time’ down to local Earth parameters.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still have Time Significance here. Should we let it be up to the provider if it is 17 or 25?</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UCAR defines the reference time where the excess phase exceeds 500 m. EUMETSAT and DMI defines it based on SLTA = 0. Should we have a new code table telling how the provider defines the reference time?</w:t>
      </w:r>
    </w:p>
  </w:comment>
  <w:comment w:author="Stig Syndergaard" w:id="0" w:date="2024-06-22T11:52:00Z">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Jennifer included this. I modified. Is it right?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assume that CW3E-SIO will always be sub-centre for ARO data? (I’m unsure what it means to be sub-centre)</w:t>
      </w:r>
    </w:p>
  </w:comment>
  <w:comment w:author="Stig Syndergaard" w:id="7" w:date="2024-06-22T15:23:00Z">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Jennifer had a comment here on whether we need to define this. I am unsure.</w:t>
      </w:r>
    </w:p>
  </w:comment>
  <w:comment w:author="Stig Syndergaard" w:id="28" w:date="2024-06-23T19:17:00Z">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wonder if we could merge step 1b and step 2a into the same step with corresponding impact parameters and altitudes for bending angle and refractivity? This would avoid the need to relate the two with additional information in the documemt (Chris had a comment on that in his slides), and aviod possible overhead for users if they want to relate refractivity samples to lat,lon (which would be relevant in 2D operators). Missing refractivity (as in the EUMETSAT BUFR) could be indicated by the short delayed replication factor.</w:t>
      </w:r>
    </w:p>
  </w:comment>
  <w:comment w:author="Stig Syndergaard" w:id="31" w:date="2024-06-23T19:15:00Z">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Following the discussion at the ROM SAF User Workshop, I wonder if we should totally skip Level 2b and 2c in the new BUFR template?</w:t>
      </w:r>
    </w:p>
  </w:comment>
  <w:comment w:author="Stig Syndergaard" w:id="12" w:date="2024-06-23T12:59:00Z">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unsure about database identification for additional software identification. It is not clear to me what that might be. There is a descriptor (96 bit character) called Software identification and version number (0 25 061). Could that replace both 0 25 060 and 0 25 062?</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Harald noted that there is currently no descriptor to identify if the data are, e.g., reprocessed data (used in reanalyses). We have the offline bit flag, but there could be both Offline/NTC and reprocessed/ICDR data in the ROM SAF BUFR. Do we need a new code table for that?</w:t>
      </w:r>
    </w:p>
  </w:comment>
  <w:comment w:author="Stig Syndergaard" w:id="9" w:date="2024-06-22T15:45:00Z">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unsure if we need this. Can we be sure that the data will always come from a WIGOS station?</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 descriptor called station or sit name (0 01 015) that seems more flexible.</w:t>
      </w:r>
    </w:p>
  </w:comment>
  <w:comment w:author="Stig Syndergaard" w:id="1" w:date="2024-06-22T11:58:00Z">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Sub-centre 220 (NOAA) for EUMETSAT and DMI is already included in a soon-to-be-released version of this document including the new satellite sub-identifier (0 01 016) which is under review by Chris.</w:t>
      </w:r>
    </w:p>
  </w:comment>
  <w:comment w:author="Stig Syndergaard" w:id="21" w:date="2024-06-23T17:17:00Z">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a new Table D descriptor containing the sequence for PRO only.</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 variables doesn't seem to be within the loop of frequencies. Should it be?</w:t>
      </w:r>
    </w:p>
  </w:comment>
  <w:comment w:author="Stig Syndergaard" w:id="2" w:date="2024-06-22T13:05:00Z">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suppose we should not restrict to uncompressed?</w:t>
      </w:r>
    </w:p>
  </w:comment>
  <w:comment w:author="Stig Syndergaard" w:id="20" w:date="2024-03-19T19:20:00Z">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getting uncertain about this. In https://www.eumetnet.eu/wp-content/uploads/2017/04/OPERA_BUFR_template_primer_V1.4.pdf, page 13, it says this: “A quick scan of Table B will show that it does contain a few descriptors that contain modifiers in their definition. Generally this is considered legacy, not current practice.” So maybe we shouldn’t, and maybe that’s why Dave Offiler chose the current way of doing it. Basically the current way says:</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next descriptor is an RMS. Then comes BA (so it is RMS of BA), and then RMS is turned off again. However, RMS is not really right. None of the options in code table 0 08 023 are really right for our purpose, but RMS error (number 14) would be better.</w:t>
      </w:r>
    </w:p>
  </w:comment>
  <w:comment w:author="Stig Syndergaard" w:id="30" w:date="2024-03-19T20:14:00Z">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realized (again from http://meteo.ieec.uned.es:8086/PFC_JMEstepa/documentos/BUFR/layer3.pdf) that this probably should be the so-called ‘non-coordinate’ descriptor from class 10. Should it?</w:t>
      </w:r>
    </w:p>
  </w:comment>
  <w:comment w:author="Stig Syndergaard" w:id="3" w:date="2024-06-22T13:08:00Z">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 new name for our new descriptor. The current one is called Satellite radio occultation data. Should it still be under Table D category 10 – vertical sounding sequences (satellite data)?</w:t>
      </w:r>
    </w:p>
  </w:comment>
  <w:comment w:author="Neill Bowler" w:id="4" w:date="2024-06-26T12:54:45Z">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presume that Simon will advise on new codes when we have a document that we're happy with.</w:t>
      </w:r>
    </w:p>
  </w:comment>
  <w:comment w:author="Stig Syndergaard" w:id="17" w:date="2024-06-23T16:20:00Z">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haven’t done anything on the diagnostic quality information for now.</w:t>
      </w:r>
    </w:p>
  </w:comment>
  <w:comment w:author="Stig Syndergaard" w:id="6" w:date="2024-06-22T14:01:00Z">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define a new sequence since we are including the Satellite sub-identifier (which is not in 3 10 022) and excluding originating centre and product type (which is in 3 10 022). I don’t think we can change already defined sequences, but we can suggest new ones.</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another short delayed replication to indicate if there is a Satellite sub-identifier for this mission?</w:t>
      </w:r>
    </w:p>
  </w:comment>
  <w:comment w:author="Stig Syndergaard" w:id="23" w:date="2024-06-23T19:00:00Z">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find out the unit, width, scale and reference value for this.</w:t>
      </w:r>
    </w:p>
  </w:comment>
  <w:comment w:author="Stig Syndergaard" w:id="16" w:date="2024-06-23T15:18:00Z">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two back-to-back time periods serve two purposes:</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They define a time period (according to BUFR regulation 94.5.3.4). What follows are measured within this time period. The parameters above (before this time period definition) refer to the reference time.</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They inform about the start time and end time of the occultation.</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Usually time periods are used (in other BUFR sequences) as periods over which averages are calculated, or forecast periods, etc. It is not exactly what we use it for here, but I think it still makes good sense if we do this. I don’t see any regulations that says that we cannot.</w:t>
      </w:r>
    </w:p>
  </w:comment>
  <w:comment w:author="Stig Syndergaard" w:id="22" w:date="2024-06-23T17:26:00Z">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the impact parameter here? It is within the loop of the number of step 1b samples. So if there is the same number of samples in PRO (n1 above), then perhaps the impact parameter above in field 44 could also be the reference for PRO.</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the impact parameter in field 44 be outside the frequency loop? That would make things more simple. ROM SAF and EUMETSAT are providing the same impact parameters for all frequencies.</w:t>
      </w:r>
    </w:p>
  </w:comment>
  <w:comment w:author="Stig Syndergaard" w:id="14" w:date="2024-06-23T14:21:00Z">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define a new descriptor if we change/update the quality flags. I don’t think we can change the existing entries in the flag table while keeping the descriptor number 0 33 039 (except for reserved bits).</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three options commented on in the slides by Chris:</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 8: Open loop data included</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 9: Surface reflections detected</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Bit 10: L2C GNSS signals used</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only recently included officially in Master Table Version 37. I agree with Chris that they are perhaps of little use, but I don’t think they hurt. I’m not sure we can change them without defining a new table.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don’t have elaborate changes, we could just keep the table we have. There are three reserved bits (11-13) that I suppose we can use if we have something extra that we want to include.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idea for an additional flag (e.g., bit 11) to the existing flag table could be ‘Climate quality data processing’ (0 or 1). That could potentially make up for the missing info on whether it is Offline/NTC or reprocessed/ICDR data (as Harald noted). The GNSS ground-based BUFR has such a flag.</w:t>
      </w:r>
    </w:p>
  </w:comment>
  <w:comment w:author="Stig Syndergaard" w:id="15" w:date="2024-06-23T16:05:00Z">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Normally modifiers should not be in the name (here the modifier is ‘at reference time’). We could just call it straight-line tangent altitude. According to the BUFR rules it is at the time given above (which is the reference time).</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know if the minimum of -10000 would cover UCARs definition of excess phase = 500 m.</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would this work for ARO?</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unsure if it is meant to be a coordinate (class 07) or a non-coordinate (class 10).</w:t>
      </w:r>
    </w:p>
  </w:comment>
  <w:comment w:author="Stig Syndergaard" w:id="29" w:date="2024-06-25T09:05:00Z">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this descriptor operation, step 1b and 2a variables would correspond better to each other regarding the precision.</w:t>
      </w:r>
    </w:p>
  </w:comment>
  <w:comment w:author="Stig Syndergaard" w:id="18" w:date="2024-06-23T16:33:00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may need update in the end.</w:t>
      </w:r>
    </w:p>
  </w:comment>
  <w:comment w:author="Stig Syndergaard" w:id="27" w:date="2024-06-23T18:44:00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as for the bending angle itself, but see also my comments on ‘estimated errors’ and modifiers above.</w:t>
      </w:r>
    </w:p>
  </w:comment>
  <w:comment w:author="Stig Syndergaard" w:id="11" w:date="2024-06-22T16:13:00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occultation sounding has been added to code table 0 02 172 in Master Table Version 39, but I don’t know by whom.</w:t>
      </w:r>
    </w:p>
  </w:comment>
  <w:comment w:author="Stig Syndergaard" w:id="25" w:date="2024-06-23T18:31:00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this to descriptor 0 07 007 which is to 1 m accuracy. Descriptor 0 07 002 is to 10 m accuracy.</w:t>
      </w:r>
    </w:p>
  </w:comment>
  <w:comment w:author="Stig Syndergaard" w:id="26" w:date="2024-06-23T18:39:00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 reason to define a new descriptor here for partial bending angle, or could we use the existing one? That it is a partial bending angle is a modifier that I don’t think we need to include in the descriptor, but we can specify it in a parenthesis in this document. We could also make a new code table indicating if it is partial or full bending angle or whatever.</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the ARO bending angle be part of the loop above, specifying only one frequency (the ionosphere corrected one).</w:t>
      </w:r>
    </w:p>
  </w:comment>
  <w:comment w:author="Bowler, Neill" w:id="32" w:date="2022-09-30T16:25:00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Values to be reviewed.</w:t>
      </w:r>
    </w:p>
  </w:comment>
  <w:comment w:author="Stig Syndergaard" w:id="24" w:date="2024-06-23T17:17:00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a new Table D descriptor containing the sequence for ARO, Balloon, and Mountain data. We could perhaps call it non-satellite RO data.</w:t>
      </w:r>
    </w:p>
  </w:comment>
  <w:comment w:author="Stig Syndergaard" w:id="10" w:date="2024-06-22T16:07:00Z">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Originating centre is perhaps not needed here. It is already in BUFR Section 1.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part of descriptor 3 10 022, but since we will not be using that anymore, I think we have the liberty to not include this in BUFR section 4 anymore.</w:t>
      </w:r>
    </w:p>
  </w:comment>
  <w:comment w:author="Stig Syndergaard" w:id="8" w:date="2024-06-22T15:37:00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something called balloon lot number (0 01 093), but I’m unsure if it is useful for us.</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Jennifer had a comment that she would check with the CNES/LMD strateole-2 team what they use.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C11" w15:done="0"/>
  <w15:commentEx w15:paraId="00000C15" w15:done="0"/>
  <w15:commentEx w15:paraId="00000C1A" w15:done="0"/>
  <w15:commentEx w15:paraId="00000C1D" w15:done="0"/>
  <w15:commentEx w15:paraId="00000C1E" w15:done="0"/>
  <w15:commentEx w15:paraId="00000C1F" w15:done="0"/>
  <w15:commentEx w15:paraId="00000C20" w15:done="0"/>
  <w15:commentEx w15:paraId="00000C23" w15:done="0"/>
  <w15:commentEx w15:paraId="00000C26" w15:done="0"/>
  <w15:commentEx w15:paraId="00000C27" w15:done="0"/>
  <w15:commentEx w15:paraId="00000C29" w15:done="0"/>
  <w15:commentEx w15:paraId="00000C2A" w15:done="0"/>
  <w15:commentEx w15:paraId="00000C2C" w15:done="0"/>
  <w15:commentEx w15:paraId="00000C2D" w15:done="0"/>
  <w15:commentEx w15:paraId="00000C2E" w15:done="0"/>
  <w15:commentEx w15:paraId="00000C2F" w15:paraIdParent="00000C2E" w15:done="0"/>
  <w15:commentEx w15:paraId="00000C30" w15:done="0"/>
  <w15:commentEx w15:paraId="00000C33" w15:done="0"/>
  <w15:commentEx w15:paraId="00000C34" w15:done="0"/>
  <w15:commentEx w15:paraId="00000C39" w15:done="0"/>
  <w15:commentEx w15:paraId="00000C3B" w15:done="0"/>
  <w15:commentEx w15:paraId="00000C48" w15:done="0"/>
  <w15:commentEx w15:paraId="00000C4F" w15:done="0"/>
  <w15:commentEx w15:paraId="00000C50" w15:done="0"/>
  <w15:commentEx w15:paraId="00000C51" w15:done="0"/>
  <w15:commentEx w15:paraId="00000C52" w15:done="0"/>
  <w15:commentEx w15:paraId="00000C53" w15:done="0"/>
  <w15:commentEx w15:paraId="00000C54" w15:done="0"/>
  <w15:commentEx w15:paraId="00000C57" w15:done="0"/>
  <w15:commentEx w15:paraId="00000C58" w15:done="0"/>
  <w15:commentEx w15:paraId="00000C59" w15:done="0"/>
  <w15:commentEx w15:paraId="00000C5B" w15:done="0"/>
  <w15:commentEx w15:paraId="00000C5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Courier New"/>
  <w:font w:name="Arial Unicode MS"/>
  <w:font w:name="Calibri"/>
  <w:font w:name="Noto Sans Symbols">
    <w:embedRegular w:fontKey="{00000000-0000-0000-0000-000000000000}" r:id="rId2" w:subsetted="0"/>
    <w:embedBold w:fontKey="{00000000-0000-0000-0000-000000000000}" r:id="rId3" w:subsetted="0"/>
  </w:font>
  <w:font w:name="Oi">
    <w:embedRegular w:fontKey="{00000000-0000-0000-0000-000000000000}" r:id="rId4" w:subsetted="0"/>
  </w:font>
  <w:font w:name="Courier"/>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 SAF/ROM/METO/FMT/BUFR/001</w:t>
    </w:r>
    <w:r w:rsidDel="00000000" w:rsidR="00000000" w:rsidRPr="00000000">
      <w:rPr>
        <w:rtl w:val="0"/>
      </w:rPr>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In this document, we will refer to the ‘GTS’ meaning the generic WMO-controlled networks used to exchange data between meteorological centres whatever the topology, technology or provider/owner. For our purposes, RMDCN and future WIS and similar network implementations can be considered to be part of ‘The GTS’.</w:t>
      </w:r>
      <w:r w:rsidDel="00000000" w:rsidR="00000000" w:rsidRPr="00000000">
        <w:rPr>
          <w:rtl w:val="0"/>
        </w:rPr>
      </w:r>
    </w:p>
  </w:footnote>
  <w:footnote w:id="1">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Note that the level definitions differ partly from the WMO definitions: </w:t>
      </w:r>
      <w:hyperlink r:id="rId2">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http://www.wmo.int/pages/prog/sat/dataandproducts_en.php</w:t>
        </w:r>
      </w:hyperlink>
      <w:r w:rsidDel="00000000" w:rsidR="00000000" w:rsidRPr="00000000">
        <w:rPr>
          <w:rtl w:val="0"/>
        </w:rPr>
      </w:r>
    </w:p>
  </w:footnote>
  <w:footnote w:id="2">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(i) GCOS 2016 Implementation Plan; (ii) </w:t>
      </w:r>
      <w:hyperlink r:id="rId3">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http://climatemonitoring.info/home/terminology/</w:t>
        </w:r>
      </w:hyperlink>
      <w:r w:rsidDel="00000000" w:rsidR="00000000" w:rsidRPr="00000000">
        <w:rPr>
          <w:rtl w:val="0"/>
        </w:rPr>
      </w:r>
    </w:p>
  </w:footnote>
  <w:footnote w:id="3">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heading=h.4bvk7pj" w:id="63"/>
      <w:bookmarkEnd w:id="63"/>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hyperlink r:id="rId4">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http://climatemonitoring.info/home/terminology/</w:t>
        </w:r>
      </w:hyperlink>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(the ICDR definition was endorsed at the </w:t>
      </w:r>
      <w:hyperlink r:id="rId5">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9th session of the joint CEOS/CGMS Working Group Climate Meeting on 29 March 2018</w:t>
        </w:r>
      </w:hyperlink>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w:t>
      </w:r>
      <w:r w:rsidDel="00000000" w:rsidR="00000000" w:rsidRPr="00000000">
        <w:rPr>
          <w:rtl w:val="0"/>
        </w:rPr>
      </w:r>
    </w:p>
  </w:footnote>
  <w:footnote w:id="4">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The term 'interpreting' in this context means presenting decoded data in human-readable form. Interpretation is usually for diagnostic purposes and is not necessary to the decoding process itself.</w:t>
      </w:r>
      <w:r w:rsidDel="00000000" w:rsidR="00000000" w:rsidRPr="00000000">
        <w:rPr>
          <w:rtl w:val="0"/>
        </w:rPr>
      </w:r>
    </w:p>
  </w:footnote>
  <w:footnote w:id="5">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Missing or invalid data must still be encoded, as BUFR data is positional. This is accomplished by setting all the bits defined for that parameter to '1'. This implies that the maximum valid range of values of any parameter after scaling and applying the reference offset is zero to 2</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width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On decoding, 'all bits set' in the BUFR message is decoded and returned to the user as missing data indicator values, usually -32768, -2147483647 or -9999999, depending on the implementation.</w:t>
      </w:r>
      <w:r w:rsidDel="00000000" w:rsidR="00000000" w:rsidRPr="00000000">
        <w:rPr>
          <w:rtl w:val="0"/>
        </w:rPr>
      </w:r>
    </w:p>
  </w:footnote>
  <w:footnote w:id="6">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A bulletin is the BUFR (or GRIB, CREX or other WMO format) message with a wrapper or ‘Abbreviated Routing Header’ containing coded information on the message content for GTS routing purposes. The ARH adds some 35 bytes  to the BUFR message length – see Section 5.</w:t>
      </w:r>
      <w:r w:rsidDel="00000000" w:rsidR="00000000" w:rsidRPr="00000000">
        <w:rPr>
          <w:rtl w:val="0"/>
        </w:rPr>
      </w:r>
    </w:p>
  </w:footnote>
  <w:footnote w:id="7">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BUFR Edition 3 is deprecated and only Edition 4 messages have been permitted on the GTS since 6</w:t>
      </w:r>
      <w:r w:rsidDel="00000000" w:rsidR="00000000" w:rsidRPr="00000000">
        <w:rPr>
          <w:rFonts w:ascii="Arial" w:cs="Arial" w:eastAsia="Arial" w:hAnsi="Arial"/>
          <w:b w:val="0"/>
          <w:i w:val="1"/>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November 2012. RO data is currently encoded in Edition 4, but we include Edition 3 details here to document older BUFR messages that may be archived.</w:t>
      </w:r>
      <w:r w:rsidDel="00000000" w:rsidR="00000000" w:rsidRPr="00000000">
        <w:rPr>
          <w:rtl w:val="0"/>
        </w:rPr>
      </w:r>
    </w:p>
  </w:footnote>
  <w:footnote w:id="8">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The Master Table Version number in which the template was first published. The encoded version number should not be changed to the current Version unless a change to Table B or Table D directly affects this data type.</w:t>
      </w:r>
      <w:r w:rsidDel="00000000" w:rsidR="00000000" w:rsidRPr="00000000">
        <w:rPr>
          <w:rtl w:val="0"/>
        </w:rPr>
      </w:r>
    </w:p>
  </w:footnote>
  <w:footnote w:id="9">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Depends on the BUFR encoder implementation as to whether an optional Edition 4 even pad byte is inserted or not; e.g. the MetDB encoder inserts this byte and the ECMWF encoder doesn’t. Edition 3 required this pad byte.</w:t>
      </w:r>
      <w:r w:rsidDel="00000000" w:rsidR="00000000" w:rsidRPr="00000000">
        <w:rPr>
          <w:rtl w:val="0"/>
        </w:rPr>
      </w:r>
    </w:p>
  </w:footnote>
  <w:footnote w:id="10">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Maximum bulletin length on GTS up to 4 November 2007 was 15,000 bytes. It is now 500,000 bytes so in principle, higher resolution profiles can be transmitted.</w:t>
      </w:r>
      <w:r w:rsidDel="00000000" w:rsidR="00000000" w:rsidRPr="00000000">
        <w:rPr>
          <w:rtl w:val="0"/>
        </w:rPr>
      </w:r>
    </w:p>
  </w:footnote>
  <w:footnote w:id="11">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Nominal ROM SAF NRT product (e.g. Metop-B)</w:t>
      </w:r>
      <w:r w:rsidDel="00000000" w:rsidR="00000000" w:rsidRPr="00000000">
        <w:rPr>
          <w:rtl w:val="0"/>
        </w:rPr>
      </w:r>
    </w:p>
  </w:footnote>
  <w:footnote w:id="12">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Nominal UCAR NRT product (e.g. COSMIC-2)</w:t>
      </w:r>
      <w:r w:rsidDel="00000000" w:rsidR="00000000" w:rsidRPr="00000000">
        <w:rPr>
          <w:rtl w:val="0"/>
        </w:rPr>
      </w:r>
    </w:p>
  </w:footnote>
  <w:footnote w:id="13">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Nominal GFZ NRT product (e.g. TerraSAR-X, TanDEM-X)</w:t>
      </w:r>
      <w:r w:rsidDel="00000000" w:rsidR="00000000" w:rsidRPr="00000000">
        <w:rPr>
          <w:rtl w:val="0"/>
        </w:rPr>
      </w:r>
    </w:p>
  </w:footnote>
  <w:footnote w:id="14">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ii=14</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is also used for ground-based GNSS bulletins, but with </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T</w:t>
      </w:r>
      <w:r w:rsidDel="00000000" w:rsidR="00000000" w:rsidRPr="00000000">
        <w:rPr>
          <w:rFonts w:ascii="Courier" w:cs="Courier" w:eastAsia="Courier" w:hAnsi="Courier"/>
          <w:b w:val="1"/>
          <w:i w:val="1"/>
          <w:smallCaps w:val="0"/>
          <w:strike w:val="0"/>
          <w:color w:val="000000"/>
          <w:sz w:val="18"/>
          <w:szCs w:val="18"/>
          <w:u w:val="none"/>
          <w:shd w:fill="auto" w:val="clear"/>
          <w:vertAlign w:val="subscript"/>
          <w:rtl w:val="0"/>
        </w:rPr>
        <w:t xml:space="preserve">1</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T</w:t>
      </w:r>
      <w:r w:rsidDel="00000000" w:rsidR="00000000" w:rsidRPr="00000000">
        <w:rPr>
          <w:rFonts w:ascii="Courier" w:cs="Courier" w:eastAsia="Courier" w:hAnsi="Courier"/>
          <w:b w:val="1"/>
          <w:i w:val="1"/>
          <w:smallCaps w:val="0"/>
          <w:strike w:val="0"/>
          <w:color w:val="000000"/>
          <w:sz w:val="18"/>
          <w:szCs w:val="18"/>
          <w:u w:val="none"/>
          <w:shd w:fill="auto" w:val="clear"/>
          <w:vertAlign w:val="subscript"/>
          <w:rtl w:val="0"/>
        </w:rPr>
        <w:t xml:space="preserve">2</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A</w:t>
      </w:r>
      <w:r w:rsidDel="00000000" w:rsidR="00000000" w:rsidRPr="00000000">
        <w:rPr>
          <w:rFonts w:ascii="Courier" w:cs="Courier" w:eastAsia="Courier" w:hAnsi="Courier"/>
          <w:b w:val="1"/>
          <w:i w:val="1"/>
          <w:smallCaps w:val="0"/>
          <w:strike w:val="0"/>
          <w:color w:val="000000"/>
          <w:sz w:val="18"/>
          <w:szCs w:val="18"/>
          <w:u w:val="none"/>
          <w:shd w:fill="auto" w:val="clear"/>
          <w:vertAlign w:val="subscript"/>
          <w:rtl w:val="0"/>
        </w:rPr>
        <w:t xml:space="preserve">1</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=ISX</w:t>
      </w:r>
      <w:r w:rsidDel="00000000" w:rsidR="00000000" w:rsidRPr="00000000">
        <w:rPr>
          <w:rFonts w:ascii="Courier" w:cs="Courier" w:eastAsia="Courier" w:hAnsi="Courier"/>
          <w:b w:val="0"/>
          <w:i w:val="1"/>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However, this value is not reserved for, or unique to, GNSS (The origins of this value derive from the EU COST Action 716</w:t>
      </w:r>
      <w:r w:rsidDel="00000000" w:rsidR="00000000" w:rsidRPr="00000000">
        <w:rPr>
          <w:rFonts w:ascii="Courier New" w:cs="Courier New" w:eastAsia="Courier New" w:hAnsi="Courier New"/>
          <w:b w:val="0"/>
          <w:i w:val="1"/>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1"/>
          <w:i w:val="1"/>
          <w:smallCaps w:val="0"/>
          <w:strike w:val="0"/>
          <w:color w:val="000000"/>
          <w:sz w:val="18"/>
          <w:szCs w:val="18"/>
          <w:u w:val="none"/>
          <w:shd w:fill="auto" w:val="clear"/>
          <w:vertAlign w:val="baseline"/>
          <w:rtl w:val="0"/>
        </w:rPr>
        <w:t xml:space="preserve">7+1+6=14</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w:t>
      </w:r>
      <w:r w:rsidDel="00000000" w:rsidR="00000000" w:rsidRPr="00000000">
        <w:rPr>
          <w:rtl w:val="0"/>
        </w:rPr>
      </w:r>
    </w:p>
  </w:footnote>
  <w:footnote w:id="15">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In reality UCAR/CDAAC, Boulder, CO via NOAA/NWS</w:t>
      </w:r>
      <w:r w:rsidDel="00000000" w:rsidR="00000000" w:rsidRPr="00000000">
        <w:rPr>
          <w:rtl w:val="0"/>
        </w:rPr>
      </w:r>
    </w:p>
  </w:footnote>
  <w:footnote w:id="16">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EUMETSAT, Metop-A – BUFR contains only Level 1b (Bending Angle) profiles</w:t>
      </w:r>
    </w:p>
  </w:footnote>
  <w:footnote w:id="17">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EUMETSAT, Metop-B – BUFR contains only Level 1b (Bending Angle) profiles</w:t>
      </w:r>
    </w:p>
  </w:footnote>
  <w:footnote w:id="18">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EUMETSAT, Metop-C – BUFR contains only Level 1b (Bending Angle) profiles</w:t>
      </w:r>
    </w:p>
  </w:footnote>
  <w:footnote w:id="19">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NESDIS</w:t>
      </w:r>
      <w:r w:rsidDel="00000000" w:rsidR="00000000" w:rsidRPr="00000000">
        <w:rPr>
          <w:rtl w:val="0"/>
        </w:rPr>
      </w:r>
    </w:p>
  </w:footnote>
  <w:footnote w:id="20">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Here, NH means north of 30°N, SH means south of 30°S and Tropics means everywhere else.</w:t>
      </w:r>
      <w:r w:rsidDel="00000000" w:rsidR="00000000" w:rsidRPr="00000000">
        <w:rPr>
          <w:rtl w:val="0"/>
        </w:rPr>
      </w:r>
    </w:p>
  </w:footnote>
  <w:footnote w:id="21">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Here, NH means north of the equator, SH means south of the equator and Global means unspecified latitude.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bl>
    <w:tblPr>
      <w:tblStyle w:val="Table24"/>
      <w:tblW w:w="9082.0" w:type="dxa"/>
      <w:jc w:val="left"/>
      <w:tblLayout w:type="fixed"/>
      <w:tblLook w:val="0000"/>
    </w:tblPr>
    <w:tblGrid>
      <w:gridCol w:w="3402"/>
      <w:gridCol w:w="2835"/>
      <w:gridCol w:w="2845"/>
      <w:tblGridChange w:id="0">
        <w:tblGrid>
          <w:gridCol w:w="3402"/>
          <w:gridCol w:w="2835"/>
          <w:gridCol w:w="2845"/>
        </w:tblGrid>
      </w:tblGridChange>
    </w:tblGrid>
    <w:tr>
      <w:trPr>
        <w:cantSplit w:val="0"/>
        <w:trHeight w:val="56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SAF/ROM/METO/FMT/BUFR/001</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Version: 2.7</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Date: 31 December 2021</w:t>
          </w:r>
          <w:r w:rsidDel="00000000" w:rsidR="00000000" w:rsidRPr="00000000">
            <w:rPr>
              <w:rtl w:val="0"/>
            </w:rPr>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left" w:leader="none" w:pos="525"/>
              <w:tab w:val="center" w:leader="none" w:pos="1380"/>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WMO FM94 (BUFR)</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left" w:leader="none" w:pos="525"/>
              <w:tab w:val="center" w:leader="none" w:pos="138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Specification for Radio </w:t>
            <w:br w:type="textWrapping"/>
            <w:t xml:space="preserve">Occultation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164500</wp:posOffset>
                </wp:positionH>
                <wp:positionV relativeFrom="paragraph">
                  <wp:posOffset>36758</wp:posOffset>
                </wp:positionV>
                <wp:extent cx="1341699" cy="495330"/>
                <wp:effectExtent b="0" l="0" r="0" t="0"/>
                <wp:wrapTopAndBottom distB="0" distT="0"/>
                <wp:docPr id="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341699" cy="495330"/>
                        </a:xfrm>
                        <a:prstGeom prst="rect"/>
                        <a:ln/>
                      </pic:spPr>
                    </pic:pic>
                  </a:graphicData>
                </a:graphic>
              </wp:anchor>
            </w:drawing>
          </w:r>
        </w:p>
      </w:tc>
    </w:tr>
  </w:tbl>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right" w:leader="none" w:pos="8931"/>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0"/>
      <w:numFmt w:val="bullet"/>
      <w:lvlText w:val="▪"/>
      <w:lvlJc w:val="left"/>
      <w:pPr>
        <w:ind w:left="862" w:hanging="360"/>
      </w:pPr>
      <w:rPr>
        <w:rFonts w:ascii="Noto Sans Symbols" w:cs="Noto Sans Symbols" w:eastAsia="Noto Sans Symbols" w:hAnsi="Noto Sans Symbols"/>
        <w:color w:val="000000"/>
      </w:rPr>
    </w:lvl>
    <w:lvl w:ilvl="1">
      <w:start w:val="0"/>
      <w:numFmt w:val="bullet"/>
      <w:lvlText w:val="o"/>
      <w:lvlJc w:val="left"/>
      <w:pPr>
        <w:ind w:left="1582" w:hanging="360"/>
      </w:pPr>
      <w:rPr>
        <w:rFonts w:ascii="Courier New" w:cs="Courier New" w:eastAsia="Courier New" w:hAnsi="Courier New"/>
      </w:rPr>
    </w:lvl>
    <w:lvl w:ilvl="2">
      <w:start w:val="0"/>
      <w:numFmt w:val="bullet"/>
      <w:lvlText w:val="▪"/>
      <w:lvlJc w:val="left"/>
      <w:pPr>
        <w:ind w:left="2302" w:hanging="360"/>
      </w:pPr>
      <w:rPr>
        <w:rFonts w:ascii="Noto Sans Symbols" w:cs="Noto Sans Symbols" w:eastAsia="Noto Sans Symbols" w:hAnsi="Noto Sans Symbols"/>
      </w:rPr>
    </w:lvl>
    <w:lvl w:ilvl="3">
      <w:start w:val="0"/>
      <w:numFmt w:val="bullet"/>
      <w:lvlText w:val="●"/>
      <w:lvlJc w:val="left"/>
      <w:pPr>
        <w:ind w:left="3022" w:hanging="360"/>
      </w:pPr>
      <w:rPr>
        <w:rFonts w:ascii="Noto Sans Symbols" w:cs="Noto Sans Symbols" w:eastAsia="Noto Sans Symbols" w:hAnsi="Noto Sans Symbols"/>
      </w:rPr>
    </w:lvl>
    <w:lvl w:ilvl="4">
      <w:start w:val="0"/>
      <w:numFmt w:val="bullet"/>
      <w:lvlText w:val="o"/>
      <w:lvlJc w:val="left"/>
      <w:pPr>
        <w:ind w:left="3742" w:hanging="360"/>
      </w:pPr>
      <w:rPr>
        <w:rFonts w:ascii="Courier New" w:cs="Courier New" w:eastAsia="Courier New" w:hAnsi="Courier New"/>
      </w:rPr>
    </w:lvl>
    <w:lvl w:ilvl="5">
      <w:start w:val="0"/>
      <w:numFmt w:val="bullet"/>
      <w:lvlText w:val="▪"/>
      <w:lvlJc w:val="left"/>
      <w:pPr>
        <w:ind w:left="4462" w:hanging="360"/>
      </w:pPr>
      <w:rPr>
        <w:rFonts w:ascii="Noto Sans Symbols" w:cs="Noto Sans Symbols" w:eastAsia="Noto Sans Symbols" w:hAnsi="Noto Sans Symbols"/>
      </w:rPr>
    </w:lvl>
    <w:lvl w:ilvl="6">
      <w:start w:val="0"/>
      <w:numFmt w:val="bullet"/>
      <w:lvlText w:val="●"/>
      <w:lvlJc w:val="left"/>
      <w:pPr>
        <w:ind w:left="5182" w:hanging="360"/>
      </w:pPr>
      <w:rPr>
        <w:rFonts w:ascii="Noto Sans Symbols" w:cs="Noto Sans Symbols" w:eastAsia="Noto Sans Symbols" w:hAnsi="Noto Sans Symbols"/>
      </w:rPr>
    </w:lvl>
    <w:lvl w:ilvl="7">
      <w:start w:val="0"/>
      <w:numFmt w:val="bullet"/>
      <w:lvlText w:val="o"/>
      <w:lvlJc w:val="left"/>
      <w:pPr>
        <w:ind w:left="5902" w:hanging="360"/>
      </w:pPr>
      <w:rPr>
        <w:rFonts w:ascii="Courier New" w:cs="Courier New" w:eastAsia="Courier New" w:hAnsi="Courier New"/>
      </w:rPr>
    </w:lvl>
    <w:lvl w:ilvl="8">
      <w:start w:val="0"/>
      <w:numFmt w:val="bullet"/>
      <w:lvlText w:val="▪"/>
      <w:lvlJc w:val="left"/>
      <w:pPr>
        <w:ind w:left="6622"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0"/>
      <w:numFmt w:val="bullet"/>
      <w:lvlText w:val="•"/>
      <w:lvlJc w:val="left"/>
      <w:pPr>
        <w:ind w:left="792" w:hanging="360"/>
      </w:pPr>
      <w:rPr>
        <w:rFonts w:ascii="Noto Sans Symbols" w:cs="Noto Sans Symbols" w:eastAsia="Noto Sans Symbols" w:hAnsi="Noto Sans Symbols"/>
      </w:rPr>
    </w:lvl>
    <w:lvl w:ilvl="1">
      <w:start w:val="0"/>
      <w:numFmt w:val="bullet"/>
      <w:lvlText w:val="◦"/>
      <w:lvlJc w:val="left"/>
      <w:pPr>
        <w:ind w:left="1152" w:hanging="360"/>
      </w:pPr>
      <w:rPr>
        <w:rFonts w:ascii="Noto Sans Symbols" w:cs="Noto Sans Symbols" w:eastAsia="Noto Sans Symbols" w:hAnsi="Noto Sans Symbols"/>
      </w:rPr>
    </w:lvl>
    <w:lvl w:ilvl="2">
      <w:start w:val="0"/>
      <w:numFmt w:val="bullet"/>
      <w:lvlText w:val="▪"/>
      <w:lvlJc w:val="left"/>
      <w:pPr>
        <w:ind w:left="1512" w:hanging="360"/>
      </w:pPr>
      <w:rPr>
        <w:rFonts w:ascii="Noto Sans Symbols" w:cs="Noto Sans Symbols" w:eastAsia="Noto Sans Symbols" w:hAnsi="Noto Sans Symbols"/>
      </w:rPr>
    </w:lvl>
    <w:lvl w:ilvl="3">
      <w:start w:val="0"/>
      <w:numFmt w:val="bullet"/>
      <w:lvlText w:val="•"/>
      <w:lvlJc w:val="left"/>
      <w:pPr>
        <w:ind w:left="1872" w:hanging="360"/>
      </w:pPr>
      <w:rPr>
        <w:rFonts w:ascii="Noto Sans Symbols" w:cs="Noto Sans Symbols" w:eastAsia="Noto Sans Symbols" w:hAnsi="Noto Sans Symbols"/>
      </w:rPr>
    </w:lvl>
    <w:lvl w:ilvl="4">
      <w:start w:val="0"/>
      <w:numFmt w:val="bullet"/>
      <w:lvlText w:val="◦"/>
      <w:lvlJc w:val="left"/>
      <w:pPr>
        <w:ind w:left="2232" w:hanging="360"/>
      </w:pPr>
      <w:rPr>
        <w:rFonts w:ascii="Noto Sans Symbols" w:cs="Noto Sans Symbols" w:eastAsia="Noto Sans Symbols" w:hAnsi="Noto Sans Symbols"/>
      </w:rPr>
    </w:lvl>
    <w:lvl w:ilvl="5">
      <w:start w:val="0"/>
      <w:numFmt w:val="bullet"/>
      <w:lvlText w:val="▪"/>
      <w:lvlJc w:val="left"/>
      <w:pPr>
        <w:ind w:left="2592" w:hanging="360"/>
      </w:pPr>
      <w:rPr>
        <w:rFonts w:ascii="Noto Sans Symbols" w:cs="Noto Sans Symbols" w:eastAsia="Noto Sans Symbols" w:hAnsi="Noto Sans Symbols"/>
      </w:rPr>
    </w:lvl>
    <w:lvl w:ilvl="6">
      <w:start w:val="0"/>
      <w:numFmt w:val="bullet"/>
      <w:lvlText w:val="•"/>
      <w:lvlJc w:val="left"/>
      <w:pPr>
        <w:ind w:left="2952" w:hanging="360"/>
      </w:pPr>
      <w:rPr>
        <w:rFonts w:ascii="Noto Sans Symbols" w:cs="Noto Sans Symbols" w:eastAsia="Noto Sans Symbols" w:hAnsi="Noto Sans Symbols"/>
      </w:rPr>
    </w:lvl>
    <w:lvl w:ilvl="7">
      <w:start w:val="0"/>
      <w:numFmt w:val="bullet"/>
      <w:lvlText w:val="◦"/>
      <w:lvlJc w:val="left"/>
      <w:pPr>
        <w:ind w:left="3312" w:hanging="360"/>
      </w:pPr>
      <w:rPr>
        <w:rFonts w:ascii="Noto Sans Symbols" w:cs="Noto Sans Symbols" w:eastAsia="Noto Sans Symbols" w:hAnsi="Noto Sans Symbols"/>
      </w:rPr>
    </w:lvl>
    <w:lvl w:ilvl="8">
      <w:start w:val="0"/>
      <w:numFmt w:val="bullet"/>
      <w:lvlText w:val="▪"/>
      <w:lvlJc w:val="left"/>
      <w:pPr>
        <w:ind w:left="3672"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92" w:hanging="360"/>
      </w:pPr>
      <w:rPr>
        <w:rFonts w:ascii="Noto Sans Symbols" w:cs="Noto Sans Symbols" w:eastAsia="Noto Sans Symbols" w:hAnsi="Noto Sans Symbols"/>
      </w:rPr>
    </w:lvl>
    <w:lvl w:ilvl="1">
      <w:start w:val="0"/>
      <w:numFmt w:val="bullet"/>
      <w:lvlText w:val="◦"/>
      <w:lvlJc w:val="left"/>
      <w:pPr>
        <w:ind w:left="1152" w:hanging="360"/>
      </w:pPr>
      <w:rPr>
        <w:rFonts w:ascii="Noto Sans Symbols" w:cs="Noto Sans Symbols" w:eastAsia="Noto Sans Symbols" w:hAnsi="Noto Sans Symbols"/>
      </w:rPr>
    </w:lvl>
    <w:lvl w:ilvl="2">
      <w:start w:val="0"/>
      <w:numFmt w:val="bullet"/>
      <w:lvlText w:val="▪"/>
      <w:lvlJc w:val="left"/>
      <w:pPr>
        <w:ind w:left="1512" w:hanging="360"/>
      </w:pPr>
      <w:rPr>
        <w:rFonts w:ascii="Noto Sans Symbols" w:cs="Noto Sans Symbols" w:eastAsia="Noto Sans Symbols" w:hAnsi="Noto Sans Symbols"/>
      </w:rPr>
    </w:lvl>
    <w:lvl w:ilvl="3">
      <w:start w:val="0"/>
      <w:numFmt w:val="bullet"/>
      <w:lvlText w:val="•"/>
      <w:lvlJc w:val="left"/>
      <w:pPr>
        <w:ind w:left="1872" w:hanging="360"/>
      </w:pPr>
      <w:rPr>
        <w:rFonts w:ascii="Noto Sans Symbols" w:cs="Noto Sans Symbols" w:eastAsia="Noto Sans Symbols" w:hAnsi="Noto Sans Symbols"/>
      </w:rPr>
    </w:lvl>
    <w:lvl w:ilvl="4">
      <w:start w:val="0"/>
      <w:numFmt w:val="bullet"/>
      <w:lvlText w:val="◦"/>
      <w:lvlJc w:val="left"/>
      <w:pPr>
        <w:ind w:left="2232" w:hanging="360"/>
      </w:pPr>
      <w:rPr>
        <w:rFonts w:ascii="Noto Sans Symbols" w:cs="Noto Sans Symbols" w:eastAsia="Noto Sans Symbols" w:hAnsi="Noto Sans Symbols"/>
      </w:rPr>
    </w:lvl>
    <w:lvl w:ilvl="5">
      <w:start w:val="0"/>
      <w:numFmt w:val="bullet"/>
      <w:lvlText w:val="▪"/>
      <w:lvlJc w:val="left"/>
      <w:pPr>
        <w:ind w:left="2592" w:hanging="360"/>
      </w:pPr>
      <w:rPr>
        <w:rFonts w:ascii="Noto Sans Symbols" w:cs="Noto Sans Symbols" w:eastAsia="Noto Sans Symbols" w:hAnsi="Noto Sans Symbols"/>
      </w:rPr>
    </w:lvl>
    <w:lvl w:ilvl="6">
      <w:start w:val="0"/>
      <w:numFmt w:val="bullet"/>
      <w:lvlText w:val="•"/>
      <w:lvlJc w:val="left"/>
      <w:pPr>
        <w:ind w:left="2952" w:hanging="360"/>
      </w:pPr>
      <w:rPr>
        <w:rFonts w:ascii="Noto Sans Symbols" w:cs="Noto Sans Symbols" w:eastAsia="Noto Sans Symbols" w:hAnsi="Noto Sans Symbols"/>
      </w:rPr>
    </w:lvl>
    <w:lvl w:ilvl="7">
      <w:start w:val="0"/>
      <w:numFmt w:val="bullet"/>
      <w:lvlText w:val="◦"/>
      <w:lvlJc w:val="left"/>
      <w:pPr>
        <w:ind w:left="3312" w:hanging="360"/>
      </w:pPr>
      <w:rPr>
        <w:rFonts w:ascii="Noto Sans Symbols" w:cs="Noto Sans Symbols" w:eastAsia="Noto Sans Symbols" w:hAnsi="Noto Sans Symbols"/>
      </w:rPr>
    </w:lvl>
    <w:lvl w:ilvl="8">
      <w:start w:val="0"/>
      <w:numFmt w:val="bullet"/>
      <w:lvlText w:val="▪"/>
      <w:lvlJc w:val="left"/>
      <w:pPr>
        <w:ind w:left="3672"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6">
    <w:lvl w:ilvl="0">
      <w:start w:val="0"/>
      <w:numFmt w:val="bullet"/>
      <w:lvlText w:val="▪"/>
      <w:lvlJc w:val="left"/>
      <w:pPr>
        <w:ind w:left="862" w:hanging="360"/>
      </w:pPr>
      <w:rPr>
        <w:rFonts w:ascii="Noto Sans Symbols" w:cs="Noto Sans Symbols" w:eastAsia="Noto Sans Symbols" w:hAnsi="Noto Sans Symbols"/>
        <w:color w:val="000000"/>
      </w:rPr>
    </w:lvl>
    <w:lvl w:ilvl="1">
      <w:start w:val="0"/>
      <w:numFmt w:val="bullet"/>
      <w:lvlText w:val="o"/>
      <w:lvlJc w:val="left"/>
      <w:pPr>
        <w:ind w:left="1582" w:hanging="360"/>
      </w:pPr>
      <w:rPr>
        <w:rFonts w:ascii="Courier New" w:cs="Courier New" w:eastAsia="Courier New" w:hAnsi="Courier New"/>
      </w:rPr>
    </w:lvl>
    <w:lvl w:ilvl="2">
      <w:start w:val="0"/>
      <w:numFmt w:val="bullet"/>
      <w:lvlText w:val="▪"/>
      <w:lvlJc w:val="left"/>
      <w:pPr>
        <w:ind w:left="2302" w:hanging="360"/>
      </w:pPr>
      <w:rPr>
        <w:rFonts w:ascii="Noto Sans Symbols" w:cs="Noto Sans Symbols" w:eastAsia="Noto Sans Symbols" w:hAnsi="Noto Sans Symbols"/>
      </w:rPr>
    </w:lvl>
    <w:lvl w:ilvl="3">
      <w:start w:val="0"/>
      <w:numFmt w:val="bullet"/>
      <w:lvlText w:val="●"/>
      <w:lvlJc w:val="left"/>
      <w:pPr>
        <w:ind w:left="3022" w:hanging="360"/>
      </w:pPr>
      <w:rPr>
        <w:rFonts w:ascii="Noto Sans Symbols" w:cs="Noto Sans Symbols" w:eastAsia="Noto Sans Symbols" w:hAnsi="Noto Sans Symbols"/>
      </w:rPr>
    </w:lvl>
    <w:lvl w:ilvl="4">
      <w:start w:val="0"/>
      <w:numFmt w:val="bullet"/>
      <w:lvlText w:val="o"/>
      <w:lvlJc w:val="left"/>
      <w:pPr>
        <w:ind w:left="3742" w:hanging="360"/>
      </w:pPr>
      <w:rPr>
        <w:rFonts w:ascii="Courier New" w:cs="Courier New" w:eastAsia="Courier New" w:hAnsi="Courier New"/>
      </w:rPr>
    </w:lvl>
    <w:lvl w:ilvl="5">
      <w:start w:val="0"/>
      <w:numFmt w:val="bullet"/>
      <w:lvlText w:val="▪"/>
      <w:lvlJc w:val="left"/>
      <w:pPr>
        <w:ind w:left="4462" w:hanging="360"/>
      </w:pPr>
      <w:rPr>
        <w:rFonts w:ascii="Noto Sans Symbols" w:cs="Noto Sans Symbols" w:eastAsia="Noto Sans Symbols" w:hAnsi="Noto Sans Symbols"/>
      </w:rPr>
    </w:lvl>
    <w:lvl w:ilvl="6">
      <w:start w:val="0"/>
      <w:numFmt w:val="bullet"/>
      <w:lvlText w:val="●"/>
      <w:lvlJc w:val="left"/>
      <w:pPr>
        <w:ind w:left="5182" w:hanging="360"/>
      </w:pPr>
      <w:rPr>
        <w:rFonts w:ascii="Noto Sans Symbols" w:cs="Noto Sans Symbols" w:eastAsia="Noto Sans Symbols" w:hAnsi="Noto Sans Symbols"/>
      </w:rPr>
    </w:lvl>
    <w:lvl w:ilvl="7">
      <w:start w:val="0"/>
      <w:numFmt w:val="bullet"/>
      <w:lvlText w:val="o"/>
      <w:lvlJc w:val="left"/>
      <w:pPr>
        <w:ind w:left="5902" w:hanging="360"/>
      </w:pPr>
      <w:rPr>
        <w:rFonts w:ascii="Courier New" w:cs="Courier New" w:eastAsia="Courier New" w:hAnsi="Courier New"/>
      </w:rPr>
    </w:lvl>
    <w:lvl w:ilvl="8">
      <w:start w:val="0"/>
      <w:numFmt w:val="bullet"/>
      <w:lvlText w:val="▪"/>
      <w:lvlJc w:val="left"/>
      <w:pPr>
        <w:ind w:left="6622" w:hanging="360"/>
      </w:pPr>
      <w:rPr>
        <w:rFonts w:ascii="Noto Sans Symbols" w:cs="Noto Sans Symbols" w:eastAsia="Noto Sans Symbols" w:hAnsi="Noto Sans Symbols"/>
      </w:rPr>
    </w:lvl>
  </w:abstractNum>
  <w:abstractNum w:abstractNumId="17">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8">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1440" w:hanging="360"/>
      </w:pPr>
      <w:rPr>
        <w:rFonts w:ascii="Noto Sans Symbols" w:cs="Noto Sans Symbols" w:eastAsia="Noto Sans Symbols" w:hAnsi="Noto Sans Symbols"/>
      </w:rPr>
    </w:lvl>
    <w:lvl w:ilvl="3">
      <w:start w:val="0"/>
      <w:numFmt w:val="bullet"/>
      <w:lvlText w:val="•"/>
      <w:lvlJc w:val="left"/>
      <w:pPr>
        <w:ind w:left="1800" w:hanging="360"/>
      </w:pPr>
      <w:rPr>
        <w:rFonts w:ascii="Noto Sans Symbols" w:cs="Noto Sans Symbols" w:eastAsia="Noto Sans Symbols" w:hAnsi="Noto Sans Symbols"/>
      </w:rPr>
    </w:lvl>
    <w:lvl w:ilvl="4">
      <w:start w:val="0"/>
      <w:numFmt w:val="bullet"/>
      <w:lvlText w:val="◦"/>
      <w:lvlJc w:val="left"/>
      <w:pPr>
        <w:ind w:left="2160" w:hanging="360"/>
      </w:pPr>
      <w:rPr>
        <w:rFonts w:ascii="Noto Sans Symbols" w:cs="Noto Sans Symbols" w:eastAsia="Noto Sans Symbols" w:hAnsi="Noto Sans Symbols"/>
      </w:rPr>
    </w:lvl>
    <w:lvl w:ilvl="5">
      <w:start w:val="0"/>
      <w:numFmt w:val="bullet"/>
      <w:lvlText w:val="▪"/>
      <w:lvlJc w:val="left"/>
      <w:pPr>
        <w:ind w:left="2520" w:hanging="360"/>
      </w:pPr>
      <w:rPr>
        <w:rFonts w:ascii="Noto Sans Symbols" w:cs="Noto Sans Symbols" w:eastAsia="Noto Sans Symbols" w:hAnsi="Noto Sans Symbols"/>
      </w:rPr>
    </w:lvl>
    <w:lvl w:ilvl="6">
      <w:start w:val="0"/>
      <w:numFmt w:val="bullet"/>
      <w:lvlText w:val="•"/>
      <w:lvlJc w:val="left"/>
      <w:pPr>
        <w:ind w:left="2880" w:hanging="360"/>
      </w:pPr>
      <w:rPr>
        <w:rFonts w:ascii="Noto Sans Symbols" w:cs="Noto Sans Symbols" w:eastAsia="Noto Sans Symbols" w:hAnsi="Noto Sans Symbols"/>
      </w:rPr>
    </w:lvl>
    <w:lvl w:ilvl="7">
      <w:start w:val="0"/>
      <w:numFmt w:val="bullet"/>
      <w:lvlText w:val="◦"/>
      <w:lvlJc w:val="left"/>
      <w:pPr>
        <w:ind w:left="3240" w:hanging="360"/>
      </w:pPr>
      <w:rPr>
        <w:rFonts w:ascii="Noto Sans Symbols" w:cs="Noto Sans Symbols" w:eastAsia="Noto Sans Symbols" w:hAnsi="Noto Sans Symbols"/>
      </w:rPr>
    </w:lvl>
    <w:lvl w:ilvl="8">
      <w:start w:val="0"/>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0"/>
      <w:i w:val="1"/>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line="198" w:lineRule="atLeast"/>
    </w:pPr>
    <w:rPr>
      <w:rFonts w:ascii="Courier, 'Courier New'" w:cs="Courier, 'Courier New'" w:eastAsia="Courier, 'Courier New'" w:hAnsi="Courier, 'Courier New'"/>
      <w:color w:val="000000"/>
      <w:sz w:val="20"/>
    </w:rPr>
  </w:style>
  <w:style w:type="paragraph" w:styleId="Heading1">
    <w:name w:val="heading 1"/>
    <w:basedOn w:val="Standard"/>
    <w:next w:val="Standard"/>
    <w:uiPriority w:val="9"/>
    <w:qFormat w:val="1"/>
    <w:pPr>
      <w:pageBreakBefore w:val="1"/>
      <w:numPr>
        <w:numId w:val="1"/>
      </w:numPr>
      <w:spacing w:after="240"/>
      <w:outlineLvl w:val="0"/>
    </w:pPr>
    <w:rPr>
      <w:b w:val="1"/>
      <w:sz w:val="36"/>
    </w:rPr>
  </w:style>
  <w:style w:type="paragraph" w:styleId="Heading2">
    <w:name w:val="heading 2"/>
    <w:basedOn w:val="Standard"/>
    <w:next w:val="Standard"/>
    <w:uiPriority w:val="9"/>
    <w:unhideWhenUsed w:val="1"/>
    <w:qFormat w:val="1"/>
    <w:pPr>
      <w:keepNext w:val="1"/>
      <w:numPr>
        <w:ilvl w:val="1"/>
        <w:numId w:val="1"/>
      </w:numPr>
      <w:spacing w:after="240" w:before="120"/>
      <w:outlineLvl w:val="1"/>
    </w:pPr>
    <w:rPr>
      <w:b w:val="1"/>
      <w:sz w:val="28"/>
    </w:rPr>
  </w:style>
  <w:style w:type="paragraph" w:styleId="Heading3">
    <w:name w:val="heading 3"/>
    <w:basedOn w:val="Standard"/>
    <w:next w:val="Standard"/>
    <w:uiPriority w:val="9"/>
    <w:unhideWhenUsed w:val="1"/>
    <w:qFormat w:val="1"/>
    <w:pPr>
      <w:keepNext w:val="1"/>
      <w:numPr>
        <w:ilvl w:val="2"/>
        <w:numId w:val="1"/>
      </w:numPr>
      <w:spacing w:after="60" w:before="240"/>
      <w:outlineLvl w:val="2"/>
    </w:pPr>
    <w:rPr>
      <w:b w:val="1"/>
      <w:sz w:val="28"/>
    </w:rPr>
  </w:style>
  <w:style w:type="paragraph" w:styleId="Heading4">
    <w:name w:val="heading 4"/>
    <w:basedOn w:val="Standard"/>
    <w:next w:val="Standard"/>
    <w:uiPriority w:val="9"/>
    <w:semiHidden w:val="1"/>
    <w:unhideWhenUsed w:val="1"/>
    <w:qFormat w:val="1"/>
    <w:pPr>
      <w:keepNext w:val="1"/>
      <w:numPr>
        <w:ilvl w:val="3"/>
        <w:numId w:val="1"/>
      </w:numPr>
      <w:spacing w:after="60" w:before="240"/>
      <w:outlineLvl w:val="3"/>
    </w:pPr>
    <w:rPr>
      <w:b w:val="1"/>
      <w:sz w:val="28"/>
    </w:rPr>
  </w:style>
  <w:style w:type="paragraph" w:styleId="Heading5">
    <w:name w:val="heading 5"/>
    <w:basedOn w:val="Standard"/>
    <w:next w:val="Standard"/>
    <w:uiPriority w:val="9"/>
    <w:semiHidden w:val="1"/>
    <w:unhideWhenUsed w:val="1"/>
    <w:qFormat w:val="1"/>
    <w:pPr>
      <w:numPr>
        <w:ilvl w:val="4"/>
        <w:numId w:val="1"/>
      </w:numPr>
      <w:spacing w:after="60" w:before="240"/>
      <w:outlineLvl w:val="4"/>
    </w:pPr>
    <w:rPr>
      <w:b w:val="1"/>
    </w:rPr>
  </w:style>
  <w:style w:type="paragraph" w:styleId="Heading6">
    <w:name w:val="heading 6"/>
    <w:basedOn w:val="Standard"/>
    <w:next w:val="Standard"/>
    <w:uiPriority w:val="9"/>
    <w:semiHidden w:val="1"/>
    <w:unhideWhenUsed w:val="1"/>
    <w:qFormat w:val="1"/>
    <w:pPr>
      <w:numPr>
        <w:ilvl w:val="5"/>
        <w:numId w:val="1"/>
      </w:numPr>
      <w:spacing w:after="60" w:before="240"/>
      <w:outlineLvl w:val="5"/>
    </w:pPr>
    <w:rPr>
      <w:i w:val="1"/>
    </w:rPr>
  </w:style>
  <w:style w:type="paragraph" w:styleId="Heading7">
    <w:name w:val="heading 7"/>
    <w:basedOn w:val="Standard"/>
    <w:next w:val="Standard"/>
    <w:pPr>
      <w:numPr>
        <w:ilvl w:val="6"/>
        <w:numId w:val="1"/>
      </w:numPr>
      <w:spacing w:after="60" w:before="240"/>
      <w:outlineLvl w:val="6"/>
    </w:pPr>
    <w:rPr>
      <w:rFonts w:ascii="Arial" w:cs="Arial" w:eastAsia="Arial" w:hAnsi="Arial"/>
      <w:sz w:val="20"/>
    </w:rPr>
  </w:style>
  <w:style w:type="paragraph" w:styleId="Heading8">
    <w:name w:val="heading 8"/>
    <w:basedOn w:val="Standard"/>
    <w:next w:val="Standard"/>
    <w:pPr>
      <w:numPr>
        <w:ilvl w:val="7"/>
        <w:numId w:val="1"/>
      </w:numPr>
      <w:spacing w:after="60" w:before="240"/>
      <w:outlineLvl w:val="7"/>
    </w:pPr>
    <w:rPr>
      <w:rFonts w:ascii="Arial" w:cs="Arial" w:eastAsia="Arial" w:hAnsi="Arial"/>
      <w:i w:val="1"/>
      <w:sz w:val="20"/>
    </w:rPr>
  </w:style>
  <w:style w:type="paragraph" w:styleId="Heading9">
    <w:name w:val="heading 9"/>
    <w:basedOn w:val="Standard"/>
    <w:next w:val="Standard"/>
    <w:pPr>
      <w:numPr>
        <w:ilvl w:val="8"/>
        <w:numId w:val="1"/>
      </w:numPr>
      <w:spacing w:after="60" w:before="240"/>
      <w:outlineLvl w:val="8"/>
    </w:pPr>
    <w:rPr>
      <w:rFonts w:ascii="Arial" w:cs="Arial" w:eastAsia="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Outline" w:customStyle="1">
    <w:name w:val="Outline"/>
    <w:basedOn w:val="NoList"/>
    <w:pPr>
      <w:numPr>
        <w:numId w:val="1"/>
      </w:numPr>
    </w:pPr>
  </w:style>
  <w:style w:type="paragraph" w:styleId="Standard" w:customStyle="1">
    <w:name w:val="Standard"/>
    <w:pPr>
      <w:widowControl w:val="1"/>
      <w:suppressAutoHyphens w:val="0"/>
    </w:pPr>
    <w:rPr>
      <w:rFonts w:cs="Times New Roman" w:eastAsia="Times New Roman"/>
      <w:szCs w:val="20"/>
      <w:lang w:bidi="ar-SA"/>
    </w:rPr>
  </w:style>
  <w:style w:type="paragraph" w:styleId="Heading" w:customStyle="1">
    <w:name w:val="Heading"/>
    <w:basedOn w:val="Standard"/>
    <w:next w:val="Textbody"/>
    <w:pPr>
      <w:spacing w:after="60" w:before="240"/>
    </w:pPr>
    <w:rPr>
      <w:rFonts w:ascii="Arial" w:cs="Arial" w:eastAsia="Arial" w:hAnsi="Arial"/>
      <w:b w:val="1"/>
      <w:bCs w:val="1"/>
      <w:sz w:val="28"/>
      <w:szCs w:val="28"/>
    </w:rPr>
  </w:style>
  <w:style w:type="paragraph" w:styleId="Textbody" w:customStyle="1">
    <w:name w:val="Text body"/>
    <w:basedOn w:val="Standard"/>
    <w:pPr>
      <w:spacing w:before="240"/>
    </w:pPr>
  </w:style>
  <w:style w:type="paragraph" w:styleId="List">
    <w:name w:val="List"/>
    <w:basedOn w:val="Standard"/>
    <w:pPr>
      <w:ind w:left="283" w:hanging="283"/>
      <w:jc w:val="both"/>
    </w:pPr>
    <w:rPr>
      <w:rFonts w:ascii="Arial" w:cs="Arial" w:eastAsia="Arial" w:hAnsi="Arial"/>
      <w:sz w:val="20"/>
    </w:rPr>
  </w:style>
  <w:style w:type="paragraph" w:styleId="Caption">
    <w:name w:val="caption"/>
    <w:basedOn w:val="Standard"/>
    <w:next w:val="Standard"/>
    <w:pPr>
      <w:suppressAutoHyphens w:val="1"/>
      <w:spacing w:after="120" w:before="120"/>
      <w:jc w:val="both"/>
    </w:pPr>
    <w:rPr>
      <w:i w:val="1"/>
    </w:rPr>
  </w:style>
  <w:style w:type="paragraph" w:styleId="Index" w:customStyle="1">
    <w:name w:val="Index"/>
    <w:basedOn w:val="Standard"/>
    <w:pPr>
      <w:suppressLineNumbers w:val="1"/>
    </w:pPr>
    <w:rPr>
      <w:rFonts w:cs="Lohit Devanagari"/>
    </w:rPr>
  </w:style>
  <w:style w:type="paragraph" w:styleId="ListBullet">
    <w:name w:val="List Bullet"/>
    <w:basedOn w:val="Standard"/>
    <w:pPr>
      <w:numPr>
        <w:numId w:val="20"/>
      </w:numPr>
    </w:pPr>
  </w:style>
  <w:style w:type="paragraph" w:styleId="Contents2" w:customStyle="1">
    <w:name w:val="Contents 2"/>
    <w:basedOn w:val="Standard"/>
    <w:next w:val="Standard"/>
    <w:pPr>
      <w:ind w:left="240"/>
    </w:pPr>
    <w:rPr>
      <w:rFonts w:ascii="Arial" w:cs="Arial" w:eastAsia="Arial" w:hAnsi="Arial"/>
      <w:sz w:val="20"/>
    </w:rPr>
  </w:style>
  <w:style w:type="paragraph" w:styleId="Footnote" w:customStyle="1">
    <w:name w:val="Footnote"/>
    <w:basedOn w:val="Standard"/>
    <w:rPr>
      <w:rFonts w:ascii="Arial" w:cs="Arial" w:eastAsia="Arial" w:hAnsi="Arial"/>
      <w:i w:val="1"/>
      <w:sz w:val="20"/>
    </w:rPr>
  </w:style>
  <w:style w:type="paragraph" w:styleId="Contents1" w:customStyle="1">
    <w:name w:val="Contents 1"/>
    <w:basedOn w:val="Standard"/>
    <w:next w:val="Standard"/>
    <w:autoRedefine w:val="1"/>
    <w:rPr>
      <w:rFonts w:ascii="Arial" w:cs="Arial" w:eastAsia="Arial" w:hAnsi="Arial"/>
      <w:b w:val="1"/>
      <w:sz w:val="20"/>
    </w:rPr>
  </w:style>
  <w:style w:type="paragraph" w:styleId="Contents3" w:customStyle="1">
    <w:name w:val="Contents 3"/>
    <w:basedOn w:val="Standard"/>
    <w:next w:val="Standard"/>
    <w:pPr>
      <w:ind w:left="480"/>
    </w:pPr>
    <w:rPr>
      <w:rFonts w:ascii="Arial" w:cs="Arial" w:eastAsia="Arial" w:hAnsi="Arial"/>
      <w:i w:val="1"/>
      <w:sz w:val="20"/>
    </w:rPr>
  </w:style>
  <w:style w:type="paragraph" w:styleId="Contents4" w:customStyle="1">
    <w:name w:val="Contents 4"/>
    <w:basedOn w:val="Standard"/>
    <w:next w:val="Standard"/>
    <w:pPr>
      <w:ind w:left="720"/>
    </w:pPr>
    <w:rPr>
      <w:sz w:val="18"/>
    </w:rPr>
  </w:style>
  <w:style w:type="paragraph" w:styleId="Contents5" w:customStyle="1">
    <w:name w:val="Contents 5"/>
    <w:basedOn w:val="Standard"/>
    <w:next w:val="Standard"/>
    <w:pPr>
      <w:ind w:left="960"/>
    </w:pPr>
    <w:rPr>
      <w:sz w:val="18"/>
    </w:rPr>
  </w:style>
  <w:style w:type="paragraph" w:styleId="Contents6" w:customStyle="1">
    <w:name w:val="Contents 6"/>
    <w:basedOn w:val="Standard"/>
    <w:next w:val="Standard"/>
    <w:pPr>
      <w:ind w:left="1200"/>
    </w:pPr>
    <w:rPr>
      <w:sz w:val="18"/>
    </w:rPr>
  </w:style>
  <w:style w:type="paragraph" w:styleId="Contents7" w:customStyle="1">
    <w:name w:val="Contents 7"/>
    <w:basedOn w:val="Standard"/>
    <w:next w:val="Standard"/>
    <w:pPr>
      <w:ind w:left="1440"/>
    </w:pPr>
    <w:rPr>
      <w:sz w:val="18"/>
    </w:rPr>
  </w:style>
  <w:style w:type="paragraph" w:styleId="Contents8" w:customStyle="1">
    <w:name w:val="Contents 8"/>
    <w:basedOn w:val="Standard"/>
    <w:next w:val="Standard"/>
    <w:pPr>
      <w:ind w:left="1680"/>
    </w:pPr>
    <w:rPr>
      <w:sz w:val="18"/>
    </w:rPr>
  </w:style>
  <w:style w:type="paragraph" w:styleId="Contents9" w:customStyle="1">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styleId="Figurtekst" w:customStyle="1">
    <w:name w:val="Figurtekst"/>
    <w:basedOn w:val="Standard"/>
    <w:next w:val="Standard"/>
    <w:pPr>
      <w:numPr>
        <w:numId w:val="3"/>
      </w:numPr>
    </w:pPr>
    <w:rPr>
      <w:i w:val="1"/>
    </w:rPr>
  </w:style>
  <w:style w:type="paragraph" w:styleId="DocumentMap">
    <w:name w:val="Document Map"/>
    <w:basedOn w:val="Standard"/>
    <w:pPr>
      <w:shd w:color="auto" w:fill="000080" w:val="clear"/>
    </w:pPr>
    <w:rPr>
      <w:rFonts w:ascii="Tahoma" w:cs="Tahoma" w:eastAsia="Tahoma" w:hAnsi="Tahoma"/>
    </w:rPr>
  </w:style>
  <w:style w:type="paragraph" w:styleId="WBDescriptionHeading" w:customStyle="1">
    <w:name w:val="WB Description Heading"/>
    <w:basedOn w:val="Standard"/>
    <w:pPr>
      <w:pageBreakBefore w:val="1"/>
      <w:spacing w:after="240"/>
      <w:jc w:val="center"/>
    </w:pPr>
    <w:rPr>
      <w:rFonts w:ascii="Arial" w:cs="Arial" w:eastAsia="Arial" w:hAnsi="Arial"/>
    </w:rPr>
  </w:style>
  <w:style w:type="paragraph" w:styleId="titresecondaire" w:customStyle="1">
    <w:name w:val="titre secondaire"/>
    <w:basedOn w:val="Standard"/>
    <w:next w:val="Heading1"/>
    <w:pPr>
      <w:keepNext w:val="1"/>
      <w:pBdr>
        <w:top w:color="000000" w:space="1" w:sz="6" w:val="double"/>
        <w:bottom w:color="000000" w:space="1" w:sz="6" w:val="double"/>
      </w:pBdr>
      <w:shd w:color="auto" w:fill="e5e5e5" w:val="clear"/>
      <w:spacing w:after="360" w:before="120" w:line="240" w:lineRule="atLeast"/>
      <w:jc w:val="center"/>
    </w:pPr>
    <w:rPr>
      <w:rFonts w:ascii="Garamond" w:cs="Garamond" w:eastAsia="Garamond" w:hAnsi="Garamond"/>
      <w:b w:val="1"/>
      <w:caps w:val="1"/>
      <w:sz w:val="28"/>
      <w:lang w:val="fr-FR"/>
    </w:rPr>
  </w:style>
  <w:style w:type="paragraph" w:styleId="NormalIndent">
    <w:name w:val="Normal Indent"/>
    <w:basedOn w:val="Standard"/>
    <w:pPr>
      <w:ind w:left="720"/>
    </w:pPr>
  </w:style>
  <w:style w:type="paragraph" w:styleId="Retraita" w:customStyle="1">
    <w:name w:val="Retrait a"/>
    <w:basedOn w:val="NormalIndent"/>
    <w:pPr>
      <w:spacing w:after="120" w:before="120"/>
      <w:ind w:left="1418" w:hanging="709"/>
      <w:jc w:val="both"/>
    </w:pPr>
    <w:rPr>
      <w:rFonts w:ascii="Garamond" w:cs="Garamond" w:eastAsia="Garamond" w:hAnsi="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after="120" w:before="240"/>
    </w:pPr>
    <w:rPr>
      <w:b w:val="1"/>
    </w:rPr>
  </w:style>
  <w:style w:type="paragraph" w:styleId="Index1">
    <w:name w:val="index 1"/>
    <w:basedOn w:val="IndexHeading"/>
    <w:next w:val="Standard"/>
    <w:pPr>
      <w:tabs>
        <w:tab w:val="left" w:leader="dot" w:pos="6804"/>
      </w:tabs>
      <w:spacing w:after="0" w:before="0"/>
    </w:pPr>
    <w:rPr>
      <w:b w:val="0"/>
    </w:rPr>
  </w:style>
  <w:style w:type="paragraph" w:styleId="BodyText2">
    <w:name w:val="Body Text 2"/>
    <w:basedOn w:val="Standard"/>
    <w:pPr>
      <w:jc w:val="both"/>
    </w:pPr>
  </w:style>
  <w:style w:type="paragraph" w:styleId="Textbodyindent" w:customStyle="1">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styleId="Paragraphe" w:customStyle="1">
    <w:name w:val="Paragraphe"/>
    <w:basedOn w:val="Standard"/>
    <w:pPr>
      <w:widowControl w:val="0"/>
      <w:spacing w:after="144"/>
    </w:pPr>
    <w:rPr>
      <w:rFonts w:ascii="Times" w:cs="Times" w:eastAsia="Times" w:hAnsi="Times"/>
      <w:color w:val="000000"/>
      <w:lang w:val="en-US"/>
    </w:rPr>
  </w:style>
  <w:style w:type="paragraph" w:styleId="WPDescription" w:customStyle="1">
    <w:name w:val="WP Description"/>
    <w:basedOn w:val="Standard"/>
    <w:pPr>
      <w:jc w:val="both"/>
    </w:pPr>
    <w:rPr>
      <w:rFonts w:ascii="Arial" w:cs="Arial" w:eastAsia="Arial" w:hAnsi="Arial"/>
      <w:sz w:val="20"/>
    </w:rPr>
  </w:style>
  <w:style w:type="paragraph" w:styleId="CommentText">
    <w:name w:val="annotation text"/>
    <w:basedOn w:val="Standard"/>
    <w:pPr>
      <w:spacing w:after="240"/>
      <w:jc w:val="both"/>
    </w:pPr>
    <w:rPr>
      <w:sz w:val="20"/>
    </w:rPr>
  </w:style>
  <w:style w:type="paragraph" w:styleId="TableofFigures">
    <w:name w:val="table of figures"/>
    <w:basedOn w:val="Standard"/>
    <w:next w:val="Standard"/>
    <w:pPr>
      <w:ind w:left="480" w:hanging="480"/>
    </w:pPr>
    <w:rPr>
      <w:rFonts w:ascii="Arial" w:cs="Arial" w:eastAsia="Arial" w:hAnsi="Arial"/>
      <w:sz w:val="20"/>
    </w:rPr>
  </w:style>
  <w:style w:type="paragraph" w:styleId="BodyText3">
    <w:name w:val="Body Text 3"/>
    <w:basedOn w:val="Standard"/>
    <w:rPr>
      <w:rFonts w:ascii="Arial" w:cs="Arial" w:eastAsia="Arial" w:hAnsi="Arial"/>
      <w:sz w:val="20"/>
      <w:lang w:val="en-US"/>
    </w:rPr>
  </w:style>
  <w:style w:type="paragraph" w:styleId="PlainText">
    <w:name w:val="Plain Text"/>
    <w:basedOn w:val="Standard"/>
    <w:rPr>
      <w:rFonts w:ascii="Courier New" w:cs="Courier New" w:eastAsia="Courier New" w:hAnsi="Courier New"/>
      <w:sz w:val="20"/>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cs="Arial Unicode MS" w:eastAsia="Arial Unicode MS" w:hAnsi="Arial Unicode MS"/>
      <w:sz w:val="20"/>
    </w:rPr>
  </w:style>
  <w:style w:type="paragraph" w:styleId="Date">
    <w:name w:val="Date"/>
    <w:basedOn w:val="Standard"/>
    <w:next w:val="Standard"/>
    <w:rPr>
      <w:sz w:val="20"/>
    </w:rPr>
  </w:style>
  <w:style w:type="paragraph" w:styleId="CommentSubject1" w:customStyle="1">
    <w:name w:val="Comment Subject1"/>
    <w:basedOn w:val="CommentText"/>
    <w:next w:val="CommentText"/>
    <w:pPr>
      <w:spacing w:after="0"/>
      <w:jc w:val="left"/>
    </w:pPr>
    <w:rPr>
      <w:b w:val="1"/>
      <w:bCs w:val="1"/>
    </w:rPr>
  </w:style>
  <w:style w:type="paragraph" w:styleId="WW-TableHeading" w:customStyle="1">
    <w:name w:val="WW-Table Heading"/>
    <w:basedOn w:val="Standard"/>
    <w:pPr>
      <w:widowControl w:val="0"/>
      <w:suppressLineNumbers w:val="1"/>
      <w:suppressAutoHyphens w:val="1"/>
      <w:spacing w:after="120"/>
      <w:jc w:val="center"/>
    </w:pPr>
    <w:rPr>
      <w:rFonts w:ascii="Nimbus Roman No9 L" w:cs="Nimbus Roman No9 L" w:eastAsia="Bitstream Vera Sans" w:hAnsi="Nimbus Roman No9 L"/>
      <w:b w:val="1"/>
      <w:bCs w:val="1"/>
      <w:i w:val="1"/>
      <w:iCs w:val="1"/>
      <w:lang w:val="en-US"/>
    </w:rPr>
  </w:style>
  <w:style w:type="paragraph" w:styleId="Illustration" w:customStyle="1">
    <w:name w:val="Illustration"/>
    <w:basedOn w:val="Standard"/>
    <w:pPr>
      <w:suppressLineNumbers w:val="1"/>
      <w:spacing w:after="120" w:before="120"/>
    </w:pPr>
    <w:rPr>
      <w:rFonts w:cs="Lucidasans, 'Times New Roman'"/>
      <w:i w:val="1"/>
      <w:iCs w:val="1"/>
      <w:szCs w:val="24"/>
    </w:rPr>
  </w:style>
  <w:style w:type="paragraph" w:styleId="BalloonText1" w:customStyle="1">
    <w:name w:val="Balloon Text1"/>
    <w:basedOn w:val="Standard"/>
    <w:rPr>
      <w:rFonts w:ascii="Tahoma" w:cs="Tahoma" w:eastAsia="Tahoma" w:hAnsi="Tahoma"/>
      <w:sz w:val="16"/>
      <w:szCs w:val="16"/>
    </w:rPr>
  </w:style>
  <w:style w:type="paragraph" w:styleId="BalloonText">
    <w:name w:val="Balloon Text"/>
    <w:basedOn w:val="Standard"/>
    <w:rPr>
      <w:rFonts w:ascii="Tahoma" w:cs="Tahoma" w:eastAsia="Tahoma" w:hAnsi="Tahoma"/>
      <w:sz w:val="16"/>
      <w:szCs w:val="16"/>
    </w:rPr>
  </w:style>
  <w:style w:type="paragraph" w:styleId="cell" w:customStyle="1">
    <w:name w:val="cell"/>
    <w:basedOn w:val="Standard"/>
    <w:pPr>
      <w:spacing w:line="198" w:lineRule="atLeast"/>
    </w:pPr>
    <w:rPr>
      <w:rFonts w:ascii="Courier, 'Courier New'" w:cs="Courier, 'Courier New'" w:eastAsia="Courier, 'Courier New'" w:hAnsi="Courier, 'Courier New'"/>
      <w:color w:val="000000"/>
      <w:sz w:val="20"/>
    </w:rPr>
  </w:style>
  <w:style w:type="paragraph" w:styleId="BlockText">
    <w:name w:val="Block Text"/>
    <w:basedOn w:val="Standard"/>
    <w:pPr>
      <w:tabs>
        <w:tab w:val="left" w:pos="9639"/>
      </w:tabs>
      <w:ind w:left="567" w:right="567"/>
      <w:jc w:val="both"/>
    </w:pPr>
    <w:rPr>
      <w:rFonts w:ascii="Arial" w:cs="Arial" w:eastAsia="Arial" w:hAnsi="Arial"/>
      <w:i w:val="1"/>
      <w:sz w:val="18"/>
    </w:rPr>
  </w:style>
  <w:style w:type="paragraph" w:styleId="BodyTextFirstIndent">
    <w:name w:val="Body Text First Indent"/>
    <w:basedOn w:val="Textbody"/>
    <w:pPr>
      <w:spacing w:after="120" w:before="0"/>
      <w:ind w:firstLine="210"/>
      <w:jc w:val="both"/>
    </w:pPr>
    <w:rPr>
      <w:rFonts w:ascii="Arial" w:cs="Arial" w:eastAsia="Arial" w:hAnsi="Arial"/>
      <w:sz w:val="20"/>
    </w:rPr>
  </w:style>
  <w:style w:type="paragraph" w:styleId="BodyTextFirstIndent2">
    <w:name w:val="Body Text First Indent 2"/>
    <w:basedOn w:val="Textbodyindent"/>
    <w:pPr>
      <w:widowControl w:val="1"/>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cs="Arial" w:eastAsia="Arial" w:hAnsi="Arial"/>
      <w:sz w:val="20"/>
    </w:rPr>
  </w:style>
  <w:style w:type="paragraph" w:styleId="BodyTextIndent2">
    <w:name w:val="Body Text Indent 2"/>
    <w:basedOn w:val="Standard"/>
    <w:pPr>
      <w:spacing w:after="120" w:line="480" w:lineRule="auto"/>
      <w:ind w:left="283"/>
      <w:jc w:val="both"/>
    </w:pPr>
    <w:rPr>
      <w:rFonts w:ascii="Arial" w:cs="Arial" w:eastAsia="Arial" w:hAnsi="Arial"/>
      <w:sz w:val="20"/>
    </w:rPr>
  </w:style>
  <w:style w:type="paragraph" w:styleId="BodyTextIndent3">
    <w:name w:val="Body Text Indent 3"/>
    <w:basedOn w:val="Standard"/>
    <w:pPr>
      <w:spacing w:after="120"/>
      <w:ind w:left="283"/>
      <w:jc w:val="both"/>
    </w:pPr>
    <w:rPr>
      <w:rFonts w:ascii="Arial" w:cs="Arial" w:eastAsia="Arial" w:hAnsi="Arial"/>
      <w:sz w:val="16"/>
      <w:szCs w:val="16"/>
    </w:rPr>
  </w:style>
  <w:style w:type="paragraph" w:styleId="Closing">
    <w:name w:val="Closing"/>
    <w:basedOn w:val="Standard"/>
    <w:pPr>
      <w:ind w:left="4252"/>
      <w:jc w:val="both"/>
    </w:pPr>
    <w:rPr>
      <w:rFonts w:ascii="Arial" w:cs="Arial" w:eastAsia="Arial" w:hAnsi="Arial"/>
      <w:sz w:val="20"/>
    </w:rPr>
  </w:style>
  <w:style w:type="paragraph" w:styleId="EmailSignature">
    <w:name w:val="E-mail Signature"/>
    <w:basedOn w:val="Standard"/>
    <w:pPr>
      <w:jc w:val="both"/>
    </w:pPr>
    <w:rPr>
      <w:rFonts w:ascii="Arial" w:cs="Arial" w:eastAsia="Arial" w:hAnsi="Arial"/>
      <w:sz w:val="20"/>
    </w:rPr>
  </w:style>
  <w:style w:type="paragraph" w:styleId="Addressee" w:customStyle="1">
    <w:name w:val="Addressee"/>
    <w:basedOn w:val="Standard"/>
    <w:pPr>
      <w:ind w:left="2880"/>
      <w:jc w:val="both"/>
    </w:pPr>
    <w:rPr>
      <w:rFonts w:ascii="Arial" w:cs="Arial" w:eastAsia="Arial" w:hAnsi="Arial"/>
      <w:szCs w:val="24"/>
    </w:rPr>
  </w:style>
  <w:style w:type="paragraph" w:styleId="Sender" w:customStyle="1">
    <w:name w:val="Sender"/>
    <w:basedOn w:val="Standard"/>
    <w:pPr>
      <w:jc w:val="both"/>
    </w:pPr>
    <w:rPr>
      <w:rFonts w:ascii="Arial" w:cs="Arial" w:eastAsia="Arial" w:hAnsi="Arial"/>
      <w:sz w:val="20"/>
    </w:rPr>
  </w:style>
  <w:style w:type="paragraph" w:styleId="HTMLAddress">
    <w:name w:val="HTML Address"/>
    <w:basedOn w:val="Standard"/>
    <w:pPr>
      <w:jc w:val="both"/>
    </w:pPr>
    <w:rPr>
      <w:rFonts w:ascii="Arial" w:cs="Arial" w:eastAsia="Arial" w:hAnsi="Arial"/>
      <w:i w:val="1"/>
      <w:iCs w:val="1"/>
      <w:sz w:val="20"/>
    </w:rPr>
  </w:style>
  <w:style w:type="paragraph" w:styleId="List2">
    <w:name w:val="List 2"/>
    <w:basedOn w:val="Standard"/>
    <w:pPr>
      <w:ind w:left="566" w:hanging="283"/>
      <w:jc w:val="both"/>
    </w:pPr>
    <w:rPr>
      <w:rFonts w:ascii="Arial" w:cs="Arial" w:eastAsia="Arial" w:hAnsi="Arial"/>
      <w:sz w:val="20"/>
    </w:rPr>
  </w:style>
  <w:style w:type="paragraph" w:styleId="List3">
    <w:name w:val="List 3"/>
    <w:basedOn w:val="Standard"/>
    <w:pPr>
      <w:ind w:left="849" w:hanging="283"/>
      <w:jc w:val="both"/>
    </w:pPr>
    <w:rPr>
      <w:rFonts w:ascii="Arial" w:cs="Arial" w:eastAsia="Arial" w:hAnsi="Arial"/>
      <w:sz w:val="20"/>
    </w:rPr>
  </w:style>
  <w:style w:type="paragraph" w:styleId="List4">
    <w:name w:val="List 4"/>
    <w:basedOn w:val="Standard"/>
    <w:pPr>
      <w:ind w:left="1132" w:hanging="283"/>
      <w:jc w:val="both"/>
    </w:pPr>
    <w:rPr>
      <w:rFonts w:ascii="Arial" w:cs="Arial" w:eastAsia="Arial" w:hAnsi="Arial"/>
      <w:sz w:val="20"/>
    </w:rPr>
  </w:style>
  <w:style w:type="paragraph" w:styleId="List5">
    <w:name w:val="List 5"/>
    <w:basedOn w:val="Standard"/>
    <w:pPr>
      <w:ind w:left="1415" w:hanging="283"/>
      <w:jc w:val="both"/>
    </w:pPr>
    <w:rPr>
      <w:rFonts w:ascii="Arial" w:cs="Arial" w:eastAsia="Arial" w:hAnsi="Arial"/>
      <w:sz w:val="20"/>
    </w:rPr>
  </w:style>
  <w:style w:type="paragraph" w:styleId="ListBullet2">
    <w:name w:val="List Bullet 2"/>
    <w:basedOn w:val="Standard"/>
    <w:pPr>
      <w:tabs>
        <w:tab w:val="left" w:pos="1286"/>
      </w:tabs>
      <w:ind w:left="643" w:hanging="360"/>
      <w:jc w:val="both"/>
    </w:pPr>
    <w:rPr>
      <w:rFonts w:ascii="Arial" w:cs="Arial" w:eastAsia="Arial" w:hAnsi="Arial"/>
      <w:sz w:val="20"/>
    </w:rPr>
  </w:style>
  <w:style w:type="paragraph" w:styleId="ListBullet3">
    <w:name w:val="List Bullet 3"/>
    <w:basedOn w:val="Standard"/>
    <w:pPr>
      <w:tabs>
        <w:tab w:val="left" w:pos="1852"/>
      </w:tabs>
      <w:ind w:left="926" w:hanging="360"/>
      <w:jc w:val="both"/>
    </w:pPr>
    <w:rPr>
      <w:rFonts w:ascii="Arial" w:cs="Arial" w:eastAsia="Arial" w:hAnsi="Arial"/>
      <w:sz w:val="20"/>
    </w:rPr>
  </w:style>
  <w:style w:type="paragraph" w:styleId="ListBullet4">
    <w:name w:val="List Bullet 4"/>
    <w:basedOn w:val="Standard"/>
    <w:pPr>
      <w:tabs>
        <w:tab w:val="left" w:pos="2418"/>
      </w:tabs>
      <w:ind w:left="1209" w:hanging="360"/>
      <w:jc w:val="both"/>
    </w:pPr>
    <w:rPr>
      <w:rFonts w:ascii="Arial" w:cs="Arial" w:eastAsia="Arial" w:hAnsi="Arial"/>
      <w:sz w:val="20"/>
    </w:rPr>
  </w:style>
  <w:style w:type="paragraph" w:styleId="ListBullet5">
    <w:name w:val="List Bullet 5"/>
    <w:basedOn w:val="Standard"/>
    <w:pPr>
      <w:tabs>
        <w:tab w:val="left" w:pos="2984"/>
      </w:tabs>
      <w:ind w:left="1492" w:hanging="360"/>
      <w:jc w:val="both"/>
    </w:pPr>
    <w:rPr>
      <w:rFonts w:ascii="Arial" w:cs="Arial" w:eastAsia="Arial" w:hAnsi="Arial"/>
      <w:sz w:val="20"/>
    </w:rPr>
  </w:style>
  <w:style w:type="paragraph" w:styleId="ListContinue">
    <w:name w:val="List Continue"/>
    <w:basedOn w:val="Standard"/>
    <w:pPr>
      <w:spacing w:after="120"/>
      <w:ind w:left="283"/>
      <w:jc w:val="both"/>
    </w:pPr>
    <w:rPr>
      <w:rFonts w:ascii="Arial" w:cs="Arial" w:eastAsia="Arial" w:hAnsi="Arial"/>
      <w:sz w:val="20"/>
    </w:rPr>
  </w:style>
  <w:style w:type="paragraph" w:styleId="ListContinue2">
    <w:name w:val="List Continue 2"/>
    <w:basedOn w:val="Standard"/>
    <w:pPr>
      <w:spacing w:after="120"/>
      <w:ind w:left="566"/>
      <w:jc w:val="both"/>
    </w:pPr>
    <w:rPr>
      <w:rFonts w:ascii="Arial" w:cs="Arial" w:eastAsia="Arial" w:hAnsi="Arial"/>
      <w:sz w:val="20"/>
    </w:rPr>
  </w:style>
  <w:style w:type="paragraph" w:styleId="ListContinue3">
    <w:name w:val="List Continue 3"/>
    <w:basedOn w:val="Standard"/>
    <w:pPr>
      <w:spacing w:after="120"/>
      <w:ind w:left="849"/>
      <w:jc w:val="both"/>
    </w:pPr>
    <w:rPr>
      <w:rFonts w:ascii="Arial" w:cs="Arial" w:eastAsia="Arial" w:hAnsi="Arial"/>
      <w:sz w:val="20"/>
    </w:rPr>
  </w:style>
  <w:style w:type="paragraph" w:styleId="ListContinue4">
    <w:name w:val="List Continue 4"/>
    <w:basedOn w:val="Standard"/>
    <w:pPr>
      <w:spacing w:after="120"/>
      <w:ind w:left="1132"/>
      <w:jc w:val="both"/>
    </w:pPr>
    <w:rPr>
      <w:rFonts w:ascii="Arial" w:cs="Arial" w:eastAsia="Arial" w:hAnsi="Arial"/>
      <w:sz w:val="20"/>
    </w:rPr>
  </w:style>
  <w:style w:type="paragraph" w:styleId="ListContinue5">
    <w:name w:val="List Continue 5"/>
    <w:basedOn w:val="Standard"/>
    <w:pPr>
      <w:spacing w:after="120"/>
      <w:ind w:left="1415"/>
      <w:jc w:val="both"/>
    </w:pPr>
    <w:rPr>
      <w:rFonts w:ascii="Arial" w:cs="Arial" w:eastAsia="Arial" w:hAnsi="Arial"/>
      <w:sz w:val="20"/>
    </w:rPr>
  </w:style>
  <w:style w:type="paragraph" w:styleId="ListNumber">
    <w:name w:val="List Number"/>
    <w:basedOn w:val="Standard"/>
    <w:pPr>
      <w:tabs>
        <w:tab w:val="left" w:pos="720"/>
      </w:tabs>
      <w:ind w:left="360" w:hanging="360"/>
      <w:jc w:val="both"/>
    </w:pPr>
    <w:rPr>
      <w:rFonts w:ascii="Arial" w:cs="Arial" w:eastAsia="Arial" w:hAnsi="Arial"/>
      <w:sz w:val="20"/>
    </w:rPr>
  </w:style>
  <w:style w:type="paragraph" w:styleId="ListNumber2">
    <w:name w:val="List Number 2"/>
    <w:basedOn w:val="Standard"/>
    <w:pPr>
      <w:tabs>
        <w:tab w:val="left" w:pos="1286"/>
      </w:tabs>
      <w:ind w:left="643" w:hanging="360"/>
      <w:jc w:val="both"/>
    </w:pPr>
    <w:rPr>
      <w:rFonts w:ascii="Arial" w:cs="Arial" w:eastAsia="Arial" w:hAnsi="Arial"/>
      <w:sz w:val="20"/>
    </w:rPr>
  </w:style>
  <w:style w:type="paragraph" w:styleId="ListNumber3">
    <w:name w:val="List Number 3"/>
    <w:basedOn w:val="Standard"/>
    <w:pPr>
      <w:tabs>
        <w:tab w:val="left" w:pos="1852"/>
      </w:tabs>
      <w:ind w:left="926" w:hanging="360"/>
      <w:jc w:val="both"/>
    </w:pPr>
    <w:rPr>
      <w:rFonts w:ascii="Arial" w:cs="Arial" w:eastAsia="Arial" w:hAnsi="Arial"/>
      <w:sz w:val="20"/>
    </w:rPr>
  </w:style>
  <w:style w:type="paragraph" w:styleId="ListNumber4">
    <w:name w:val="List Number 4"/>
    <w:basedOn w:val="Standard"/>
    <w:pPr>
      <w:tabs>
        <w:tab w:val="left" w:pos="2418"/>
      </w:tabs>
      <w:ind w:left="1209" w:hanging="360"/>
      <w:jc w:val="both"/>
    </w:pPr>
    <w:rPr>
      <w:rFonts w:ascii="Arial" w:cs="Arial" w:eastAsia="Arial" w:hAnsi="Arial"/>
      <w:sz w:val="20"/>
    </w:rPr>
  </w:style>
  <w:style w:type="paragraph" w:styleId="ListNumber5">
    <w:name w:val="List Number 5"/>
    <w:basedOn w:val="Standard"/>
    <w:pPr>
      <w:tabs>
        <w:tab w:val="left" w:pos="2984"/>
      </w:tabs>
      <w:ind w:left="1492" w:hanging="360"/>
      <w:jc w:val="both"/>
    </w:pPr>
    <w:rPr>
      <w:rFonts w:ascii="Arial" w:cs="Arial" w:eastAsia="Arial" w:hAnsi="Arial"/>
      <w:sz w:val="20"/>
    </w:rPr>
  </w:style>
  <w:style w:type="paragraph" w:styleId="MessageHeader">
    <w:name w:val="Message Header"/>
    <w:basedOn w:val="Standard"/>
    <w:pPr>
      <w:pBdr>
        <w:top w:color="000000" w:space="1" w:sz="6" w:val="single"/>
        <w:left w:color="000000" w:space="1" w:sz="6" w:val="single"/>
        <w:bottom w:color="000000" w:space="1" w:sz="6" w:val="single"/>
        <w:right w:color="000000" w:space="1" w:sz="6" w:val="single"/>
      </w:pBdr>
      <w:shd w:color="auto" w:fill="cccccc" w:val="clear"/>
      <w:ind w:left="1134" w:hanging="1134"/>
      <w:jc w:val="both"/>
    </w:pPr>
    <w:rPr>
      <w:rFonts w:ascii="Arial" w:cs="Arial" w:eastAsia="Arial" w:hAnsi="Arial"/>
      <w:szCs w:val="24"/>
    </w:rPr>
  </w:style>
  <w:style w:type="paragraph" w:styleId="NormalWeb">
    <w:name w:val="Normal (Web)"/>
    <w:basedOn w:val="Standard"/>
    <w:uiPriority w:val="99"/>
    <w:pPr>
      <w:jc w:val="both"/>
    </w:pPr>
    <w:rPr>
      <w:szCs w:val="24"/>
    </w:rPr>
  </w:style>
  <w:style w:type="paragraph" w:styleId="NoteHeading">
    <w:name w:val="Note Heading"/>
    <w:basedOn w:val="Standard"/>
    <w:next w:val="Standard"/>
    <w:pPr>
      <w:jc w:val="both"/>
    </w:pPr>
    <w:rPr>
      <w:rFonts w:ascii="Arial" w:cs="Arial" w:eastAsia="Arial" w:hAnsi="Arial"/>
      <w:sz w:val="20"/>
    </w:rPr>
  </w:style>
  <w:style w:type="paragraph" w:styleId="Salutationuser" w:customStyle="1">
    <w:name w:val="Salutation (user)"/>
    <w:basedOn w:val="Standard"/>
    <w:next w:val="Standard"/>
    <w:pPr>
      <w:jc w:val="both"/>
    </w:pPr>
    <w:rPr>
      <w:rFonts w:ascii="Arial" w:cs="Arial" w:eastAsia="Arial" w:hAnsi="Arial"/>
      <w:sz w:val="20"/>
    </w:rPr>
  </w:style>
  <w:style w:type="paragraph" w:styleId="Signature">
    <w:name w:val="Signature"/>
    <w:basedOn w:val="Standard"/>
    <w:pPr>
      <w:ind w:left="4252"/>
      <w:jc w:val="both"/>
    </w:pPr>
    <w:rPr>
      <w:rFonts w:ascii="Arial" w:cs="Arial" w:eastAsia="Arial" w:hAnsi="Arial"/>
      <w:sz w:val="20"/>
    </w:rPr>
  </w:style>
  <w:style w:type="paragraph" w:styleId="Subtitle">
    <w:name w:val="Subtitle"/>
    <w:basedOn w:val="Standard"/>
    <w:next w:val="Textbody"/>
    <w:uiPriority w:val="11"/>
    <w:qFormat w:val="1"/>
    <w:pPr>
      <w:spacing w:after="60"/>
      <w:jc w:val="center"/>
    </w:pPr>
    <w:rPr>
      <w:rFonts w:ascii="Arial" w:cs="Arial" w:eastAsia="Arial" w:hAnsi="Arial"/>
      <w:szCs w:val="24"/>
    </w:rPr>
  </w:style>
  <w:style w:type="paragraph" w:styleId="CommentSubject">
    <w:name w:val="annotation subject"/>
    <w:basedOn w:val="CommentText"/>
    <w:next w:val="CommentText"/>
    <w:pPr>
      <w:spacing w:after="0"/>
    </w:pPr>
    <w:rPr>
      <w:rFonts w:ascii="Arial" w:cs="Arial" w:eastAsia="Arial" w:hAnsi="Arial"/>
      <w:b w:val="1"/>
      <w:bCs w:val="1"/>
    </w:rPr>
  </w:style>
  <w:style w:type="paragraph" w:styleId="StyleHeading2ArialBefore3ptAfter3pt" w:customStyle="1">
    <w:name w:val="Style Heading 2 + Arial Before:  3 pt After:  3 pt"/>
    <w:basedOn w:val="Heading2"/>
    <w:pPr>
      <w:numPr>
        <w:ilvl w:val="0"/>
        <w:numId w:val="0"/>
      </w:numPr>
      <w:spacing w:after="0" w:before="0"/>
    </w:pPr>
    <w:rPr>
      <w:rFonts w:ascii="Arial" w:cs="Arial" w:eastAsia="Arial" w:hAnsi="Arial"/>
      <w:bCs w:val="1"/>
    </w:rPr>
  </w:style>
  <w:style w:type="paragraph" w:styleId="TableContents" w:customStyle="1">
    <w:name w:val="Table Contents"/>
    <w:basedOn w:val="Standard"/>
    <w:pPr>
      <w:suppressLineNumbers w:val="1"/>
    </w:pPr>
  </w:style>
  <w:style w:type="paragraph" w:styleId="TableHeading" w:customStyle="1">
    <w:name w:val="Table Heading"/>
    <w:basedOn w:val="TableContents"/>
    <w:pPr>
      <w:jc w:val="center"/>
    </w:pPr>
    <w:rPr>
      <w:b w:val="1"/>
      <w:bCs w:val="1"/>
    </w:rPr>
  </w:style>
  <w:style w:type="paragraph" w:styleId="Contents10" w:customStyle="1">
    <w:name w:val="Contents 10"/>
    <w:basedOn w:val="Index"/>
    <w:pPr>
      <w:tabs>
        <w:tab w:val="right" w:leader="dot" w:pos="9638"/>
      </w:tabs>
      <w:ind w:left="2547"/>
    </w:pPr>
  </w:style>
  <w:style w:type="paragraph" w:styleId="Framecontents" w:customStyle="1">
    <w:name w:val="Frame contents"/>
    <w:basedOn w:val="Textbody"/>
  </w:style>
  <w:style w:type="paragraph" w:styleId="IllustrationIndexHeading" w:customStyle="1">
    <w:name w:val="Illustration Index Heading"/>
    <w:basedOn w:val="Heading"/>
    <w:pPr>
      <w:suppressLineNumbers w:val="1"/>
      <w:jc w:val="center"/>
    </w:pPr>
    <w:rPr>
      <w:sz w:val="32"/>
      <w:szCs w:val="32"/>
    </w:rPr>
  </w:style>
  <w:style w:type="paragraph" w:styleId="ContentsHeading" w:customStyle="1">
    <w:name w:val="Contents Heading"/>
    <w:basedOn w:val="Heading"/>
    <w:pPr>
      <w:suppressLineNumbers w:val="1"/>
      <w:jc w:val="center"/>
    </w:pPr>
    <w:rPr>
      <w:sz w:val="32"/>
      <w:szCs w:val="32"/>
    </w:rPr>
  </w:style>
  <w:style w:type="paragraph" w:styleId="IllustrationIndex1" w:customStyle="1">
    <w:name w:val="Illustration Index 1"/>
    <w:basedOn w:val="IndexHeading"/>
    <w:autoRedefine w:val="1"/>
    <w:pPr>
      <w:tabs>
        <w:tab w:val="clear" w:pos="567"/>
        <w:tab w:val="clear" w:pos="1276"/>
        <w:tab w:val="clear" w:pos="2552"/>
        <w:tab w:val="clear" w:pos="3828"/>
        <w:tab w:val="clear" w:pos="5103"/>
        <w:tab w:val="clear" w:pos="6379"/>
        <w:tab w:val="right" w:leader="dot" w:pos="9070"/>
      </w:tabs>
    </w:pPr>
    <w:rPr>
      <w:rFonts w:ascii="Arial" w:cs="Arial" w:eastAsia="Arial" w:hAnsi="Arial"/>
      <w:b w:val="0"/>
      <w:sz w:val="20"/>
    </w:rPr>
  </w:style>
  <w:style w:type="paragraph" w:styleId="Figure" w:customStyle="1">
    <w:name w:val="Figure"/>
    <w:basedOn w:val="Caption"/>
    <w:autoRedefine w:val="1"/>
    <w:pPr>
      <w:spacing w:after="0" w:before="0"/>
    </w:pPr>
    <w:rPr>
      <w:rFonts w:ascii="Arial" w:cs="Arial" w:eastAsia="Arial" w:hAnsi="Arial"/>
      <w:sz w:val="4"/>
    </w:rPr>
  </w:style>
  <w:style w:type="paragraph" w:styleId="Table" w:customStyle="1">
    <w:name w:val="Table"/>
    <w:basedOn w:val="Caption"/>
  </w:style>
  <w:style w:type="paragraph" w:styleId="Tableindexheading" w:customStyle="1">
    <w:name w:val="Table index heading"/>
    <w:basedOn w:val="Heading"/>
    <w:pPr>
      <w:suppressLineNumbers w:val="1"/>
    </w:pPr>
    <w:rPr>
      <w:sz w:val="32"/>
      <w:szCs w:val="32"/>
    </w:rPr>
  </w:style>
  <w:style w:type="paragraph" w:styleId="Text" w:customStyle="1">
    <w:name w:val="Text"/>
    <w:basedOn w:val="Caption"/>
  </w:style>
  <w:style w:type="paragraph" w:styleId="Endnote" w:customStyle="1">
    <w:name w:val="Endnote"/>
    <w:basedOn w:val="Standard"/>
    <w:pPr>
      <w:suppressLineNumbers w:val="1"/>
      <w:ind w:left="339" w:hanging="339"/>
    </w:pPr>
    <w:rPr>
      <w:sz w:val="20"/>
    </w:rPr>
  </w:style>
  <w:style w:type="character" w:styleId="WW8Num4z0" w:customStyle="1">
    <w:name w:val="WW8Num4z0"/>
    <w:rPr>
      <w:rFonts w:ascii="Symbol" w:cs="Symbol" w:eastAsia="Symbol" w:hAnsi="Symbol"/>
    </w:rPr>
  </w:style>
  <w:style w:type="character" w:styleId="WW8Num5z0" w:customStyle="1">
    <w:name w:val="WW8Num5z0"/>
    <w:rPr>
      <w:rFonts w:ascii="Wingdings" w:cs="Wingdings" w:eastAsia="Wingdings" w:hAnsi="Wingdings"/>
      <w:color w:val="000000"/>
    </w:rPr>
  </w:style>
  <w:style w:type="character" w:styleId="WW8Num5z1" w:customStyle="1">
    <w:name w:val="WW8Num5z1"/>
    <w:rPr>
      <w:rFonts w:ascii="Courier New" w:cs="Courier New" w:eastAsia="Courier New" w:hAnsi="Courier New"/>
    </w:rPr>
  </w:style>
  <w:style w:type="character" w:styleId="WW8Num5z2" w:customStyle="1">
    <w:name w:val="WW8Num5z2"/>
    <w:rPr>
      <w:rFonts w:ascii="Wingdings" w:cs="Wingdings" w:eastAsia="Wingdings" w:hAnsi="Wingdings"/>
    </w:rPr>
  </w:style>
  <w:style w:type="character" w:styleId="WW8Num5z3" w:customStyle="1">
    <w:name w:val="WW8Num5z3"/>
    <w:rPr>
      <w:rFonts w:ascii="Symbol" w:cs="Symbol" w:eastAsia="Symbol" w:hAnsi="Symbol"/>
    </w:rPr>
  </w:style>
  <w:style w:type="character" w:styleId="WW8Num6z0" w:customStyle="1">
    <w:name w:val="WW8Num6z0"/>
    <w:rPr>
      <w:rFonts w:ascii="Symbol" w:cs="Symbol" w:eastAsia="Symbol" w:hAnsi="Symbol"/>
    </w:rPr>
  </w:style>
  <w:style w:type="character" w:styleId="WW8Num7z0" w:customStyle="1">
    <w:name w:val="WW8Num7z0"/>
    <w:rPr>
      <w:rFonts w:ascii="Wingdings" w:cs="Wingdings" w:eastAsia="Wingdings" w:hAnsi="Wingdings"/>
    </w:rPr>
  </w:style>
  <w:style w:type="character" w:styleId="WW8Num8z0" w:customStyle="1">
    <w:name w:val="WW8Num8z0"/>
    <w:rPr>
      <w:rFonts w:ascii="Courier New" w:cs="Courier New" w:eastAsia="Courier New" w:hAnsi="Courier New"/>
    </w:rPr>
  </w:style>
  <w:style w:type="character" w:styleId="WW8Num8z2" w:customStyle="1">
    <w:name w:val="WW8Num8z2"/>
    <w:rPr>
      <w:rFonts w:ascii="Wingdings" w:cs="Wingdings" w:eastAsia="Wingdings" w:hAnsi="Wingdings"/>
    </w:rPr>
  </w:style>
  <w:style w:type="character" w:styleId="WW8Num8z3" w:customStyle="1">
    <w:name w:val="WW8Num8z3"/>
    <w:rPr>
      <w:rFonts w:ascii="Symbol" w:cs="Symbol" w:eastAsia="Symbol" w:hAnsi="Symbol"/>
    </w:rPr>
  </w:style>
  <w:style w:type="character" w:styleId="WW8Num9z0" w:customStyle="1">
    <w:name w:val="WW8Num9z0"/>
    <w:rPr>
      <w:rFonts w:ascii="Courier New" w:cs="Courier New" w:eastAsia="Courier New" w:hAnsi="Courier New"/>
    </w:rPr>
  </w:style>
  <w:style w:type="character" w:styleId="WW8Num9z2" w:customStyle="1">
    <w:name w:val="WW8Num9z2"/>
    <w:rPr>
      <w:rFonts w:ascii="Wingdings" w:cs="Wingdings" w:eastAsia="Wingdings" w:hAnsi="Wingdings"/>
    </w:rPr>
  </w:style>
  <w:style w:type="character" w:styleId="WW8Num9z3" w:customStyle="1">
    <w:name w:val="WW8Num9z3"/>
    <w:rPr>
      <w:rFonts w:ascii="Symbol" w:cs="Symbol" w:eastAsia="Symbol" w:hAnsi="Symbol"/>
    </w:rPr>
  </w:style>
  <w:style w:type="character" w:styleId="WW8Num10z0" w:customStyle="1">
    <w:name w:val="WW8Num10z0"/>
    <w:rPr>
      <w:rFonts w:ascii="Symbol" w:cs="Symbol" w:eastAsia="Symbol" w:hAnsi="Symbol"/>
    </w:rPr>
  </w:style>
  <w:style w:type="character" w:styleId="WW8Num11z0" w:customStyle="1">
    <w:name w:val="WW8Num11z0"/>
    <w:rPr>
      <w:rFonts w:ascii="Symbol" w:cs="Symbol" w:eastAsia="Symbol" w:hAnsi="Symbol"/>
    </w:rPr>
  </w:style>
  <w:style w:type="character" w:styleId="WW8Num11z1" w:customStyle="1">
    <w:name w:val="WW8Num11z1"/>
    <w:rPr>
      <w:rFonts w:ascii="Courier New" w:cs="Courier New" w:eastAsia="Courier New" w:hAnsi="Courier New"/>
    </w:rPr>
  </w:style>
  <w:style w:type="character" w:styleId="WW8Num11z2" w:customStyle="1">
    <w:name w:val="WW8Num11z2"/>
    <w:rPr>
      <w:rFonts w:ascii="Wingdings" w:cs="Wingdings" w:eastAsia="Wingdings" w:hAnsi="Wingdings"/>
    </w:rPr>
  </w:style>
  <w:style w:type="character" w:styleId="WW8Num13z0" w:customStyle="1">
    <w:name w:val="WW8Num13z0"/>
    <w:rPr>
      <w:rFonts w:ascii="Courier New" w:cs="Courier New" w:eastAsia="Courier New" w:hAnsi="Courier New"/>
    </w:rPr>
  </w:style>
  <w:style w:type="character" w:styleId="WW8Num13z2" w:customStyle="1">
    <w:name w:val="WW8Num13z2"/>
    <w:rPr>
      <w:rFonts w:ascii="Wingdings" w:cs="Wingdings" w:eastAsia="Wingdings" w:hAnsi="Wingdings"/>
    </w:rPr>
  </w:style>
  <w:style w:type="character" w:styleId="WW8Num13z3" w:customStyle="1">
    <w:name w:val="WW8Num13z3"/>
    <w:rPr>
      <w:rFonts w:ascii="Symbol" w:cs="Symbol" w:eastAsia="Symbol" w:hAnsi="Symbol"/>
    </w:rPr>
  </w:style>
  <w:style w:type="character" w:styleId="WW8Num14z0" w:customStyle="1">
    <w:name w:val="WW8Num14z0"/>
    <w:rPr>
      <w:rFonts w:ascii="Courier New" w:cs="Courier New" w:eastAsia="Courier New" w:hAnsi="Courier New"/>
    </w:rPr>
  </w:style>
  <w:style w:type="character" w:styleId="WW8Num14z2" w:customStyle="1">
    <w:name w:val="WW8Num14z2"/>
    <w:rPr>
      <w:rFonts w:ascii="Wingdings" w:cs="Wingdings" w:eastAsia="Wingdings" w:hAnsi="Wingdings"/>
    </w:rPr>
  </w:style>
  <w:style w:type="character" w:styleId="WW8Num14z3" w:customStyle="1">
    <w:name w:val="WW8Num14z3"/>
    <w:rPr>
      <w:rFonts w:ascii="Symbol" w:cs="Symbol" w:eastAsia="Symbol" w:hAnsi="Symbol"/>
    </w:rPr>
  </w:style>
  <w:style w:type="character" w:styleId="WW8Num15z0" w:customStyle="1">
    <w:name w:val="WW8Num15z0"/>
    <w:rPr>
      <w:rFonts w:ascii="Symbol" w:cs="Symbol" w:eastAsia="Symbol" w:hAnsi="Symbol"/>
    </w:rPr>
  </w:style>
  <w:style w:type="character" w:styleId="WW8Num16z0" w:customStyle="1">
    <w:name w:val="WW8Num16z0"/>
    <w:rPr>
      <w:rFonts w:ascii="Courier New" w:cs="Courier New" w:eastAsia="Courier New" w:hAnsi="Courier New"/>
    </w:rPr>
  </w:style>
  <w:style w:type="character" w:styleId="WW8Num16z2" w:customStyle="1">
    <w:name w:val="WW8Num16z2"/>
    <w:rPr>
      <w:rFonts w:ascii="Wingdings" w:cs="Wingdings" w:eastAsia="Wingdings" w:hAnsi="Wingdings"/>
    </w:rPr>
  </w:style>
  <w:style w:type="character" w:styleId="WW8Num16z3" w:customStyle="1">
    <w:name w:val="WW8Num16z3"/>
    <w:rPr>
      <w:rFonts w:ascii="Symbol" w:cs="Symbol" w:eastAsia="Symbol" w:hAnsi="Symbol"/>
    </w:rPr>
  </w:style>
  <w:style w:type="character" w:styleId="WW8Num17z0" w:customStyle="1">
    <w:name w:val="WW8Num17z0"/>
    <w:rPr>
      <w:rFonts w:ascii="Courier New" w:cs="Courier New" w:eastAsia="Courier New" w:hAnsi="Courier New"/>
    </w:rPr>
  </w:style>
  <w:style w:type="character" w:styleId="WW8Num17z2" w:customStyle="1">
    <w:name w:val="WW8Num17z2"/>
    <w:rPr>
      <w:rFonts w:ascii="Wingdings" w:cs="Wingdings" w:eastAsia="Wingdings" w:hAnsi="Wingdings"/>
    </w:rPr>
  </w:style>
  <w:style w:type="character" w:styleId="WW8Num17z3" w:customStyle="1">
    <w:name w:val="WW8Num17z3"/>
    <w:rPr>
      <w:rFonts w:ascii="Symbol" w:cs="Symbol" w:eastAsia="Symbol" w:hAnsi="Symbol"/>
    </w:rPr>
  </w:style>
  <w:style w:type="character" w:styleId="PageNumber">
    <w:name w:val="page number"/>
    <w:basedOn w:val="DefaultParagraphFont"/>
  </w:style>
  <w:style w:type="character" w:styleId="FootnoteSymbol" w:customStyle="1">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styleId="Internetlink" w:customStyle="1">
    <w:name w:val="Internet link"/>
    <w:basedOn w:val="DefaultParagraphFont"/>
    <w:rPr>
      <w:color w:val="0000ff"/>
      <w:u w:val="single"/>
    </w:rPr>
  </w:style>
  <w:style w:type="character" w:styleId="VisitedInternetLink" w:customStyle="1">
    <w:name w:val="Visited Internet Link"/>
    <w:basedOn w:val="DefaultParagraphFont"/>
    <w:rPr>
      <w:color w:val="800080"/>
      <w:u w:val="single"/>
    </w:rPr>
  </w:style>
  <w:style w:type="character" w:styleId="moz-txt-citetags" w:customStyle="1">
    <w:name w:val="moz-txt-citetags"/>
    <w:basedOn w:val="DefaultParagraphFont"/>
  </w:style>
  <w:style w:type="character" w:styleId="BodyTextChar" w:customStyle="1">
    <w:name w:val="Body Text Char"/>
    <w:basedOn w:val="DefaultParagraphFont"/>
    <w:rPr>
      <w:rFonts w:ascii="Arial" w:cs="Arial" w:eastAsia="Arial" w:hAnsi="Arial"/>
      <w:lang w:bidi="ar-SA" w:val="en-GB"/>
    </w:rPr>
  </w:style>
  <w:style w:type="character" w:styleId="Footnoteanchor" w:customStyle="1">
    <w:name w:val="Footnote anchor"/>
    <w:rPr>
      <w:position w:val="0"/>
      <w:vertAlign w:val="superscript"/>
    </w:rPr>
  </w:style>
  <w:style w:type="character" w:styleId="BulletSymbols" w:customStyle="1">
    <w:name w:val="Bullet Symbols"/>
    <w:rPr>
      <w:rFonts w:ascii="OpenSymbol" w:cs="OpenSymbol" w:eastAsia="OpenSymbol" w:hAnsi="OpenSymbol"/>
    </w:rPr>
  </w:style>
  <w:style w:type="character" w:styleId="Captioncharacters" w:customStyle="1">
    <w:name w:val="Caption characters"/>
  </w:style>
  <w:style w:type="character" w:styleId="Mainindexentry" w:customStyle="1">
    <w:name w:val="Main index entry"/>
    <w:rPr>
      <w:b w:val="1"/>
      <w:bCs w:val="1"/>
    </w:rPr>
  </w:style>
  <w:style w:type="character" w:styleId="NumberingSymbols" w:customStyle="1">
    <w:name w:val="Numbering Symbols"/>
  </w:style>
  <w:style w:type="character" w:styleId="EndnoteSymbol" w:customStyle="1">
    <w:name w:val="Endnote Symbol"/>
  </w:style>
  <w:style w:type="character" w:styleId="Endnoteanchor" w:customStyle="1">
    <w:name w:val="Endnote anchor"/>
    <w:rPr>
      <w:position w:val="0"/>
      <w:vertAlign w:val="superscript"/>
    </w:rPr>
  </w:style>
  <w:style w:type="numbering" w:styleId="WW8Num1" w:customStyle="1">
    <w:name w:val="WW8Num1"/>
    <w:basedOn w:val="NoList"/>
    <w:pPr>
      <w:numPr>
        <w:numId w:val="2"/>
      </w:numPr>
    </w:pPr>
  </w:style>
  <w:style w:type="numbering" w:styleId="WW8Num2" w:customStyle="1">
    <w:name w:val="WW8Num2"/>
    <w:basedOn w:val="NoList"/>
    <w:pPr>
      <w:numPr>
        <w:numId w:val="3"/>
      </w:numPr>
    </w:pPr>
  </w:style>
  <w:style w:type="numbering" w:styleId="WW8Num3" w:customStyle="1">
    <w:name w:val="WW8Num3"/>
    <w:basedOn w:val="NoList"/>
    <w:pPr>
      <w:numPr>
        <w:numId w:val="4"/>
      </w:numPr>
    </w:pPr>
  </w:style>
  <w:style w:type="numbering" w:styleId="WW8Num4" w:customStyle="1">
    <w:name w:val="WW8Num4"/>
    <w:basedOn w:val="NoList"/>
    <w:pPr>
      <w:numPr>
        <w:numId w:val="5"/>
      </w:numPr>
    </w:pPr>
  </w:style>
  <w:style w:type="numbering" w:styleId="WW8Num5" w:customStyle="1">
    <w:name w:val="WW8Num5"/>
    <w:basedOn w:val="NoList"/>
    <w:pPr>
      <w:numPr>
        <w:numId w:val="6"/>
      </w:numPr>
    </w:pPr>
  </w:style>
  <w:style w:type="numbering" w:styleId="WW8Num6" w:customStyle="1">
    <w:name w:val="WW8Num6"/>
    <w:basedOn w:val="NoList"/>
    <w:pPr>
      <w:numPr>
        <w:numId w:val="7"/>
      </w:numPr>
    </w:pPr>
  </w:style>
  <w:style w:type="numbering" w:styleId="WW8Num7" w:customStyle="1">
    <w:name w:val="WW8Num7"/>
    <w:basedOn w:val="NoList"/>
    <w:pPr>
      <w:numPr>
        <w:numId w:val="8"/>
      </w:numPr>
    </w:pPr>
  </w:style>
  <w:style w:type="numbering" w:styleId="WW8Num8" w:customStyle="1">
    <w:name w:val="WW8Num8"/>
    <w:basedOn w:val="NoList"/>
    <w:pPr>
      <w:numPr>
        <w:numId w:val="9"/>
      </w:numPr>
    </w:pPr>
  </w:style>
  <w:style w:type="numbering" w:styleId="WW8Num9" w:customStyle="1">
    <w:name w:val="WW8Num9"/>
    <w:basedOn w:val="NoList"/>
    <w:pPr>
      <w:numPr>
        <w:numId w:val="10"/>
      </w:numPr>
    </w:pPr>
  </w:style>
  <w:style w:type="numbering" w:styleId="WW8Num10" w:customStyle="1">
    <w:name w:val="WW8Num10"/>
    <w:basedOn w:val="NoList"/>
    <w:pPr>
      <w:numPr>
        <w:numId w:val="11"/>
      </w:numPr>
    </w:pPr>
  </w:style>
  <w:style w:type="numbering" w:styleId="WW8Num11" w:customStyle="1">
    <w:name w:val="WW8Num11"/>
    <w:basedOn w:val="NoList"/>
    <w:pPr>
      <w:numPr>
        <w:numId w:val="12"/>
      </w:numPr>
    </w:pPr>
  </w:style>
  <w:style w:type="numbering" w:styleId="WW8Num12" w:customStyle="1">
    <w:name w:val="WW8Num12"/>
    <w:basedOn w:val="NoList"/>
    <w:pPr>
      <w:numPr>
        <w:numId w:val="13"/>
      </w:numPr>
    </w:pPr>
  </w:style>
  <w:style w:type="numbering" w:styleId="WW8Num13" w:customStyle="1">
    <w:name w:val="WW8Num13"/>
    <w:basedOn w:val="NoList"/>
    <w:pPr>
      <w:numPr>
        <w:numId w:val="14"/>
      </w:numPr>
    </w:pPr>
  </w:style>
  <w:style w:type="numbering" w:styleId="WW8Num14" w:customStyle="1">
    <w:name w:val="WW8Num14"/>
    <w:basedOn w:val="NoList"/>
    <w:pPr>
      <w:numPr>
        <w:numId w:val="15"/>
      </w:numPr>
    </w:pPr>
  </w:style>
  <w:style w:type="numbering" w:styleId="WW8Num15" w:customStyle="1">
    <w:name w:val="WW8Num15"/>
    <w:basedOn w:val="NoList"/>
    <w:pPr>
      <w:numPr>
        <w:numId w:val="16"/>
      </w:numPr>
    </w:pPr>
  </w:style>
  <w:style w:type="numbering" w:styleId="WW8Num16" w:customStyle="1">
    <w:name w:val="WW8Num16"/>
    <w:basedOn w:val="NoList"/>
    <w:pPr>
      <w:numPr>
        <w:numId w:val="17"/>
      </w:numPr>
    </w:pPr>
  </w:style>
  <w:style w:type="numbering" w:styleId="WW8Num17" w:customStyle="1">
    <w:name w:val="WW8Num17"/>
    <w:basedOn w:val="NoList"/>
    <w:pPr>
      <w:numPr>
        <w:numId w:val="18"/>
      </w:numPr>
    </w:pPr>
  </w:style>
  <w:style w:type="numbering" w:styleId="WW8Num18" w:customStyle="1">
    <w:name w:val="WW8Num18"/>
    <w:basedOn w:val="NoList"/>
    <w:pPr>
      <w:numPr>
        <w:numId w:val="19"/>
      </w:numPr>
    </w:pPr>
  </w:style>
  <w:style w:type="numbering" w:styleId="WW8StyleNum" w:customStyle="1">
    <w:name w:val="WW8StyleNum"/>
    <w:basedOn w:val="NoList"/>
    <w:pPr>
      <w:numPr>
        <w:numId w:val="20"/>
      </w:numPr>
    </w:pPr>
  </w:style>
  <w:style w:type="character" w:styleId="FootnoteReference">
    <w:name w:val="footnote reference"/>
    <w:basedOn w:val="DefaultParagraphFont"/>
    <w:uiPriority w:val="99"/>
    <w:semiHidden w:val="1"/>
    <w:unhideWhenUsed w:val="1"/>
    <w:rPr>
      <w:vertAlign w:val="superscript"/>
    </w:rPr>
  </w:style>
  <w:style w:type="paragraph" w:styleId="Revision">
    <w:name w:val="Revision"/>
    <w:hidden w:val="1"/>
    <w:uiPriority w:val="99"/>
    <w:semiHidden w:val="1"/>
    <w:rsid w:val="00107262"/>
    <w:pPr>
      <w:widowControl w:val="1"/>
      <w:suppressAutoHyphens w:val="0"/>
      <w:autoSpaceDN w:val="1"/>
      <w:textAlignment w:val="auto"/>
    </w:pPr>
    <w:rPr>
      <w:rFonts w:ascii="Courier, 'Courier New'" w:cs="Mangal" w:eastAsia="Courier, 'Courier New'" w:hAnsi="Courier, 'Courier New'"/>
      <w:color w:val="000000"/>
      <w:sz w:val="20"/>
    </w:rPr>
  </w:style>
  <w:style w:type="paragraph" w:styleId="ListParagraph">
    <w:name w:val="List Paragraph"/>
    <w:basedOn w:val="Normal"/>
    <w:uiPriority w:val="34"/>
    <w:qFormat w:val="1"/>
    <w:rsid w:val="000B147C"/>
    <w:pPr>
      <w:ind w:left="720"/>
      <w:contextualSpacing w:val="1"/>
    </w:pPr>
    <w:rPr>
      <w:rFonts w:cs="Mangal"/>
    </w:rPr>
  </w:style>
  <w:style w:type="character" w:styleId="PlaceholderText">
    <w:name w:val="Placeholder Text"/>
    <w:basedOn w:val="DefaultParagraphFont"/>
    <w:uiPriority w:val="99"/>
    <w:semiHidden w:val="1"/>
    <w:rsid w:val="009965DA"/>
    <w:rPr>
      <w:color w:val="808080"/>
    </w:rPr>
  </w:style>
  <w:style w:type="character" w:styleId="Hyperlink">
    <w:name w:val="Hyperlink"/>
    <w:basedOn w:val="DefaultParagraphFont"/>
    <w:uiPriority w:val="99"/>
    <w:unhideWhenUsed w:val="1"/>
    <w:rsid w:val="001219F4"/>
    <w:rPr>
      <w:color w:val="0563c1" w:themeColor="hyperlink"/>
      <w:u w:val="single"/>
    </w:rPr>
  </w:style>
  <w:style w:type="character" w:styleId="UnresolvedMention">
    <w:name w:val="Unresolved Mention"/>
    <w:basedOn w:val="DefaultParagraphFont"/>
    <w:uiPriority w:val="99"/>
    <w:semiHidden w:val="1"/>
    <w:unhideWhenUsed w:val="1"/>
    <w:rsid w:val="001219F4"/>
    <w:rPr>
      <w:color w:val="605e5c"/>
      <w:shd w:color="auto" w:fill="e1dfdd" w:val="clear"/>
    </w:rPr>
  </w:style>
  <w:style w:type="character" w:styleId="FollowedHyperlink">
    <w:name w:val="FollowedHyperlink"/>
    <w:basedOn w:val="DefaultParagraphFont"/>
    <w:uiPriority w:val="99"/>
    <w:semiHidden w:val="1"/>
    <w:unhideWhenUsed w:val="1"/>
    <w:rsid w:val="00B458E3"/>
    <w:rPr>
      <w:color w:val="954f72" w:themeColor="followedHyperlink"/>
      <w:u w:val="singl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pPr>
    <w:rPr>
      <w:rFonts w:ascii="Arial" w:cs="Arial" w:eastAsia="Arial" w:hAnsi="Arial"/>
      <w:b w:val="0"/>
      <w:i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22" Type="http://schemas.openxmlformats.org/officeDocument/2006/relationships/footer" Target="footer2.xml"/><Relationship Id="rId10" Type="http://schemas.microsoft.com/office/2011/relationships/commentsExtended" Target="commentsExtended.xml"/><Relationship Id="rId21" Type="http://schemas.openxmlformats.org/officeDocument/2006/relationships/footer" Target="footer1.xml"/><Relationship Id="rId13" Type="http://schemas.openxmlformats.org/officeDocument/2006/relationships/hyperlink" Target="http://www.wmo.int/pages/prog/www/WMOCodes.html" TargetMode="External"/><Relationship Id="rId12" Type="http://schemas.openxmlformats.org/officeDocument/2006/relationships/hyperlink" Target="http://www.romsaf.org/" TargetMode="Externa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1.xml"/><Relationship Id="rId15" Type="http://schemas.openxmlformats.org/officeDocument/2006/relationships/hyperlink" Target="http://www.wmo.int/pages/prog/www/WMOCodes/WMO306_vI2/LatestVERSION/LatestVERSION.html" TargetMode="External"/><Relationship Id="rId14" Type="http://schemas.openxmlformats.org/officeDocument/2006/relationships/hyperlink" Target="http://www.wmo.int/pages/prog/www/WMOCodes/WMO306_vI2/VolumeI.2.html" TargetMode="External"/><Relationship Id="rId17" Type="http://schemas.openxmlformats.org/officeDocument/2006/relationships/hyperlink" Target="http://www.unidata.ucar.edu/packages/netcdf/" TargetMode="External"/><Relationship Id="rId16" Type="http://schemas.openxmlformats.org/officeDocument/2006/relationships/hyperlink" Target="http://www.wmo.int/e-catalog/detail_en.php?PUB_ID=498&amp;SORT=N&amp;q" TargetMode="External"/><Relationship Id="rId5" Type="http://schemas.openxmlformats.org/officeDocument/2006/relationships/fontTable" Target="fontTable.xml"/><Relationship Id="rId19" Type="http://schemas.openxmlformats.org/officeDocument/2006/relationships/header" Target="header1.xml"/><Relationship Id="rId6" Type="http://schemas.openxmlformats.org/officeDocument/2006/relationships/footnotes" Target="footnotes.xml"/><Relationship Id="rId18" Type="http://schemas.openxmlformats.org/officeDocument/2006/relationships/image" Target="media/image2.png"/><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Oi-regular.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2" Type="http://schemas.openxmlformats.org/officeDocument/2006/relationships/hyperlink" Target="http://www.wmo.int/pages/prog/sat/dataandproducts_en.php" TargetMode="External"/><Relationship Id="rId3" Type="http://schemas.openxmlformats.org/officeDocument/2006/relationships/hyperlink" Target="http://climatemonitoring.info/home/terminology/" TargetMode="External"/><Relationship Id="rId4" Type="http://schemas.openxmlformats.org/officeDocument/2006/relationships/hyperlink" Target="http://climatemonitoring.info/home/terminology/" TargetMode="External"/><Relationship Id="rId5" Type="http://schemas.openxmlformats.org/officeDocument/2006/relationships/hyperlink" Target="http://ceos.org/meetings/wgclimate-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tLt2zqBwuHsI2qqbigIyQD/OQ==">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Ip8ECgp0ZXh0L3BsYWlu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ppZC4xNDduMnpyMgloLjJwMmNzcnk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2024-02-13T13:19:00Z</dcterms:created>
  <dc:creator>Kent B. Lauritsen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