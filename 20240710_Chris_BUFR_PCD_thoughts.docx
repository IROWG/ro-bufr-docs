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CellMar>
          <w:top w:w="15" w:type="dxa"/>
          <w:left w:w="15" w:type="dxa"/>
          <w:bottom w:w="15" w:type="dxa"/>
          <w:right w:w="15" w:type="dxa"/>
        </w:tblCellMar>
        <w:tblLook w:val="04A0" w:firstRow="1" w:lastRow="0" w:firstColumn="1" w:lastColumn="0" w:noHBand="0" w:noVBand="1"/>
      </w:tblPr>
      <w:tblGrid>
        <w:gridCol w:w="831"/>
        <w:gridCol w:w="431"/>
        <w:gridCol w:w="2494"/>
        <w:gridCol w:w="2815"/>
      </w:tblGrid>
      <w:tr w:rsidR="00A32927" w:rsidRPr="00A32927" w14:paraId="13D04F4E" w14:textId="77777777" w:rsidTr="00A32927">
        <w:trPr>
          <w:jc w:val="center"/>
        </w:trPr>
        <w:tc>
          <w:tcPr>
            <w:tcW w:w="0" w:type="auto"/>
            <w:shd w:val="clear" w:color="auto" w:fill="98E36F"/>
            <w:vAlign w:val="center"/>
            <w:hideMark/>
          </w:tcPr>
          <w:p w14:paraId="00290E6A" w14:textId="77777777" w:rsidR="00A32927" w:rsidRPr="00A32927" w:rsidRDefault="00A32927" w:rsidP="00A32927">
            <w:pPr>
              <w:jc w:val="center"/>
              <w:rPr>
                <w:rFonts w:ascii="Times New Roman" w:eastAsia="Times New Roman" w:hAnsi="Times New Roman" w:cs="Times New Roman"/>
                <w:lang w:eastAsia="en-GB"/>
              </w:rPr>
            </w:pPr>
            <w:r w:rsidRPr="00A32927">
              <w:rPr>
                <w:rFonts w:ascii="Arial" w:eastAsia="Times New Roman" w:hAnsi="Arial" w:cs="Arial"/>
                <w:b/>
                <w:bCs/>
                <w:color w:val="000000"/>
                <w:sz w:val="16"/>
                <w:szCs w:val="16"/>
                <w:lang w:eastAsia="en-GB"/>
              </w:rPr>
              <w:t>Descriptor</w:t>
            </w:r>
          </w:p>
        </w:tc>
        <w:tc>
          <w:tcPr>
            <w:tcW w:w="0" w:type="auto"/>
            <w:shd w:val="clear" w:color="auto" w:fill="94BD5E"/>
            <w:vAlign w:val="center"/>
            <w:hideMark/>
          </w:tcPr>
          <w:p w14:paraId="421AAC35" w14:textId="77777777" w:rsidR="00A32927" w:rsidRPr="00A32927" w:rsidRDefault="00A32927" w:rsidP="00A32927">
            <w:pPr>
              <w:jc w:val="center"/>
              <w:rPr>
                <w:rFonts w:ascii="Times New Roman" w:eastAsia="Times New Roman" w:hAnsi="Times New Roman" w:cs="Times New Roman"/>
                <w:lang w:eastAsia="en-GB"/>
              </w:rPr>
            </w:pPr>
            <w:r w:rsidRPr="00A32927">
              <w:rPr>
                <w:rFonts w:ascii="Arial" w:eastAsia="Times New Roman" w:hAnsi="Arial" w:cs="Arial"/>
                <w:b/>
                <w:bCs/>
                <w:color w:val="000000"/>
                <w:sz w:val="16"/>
                <w:szCs w:val="16"/>
                <w:lang w:eastAsia="en-GB"/>
              </w:rPr>
              <w:t>Bit</w:t>
            </w:r>
          </w:p>
        </w:tc>
        <w:tc>
          <w:tcPr>
            <w:tcW w:w="0" w:type="auto"/>
            <w:shd w:val="clear" w:color="auto" w:fill="94BD5E"/>
            <w:hideMark/>
          </w:tcPr>
          <w:p w14:paraId="144D53D6" w14:textId="77777777" w:rsidR="00A32927" w:rsidRPr="00A32927" w:rsidRDefault="00A32927" w:rsidP="00A32927">
            <w:pPr>
              <w:jc w:val="center"/>
              <w:rPr>
                <w:rFonts w:ascii="Times New Roman" w:eastAsia="Times New Roman" w:hAnsi="Times New Roman" w:cs="Times New Roman"/>
                <w:lang w:eastAsia="en-GB"/>
              </w:rPr>
            </w:pPr>
            <w:r w:rsidRPr="00A32927">
              <w:rPr>
                <w:rFonts w:ascii="Arial" w:eastAsia="Times New Roman" w:hAnsi="Arial" w:cs="Arial"/>
                <w:b/>
                <w:bCs/>
                <w:color w:val="000000"/>
                <w:sz w:val="16"/>
                <w:szCs w:val="16"/>
                <w:lang w:eastAsia="en-GB"/>
              </w:rPr>
              <w:t>Meaning when clear</w:t>
            </w:r>
          </w:p>
        </w:tc>
        <w:tc>
          <w:tcPr>
            <w:tcW w:w="0" w:type="auto"/>
            <w:shd w:val="clear" w:color="auto" w:fill="94BD5E"/>
            <w:hideMark/>
          </w:tcPr>
          <w:p w14:paraId="7595EDCA" w14:textId="77777777" w:rsidR="00A32927" w:rsidRPr="00A32927" w:rsidRDefault="00A32927" w:rsidP="00A32927">
            <w:pPr>
              <w:jc w:val="center"/>
              <w:rPr>
                <w:rFonts w:ascii="Times New Roman" w:eastAsia="Times New Roman" w:hAnsi="Times New Roman" w:cs="Times New Roman"/>
                <w:lang w:eastAsia="en-GB"/>
              </w:rPr>
            </w:pPr>
            <w:r w:rsidRPr="00A32927">
              <w:rPr>
                <w:rFonts w:ascii="Arial" w:eastAsia="Times New Roman" w:hAnsi="Arial" w:cs="Arial"/>
                <w:b/>
                <w:bCs/>
                <w:color w:val="000000"/>
                <w:sz w:val="16"/>
                <w:szCs w:val="16"/>
                <w:lang w:eastAsia="en-GB"/>
              </w:rPr>
              <w:t>Meaning when set</w:t>
            </w:r>
          </w:p>
        </w:tc>
      </w:tr>
      <w:tr w:rsidR="00A32927" w:rsidRPr="00A32927" w14:paraId="6FD13453" w14:textId="77777777" w:rsidTr="00A32927">
        <w:trPr>
          <w:jc w:val="center"/>
        </w:trPr>
        <w:tc>
          <w:tcPr>
            <w:tcW w:w="0" w:type="auto"/>
            <w:shd w:val="clear" w:color="auto" w:fill="F3F3F3"/>
            <w:hideMark/>
          </w:tcPr>
          <w:p w14:paraId="397F0C9F" w14:textId="77777777" w:rsidR="00A32927" w:rsidRPr="00A32927" w:rsidRDefault="00A32927" w:rsidP="00A32927">
            <w:pPr>
              <w:jc w:val="center"/>
              <w:rPr>
                <w:rFonts w:ascii="Times New Roman" w:eastAsia="Times New Roman" w:hAnsi="Times New Roman" w:cs="Times New Roman"/>
                <w:lang w:eastAsia="en-GB"/>
              </w:rPr>
            </w:pPr>
            <w:r w:rsidRPr="00A32927">
              <w:rPr>
                <w:rFonts w:ascii="Arial" w:eastAsia="Times New Roman" w:hAnsi="Arial" w:cs="Arial"/>
                <w:b/>
                <w:bCs/>
                <w:color w:val="0000FF"/>
                <w:sz w:val="16"/>
                <w:szCs w:val="16"/>
                <w:lang w:eastAsia="en-GB"/>
              </w:rPr>
              <w:t>0 33 039</w:t>
            </w:r>
          </w:p>
        </w:tc>
        <w:tc>
          <w:tcPr>
            <w:tcW w:w="0" w:type="auto"/>
            <w:shd w:val="clear" w:color="auto" w:fill="F3F3F3"/>
            <w:hideMark/>
          </w:tcPr>
          <w:p w14:paraId="5A140CD2" w14:textId="77777777" w:rsidR="00A32927" w:rsidRPr="00A32927" w:rsidRDefault="00A32927" w:rsidP="00A32927">
            <w:pPr>
              <w:jc w:val="cente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1</w:t>
            </w:r>
          </w:p>
        </w:tc>
        <w:tc>
          <w:tcPr>
            <w:tcW w:w="0" w:type="auto"/>
            <w:shd w:val="clear" w:color="auto" w:fill="F3F3F3"/>
            <w:hideMark/>
          </w:tcPr>
          <w:p w14:paraId="4E3CC50E" w14:textId="77777777" w:rsidR="00A32927" w:rsidRPr="00A32927" w:rsidRDefault="00A32927" w:rsidP="00A32927">
            <w:pP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Nominal quality</w:t>
            </w:r>
          </w:p>
        </w:tc>
        <w:tc>
          <w:tcPr>
            <w:tcW w:w="0" w:type="auto"/>
            <w:shd w:val="clear" w:color="auto" w:fill="F3F3F3"/>
            <w:hideMark/>
          </w:tcPr>
          <w:p w14:paraId="0C609217" w14:textId="77777777" w:rsidR="00A32927" w:rsidRPr="00A32927" w:rsidRDefault="00A32927" w:rsidP="00A32927">
            <w:pP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Non-nominal quality</w:t>
            </w:r>
          </w:p>
        </w:tc>
      </w:tr>
      <w:tr w:rsidR="00A32927" w:rsidRPr="00A32927" w14:paraId="177BF7FE" w14:textId="77777777" w:rsidTr="00A32927">
        <w:trPr>
          <w:jc w:val="center"/>
        </w:trPr>
        <w:tc>
          <w:tcPr>
            <w:tcW w:w="0" w:type="auto"/>
            <w:shd w:val="clear" w:color="auto" w:fill="E0E0E0"/>
            <w:hideMark/>
          </w:tcPr>
          <w:p w14:paraId="47D1484B" w14:textId="77777777" w:rsidR="00A32927" w:rsidRPr="00A32927" w:rsidRDefault="00A32927" w:rsidP="00A32927">
            <w:pPr>
              <w:rPr>
                <w:rFonts w:ascii="Times New Roman" w:eastAsia="Times New Roman" w:hAnsi="Times New Roman" w:cs="Times New Roman"/>
                <w:lang w:eastAsia="en-GB"/>
              </w:rPr>
            </w:pPr>
          </w:p>
        </w:tc>
        <w:tc>
          <w:tcPr>
            <w:tcW w:w="0" w:type="auto"/>
            <w:shd w:val="clear" w:color="auto" w:fill="E0E0E0"/>
            <w:hideMark/>
          </w:tcPr>
          <w:p w14:paraId="42CF2DB4" w14:textId="77777777" w:rsidR="00A32927" w:rsidRPr="00A32927" w:rsidRDefault="00A32927" w:rsidP="00A32927">
            <w:pPr>
              <w:jc w:val="cente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2</w:t>
            </w:r>
          </w:p>
        </w:tc>
        <w:tc>
          <w:tcPr>
            <w:tcW w:w="0" w:type="auto"/>
            <w:shd w:val="clear" w:color="auto" w:fill="E0E0E0"/>
            <w:hideMark/>
          </w:tcPr>
          <w:p w14:paraId="21191EAB" w14:textId="77777777" w:rsidR="00A32927" w:rsidRPr="00A32927" w:rsidRDefault="00A32927" w:rsidP="00A32927">
            <w:pP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NRT product</w:t>
            </w:r>
          </w:p>
        </w:tc>
        <w:tc>
          <w:tcPr>
            <w:tcW w:w="0" w:type="auto"/>
            <w:shd w:val="clear" w:color="auto" w:fill="E0E0E0"/>
            <w:hideMark/>
          </w:tcPr>
          <w:p w14:paraId="5BBA5C83" w14:textId="77777777" w:rsidR="00A32927" w:rsidRPr="00A32927" w:rsidRDefault="00A32927" w:rsidP="00A32927">
            <w:pP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Offline product</w:t>
            </w:r>
          </w:p>
        </w:tc>
      </w:tr>
      <w:tr w:rsidR="00A32927" w:rsidRPr="00A32927" w14:paraId="5411C02A" w14:textId="77777777" w:rsidTr="00A32927">
        <w:trPr>
          <w:jc w:val="center"/>
        </w:trPr>
        <w:tc>
          <w:tcPr>
            <w:tcW w:w="0" w:type="auto"/>
            <w:shd w:val="clear" w:color="auto" w:fill="F3F3F3"/>
            <w:hideMark/>
          </w:tcPr>
          <w:p w14:paraId="09E57C0E" w14:textId="77777777" w:rsidR="00A32927" w:rsidRPr="00A32927" w:rsidRDefault="00A32927" w:rsidP="00A32927">
            <w:pPr>
              <w:rPr>
                <w:rFonts w:ascii="Times New Roman" w:eastAsia="Times New Roman" w:hAnsi="Times New Roman" w:cs="Times New Roman"/>
                <w:lang w:eastAsia="en-GB"/>
              </w:rPr>
            </w:pPr>
          </w:p>
        </w:tc>
        <w:tc>
          <w:tcPr>
            <w:tcW w:w="0" w:type="auto"/>
            <w:shd w:val="clear" w:color="auto" w:fill="F3F3F3"/>
            <w:hideMark/>
          </w:tcPr>
          <w:p w14:paraId="43D4E214" w14:textId="77777777" w:rsidR="00A32927" w:rsidRPr="00A32927" w:rsidRDefault="00A32927" w:rsidP="00A32927">
            <w:pPr>
              <w:jc w:val="cente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3</w:t>
            </w:r>
          </w:p>
        </w:tc>
        <w:tc>
          <w:tcPr>
            <w:tcW w:w="0" w:type="auto"/>
            <w:shd w:val="clear" w:color="auto" w:fill="F3F3F3"/>
            <w:hideMark/>
          </w:tcPr>
          <w:p w14:paraId="58F1ED8F" w14:textId="1C5E3632" w:rsidR="00A32927" w:rsidRPr="00A32927" w:rsidRDefault="00A32927" w:rsidP="00A32927">
            <w:pP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 xml:space="preserve">Descending </w:t>
            </w:r>
            <w:ins w:id="0" w:author="Christian Marquardt" w:date="2024-07-10T13:03:00Z">
              <w:r>
                <w:rPr>
                  <w:rFonts w:ascii="Arial" w:eastAsia="Times New Roman" w:hAnsi="Arial" w:cs="Arial"/>
                  <w:color w:val="000000"/>
                  <w:sz w:val="16"/>
                  <w:szCs w:val="16"/>
                  <w:lang w:eastAsia="en-GB"/>
                </w:rPr>
                <w:t xml:space="preserve">(setting) </w:t>
              </w:r>
            </w:ins>
            <w:r w:rsidRPr="00A32927">
              <w:rPr>
                <w:rFonts w:ascii="Arial" w:eastAsia="Times New Roman" w:hAnsi="Arial" w:cs="Arial"/>
                <w:color w:val="000000"/>
                <w:sz w:val="16"/>
                <w:szCs w:val="16"/>
                <w:lang w:eastAsia="en-GB"/>
              </w:rPr>
              <w:t>occultation</w:t>
            </w:r>
          </w:p>
        </w:tc>
        <w:tc>
          <w:tcPr>
            <w:tcW w:w="0" w:type="auto"/>
            <w:shd w:val="clear" w:color="auto" w:fill="F3F3F3"/>
            <w:hideMark/>
          </w:tcPr>
          <w:p w14:paraId="54336E0D" w14:textId="1015737C" w:rsidR="00A32927" w:rsidRPr="00A32927" w:rsidRDefault="00A32927" w:rsidP="00A32927">
            <w:pP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 xml:space="preserve">Ascending </w:t>
            </w:r>
            <w:ins w:id="1" w:author="Christian Marquardt" w:date="2024-07-10T13:03:00Z">
              <w:r>
                <w:rPr>
                  <w:rFonts w:ascii="Arial" w:eastAsia="Times New Roman" w:hAnsi="Arial" w:cs="Arial"/>
                  <w:color w:val="000000"/>
                  <w:sz w:val="16"/>
                  <w:szCs w:val="16"/>
                  <w:lang w:eastAsia="en-GB"/>
                </w:rPr>
                <w:t xml:space="preserve">(rising) </w:t>
              </w:r>
            </w:ins>
            <w:r w:rsidRPr="00A32927">
              <w:rPr>
                <w:rFonts w:ascii="Arial" w:eastAsia="Times New Roman" w:hAnsi="Arial" w:cs="Arial"/>
                <w:color w:val="000000"/>
                <w:sz w:val="16"/>
                <w:szCs w:val="16"/>
                <w:lang w:eastAsia="en-GB"/>
              </w:rPr>
              <w:t>occultation</w:t>
            </w:r>
          </w:p>
        </w:tc>
      </w:tr>
      <w:tr w:rsidR="00A32927" w:rsidRPr="00A32927" w14:paraId="7DC6774F" w14:textId="77777777" w:rsidTr="00A32927">
        <w:trPr>
          <w:jc w:val="center"/>
        </w:trPr>
        <w:tc>
          <w:tcPr>
            <w:tcW w:w="0" w:type="auto"/>
            <w:shd w:val="clear" w:color="auto" w:fill="E0E0E0"/>
            <w:hideMark/>
          </w:tcPr>
          <w:p w14:paraId="4805E41F" w14:textId="77777777" w:rsidR="00A32927" w:rsidRPr="00A32927" w:rsidRDefault="00A32927" w:rsidP="00A32927">
            <w:pPr>
              <w:rPr>
                <w:rFonts w:ascii="Times New Roman" w:eastAsia="Times New Roman" w:hAnsi="Times New Roman" w:cs="Times New Roman"/>
                <w:lang w:eastAsia="en-GB"/>
              </w:rPr>
            </w:pPr>
          </w:p>
        </w:tc>
        <w:tc>
          <w:tcPr>
            <w:tcW w:w="0" w:type="auto"/>
            <w:shd w:val="clear" w:color="auto" w:fill="E0E0E0"/>
            <w:hideMark/>
          </w:tcPr>
          <w:p w14:paraId="250D6370" w14:textId="77777777" w:rsidR="00A32927" w:rsidRPr="00A32927" w:rsidRDefault="00A32927" w:rsidP="00A32927">
            <w:pPr>
              <w:jc w:val="cente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4</w:t>
            </w:r>
          </w:p>
        </w:tc>
        <w:tc>
          <w:tcPr>
            <w:tcW w:w="0" w:type="auto"/>
            <w:shd w:val="clear" w:color="auto" w:fill="E0E0E0"/>
            <w:hideMark/>
          </w:tcPr>
          <w:p w14:paraId="0DAC81ED" w14:textId="77777777" w:rsidR="00A32927" w:rsidRPr="00A32927" w:rsidRDefault="00A32927" w:rsidP="00A32927">
            <w:pP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Excess Phase processing nominal</w:t>
            </w:r>
          </w:p>
        </w:tc>
        <w:tc>
          <w:tcPr>
            <w:tcW w:w="0" w:type="auto"/>
            <w:shd w:val="clear" w:color="auto" w:fill="E0E0E0"/>
            <w:hideMark/>
          </w:tcPr>
          <w:p w14:paraId="2E012A74" w14:textId="77777777" w:rsidR="00A32927" w:rsidRPr="00A32927" w:rsidRDefault="00A32927" w:rsidP="00A32927">
            <w:pP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Excess Phase processing non-nominal</w:t>
            </w:r>
          </w:p>
        </w:tc>
      </w:tr>
      <w:tr w:rsidR="00A32927" w:rsidRPr="00A32927" w14:paraId="45FBF7E8" w14:textId="77777777" w:rsidTr="00A32927">
        <w:trPr>
          <w:jc w:val="center"/>
        </w:trPr>
        <w:tc>
          <w:tcPr>
            <w:tcW w:w="0" w:type="auto"/>
            <w:shd w:val="clear" w:color="auto" w:fill="F3F3F3"/>
            <w:hideMark/>
          </w:tcPr>
          <w:p w14:paraId="41DC035E" w14:textId="77777777" w:rsidR="00A32927" w:rsidRPr="00A32927" w:rsidRDefault="00A32927" w:rsidP="00A32927">
            <w:pPr>
              <w:rPr>
                <w:rFonts w:ascii="Times New Roman" w:eastAsia="Times New Roman" w:hAnsi="Times New Roman" w:cs="Times New Roman"/>
                <w:lang w:eastAsia="en-GB"/>
              </w:rPr>
            </w:pPr>
          </w:p>
        </w:tc>
        <w:tc>
          <w:tcPr>
            <w:tcW w:w="0" w:type="auto"/>
            <w:shd w:val="clear" w:color="auto" w:fill="F3F3F3"/>
            <w:hideMark/>
          </w:tcPr>
          <w:p w14:paraId="3079F5C1" w14:textId="77777777" w:rsidR="00A32927" w:rsidRPr="00A32927" w:rsidRDefault="00A32927" w:rsidP="00A32927">
            <w:pPr>
              <w:jc w:val="cente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5</w:t>
            </w:r>
          </w:p>
        </w:tc>
        <w:tc>
          <w:tcPr>
            <w:tcW w:w="0" w:type="auto"/>
            <w:shd w:val="clear" w:color="auto" w:fill="F3F3F3"/>
            <w:hideMark/>
          </w:tcPr>
          <w:p w14:paraId="51D5C754" w14:textId="77777777" w:rsidR="00A32927" w:rsidRPr="00A32927" w:rsidRDefault="00A32927" w:rsidP="00A32927">
            <w:pP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Bending Angle processing nominal</w:t>
            </w:r>
          </w:p>
        </w:tc>
        <w:tc>
          <w:tcPr>
            <w:tcW w:w="0" w:type="auto"/>
            <w:shd w:val="clear" w:color="auto" w:fill="F3F3F3"/>
            <w:hideMark/>
          </w:tcPr>
          <w:p w14:paraId="114CAFAB" w14:textId="77777777" w:rsidR="00A32927" w:rsidRPr="00A32927" w:rsidRDefault="00A32927" w:rsidP="00A32927">
            <w:pP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Bending Angle processing non-nominal</w:t>
            </w:r>
          </w:p>
        </w:tc>
      </w:tr>
      <w:tr w:rsidR="00A32927" w:rsidRPr="00A32927" w14:paraId="0E2D2C0A" w14:textId="77777777" w:rsidTr="00A32927">
        <w:trPr>
          <w:jc w:val="center"/>
        </w:trPr>
        <w:tc>
          <w:tcPr>
            <w:tcW w:w="0" w:type="auto"/>
            <w:shd w:val="clear" w:color="auto" w:fill="E0E0E0"/>
            <w:hideMark/>
          </w:tcPr>
          <w:p w14:paraId="6E624F61" w14:textId="77777777" w:rsidR="00A32927" w:rsidRPr="00A32927" w:rsidRDefault="00A32927" w:rsidP="00A32927">
            <w:pPr>
              <w:rPr>
                <w:rFonts w:ascii="Times New Roman" w:eastAsia="Times New Roman" w:hAnsi="Times New Roman" w:cs="Times New Roman"/>
                <w:lang w:eastAsia="en-GB"/>
              </w:rPr>
            </w:pPr>
          </w:p>
        </w:tc>
        <w:tc>
          <w:tcPr>
            <w:tcW w:w="0" w:type="auto"/>
            <w:shd w:val="clear" w:color="auto" w:fill="E0E0E0"/>
            <w:hideMark/>
          </w:tcPr>
          <w:p w14:paraId="4C8C1CBF" w14:textId="77777777" w:rsidR="00A32927" w:rsidRPr="00A32927" w:rsidRDefault="00A32927" w:rsidP="00A32927">
            <w:pPr>
              <w:jc w:val="cente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6</w:t>
            </w:r>
          </w:p>
        </w:tc>
        <w:tc>
          <w:tcPr>
            <w:tcW w:w="0" w:type="auto"/>
            <w:shd w:val="clear" w:color="auto" w:fill="E0E0E0"/>
            <w:hideMark/>
          </w:tcPr>
          <w:p w14:paraId="3637A36E" w14:textId="77777777" w:rsidR="00A32927" w:rsidRPr="00A32927" w:rsidRDefault="00A32927" w:rsidP="00A32927">
            <w:pP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Refractivity processing nominal</w:t>
            </w:r>
          </w:p>
        </w:tc>
        <w:tc>
          <w:tcPr>
            <w:tcW w:w="0" w:type="auto"/>
            <w:shd w:val="clear" w:color="auto" w:fill="E0E0E0"/>
            <w:hideMark/>
          </w:tcPr>
          <w:p w14:paraId="0F8576D9" w14:textId="77777777" w:rsidR="00A32927" w:rsidRPr="00A32927" w:rsidRDefault="00A32927" w:rsidP="00A32927">
            <w:pP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Refractivity processing non-nominal</w:t>
            </w:r>
          </w:p>
        </w:tc>
      </w:tr>
      <w:tr w:rsidR="00A32927" w:rsidRPr="00A32927" w14:paraId="444BD4E6" w14:textId="77777777" w:rsidTr="00A32927">
        <w:trPr>
          <w:jc w:val="center"/>
        </w:trPr>
        <w:tc>
          <w:tcPr>
            <w:tcW w:w="0" w:type="auto"/>
            <w:shd w:val="clear" w:color="auto" w:fill="F3F3F3"/>
            <w:hideMark/>
          </w:tcPr>
          <w:p w14:paraId="75FF40DD" w14:textId="77777777" w:rsidR="00A32927" w:rsidRPr="00A32927" w:rsidRDefault="00A32927" w:rsidP="00A32927">
            <w:pPr>
              <w:rPr>
                <w:rFonts w:ascii="Times New Roman" w:eastAsia="Times New Roman" w:hAnsi="Times New Roman" w:cs="Times New Roman"/>
                <w:lang w:eastAsia="en-GB"/>
              </w:rPr>
            </w:pPr>
          </w:p>
        </w:tc>
        <w:tc>
          <w:tcPr>
            <w:tcW w:w="0" w:type="auto"/>
            <w:shd w:val="clear" w:color="auto" w:fill="F3F3F3"/>
            <w:hideMark/>
          </w:tcPr>
          <w:p w14:paraId="5C685831" w14:textId="77777777" w:rsidR="00A32927" w:rsidRPr="00A32927" w:rsidRDefault="00A32927" w:rsidP="00A32927">
            <w:pPr>
              <w:jc w:val="cente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7</w:t>
            </w:r>
          </w:p>
        </w:tc>
        <w:tc>
          <w:tcPr>
            <w:tcW w:w="0" w:type="auto"/>
            <w:shd w:val="clear" w:color="auto" w:fill="F3F3F3"/>
            <w:hideMark/>
          </w:tcPr>
          <w:p w14:paraId="2A0C3E06" w14:textId="77777777" w:rsidR="00A32927" w:rsidRPr="00A32927" w:rsidRDefault="00A32927" w:rsidP="00A32927">
            <w:pP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Meteorological processing nominal</w:t>
            </w:r>
          </w:p>
        </w:tc>
        <w:tc>
          <w:tcPr>
            <w:tcW w:w="0" w:type="auto"/>
            <w:shd w:val="clear" w:color="auto" w:fill="F3F3F3"/>
            <w:hideMark/>
          </w:tcPr>
          <w:p w14:paraId="32B42713" w14:textId="77777777" w:rsidR="00A32927" w:rsidRPr="00A32927" w:rsidRDefault="00A32927" w:rsidP="00A32927">
            <w:pP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Meteorological processing non-nominal</w:t>
            </w:r>
          </w:p>
        </w:tc>
      </w:tr>
      <w:tr w:rsidR="00A32927" w:rsidRPr="00A32927" w14:paraId="6470EEF1" w14:textId="77777777" w:rsidTr="00A32927">
        <w:trPr>
          <w:jc w:val="center"/>
        </w:trPr>
        <w:tc>
          <w:tcPr>
            <w:tcW w:w="0" w:type="auto"/>
            <w:shd w:val="clear" w:color="auto" w:fill="E0E0E0"/>
            <w:hideMark/>
          </w:tcPr>
          <w:p w14:paraId="2C3362F5" w14:textId="77777777" w:rsidR="00A32927" w:rsidRPr="00A32927" w:rsidRDefault="00A32927" w:rsidP="00A32927">
            <w:pPr>
              <w:rPr>
                <w:rFonts w:ascii="Times New Roman" w:eastAsia="Times New Roman" w:hAnsi="Times New Roman" w:cs="Times New Roman"/>
                <w:lang w:eastAsia="en-GB"/>
              </w:rPr>
            </w:pPr>
          </w:p>
        </w:tc>
        <w:tc>
          <w:tcPr>
            <w:tcW w:w="0" w:type="auto"/>
            <w:shd w:val="clear" w:color="auto" w:fill="E0E0E0"/>
            <w:hideMark/>
          </w:tcPr>
          <w:p w14:paraId="4A681DF4" w14:textId="77777777" w:rsidR="00A32927" w:rsidRPr="00A32927" w:rsidRDefault="00A32927" w:rsidP="00A32927">
            <w:pPr>
              <w:jc w:val="cente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8</w:t>
            </w:r>
          </w:p>
        </w:tc>
        <w:tc>
          <w:tcPr>
            <w:tcW w:w="0" w:type="auto"/>
            <w:shd w:val="clear" w:color="auto" w:fill="E0E0E0"/>
            <w:hideMark/>
          </w:tcPr>
          <w:p w14:paraId="17520863" w14:textId="77777777" w:rsidR="00A32927" w:rsidRPr="00A32927" w:rsidRDefault="00A32927" w:rsidP="00A32927">
            <w:pPr>
              <w:rPr>
                <w:rFonts w:ascii="Times New Roman" w:eastAsia="Times New Roman" w:hAnsi="Times New Roman" w:cs="Times New Roman"/>
                <w:strike/>
                <w:color w:val="FF0000"/>
                <w:lang w:eastAsia="en-GB"/>
              </w:rPr>
            </w:pPr>
            <w:r w:rsidRPr="00A32927">
              <w:rPr>
                <w:rFonts w:ascii="Arial" w:eastAsia="Times New Roman" w:hAnsi="Arial" w:cs="Arial"/>
                <w:strike/>
                <w:color w:val="FF0000"/>
                <w:sz w:val="16"/>
                <w:szCs w:val="16"/>
                <w:lang w:eastAsia="en-GB"/>
              </w:rPr>
              <w:t>Closed loop data only used</w:t>
            </w:r>
          </w:p>
        </w:tc>
        <w:tc>
          <w:tcPr>
            <w:tcW w:w="0" w:type="auto"/>
            <w:shd w:val="clear" w:color="auto" w:fill="E0E0E0"/>
            <w:hideMark/>
          </w:tcPr>
          <w:p w14:paraId="41188346" w14:textId="77777777" w:rsidR="00A32927" w:rsidRPr="00A32927" w:rsidRDefault="00A32927" w:rsidP="00A32927">
            <w:pPr>
              <w:rPr>
                <w:rFonts w:ascii="Times New Roman" w:eastAsia="Times New Roman" w:hAnsi="Times New Roman" w:cs="Times New Roman"/>
                <w:strike/>
                <w:color w:val="FF0000"/>
                <w:lang w:eastAsia="en-GB"/>
              </w:rPr>
            </w:pPr>
            <w:r w:rsidRPr="00A32927">
              <w:rPr>
                <w:rFonts w:ascii="Arial" w:eastAsia="Times New Roman" w:hAnsi="Arial" w:cs="Arial"/>
                <w:strike/>
                <w:color w:val="FF0000"/>
                <w:sz w:val="16"/>
                <w:szCs w:val="16"/>
                <w:lang w:eastAsia="en-GB"/>
              </w:rPr>
              <w:t>Open loop data included</w:t>
            </w:r>
          </w:p>
        </w:tc>
      </w:tr>
      <w:tr w:rsidR="00A32927" w:rsidRPr="00A32927" w14:paraId="4C61910B" w14:textId="77777777" w:rsidTr="00A32927">
        <w:trPr>
          <w:jc w:val="center"/>
        </w:trPr>
        <w:tc>
          <w:tcPr>
            <w:tcW w:w="0" w:type="auto"/>
            <w:shd w:val="clear" w:color="auto" w:fill="F3F3F3"/>
            <w:hideMark/>
          </w:tcPr>
          <w:p w14:paraId="5B8B7D93" w14:textId="77777777" w:rsidR="00A32927" w:rsidRPr="00A32927" w:rsidRDefault="00A32927" w:rsidP="00A32927">
            <w:pPr>
              <w:rPr>
                <w:rFonts w:ascii="Times New Roman" w:eastAsia="Times New Roman" w:hAnsi="Times New Roman" w:cs="Times New Roman"/>
                <w:lang w:eastAsia="en-GB"/>
              </w:rPr>
            </w:pPr>
          </w:p>
        </w:tc>
        <w:tc>
          <w:tcPr>
            <w:tcW w:w="0" w:type="auto"/>
            <w:shd w:val="clear" w:color="auto" w:fill="F3F3F3"/>
            <w:hideMark/>
          </w:tcPr>
          <w:p w14:paraId="115D4B12" w14:textId="77777777" w:rsidR="00A32927" w:rsidRPr="00A32927" w:rsidRDefault="00A32927" w:rsidP="00A32927">
            <w:pPr>
              <w:jc w:val="cente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9</w:t>
            </w:r>
          </w:p>
        </w:tc>
        <w:tc>
          <w:tcPr>
            <w:tcW w:w="0" w:type="auto"/>
            <w:shd w:val="clear" w:color="auto" w:fill="F3F3F3"/>
            <w:hideMark/>
          </w:tcPr>
          <w:p w14:paraId="43159CC6" w14:textId="77777777" w:rsidR="00A32927" w:rsidRPr="00A32927" w:rsidRDefault="00A32927" w:rsidP="00A32927">
            <w:pPr>
              <w:rPr>
                <w:rFonts w:ascii="Times New Roman" w:eastAsia="Times New Roman" w:hAnsi="Times New Roman" w:cs="Times New Roman"/>
                <w:strike/>
                <w:color w:val="FF0000"/>
                <w:lang w:eastAsia="en-GB"/>
              </w:rPr>
            </w:pPr>
            <w:r w:rsidRPr="00A32927">
              <w:rPr>
                <w:rFonts w:ascii="Arial" w:eastAsia="Times New Roman" w:hAnsi="Arial" w:cs="Arial"/>
                <w:strike/>
                <w:color w:val="FF0000"/>
                <w:sz w:val="16"/>
                <w:szCs w:val="16"/>
                <w:lang w:eastAsia="en-GB"/>
              </w:rPr>
              <w:t>No surface reflections detected</w:t>
            </w:r>
          </w:p>
        </w:tc>
        <w:tc>
          <w:tcPr>
            <w:tcW w:w="0" w:type="auto"/>
            <w:shd w:val="clear" w:color="auto" w:fill="F3F3F3"/>
            <w:hideMark/>
          </w:tcPr>
          <w:p w14:paraId="2F2C2A5A" w14:textId="77777777" w:rsidR="00A32927" w:rsidRPr="00A32927" w:rsidRDefault="00A32927" w:rsidP="00A32927">
            <w:pPr>
              <w:rPr>
                <w:rFonts w:ascii="Times New Roman" w:eastAsia="Times New Roman" w:hAnsi="Times New Roman" w:cs="Times New Roman"/>
                <w:strike/>
                <w:color w:val="FF0000"/>
                <w:lang w:eastAsia="en-GB"/>
              </w:rPr>
            </w:pPr>
            <w:r w:rsidRPr="00A32927">
              <w:rPr>
                <w:rFonts w:ascii="Arial" w:eastAsia="Times New Roman" w:hAnsi="Arial" w:cs="Arial"/>
                <w:strike/>
                <w:color w:val="FF0000"/>
                <w:sz w:val="16"/>
                <w:szCs w:val="16"/>
                <w:lang w:eastAsia="en-GB"/>
              </w:rPr>
              <w:t>Surface reflections detected</w:t>
            </w:r>
          </w:p>
        </w:tc>
      </w:tr>
      <w:tr w:rsidR="00A32927" w:rsidRPr="00A32927" w14:paraId="6DE6A544" w14:textId="77777777" w:rsidTr="00A32927">
        <w:trPr>
          <w:jc w:val="center"/>
        </w:trPr>
        <w:tc>
          <w:tcPr>
            <w:tcW w:w="0" w:type="auto"/>
            <w:shd w:val="clear" w:color="auto" w:fill="E0E0E0"/>
            <w:hideMark/>
          </w:tcPr>
          <w:p w14:paraId="56061E5F" w14:textId="77777777" w:rsidR="00A32927" w:rsidRPr="00A32927" w:rsidRDefault="00A32927" w:rsidP="00A32927">
            <w:pPr>
              <w:rPr>
                <w:rFonts w:ascii="Times New Roman" w:eastAsia="Times New Roman" w:hAnsi="Times New Roman" w:cs="Times New Roman"/>
                <w:lang w:eastAsia="en-GB"/>
              </w:rPr>
            </w:pPr>
          </w:p>
        </w:tc>
        <w:tc>
          <w:tcPr>
            <w:tcW w:w="0" w:type="auto"/>
            <w:shd w:val="clear" w:color="auto" w:fill="E0E0E0"/>
            <w:hideMark/>
          </w:tcPr>
          <w:p w14:paraId="43C81860" w14:textId="77777777" w:rsidR="00A32927" w:rsidRPr="00A32927" w:rsidRDefault="00A32927" w:rsidP="00A32927">
            <w:pPr>
              <w:jc w:val="cente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10</w:t>
            </w:r>
          </w:p>
        </w:tc>
        <w:tc>
          <w:tcPr>
            <w:tcW w:w="0" w:type="auto"/>
            <w:shd w:val="clear" w:color="auto" w:fill="E0E0E0"/>
            <w:hideMark/>
          </w:tcPr>
          <w:p w14:paraId="6E5BE9FF" w14:textId="77777777" w:rsidR="00A32927" w:rsidRPr="00A32927" w:rsidRDefault="00A32927" w:rsidP="00A32927">
            <w:pPr>
              <w:rPr>
                <w:rFonts w:ascii="Times New Roman" w:eastAsia="Times New Roman" w:hAnsi="Times New Roman" w:cs="Times New Roman"/>
                <w:strike/>
                <w:color w:val="FF0000"/>
                <w:lang w:eastAsia="en-GB"/>
              </w:rPr>
            </w:pPr>
            <w:r w:rsidRPr="00A32927">
              <w:rPr>
                <w:rFonts w:ascii="Arial" w:eastAsia="Times New Roman" w:hAnsi="Arial" w:cs="Arial"/>
                <w:strike/>
                <w:color w:val="FF0000"/>
                <w:sz w:val="16"/>
                <w:szCs w:val="16"/>
                <w:lang w:eastAsia="en-GB"/>
              </w:rPr>
              <w:t>L2P GNSS signals used</w:t>
            </w:r>
          </w:p>
        </w:tc>
        <w:tc>
          <w:tcPr>
            <w:tcW w:w="0" w:type="auto"/>
            <w:shd w:val="clear" w:color="auto" w:fill="E0E0E0"/>
            <w:hideMark/>
          </w:tcPr>
          <w:p w14:paraId="572CD4A5" w14:textId="77777777" w:rsidR="00A32927" w:rsidRPr="00A32927" w:rsidRDefault="00A32927" w:rsidP="00A32927">
            <w:pPr>
              <w:rPr>
                <w:rFonts w:ascii="Times New Roman" w:eastAsia="Times New Roman" w:hAnsi="Times New Roman" w:cs="Times New Roman"/>
                <w:strike/>
                <w:color w:val="FF0000"/>
                <w:lang w:eastAsia="en-GB"/>
              </w:rPr>
            </w:pPr>
            <w:r w:rsidRPr="00A32927">
              <w:rPr>
                <w:rFonts w:ascii="Arial" w:eastAsia="Times New Roman" w:hAnsi="Arial" w:cs="Arial"/>
                <w:strike/>
                <w:color w:val="FF0000"/>
                <w:sz w:val="16"/>
                <w:szCs w:val="16"/>
                <w:lang w:eastAsia="en-GB"/>
              </w:rPr>
              <w:t>L2C GNSS signals used</w:t>
            </w:r>
          </w:p>
        </w:tc>
      </w:tr>
      <w:tr w:rsidR="00A32927" w:rsidRPr="00A32927" w14:paraId="53BD04CD" w14:textId="77777777" w:rsidTr="00A32927">
        <w:trPr>
          <w:jc w:val="center"/>
        </w:trPr>
        <w:tc>
          <w:tcPr>
            <w:tcW w:w="0" w:type="auto"/>
            <w:shd w:val="clear" w:color="auto" w:fill="F3F3F3"/>
            <w:hideMark/>
          </w:tcPr>
          <w:p w14:paraId="445F0E0D" w14:textId="77777777" w:rsidR="00A32927" w:rsidRPr="00A32927" w:rsidRDefault="00A32927" w:rsidP="00A32927">
            <w:pPr>
              <w:rPr>
                <w:rFonts w:ascii="Times New Roman" w:eastAsia="Times New Roman" w:hAnsi="Times New Roman" w:cs="Times New Roman"/>
                <w:lang w:eastAsia="en-GB"/>
              </w:rPr>
            </w:pPr>
          </w:p>
        </w:tc>
        <w:tc>
          <w:tcPr>
            <w:tcW w:w="0" w:type="auto"/>
            <w:shd w:val="clear" w:color="auto" w:fill="F3F3F3"/>
            <w:hideMark/>
          </w:tcPr>
          <w:p w14:paraId="0DAAD561" w14:textId="0A40B264" w:rsidR="00A32927" w:rsidRPr="00A32927" w:rsidRDefault="00A32927" w:rsidP="00A32927">
            <w:pPr>
              <w:jc w:val="center"/>
              <w:rPr>
                <w:rFonts w:ascii="Times New Roman" w:eastAsia="Times New Roman" w:hAnsi="Times New Roman" w:cs="Times New Roman"/>
                <w:lang w:eastAsia="en-GB"/>
              </w:rPr>
            </w:pPr>
            <w:r>
              <w:rPr>
                <w:rFonts w:ascii="Arial" w:eastAsia="Times New Roman" w:hAnsi="Arial" w:cs="Arial"/>
                <w:color w:val="000000"/>
                <w:sz w:val="16"/>
                <w:szCs w:val="16"/>
                <w:lang w:eastAsia="en-GB"/>
              </w:rPr>
              <w:t>8</w:t>
            </w:r>
            <w:r w:rsidRPr="00A32927">
              <w:rPr>
                <w:rFonts w:ascii="Arial" w:eastAsia="Times New Roman" w:hAnsi="Arial" w:cs="Arial"/>
                <w:color w:val="000000"/>
                <w:sz w:val="16"/>
                <w:szCs w:val="16"/>
                <w:lang w:eastAsia="en-GB"/>
              </w:rPr>
              <w:t>–13</w:t>
            </w:r>
          </w:p>
        </w:tc>
        <w:tc>
          <w:tcPr>
            <w:tcW w:w="0" w:type="auto"/>
            <w:shd w:val="clear" w:color="auto" w:fill="F3F3F3"/>
            <w:hideMark/>
          </w:tcPr>
          <w:p w14:paraId="6DC896BE" w14:textId="77777777" w:rsidR="00A32927" w:rsidRPr="00A32927" w:rsidRDefault="00A32927" w:rsidP="00A32927">
            <w:pP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Reserved</w:t>
            </w:r>
          </w:p>
        </w:tc>
        <w:tc>
          <w:tcPr>
            <w:tcW w:w="0" w:type="auto"/>
            <w:shd w:val="clear" w:color="auto" w:fill="F3F3F3"/>
            <w:hideMark/>
          </w:tcPr>
          <w:p w14:paraId="434BF32E" w14:textId="77777777" w:rsidR="00A32927" w:rsidRPr="00A32927" w:rsidRDefault="00A32927" w:rsidP="00A32927">
            <w:pP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Reserved</w:t>
            </w:r>
          </w:p>
        </w:tc>
      </w:tr>
      <w:tr w:rsidR="00A32927" w:rsidRPr="00A32927" w14:paraId="72450779" w14:textId="77777777" w:rsidTr="00A32927">
        <w:trPr>
          <w:jc w:val="center"/>
        </w:trPr>
        <w:tc>
          <w:tcPr>
            <w:tcW w:w="0" w:type="auto"/>
            <w:shd w:val="clear" w:color="auto" w:fill="E0E0E0"/>
            <w:hideMark/>
          </w:tcPr>
          <w:p w14:paraId="156E0531" w14:textId="77777777" w:rsidR="00A32927" w:rsidRPr="00A32927" w:rsidRDefault="00A32927" w:rsidP="00A32927">
            <w:pPr>
              <w:rPr>
                <w:rFonts w:ascii="Times New Roman" w:eastAsia="Times New Roman" w:hAnsi="Times New Roman" w:cs="Times New Roman"/>
                <w:lang w:eastAsia="en-GB"/>
              </w:rPr>
            </w:pPr>
          </w:p>
        </w:tc>
        <w:tc>
          <w:tcPr>
            <w:tcW w:w="0" w:type="auto"/>
            <w:shd w:val="clear" w:color="auto" w:fill="E0E0E0"/>
            <w:hideMark/>
          </w:tcPr>
          <w:p w14:paraId="38C9DEAD" w14:textId="77777777" w:rsidR="00A32927" w:rsidRPr="00A32927" w:rsidRDefault="00A32927" w:rsidP="00A32927">
            <w:pPr>
              <w:jc w:val="cente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14</w:t>
            </w:r>
          </w:p>
        </w:tc>
        <w:tc>
          <w:tcPr>
            <w:tcW w:w="0" w:type="auto"/>
            <w:shd w:val="clear" w:color="auto" w:fill="E0E0E0"/>
            <w:hideMark/>
          </w:tcPr>
          <w:p w14:paraId="33705D54" w14:textId="77777777" w:rsidR="00A32927" w:rsidRPr="00A32927" w:rsidRDefault="00A32927" w:rsidP="00A32927">
            <w:pP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Background profile nominal</w:t>
            </w:r>
          </w:p>
        </w:tc>
        <w:tc>
          <w:tcPr>
            <w:tcW w:w="0" w:type="auto"/>
            <w:shd w:val="clear" w:color="auto" w:fill="E0E0E0"/>
            <w:hideMark/>
          </w:tcPr>
          <w:p w14:paraId="78B9281E" w14:textId="77777777" w:rsidR="00A32927" w:rsidRPr="00A32927" w:rsidRDefault="00A32927" w:rsidP="00A32927">
            <w:pP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Background profile non-nominal</w:t>
            </w:r>
          </w:p>
        </w:tc>
      </w:tr>
      <w:tr w:rsidR="00A32927" w:rsidRPr="00A32927" w14:paraId="3377FE8D" w14:textId="77777777" w:rsidTr="00A32927">
        <w:trPr>
          <w:jc w:val="center"/>
        </w:trPr>
        <w:tc>
          <w:tcPr>
            <w:tcW w:w="0" w:type="auto"/>
            <w:shd w:val="clear" w:color="auto" w:fill="F3F3F3"/>
            <w:hideMark/>
          </w:tcPr>
          <w:p w14:paraId="5D3CA178" w14:textId="77777777" w:rsidR="00A32927" w:rsidRPr="00A32927" w:rsidRDefault="00A32927" w:rsidP="00A32927">
            <w:pPr>
              <w:rPr>
                <w:rFonts w:ascii="Times New Roman" w:eastAsia="Times New Roman" w:hAnsi="Times New Roman" w:cs="Times New Roman"/>
                <w:lang w:eastAsia="en-GB"/>
              </w:rPr>
            </w:pPr>
          </w:p>
        </w:tc>
        <w:tc>
          <w:tcPr>
            <w:tcW w:w="0" w:type="auto"/>
            <w:shd w:val="clear" w:color="auto" w:fill="F3F3F3"/>
            <w:hideMark/>
          </w:tcPr>
          <w:p w14:paraId="7A0B63D0" w14:textId="77777777" w:rsidR="00A32927" w:rsidRPr="00A32927" w:rsidRDefault="00A32927" w:rsidP="00A32927">
            <w:pPr>
              <w:jc w:val="cente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15</w:t>
            </w:r>
          </w:p>
        </w:tc>
        <w:tc>
          <w:tcPr>
            <w:tcW w:w="0" w:type="auto"/>
            <w:shd w:val="clear" w:color="auto" w:fill="F3F3F3"/>
            <w:hideMark/>
          </w:tcPr>
          <w:p w14:paraId="22011FFF" w14:textId="77777777" w:rsidR="00A32927" w:rsidRPr="00A32927" w:rsidRDefault="00A32927" w:rsidP="00A32927">
            <w:pP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Retrieved profile</w:t>
            </w:r>
          </w:p>
        </w:tc>
        <w:tc>
          <w:tcPr>
            <w:tcW w:w="0" w:type="auto"/>
            <w:shd w:val="clear" w:color="auto" w:fill="F3F3F3"/>
            <w:hideMark/>
          </w:tcPr>
          <w:p w14:paraId="20352FD0" w14:textId="77777777" w:rsidR="00A32927" w:rsidRPr="00A32927" w:rsidRDefault="00A32927" w:rsidP="00A32927">
            <w:pP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Background profile</w:t>
            </w:r>
          </w:p>
        </w:tc>
      </w:tr>
      <w:tr w:rsidR="00A32927" w:rsidRPr="00A32927" w14:paraId="60A805A3" w14:textId="77777777" w:rsidTr="00A32927">
        <w:trPr>
          <w:jc w:val="center"/>
        </w:trPr>
        <w:tc>
          <w:tcPr>
            <w:tcW w:w="0" w:type="auto"/>
            <w:shd w:val="clear" w:color="auto" w:fill="E0E0E0"/>
            <w:hideMark/>
          </w:tcPr>
          <w:p w14:paraId="1D6D45B6" w14:textId="77777777" w:rsidR="00A32927" w:rsidRPr="00A32927" w:rsidRDefault="00A32927" w:rsidP="00A32927">
            <w:pPr>
              <w:rPr>
                <w:rFonts w:ascii="Times New Roman" w:eastAsia="Times New Roman" w:hAnsi="Times New Roman" w:cs="Times New Roman"/>
                <w:lang w:eastAsia="en-GB"/>
              </w:rPr>
            </w:pPr>
          </w:p>
        </w:tc>
        <w:tc>
          <w:tcPr>
            <w:tcW w:w="0" w:type="auto"/>
            <w:shd w:val="clear" w:color="auto" w:fill="E0E0E0"/>
            <w:hideMark/>
          </w:tcPr>
          <w:p w14:paraId="04180C78" w14:textId="77777777" w:rsidR="00A32927" w:rsidRPr="00A32927" w:rsidRDefault="00A32927" w:rsidP="00A32927">
            <w:pPr>
              <w:jc w:val="cente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All 16</w:t>
            </w:r>
          </w:p>
        </w:tc>
        <w:tc>
          <w:tcPr>
            <w:tcW w:w="0" w:type="auto"/>
            <w:shd w:val="clear" w:color="auto" w:fill="E0E0E0"/>
            <w:hideMark/>
          </w:tcPr>
          <w:p w14:paraId="29A317A9" w14:textId="77777777" w:rsidR="00A32927" w:rsidRPr="00A32927" w:rsidRDefault="00A32927" w:rsidP="00A32927">
            <w:pP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As above</w:t>
            </w:r>
          </w:p>
        </w:tc>
        <w:tc>
          <w:tcPr>
            <w:tcW w:w="0" w:type="auto"/>
            <w:shd w:val="clear" w:color="auto" w:fill="E0E0E0"/>
            <w:hideMark/>
          </w:tcPr>
          <w:p w14:paraId="70CF6D7B" w14:textId="77777777" w:rsidR="00A32927" w:rsidRPr="00A32927" w:rsidRDefault="00A32927" w:rsidP="00A32927">
            <w:pPr>
              <w:rPr>
                <w:rFonts w:ascii="Times New Roman" w:eastAsia="Times New Roman" w:hAnsi="Times New Roman" w:cs="Times New Roman"/>
                <w:lang w:eastAsia="en-GB"/>
              </w:rPr>
            </w:pPr>
            <w:r w:rsidRPr="00A32927">
              <w:rPr>
                <w:rFonts w:ascii="Arial" w:eastAsia="Times New Roman" w:hAnsi="Arial" w:cs="Arial"/>
                <w:color w:val="000000"/>
                <w:sz w:val="16"/>
                <w:szCs w:val="16"/>
                <w:lang w:eastAsia="en-GB"/>
              </w:rPr>
              <w:t>Missing</w:t>
            </w:r>
          </w:p>
        </w:tc>
      </w:tr>
    </w:tbl>
    <w:p w14:paraId="6A58BB81" w14:textId="28ED2518" w:rsidR="00A32927" w:rsidRDefault="00A32927"/>
    <w:p w14:paraId="2CB4CC42" w14:textId="5577C5EC" w:rsidR="00A32927" w:rsidRDefault="00A32927">
      <w:r>
        <w:t>Notes:</w:t>
      </w:r>
    </w:p>
    <w:p w14:paraId="2717B13C" w14:textId="06005A52" w:rsidR="00743341" w:rsidRDefault="00743341" w:rsidP="00743341">
      <w:pPr>
        <w:pStyle w:val="ListParagraph"/>
        <w:numPr>
          <w:ilvl w:val="0"/>
          <w:numId w:val="1"/>
        </w:numPr>
      </w:pPr>
      <w:r>
        <w:t xml:space="preserve">Instead of or in addition to </w:t>
      </w:r>
      <w:r w:rsidR="00A32927">
        <w:t xml:space="preserve">using bit 2, I would introduce a new (?) entry and Code Table describing the </w:t>
      </w:r>
      <w:r>
        <w:t>“Processing Mode and Disposition”</w:t>
      </w:r>
      <w:r w:rsidR="000E03B4">
        <w:t>. The following table lists what EUMETSAT uses for this:</w:t>
      </w:r>
      <w:r>
        <w:br/>
      </w:r>
    </w:p>
    <w:tbl>
      <w:tblPr>
        <w:tblW w:w="0" w:type="auto"/>
        <w:tblInd w:w="1238" w:type="dxa"/>
        <w:tblCellMar>
          <w:top w:w="15" w:type="dxa"/>
          <w:left w:w="15" w:type="dxa"/>
          <w:bottom w:w="15" w:type="dxa"/>
          <w:right w:w="15" w:type="dxa"/>
        </w:tblCellMar>
        <w:tblLook w:val="04A0" w:firstRow="1" w:lastRow="0" w:firstColumn="1" w:lastColumn="0" w:noHBand="0" w:noVBand="1"/>
      </w:tblPr>
      <w:tblGrid>
        <w:gridCol w:w="831"/>
        <w:gridCol w:w="457"/>
        <w:gridCol w:w="5277"/>
      </w:tblGrid>
      <w:tr w:rsidR="00743341" w:rsidRPr="00743341" w14:paraId="7F73D271" w14:textId="77777777" w:rsidTr="00743341">
        <w:tc>
          <w:tcPr>
            <w:tcW w:w="0" w:type="auto"/>
            <w:shd w:val="clear" w:color="auto" w:fill="94BD5E"/>
            <w:vAlign w:val="center"/>
            <w:hideMark/>
          </w:tcPr>
          <w:p w14:paraId="1FC863F8" w14:textId="77777777" w:rsidR="00743341" w:rsidRPr="00743341" w:rsidRDefault="00743341" w:rsidP="00743341">
            <w:pPr>
              <w:jc w:val="center"/>
              <w:rPr>
                <w:rFonts w:ascii="Times New Roman" w:eastAsia="Times New Roman" w:hAnsi="Times New Roman" w:cs="Times New Roman"/>
                <w:lang w:eastAsia="en-GB"/>
              </w:rPr>
            </w:pPr>
            <w:r w:rsidRPr="00743341">
              <w:rPr>
                <w:rFonts w:ascii="Arial" w:eastAsia="Times New Roman" w:hAnsi="Arial" w:cs="Arial"/>
                <w:b/>
                <w:bCs/>
                <w:color w:val="000000"/>
                <w:sz w:val="16"/>
                <w:szCs w:val="16"/>
                <w:lang w:eastAsia="en-GB"/>
              </w:rPr>
              <w:t>Descriptor</w:t>
            </w:r>
          </w:p>
        </w:tc>
        <w:tc>
          <w:tcPr>
            <w:tcW w:w="457" w:type="dxa"/>
            <w:shd w:val="clear" w:color="auto" w:fill="94BD5E"/>
            <w:hideMark/>
          </w:tcPr>
          <w:p w14:paraId="65AFD6AA" w14:textId="77777777" w:rsidR="00743341" w:rsidRPr="00743341" w:rsidRDefault="00743341" w:rsidP="00743341">
            <w:pPr>
              <w:jc w:val="center"/>
              <w:rPr>
                <w:rFonts w:ascii="Times New Roman" w:eastAsia="Times New Roman" w:hAnsi="Times New Roman" w:cs="Times New Roman"/>
                <w:lang w:eastAsia="en-GB"/>
              </w:rPr>
            </w:pPr>
            <w:r w:rsidRPr="00743341">
              <w:rPr>
                <w:rFonts w:ascii="Arial" w:eastAsia="Times New Roman" w:hAnsi="Arial" w:cs="Arial"/>
                <w:b/>
                <w:bCs/>
                <w:color w:val="000000"/>
                <w:sz w:val="16"/>
                <w:szCs w:val="16"/>
                <w:lang w:eastAsia="en-GB"/>
              </w:rPr>
              <w:t>Value</w:t>
            </w:r>
          </w:p>
        </w:tc>
        <w:tc>
          <w:tcPr>
            <w:tcW w:w="5277" w:type="dxa"/>
            <w:shd w:val="clear" w:color="auto" w:fill="94BD5E"/>
            <w:hideMark/>
          </w:tcPr>
          <w:p w14:paraId="25CB3317" w14:textId="77777777" w:rsidR="00743341" w:rsidRPr="00743341" w:rsidRDefault="00743341" w:rsidP="00743341">
            <w:pPr>
              <w:jc w:val="center"/>
              <w:rPr>
                <w:rFonts w:ascii="Times New Roman" w:eastAsia="Times New Roman" w:hAnsi="Times New Roman" w:cs="Times New Roman"/>
                <w:lang w:eastAsia="en-GB"/>
              </w:rPr>
            </w:pPr>
            <w:r w:rsidRPr="00743341">
              <w:rPr>
                <w:rFonts w:ascii="Arial" w:eastAsia="Times New Roman" w:hAnsi="Arial" w:cs="Arial"/>
                <w:b/>
                <w:bCs/>
                <w:color w:val="000000"/>
                <w:sz w:val="16"/>
                <w:szCs w:val="16"/>
                <w:lang w:eastAsia="en-GB"/>
              </w:rPr>
              <w:t>Type/</w:t>
            </w:r>
            <w:proofErr w:type="spellStart"/>
            <w:r w:rsidRPr="00743341">
              <w:rPr>
                <w:rFonts w:ascii="Arial" w:eastAsia="Times New Roman" w:hAnsi="Arial" w:cs="Arial"/>
                <w:b/>
                <w:bCs/>
                <w:color w:val="000000"/>
                <w:sz w:val="16"/>
                <w:szCs w:val="16"/>
                <w:lang w:eastAsia="en-GB"/>
              </w:rPr>
              <w:t>longname</w:t>
            </w:r>
            <w:proofErr w:type="spellEnd"/>
            <w:r w:rsidRPr="00743341">
              <w:rPr>
                <w:rFonts w:ascii="Arial" w:eastAsia="Times New Roman" w:hAnsi="Arial" w:cs="Arial"/>
                <w:b/>
                <w:bCs/>
                <w:color w:val="000000"/>
                <w:sz w:val="16"/>
                <w:szCs w:val="16"/>
                <w:lang w:eastAsia="en-GB"/>
              </w:rPr>
              <w:t xml:space="preserve"> (</w:t>
            </w:r>
            <w:proofErr w:type="spellStart"/>
            <w:r w:rsidRPr="00743341">
              <w:rPr>
                <w:rFonts w:ascii="Arial" w:eastAsia="Times New Roman" w:hAnsi="Arial" w:cs="Arial"/>
                <w:b/>
                <w:bCs/>
                <w:color w:val="000000"/>
                <w:sz w:val="16"/>
                <w:szCs w:val="16"/>
                <w:lang w:eastAsia="en-GB"/>
              </w:rPr>
              <w:t>shortname</w:t>
            </w:r>
            <w:proofErr w:type="spellEnd"/>
            <w:r w:rsidRPr="00743341">
              <w:rPr>
                <w:rFonts w:ascii="Arial" w:eastAsia="Times New Roman" w:hAnsi="Arial" w:cs="Arial"/>
                <w:b/>
                <w:bCs/>
                <w:color w:val="000000"/>
                <w:sz w:val="16"/>
                <w:szCs w:val="16"/>
                <w:lang w:eastAsia="en-GB"/>
              </w:rPr>
              <w:t>)</w:t>
            </w:r>
          </w:p>
        </w:tc>
      </w:tr>
      <w:tr w:rsidR="00743341" w:rsidRPr="00743341" w14:paraId="34D46ED4" w14:textId="77777777" w:rsidTr="00743341">
        <w:tc>
          <w:tcPr>
            <w:tcW w:w="0" w:type="auto"/>
            <w:shd w:val="clear" w:color="auto" w:fill="F3F3F3"/>
            <w:hideMark/>
          </w:tcPr>
          <w:p w14:paraId="195D3822" w14:textId="42D90C57" w:rsidR="00743341" w:rsidRPr="00743341" w:rsidRDefault="00743341" w:rsidP="00743341">
            <w:pPr>
              <w:jc w:val="center"/>
              <w:rPr>
                <w:rFonts w:ascii="Times New Roman" w:eastAsia="Times New Roman" w:hAnsi="Times New Roman" w:cs="Times New Roman"/>
                <w:lang w:eastAsia="en-GB"/>
              </w:rPr>
            </w:pPr>
            <w:r>
              <w:rPr>
                <w:rFonts w:ascii="Arial" w:eastAsia="Times New Roman" w:hAnsi="Arial" w:cs="Arial"/>
                <w:b/>
                <w:bCs/>
                <w:color w:val="0000FF"/>
                <w:sz w:val="16"/>
                <w:szCs w:val="16"/>
                <w:lang w:eastAsia="en-GB"/>
              </w:rPr>
              <w:t>x</w:t>
            </w:r>
            <w:r w:rsidRPr="00743341">
              <w:rPr>
                <w:rFonts w:ascii="Arial" w:eastAsia="Times New Roman" w:hAnsi="Arial" w:cs="Arial"/>
                <w:b/>
                <w:bCs/>
                <w:color w:val="0000FF"/>
                <w:sz w:val="16"/>
                <w:szCs w:val="16"/>
                <w:lang w:eastAsia="en-GB"/>
              </w:rPr>
              <w:t xml:space="preserve"> </w:t>
            </w:r>
            <w:r>
              <w:rPr>
                <w:rFonts w:ascii="Arial" w:eastAsia="Times New Roman" w:hAnsi="Arial" w:cs="Arial"/>
                <w:b/>
                <w:bCs/>
                <w:color w:val="0000FF"/>
                <w:sz w:val="16"/>
                <w:szCs w:val="16"/>
                <w:lang w:eastAsia="en-GB"/>
              </w:rPr>
              <w:t>xx</w:t>
            </w:r>
            <w:r w:rsidRPr="00743341">
              <w:rPr>
                <w:rFonts w:ascii="Arial" w:eastAsia="Times New Roman" w:hAnsi="Arial" w:cs="Arial"/>
                <w:b/>
                <w:bCs/>
                <w:color w:val="0000FF"/>
                <w:sz w:val="16"/>
                <w:szCs w:val="16"/>
                <w:lang w:eastAsia="en-GB"/>
              </w:rPr>
              <w:t xml:space="preserve"> </w:t>
            </w:r>
            <w:r>
              <w:rPr>
                <w:rFonts w:ascii="Arial" w:eastAsia="Times New Roman" w:hAnsi="Arial" w:cs="Arial"/>
                <w:b/>
                <w:bCs/>
                <w:color w:val="0000FF"/>
                <w:sz w:val="16"/>
                <w:szCs w:val="16"/>
                <w:lang w:eastAsia="en-GB"/>
              </w:rPr>
              <w:t>xxx</w:t>
            </w:r>
          </w:p>
        </w:tc>
        <w:tc>
          <w:tcPr>
            <w:tcW w:w="457" w:type="dxa"/>
            <w:shd w:val="clear" w:color="auto" w:fill="F3F3F3"/>
            <w:hideMark/>
          </w:tcPr>
          <w:p w14:paraId="283F263A" w14:textId="77084668" w:rsidR="00743341" w:rsidRPr="00743341" w:rsidRDefault="00743341" w:rsidP="00743341">
            <w:pPr>
              <w:jc w:val="center"/>
              <w:rPr>
                <w:rFonts w:ascii="Times New Roman" w:eastAsia="Times New Roman" w:hAnsi="Times New Roman" w:cs="Times New Roman"/>
                <w:lang w:eastAsia="en-GB"/>
              </w:rPr>
            </w:pPr>
            <w:r>
              <w:rPr>
                <w:rFonts w:ascii="Arial" w:eastAsia="Times New Roman" w:hAnsi="Arial" w:cs="Arial"/>
                <w:b/>
                <w:bCs/>
                <w:color w:val="000000"/>
                <w:sz w:val="16"/>
                <w:szCs w:val="16"/>
                <w:lang w:eastAsia="en-GB"/>
              </w:rPr>
              <w:t>0</w:t>
            </w:r>
          </w:p>
        </w:tc>
        <w:tc>
          <w:tcPr>
            <w:tcW w:w="5277" w:type="dxa"/>
            <w:shd w:val="clear" w:color="auto" w:fill="F3F3F3"/>
            <w:hideMark/>
          </w:tcPr>
          <w:p w14:paraId="19AA498D" w14:textId="09718309" w:rsidR="00743341" w:rsidRPr="00743341" w:rsidRDefault="00743341" w:rsidP="00743341">
            <w:pPr>
              <w:rPr>
                <w:rFonts w:ascii="Times New Roman" w:eastAsia="Times New Roman" w:hAnsi="Times New Roman" w:cs="Times New Roman"/>
                <w:lang w:eastAsia="en-GB"/>
              </w:rPr>
            </w:pPr>
            <w:r>
              <w:rPr>
                <w:rFonts w:ascii="Arial" w:eastAsia="Times New Roman" w:hAnsi="Arial" w:cs="Arial"/>
                <w:color w:val="000000"/>
                <w:sz w:val="16"/>
                <w:szCs w:val="16"/>
                <w:lang w:eastAsia="en-GB"/>
              </w:rPr>
              <w:t>Operational (Near-Real-Time)</w:t>
            </w:r>
          </w:p>
        </w:tc>
      </w:tr>
      <w:tr w:rsidR="00743341" w:rsidRPr="00743341" w14:paraId="56D5CD0A" w14:textId="77777777" w:rsidTr="00743341">
        <w:tc>
          <w:tcPr>
            <w:tcW w:w="0" w:type="auto"/>
            <w:shd w:val="clear" w:color="auto" w:fill="E0E0E0"/>
            <w:hideMark/>
          </w:tcPr>
          <w:p w14:paraId="54AC953A" w14:textId="77777777" w:rsidR="00743341" w:rsidRPr="00743341" w:rsidRDefault="00743341" w:rsidP="00743341">
            <w:pPr>
              <w:jc w:val="center"/>
              <w:rPr>
                <w:rFonts w:ascii="Arial" w:eastAsia="Times New Roman" w:hAnsi="Arial" w:cs="Arial"/>
                <w:b/>
                <w:bCs/>
                <w:color w:val="0000FF"/>
                <w:sz w:val="16"/>
                <w:szCs w:val="16"/>
                <w:lang w:eastAsia="en-GB"/>
              </w:rPr>
            </w:pPr>
          </w:p>
        </w:tc>
        <w:tc>
          <w:tcPr>
            <w:tcW w:w="457" w:type="dxa"/>
            <w:shd w:val="clear" w:color="auto" w:fill="E0E0E0"/>
            <w:hideMark/>
          </w:tcPr>
          <w:p w14:paraId="7BE5C695" w14:textId="62BCA445" w:rsidR="00743341" w:rsidRPr="00743341" w:rsidRDefault="00743341" w:rsidP="00743341">
            <w:pPr>
              <w:jc w:val="center"/>
              <w:rPr>
                <w:rFonts w:ascii="Arial" w:eastAsia="Times New Roman" w:hAnsi="Arial" w:cs="Arial"/>
                <w:b/>
                <w:bCs/>
                <w:color w:val="0000FF"/>
                <w:sz w:val="16"/>
                <w:szCs w:val="16"/>
                <w:lang w:eastAsia="en-GB"/>
              </w:rPr>
            </w:pPr>
            <w:r w:rsidRPr="00743341">
              <w:rPr>
                <w:rFonts w:ascii="Arial" w:eastAsia="Times New Roman" w:hAnsi="Arial" w:cs="Arial"/>
                <w:b/>
                <w:bCs/>
                <w:color w:val="000000"/>
                <w:sz w:val="16"/>
                <w:szCs w:val="16"/>
                <w:lang w:eastAsia="en-GB"/>
              </w:rPr>
              <w:t>1</w:t>
            </w:r>
          </w:p>
        </w:tc>
        <w:tc>
          <w:tcPr>
            <w:tcW w:w="5277" w:type="dxa"/>
            <w:shd w:val="clear" w:color="auto" w:fill="E0E0E0"/>
            <w:hideMark/>
          </w:tcPr>
          <w:p w14:paraId="39002D47" w14:textId="7327894E" w:rsidR="00743341" w:rsidRPr="00743341" w:rsidRDefault="00743341" w:rsidP="00743341">
            <w:pPr>
              <w:rPr>
                <w:rFonts w:ascii="Times New Roman" w:eastAsia="Times New Roman" w:hAnsi="Times New Roman" w:cs="Times New Roman"/>
                <w:lang w:eastAsia="en-GB"/>
              </w:rPr>
            </w:pPr>
            <w:r>
              <w:rPr>
                <w:rFonts w:ascii="Arial" w:eastAsia="Times New Roman" w:hAnsi="Arial" w:cs="Arial"/>
                <w:color w:val="000000"/>
                <w:sz w:val="16"/>
                <w:szCs w:val="16"/>
                <w:lang w:eastAsia="en-GB"/>
              </w:rPr>
              <w:t>Operational (Non-Time-Critical)</w:t>
            </w:r>
          </w:p>
        </w:tc>
      </w:tr>
      <w:tr w:rsidR="00743341" w:rsidRPr="00743341" w14:paraId="131807BA" w14:textId="77777777" w:rsidTr="00743341">
        <w:tc>
          <w:tcPr>
            <w:tcW w:w="0" w:type="auto"/>
            <w:shd w:val="clear" w:color="auto" w:fill="F3F3F3"/>
            <w:hideMark/>
          </w:tcPr>
          <w:p w14:paraId="6327E713" w14:textId="77777777" w:rsidR="00743341" w:rsidRPr="00743341" w:rsidRDefault="00743341" w:rsidP="00743341">
            <w:pPr>
              <w:rPr>
                <w:rFonts w:ascii="Times New Roman" w:eastAsia="Times New Roman" w:hAnsi="Times New Roman" w:cs="Times New Roman"/>
                <w:lang w:eastAsia="en-GB"/>
              </w:rPr>
            </w:pPr>
          </w:p>
        </w:tc>
        <w:tc>
          <w:tcPr>
            <w:tcW w:w="457" w:type="dxa"/>
            <w:shd w:val="clear" w:color="auto" w:fill="F3F3F3"/>
            <w:hideMark/>
          </w:tcPr>
          <w:p w14:paraId="0CD8BA11" w14:textId="6CE21277" w:rsidR="00743341" w:rsidRPr="00743341" w:rsidRDefault="00743341" w:rsidP="00743341">
            <w:pPr>
              <w:jc w:val="center"/>
              <w:rPr>
                <w:rFonts w:ascii="Times New Roman" w:eastAsia="Times New Roman" w:hAnsi="Times New Roman" w:cs="Times New Roman"/>
                <w:lang w:eastAsia="en-GB"/>
              </w:rPr>
            </w:pPr>
            <w:r>
              <w:rPr>
                <w:rFonts w:ascii="Arial" w:eastAsia="Times New Roman" w:hAnsi="Arial" w:cs="Arial"/>
                <w:b/>
                <w:bCs/>
                <w:color w:val="000000"/>
                <w:sz w:val="16"/>
                <w:szCs w:val="16"/>
                <w:lang w:eastAsia="en-GB"/>
              </w:rPr>
              <w:t>2</w:t>
            </w:r>
          </w:p>
        </w:tc>
        <w:tc>
          <w:tcPr>
            <w:tcW w:w="5277" w:type="dxa"/>
            <w:shd w:val="clear" w:color="auto" w:fill="F3F3F3"/>
            <w:hideMark/>
          </w:tcPr>
          <w:p w14:paraId="7166E2CF" w14:textId="2323AF96" w:rsidR="00743341" w:rsidRPr="00743341" w:rsidRDefault="00743341" w:rsidP="00743341">
            <w:pPr>
              <w:rPr>
                <w:rFonts w:ascii="Times New Roman" w:eastAsia="Times New Roman" w:hAnsi="Times New Roman" w:cs="Times New Roman"/>
                <w:lang w:eastAsia="en-GB"/>
              </w:rPr>
            </w:pPr>
            <w:r>
              <w:rPr>
                <w:rFonts w:ascii="Arial" w:eastAsia="Times New Roman" w:hAnsi="Arial" w:cs="Arial"/>
                <w:color w:val="000000"/>
                <w:sz w:val="16"/>
                <w:szCs w:val="16"/>
                <w:lang w:eastAsia="en-GB"/>
              </w:rPr>
              <w:t>Validation/Commissioning</w:t>
            </w:r>
          </w:p>
        </w:tc>
      </w:tr>
      <w:tr w:rsidR="00743341" w:rsidRPr="00743341" w14:paraId="08CADA77" w14:textId="77777777" w:rsidTr="00743341">
        <w:tc>
          <w:tcPr>
            <w:tcW w:w="0" w:type="auto"/>
            <w:shd w:val="clear" w:color="auto" w:fill="E6E6E6"/>
            <w:hideMark/>
          </w:tcPr>
          <w:p w14:paraId="1BED2D09" w14:textId="77777777" w:rsidR="00743341" w:rsidRPr="00743341" w:rsidRDefault="00743341" w:rsidP="00743341">
            <w:pPr>
              <w:jc w:val="center"/>
              <w:rPr>
                <w:rFonts w:ascii="Arial" w:eastAsia="Times New Roman" w:hAnsi="Arial" w:cs="Arial"/>
                <w:b/>
                <w:bCs/>
                <w:color w:val="0000FF"/>
                <w:sz w:val="16"/>
                <w:szCs w:val="16"/>
                <w:lang w:eastAsia="en-GB"/>
              </w:rPr>
            </w:pPr>
          </w:p>
        </w:tc>
        <w:tc>
          <w:tcPr>
            <w:tcW w:w="457" w:type="dxa"/>
            <w:shd w:val="clear" w:color="auto" w:fill="E6E6E6"/>
            <w:hideMark/>
          </w:tcPr>
          <w:p w14:paraId="74E56A2A" w14:textId="774DBD7A" w:rsidR="00743341" w:rsidRPr="00743341" w:rsidRDefault="00743341" w:rsidP="00743341">
            <w:pPr>
              <w:jc w:val="center"/>
              <w:rPr>
                <w:rFonts w:ascii="Arial" w:eastAsia="Times New Roman" w:hAnsi="Arial" w:cs="Arial"/>
                <w:b/>
                <w:bCs/>
                <w:color w:val="000000"/>
                <w:sz w:val="16"/>
                <w:szCs w:val="16"/>
                <w:lang w:eastAsia="en-GB"/>
              </w:rPr>
            </w:pPr>
            <w:r w:rsidRPr="00743341">
              <w:rPr>
                <w:rFonts w:ascii="Arial" w:eastAsia="Times New Roman" w:hAnsi="Arial" w:cs="Arial"/>
                <w:b/>
                <w:bCs/>
                <w:color w:val="000000"/>
                <w:sz w:val="16"/>
                <w:szCs w:val="16"/>
                <w:lang w:eastAsia="en-GB"/>
              </w:rPr>
              <w:t>3</w:t>
            </w:r>
          </w:p>
        </w:tc>
        <w:tc>
          <w:tcPr>
            <w:tcW w:w="5277" w:type="dxa"/>
            <w:shd w:val="clear" w:color="auto" w:fill="E6E6E6"/>
            <w:hideMark/>
          </w:tcPr>
          <w:p w14:paraId="2026BA6E" w14:textId="42F7DC6B" w:rsidR="00743341" w:rsidRPr="00743341" w:rsidRDefault="00743341" w:rsidP="00743341">
            <w:pPr>
              <w:rPr>
                <w:rFonts w:ascii="Times New Roman" w:eastAsia="Times New Roman" w:hAnsi="Times New Roman" w:cs="Times New Roman"/>
                <w:lang w:eastAsia="en-GB"/>
              </w:rPr>
            </w:pPr>
            <w:r>
              <w:rPr>
                <w:rFonts w:ascii="Arial" w:eastAsia="Times New Roman" w:hAnsi="Arial" w:cs="Arial"/>
                <w:color w:val="000000"/>
                <w:sz w:val="16"/>
                <w:szCs w:val="16"/>
                <w:lang w:eastAsia="en-GB"/>
              </w:rPr>
              <w:t>Reprocessing</w:t>
            </w:r>
          </w:p>
        </w:tc>
      </w:tr>
      <w:tr w:rsidR="00743341" w:rsidRPr="00743341" w14:paraId="6DF3787A" w14:textId="77777777" w:rsidTr="00743341">
        <w:tc>
          <w:tcPr>
            <w:tcW w:w="0" w:type="auto"/>
            <w:shd w:val="clear" w:color="auto" w:fill="E6E6E6"/>
          </w:tcPr>
          <w:p w14:paraId="7096B3DF" w14:textId="77777777" w:rsidR="00743341" w:rsidRPr="00743341" w:rsidRDefault="00743341" w:rsidP="00743341">
            <w:pPr>
              <w:jc w:val="center"/>
              <w:rPr>
                <w:rFonts w:ascii="Arial" w:eastAsia="Times New Roman" w:hAnsi="Arial" w:cs="Arial"/>
                <w:b/>
                <w:bCs/>
                <w:color w:val="0000FF"/>
                <w:sz w:val="16"/>
                <w:szCs w:val="16"/>
                <w:lang w:eastAsia="en-GB"/>
              </w:rPr>
            </w:pPr>
          </w:p>
        </w:tc>
        <w:tc>
          <w:tcPr>
            <w:tcW w:w="457" w:type="dxa"/>
            <w:shd w:val="clear" w:color="auto" w:fill="E6E6E6"/>
          </w:tcPr>
          <w:p w14:paraId="607F5F55" w14:textId="1460477B" w:rsidR="00743341" w:rsidRPr="00743341" w:rsidRDefault="00743341" w:rsidP="00743341">
            <w:pPr>
              <w:jc w:val="center"/>
              <w:rPr>
                <w:rFonts w:ascii="Arial" w:eastAsia="Times New Roman" w:hAnsi="Arial" w:cs="Arial"/>
                <w:b/>
                <w:bCs/>
                <w:color w:val="000000"/>
                <w:sz w:val="16"/>
                <w:szCs w:val="16"/>
                <w:lang w:eastAsia="en-GB"/>
              </w:rPr>
            </w:pPr>
            <w:r w:rsidRPr="00743341">
              <w:rPr>
                <w:rFonts w:ascii="Arial" w:eastAsia="Times New Roman" w:hAnsi="Arial" w:cs="Arial"/>
                <w:b/>
                <w:bCs/>
                <w:color w:val="000000"/>
                <w:sz w:val="16"/>
                <w:szCs w:val="16"/>
                <w:lang w:eastAsia="en-GB"/>
              </w:rPr>
              <w:t>4</w:t>
            </w:r>
          </w:p>
        </w:tc>
        <w:tc>
          <w:tcPr>
            <w:tcW w:w="5277" w:type="dxa"/>
            <w:shd w:val="clear" w:color="auto" w:fill="E6E6E6"/>
          </w:tcPr>
          <w:p w14:paraId="11791A52" w14:textId="5D2CA26E" w:rsidR="00743341" w:rsidRDefault="00743341" w:rsidP="00743341">
            <w:pPr>
              <w:rPr>
                <w:rFonts w:ascii="Arial" w:eastAsia="Times New Roman" w:hAnsi="Arial" w:cs="Arial"/>
                <w:color w:val="000000"/>
                <w:sz w:val="16"/>
                <w:szCs w:val="16"/>
                <w:lang w:eastAsia="en-GB"/>
              </w:rPr>
            </w:pPr>
            <w:r>
              <w:rPr>
                <w:rFonts w:ascii="Arial" w:eastAsia="Times New Roman" w:hAnsi="Arial" w:cs="Arial"/>
                <w:color w:val="000000"/>
                <w:sz w:val="16"/>
                <w:szCs w:val="16"/>
                <w:lang w:eastAsia="en-GB"/>
              </w:rPr>
              <w:t>Backlog</w:t>
            </w:r>
          </w:p>
        </w:tc>
      </w:tr>
      <w:tr w:rsidR="00743341" w:rsidRPr="00743341" w14:paraId="6D894861" w14:textId="77777777" w:rsidTr="00743341">
        <w:tc>
          <w:tcPr>
            <w:tcW w:w="0" w:type="auto"/>
            <w:shd w:val="clear" w:color="auto" w:fill="F3F3F3"/>
            <w:hideMark/>
          </w:tcPr>
          <w:p w14:paraId="692BCC2A" w14:textId="77777777" w:rsidR="00743341" w:rsidRPr="00743341" w:rsidRDefault="00743341" w:rsidP="00743341">
            <w:pPr>
              <w:rPr>
                <w:rFonts w:ascii="Times New Roman" w:eastAsia="Times New Roman" w:hAnsi="Times New Roman" w:cs="Times New Roman"/>
                <w:lang w:eastAsia="en-GB"/>
              </w:rPr>
            </w:pPr>
          </w:p>
        </w:tc>
        <w:tc>
          <w:tcPr>
            <w:tcW w:w="457" w:type="dxa"/>
            <w:shd w:val="clear" w:color="auto" w:fill="F3F3F3"/>
            <w:hideMark/>
          </w:tcPr>
          <w:p w14:paraId="5044454B" w14:textId="22822348" w:rsidR="00743341" w:rsidRPr="00743341" w:rsidRDefault="00743341" w:rsidP="00743341">
            <w:pPr>
              <w:jc w:val="center"/>
              <w:rPr>
                <w:rFonts w:ascii="Times New Roman" w:eastAsia="Times New Roman" w:hAnsi="Times New Roman" w:cs="Times New Roman"/>
                <w:lang w:eastAsia="en-GB"/>
              </w:rPr>
            </w:pPr>
            <w:r>
              <w:rPr>
                <w:rFonts w:ascii="Arial" w:eastAsia="Times New Roman" w:hAnsi="Arial" w:cs="Arial"/>
                <w:b/>
                <w:bCs/>
                <w:color w:val="000000"/>
                <w:sz w:val="16"/>
                <w:szCs w:val="16"/>
                <w:lang w:eastAsia="en-GB"/>
              </w:rPr>
              <w:t>5</w:t>
            </w:r>
          </w:p>
        </w:tc>
        <w:tc>
          <w:tcPr>
            <w:tcW w:w="5277" w:type="dxa"/>
            <w:shd w:val="clear" w:color="auto" w:fill="F3F3F3"/>
            <w:hideMark/>
          </w:tcPr>
          <w:p w14:paraId="66232682" w14:textId="3BA7CF53" w:rsidR="00743341" w:rsidRPr="00743341" w:rsidRDefault="00743341" w:rsidP="00743341">
            <w:pPr>
              <w:rPr>
                <w:rFonts w:ascii="Arial" w:eastAsia="Times New Roman" w:hAnsi="Arial" w:cs="Arial"/>
                <w:color w:val="000000"/>
                <w:sz w:val="16"/>
                <w:szCs w:val="16"/>
                <w:lang w:eastAsia="en-GB"/>
              </w:rPr>
            </w:pPr>
            <w:r>
              <w:rPr>
                <w:rFonts w:ascii="Arial" w:eastAsia="Times New Roman" w:hAnsi="Arial" w:cs="Arial"/>
                <w:color w:val="000000"/>
                <w:sz w:val="16"/>
                <w:szCs w:val="16"/>
                <w:lang w:eastAsia="en-GB"/>
              </w:rPr>
              <w:t>Global</w:t>
            </w:r>
          </w:p>
        </w:tc>
      </w:tr>
      <w:tr w:rsidR="00743341" w:rsidRPr="00743341" w14:paraId="21E8BC57" w14:textId="77777777" w:rsidTr="00743341">
        <w:tc>
          <w:tcPr>
            <w:tcW w:w="0" w:type="auto"/>
            <w:shd w:val="clear" w:color="auto" w:fill="E6E6E6"/>
            <w:hideMark/>
          </w:tcPr>
          <w:p w14:paraId="46AA9471" w14:textId="77777777" w:rsidR="00743341" w:rsidRPr="00743341" w:rsidRDefault="00743341" w:rsidP="00743341">
            <w:pPr>
              <w:rPr>
                <w:rFonts w:ascii="Times New Roman" w:eastAsia="Times New Roman" w:hAnsi="Times New Roman" w:cs="Times New Roman"/>
                <w:lang w:eastAsia="en-GB"/>
              </w:rPr>
            </w:pPr>
          </w:p>
        </w:tc>
        <w:tc>
          <w:tcPr>
            <w:tcW w:w="457" w:type="dxa"/>
            <w:shd w:val="clear" w:color="auto" w:fill="E6E6E6"/>
            <w:hideMark/>
          </w:tcPr>
          <w:p w14:paraId="190D9FC6" w14:textId="3CC0A8AA" w:rsidR="00743341" w:rsidRPr="00743341" w:rsidRDefault="00743341" w:rsidP="00743341">
            <w:pPr>
              <w:jc w:val="center"/>
              <w:rPr>
                <w:rFonts w:ascii="Times New Roman" w:eastAsia="Times New Roman" w:hAnsi="Times New Roman" w:cs="Times New Roman"/>
                <w:lang w:eastAsia="en-GB"/>
              </w:rPr>
            </w:pPr>
            <w:r>
              <w:rPr>
                <w:rFonts w:ascii="Arial" w:eastAsia="Times New Roman" w:hAnsi="Arial" w:cs="Arial"/>
                <w:b/>
                <w:bCs/>
                <w:color w:val="000000"/>
                <w:sz w:val="16"/>
                <w:szCs w:val="16"/>
                <w:lang w:eastAsia="en-GB"/>
              </w:rPr>
              <w:t>6</w:t>
            </w:r>
          </w:p>
        </w:tc>
        <w:tc>
          <w:tcPr>
            <w:tcW w:w="5277" w:type="dxa"/>
            <w:shd w:val="clear" w:color="auto" w:fill="E6E6E6"/>
            <w:hideMark/>
          </w:tcPr>
          <w:p w14:paraId="3AB737E9" w14:textId="3D28ABA0" w:rsidR="00743341" w:rsidRPr="00743341" w:rsidRDefault="00743341" w:rsidP="00743341">
            <w:pPr>
              <w:rPr>
                <w:rFonts w:ascii="Times New Roman" w:eastAsia="Times New Roman" w:hAnsi="Times New Roman" w:cs="Times New Roman"/>
                <w:lang w:eastAsia="en-GB"/>
              </w:rPr>
            </w:pPr>
            <w:r>
              <w:rPr>
                <w:rFonts w:ascii="Arial" w:eastAsia="Times New Roman" w:hAnsi="Arial" w:cs="Arial"/>
                <w:color w:val="000000"/>
                <w:sz w:val="16"/>
                <w:szCs w:val="16"/>
                <w:lang w:eastAsia="en-GB"/>
              </w:rPr>
              <w:t>Regional</w:t>
            </w:r>
          </w:p>
        </w:tc>
      </w:tr>
      <w:tr w:rsidR="00743341" w:rsidRPr="00743341" w14:paraId="2B831162" w14:textId="77777777" w:rsidTr="00743341">
        <w:tc>
          <w:tcPr>
            <w:tcW w:w="0" w:type="auto"/>
            <w:shd w:val="clear" w:color="auto" w:fill="F3F3F3"/>
            <w:hideMark/>
          </w:tcPr>
          <w:p w14:paraId="788E0F26" w14:textId="77777777" w:rsidR="00743341" w:rsidRPr="00743341" w:rsidRDefault="00743341" w:rsidP="00743341">
            <w:pPr>
              <w:rPr>
                <w:rFonts w:ascii="Times New Roman" w:eastAsia="Times New Roman" w:hAnsi="Times New Roman" w:cs="Times New Roman"/>
                <w:lang w:eastAsia="en-GB"/>
              </w:rPr>
            </w:pPr>
          </w:p>
        </w:tc>
        <w:tc>
          <w:tcPr>
            <w:tcW w:w="457" w:type="dxa"/>
            <w:shd w:val="clear" w:color="auto" w:fill="F3F3F3"/>
            <w:hideMark/>
          </w:tcPr>
          <w:p w14:paraId="7CE811D2" w14:textId="6F2F53F1" w:rsidR="00743341" w:rsidRPr="00743341" w:rsidRDefault="00743341" w:rsidP="00743341">
            <w:pPr>
              <w:jc w:val="center"/>
              <w:rPr>
                <w:rFonts w:ascii="Times New Roman" w:eastAsia="Times New Roman" w:hAnsi="Times New Roman" w:cs="Times New Roman"/>
                <w:lang w:eastAsia="en-GB"/>
              </w:rPr>
            </w:pPr>
            <w:r>
              <w:rPr>
                <w:rFonts w:ascii="Arial" w:eastAsia="Times New Roman" w:hAnsi="Arial" w:cs="Arial"/>
                <w:b/>
                <w:bCs/>
                <w:color w:val="000000"/>
                <w:sz w:val="16"/>
                <w:szCs w:val="16"/>
                <w:lang w:eastAsia="en-GB"/>
              </w:rPr>
              <w:t>7</w:t>
            </w:r>
          </w:p>
        </w:tc>
        <w:tc>
          <w:tcPr>
            <w:tcW w:w="5277" w:type="dxa"/>
            <w:shd w:val="clear" w:color="auto" w:fill="F3F3F3"/>
            <w:hideMark/>
          </w:tcPr>
          <w:p w14:paraId="6E00B094" w14:textId="38C4BF3F" w:rsidR="00743341" w:rsidRPr="00743341" w:rsidRDefault="00743341" w:rsidP="00743341">
            <w:pPr>
              <w:rPr>
                <w:rFonts w:ascii="Times New Roman" w:eastAsia="Times New Roman" w:hAnsi="Times New Roman" w:cs="Times New Roman"/>
                <w:lang w:eastAsia="en-GB"/>
              </w:rPr>
            </w:pPr>
            <w:r>
              <w:rPr>
                <w:rFonts w:ascii="Arial" w:eastAsia="Times New Roman" w:hAnsi="Arial" w:cs="Arial"/>
                <w:color w:val="000000"/>
                <w:sz w:val="16"/>
                <w:szCs w:val="16"/>
                <w:lang w:eastAsia="en-GB"/>
              </w:rPr>
              <w:t>Local</w:t>
            </w:r>
          </w:p>
        </w:tc>
      </w:tr>
      <w:tr w:rsidR="00743341" w:rsidRPr="00743341" w14:paraId="0C2D8862" w14:textId="77777777" w:rsidTr="00743341">
        <w:tc>
          <w:tcPr>
            <w:tcW w:w="0" w:type="auto"/>
            <w:shd w:val="clear" w:color="auto" w:fill="E6E6E6"/>
            <w:hideMark/>
          </w:tcPr>
          <w:p w14:paraId="5E3E9A91" w14:textId="77777777" w:rsidR="00743341" w:rsidRPr="00743341" w:rsidRDefault="00743341" w:rsidP="00743341">
            <w:pPr>
              <w:rPr>
                <w:rFonts w:ascii="Times New Roman" w:eastAsia="Times New Roman" w:hAnsi="Times New Roman" w:cs="Times New Roman"/>
                <w:lang w:eastAsia="en-GB"/>
              </w:rPr>
            </w:pPr>
          </w:p>
        </w:tc>
        <w:tc>
          <w:tcPr>
            <w:tcW w:w="457" w:type="dxa"/>
            <w:shd w:val="clear" w:color="auto" w:fill="E6E6E6"/>
            <w:hideMark/>
          </w:tcPr>
          <w:p w14:paraId="22BC8ED5" w14:textId="6E1AC4BD" w:rsidR="00743341" w:rsidRPr="00743341" w:rsidRDefault="00743341" w:rsidP="00743341">
            <w:pPr>
              <w:jc w:val="center"/>
              <w:rPr>
                <w:rFonts w:ascii="Times New Roman" w:eastAsia="Times New Roman" w:hAnsi="Times New Roman" w:cs="Times New Roman"/>
                <w:lang w:eastAsia="en-GB"/>
              </w:rPr>
            </w:pPr>
            <w:r>
              <w:rPr>
                <w:rFonts w:ascii="Arial" w:eastAsia="Times New Roman" w:hAnsi="Arial" w:cs="Arial"/>
                <w:b/>
                <w:bCs/>
                <w:color w:val="000000"/>
                <w:sz w:val="16"/>
                <w:szCs w:val="16"/>
                <w:lang w:eastAsia="en-GB"/>
              </w:rPr>
              <w:t>8</w:t>
            </w:r>
          </w:p>
        </w:tc>
        <w:tc>
          <w:tcPr>
            <w:tcW w:w="5277" w:type="dxa"/>
            <w:shd w:val="clear" w:color="auto" w:fill="E6E6E6"/>
            <w:hideMark/>
          </w:tcPr>
          <w:p w14:paraId="36C05945" w14:textId="4564B316" w:rsidR="00743341" w:rsidRPr="00743341" w:rsidRDefault="00743341" w:rsidP="00743341">
            <w:pPr>
              <w:rPr>
                <w:rFonts w:ascii="Times New Roman" w:eastAsia="Times New Roman" w:hAnsi="Times New Roman" w:cs="Times New Roman"/>
                <w:lang w:eastAsia="en-GB"/>
              </w:rPr>
            </w:pPr>
            <w:r>
              <w:rPr>
                <w:rFonts w:ascii="Arial" w:eastAsia="Times New Roman" w:hAnsi="Arial" w:cs="Arial"/>
                <w:color w:val="000000"/>
                <w:sz w:val="16"/>
                <w:szCs w:val="16"/>
                <w:lang w:eastAsia="en-GB"/>
              </w:rPr>
              <w:t>Development</w:t>
            </w:r>
          </w:p>
        </w:tc>
      </w:tr>
      <w:tr w:rsidR="00743341" w:rsidRPr="00743341" w14:paraId="2E1ABC48" w14:textId="77777777" w:rsidTr="00743341">
        <w:tc>
          <w:tcPr>
            <w:tcW w:w="0" w:type="auto"/>
            <w:shd w:val="clear" w:color="auto" w:fill="F3F3F3"/>
            <w:hideMark/>
          </w:tcPr>
          <w:p w14:paraId="49D5C2AF" w14:textId="77777777" w:rsidR="00743341" w:rsidRPr="00743341" w:rsidRDefault="00743341" w:rsidP="00743341">
            <w:pPr>
              <w:rPr>
                <w:rFonts w:ascii="Times New Roman" w:eastAsia="Times New Roman" w:hAnsi="Times New Roman" w:cs="Times New Roman"/>
                <w:lang w:eastAsia="en-GB"/>
              </w:rPr>
            </w:pPr>
          </w:p>
        </w:tc>
        <w:tc>
          <w:tcPr>
            <w:tcW w:w="457" w:type="dxa"/>
            <w:shd w:val="clear" w:color="auto" w:fill="F3F3F3"/>
            <w:hideMark/>
          </w:tcPr>
          <w:p w14:paraId="289A9E6C" w14:textId="0C3D07A9" w:rsidR="00743341" w:rsidRPr="00743341" w:rsidRDefault="00743341" w:rsidP="00743341">
            <w:pPr>
              <w:jc w:val="center"/>
              <w:rPr>
                <w:rFonts w:ascii="Times New Roman" w:eastAsia="Times New Roman" w:hAnsi="Times New Roman" w:cs="Times New Roman"/>
                <w:lang w:eastAsia="en-GB"/>
              </w:rPr>
            </w:pPr>
            <w:r>
              <w:rPr>
                <w:rFonts w:ascii="Arial" w:eastAsia="Times New Roman" w:hAnsi="Arial" w:cs="Arial"/>
                <w:b/>
                <w:bCs/>
                <w:color w:val="000000"/>
                <w:sz w:val="16"/>
                <w:szCs w:val="16"/>
                <w:lang w:eastAsia="en-GB"/>
              </w:rPr>
              <w:t>9</w:t>
            </w:r>
          </w:p>
        </w:tc>
        <w:tc>
          <w:tcPr>
            <w:tcW w:w="5277" w:type="dxa"/>
            <w:shd w:val="clear" w:color="auto" w:fill="F3F3F3"/>
            <w:hideMark/>
          </w:tcPr>
          <w:p w14:paraId="4EBC6FD2" w14:textId="3D3A1E07" w:rsidR="00743341" w:rsidRPr="00743341" w:rsidRDefault="00743341" w:rsidP="00743341">
            <w:pPr>
              <w:rPr>
                <w:rFonts w:ascii="Times New Roman" w:eastAsia="Times New Roman" w:hAnsi="Times New Roman" w:cs="Times New Roman"/>
                <w:lang w:eastAsia="en-GB"/>
              </w:rPr>
            </w:pPr>
            <w:r>
              <w:rPr>
                <w:rFonts w:ascii="Arial" w:eastAsia="Times New Roman" w:hAnsi="Arial" w:cs="Arial"/>
                <w:color w:val="000000"/>
                <w:sz w:val="16"/>
                <w:szCs w:val="16"/>
                <w:lang w:eastAsia="en-GB"/>
              </w:rPr>
              <w:t>Testing</w:t>
            </w:r>
          </w:p>
        </w:tc>
      </w:tr>
    </w:tbl>
    <w:p w14:paraId="2151F6C5" w14:textId="0AAD82CB" w:rsidR="00743341" w:rsidRDefault="00743341" w:rsidP="00743341"/>
    <w:p w14:paraId="05564F05" w14:textId="5702DC2A" w:rsidR="00720712" w:rsidRDefault="000E03B4" w:rsidP="000E03B4">
      <w:pPr>
        <w:pStyle w:val="ListParagraph"/>
        <w:numPr>
          <w:ilvl w:val="0"/>
          <w:numId w:val="1"/>
        </w:numPr>
      </w:pPr>
      <w:r>
        <w:t xml:space="preserve">If we keep flags for the successful completion of excess phase, bending angle and refractivity processing, one could also add a flag describing </w:t>
      </w:r>
      <w:r w:rsidR="00720712">
        <w:t xml:space="preserve">the successful POD </w:t>
      </w:r>
      <w:proofErr w:type="spellStart"/>
      <w:r w:rsidR="00720712">
        <w:t xml:space="preserve">processing. </w:t>
      </w:r>
      <w:proofErr w:type="spellEnd"/>
      <w:r w:rsidR="00720712">
        <w:t xml:space="preserve">However: If POD goes wrong, excess phase goes wrong; if excess phase goes wrong, bending angle goes wrong etc. On the other hand, there seems to be a preference of NWP centres to not get any degraded data as </w:t>
      </w:r>
      <w:proofErr w:type="spellStart"/>
      <w:r w:rsidR="00720712">
        <w:t>bufr</w:t>
      </w:r>
      <w:proofErr w:type="spellEnd"/>
      <w:r w:rsidR="00720712">
        <w:t>. In that case, these flags will never be set in products disseminated to users, and their information content is effectively zero…</w:t>
      </w:r>
    </w:p>
    <w:p w14:paraId="3D7F6583" w14:textId="27E7DEAD" w:rsidR="000E03B4" w:rsidRDefault="000E03B4" w:rsidP="000E03B4">
      <w:pPr>
        <w:pStyle w:val="ListParagraph"/>
        <w:numPr>
          <w:ilvl w:val="0"/>
          <w:numId w:val="1"/>
        </w:numPr>
      </w:pPr>
      <w:r>
        <w:t>Closed vs. open loop data: Most modern receivers use open loop data everywhere. If receivers use both, a more interesting quantity would be where the transition between closed and open loop takes places. Only some very old receivers (GPS/MET, CHAMP, GRACE, maybe more?) exclusively use closed loop tracking.</w:t>
      </w:r>
    </w:p>
    <w:p w14:paraId="4BC459E2" w14:textId="70F3BB53" w:rsidR="000E03B4" w:rsidRDefault="000E03B4" w:rsidP="000E03B4">
      <w:pPr>
        <w:pStyle w:val="ListParagraph"/>
        <w:numPr>
          <w:ilvl w:val="0"/>
          <w:numId w:val="1"/>
        </w:numPr>
      </w:pPr>
      <w:r>
        <w:t>I’m not aware of anyone actively flagging surface reflections.</w:t>
      </w:r>
    </w:p>
    <w:p w14:paraId="51664760" w14:textId="77B92DCE" w:rsidR="000E03B4" w:rsidRDefault="000E03B4" w:rsidP="000E03B4">
      <w:pPr>
        <w:pStyle w:val="ListParagraph"/>
        <w:numPr>
          <w:ilvl w:val="0"/>
          <w:numId w:val="1"/>
        </w:numPr>
      </w:pPr>
      <w:r>
        <w:t>L2P vs. L2C: When introduced in GPS and first exploited by COSMIC-1, this was exciting because the new civil signal promised higher SNRs. Nowadays, many modern receivers are not capable of doing codeless tracking (as required for the encrypted L2P signals), and encrypted legacy GPS signals will disappear at the end of the 2020’s. Instead, modern receivers increasingly make use of pilot signals, i.e. signals without any data modulation. This cannot be mapped</w:t>
      </w:r>
      <w:r w:rsidR="00720712">
        <w:t xml:space="preserve"> with a single (or a few) binary flags; using a new entry similar to the frequencies together with a code table identifying the signals being exploited by the instrument would be better. One could stick to RINEX conventions; IGS lists </w:t>
      </w:r>
      <w:r w:rsidR="00073B93">
        <w:t>109</w:t>
      </w:r>
      <w:r w:rsidR="00720712">
        <w:t xml:space="preserve"> different signal types </w:t>
      </w:r>
      <w:r w:rsidR="00073B93">
        <w:t xml:space="preserve">across the major GNSS </w:t>
      </w:r>
      <w:r w:rsidR="00073B93">
        <w:lastRenderedPageBreak/>
        <w:t>systems (GPS, Galileo, GLONASS, Beidou, QZSS, IRSS) in their RINEX 3.05 specification. Or instead of a code table, use a 3-char text field…</w:t>
      </w:r>
    </w:p>
    <w:p w14:paraId="161F4262" w14:textId="64E8D87F" w:rsidR="00073B93" w:rsidRDefault="00073B93" w:rsidP="000E03B4">
      <w:pPr>
        <w:pStyle w:val="ListParagraph"/>
        <w:numPr>
          <w:ilvl w:val="0"/>
          <w:numId w:val="1"/>
        </w:numPr>
      </w:pPr>
      <w:r>
        <w:t xml:space="preserve">If we follow </w:t>
      </w:r>
      <w:proofErr w:type="spellStart"/>
      <w:r>
        <w:t>Stig’s</w:t>
      </w:r>
      <w:proofErr w:type="spellEnd"/>
      <w:r>
        <w:t xml:space="preserve"> suggestion to remove level 2 products (Temperature, moisture and surface pressure), we can also drop bits 7, 14 and 15.</w:t>
      </w:r>
    </w:p>
    <w:sectPr w:rsidR="00073B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65A15"/>
    <w:multiLevelType w:val="hybridMultilevel"/>
    <w:tmpl w:val="82CC7002"/>
    <w:lvl w:ilvl="0" w:tplc="59B86B4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629969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ristian Marquardt">
    <w15:presenceInfo w15:providerId="Windows Live" w15:userId="3f16967eae4b49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927"/>
    <w:rsid w:val="00073B93"/>
    <w:rsid w:val="000E03B4"/>
    <w:rsid w:val="00720712"/>
    <w:rsid w:val="00743341"/>
    <w:rsid w:val="00A329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52C7FA1"/>
  <w15:chartTrackingRefBased/>
  <w15:docId w15:val="{1FD066BB-6211-3C40-9350-927549770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2927"/>
    <w:pPr>
      <w:spacing w:before="100" w:beforeAutospacing="1" w:after="100" w:afterAutospacing="1"/>
    </w:pPr>
    <w:rPr>
      <w:rFonts w:ascii="Times New Roman" w:eastAsia="Times New Roman" w:hAnsi="Times New Roman" w:cs="Times New Roman"/>
      <w:lang w:eastAsia="en-GB"/>
    </w:rPr>
  </w:style>
  <w:style w:type="paragraph" w:styleId="ListParagraph">
    <w:name w:val="List Paragraph"/>
    <w:basedOn w:val="Normal"/>
    <w:uiPriority w:val="34"/>
    <w:qFormat/>
    <w:rsid w:val="00A32927"/>
    <w:pPr>
      <w:ind w:left="720"/>
      <w:contextualSpacing/>
    </w:pPr>
  </w:style>
  <w:style w:type="paragraph" w:styleId="Revision">
    <w:name w:val="Revision"/>
    <w:hidden/>
    <w:uiPriority w:val="99"/>
    <w:semiHidden/>
    <w:rsid w:val="00A329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119757">
      <w:bodyDiv w:val="1"/>
      <w:marLeft w:val="0"/>
      <w:marRight w:val="0"/>
      <w:marTop w:val="0"/>
      <w:marBottom w:val="0"/>
      <w:divBdr>
        <w:top w:val="none" w:sz="0" w:space="0" w:color="auto"/>
        <w:left w:val="none" w:sz="0" w:space="0" w:color="auto"/>
        <w:bottom w:val="none" w:sz="0" w:space="0" w:color="auto"/>
        <w:right w:val="none" w:sz="0" w:space="0" w:color="auto"/>
      </w:divBdr>
    </w:div>
    <w:div w:id="547032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474</Words>
  <Characters>2707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Marquardt</dc:creator>
  <cp:keywords/>
  <dc:description/>
  <cp:lastModifiedBy>Christian Marquardt</cp:lastModifiedBy>
  <cp:revision>1</cp:revision>
  <dcterms:created xsi:type="dcterms:W3CDTF">2024-07-10T11:01:00Z</dcterms:created>
  <dcterms:modified xsi:type="dcterms:W3CDTF">2024-07-10T12:07:00Z</dcterms:modified>
</cp:coreProperties>
</file>